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Ind w:w="-252" w:type="dxa"/>
        <w:tblLayout w:type="fixed"/>
        <w:tblLook w:val="0000" w:firstRow="0" w:lastRow="0" w:firstColumn="0" w:lastColumn="0" w:noHBand="0" w:noVBand="0"/>
      </w:tblPr>
      <w:tblGrid>
        <w:gridCol w:w="3252"/>
        <w:gridCol w:w="6648"/>
      </w:tblGrid>
      <w:tr w:rsidR="00A0798F" w:rsidRPr="00CD3868" w14:paraId="7B058A13" w14:textId="77777777">
        <w:tblPrEx>
          <w:tblCellMar>
            <w:top w:w="0" w:type="dxa"/>
            <w:bottom w:w="0" w:type="dxa"/>
          </w:tblCellMar>
        </w:tblPrEx>
        <w:tc>
          <w:tcPr>
            <w:tcW w:w="3252" w:type="dxa"/>
          </w:tcPr>
          <w:p w14:paraId="119A46FC" w14:textId="77777777" w:rsidR="00A0798F" w:rsidRPr="005C2650" w:rsidRDefault="00A0798F" w:rsidP="00A0798F">
            <w:pPr>
              <w:spacing w:before="60"/>
              <w:ind w:left="-288" w:firstLine="288"/>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66A1E70B" w14:textId="77777777" w:rsidR="00A0798F" w:rsidRPr="00455A4E" w:rsidRDefault="00A0798F" w:rsidP="00A0798F">
            <w:pPr>
              <w:spacing w:before="120"/>
              <w:jc w:val="both"/>
              <w:rPr>
                <w:rFonts w:ascii=".VnTimeH" w:hAnsi=".VnTimeH"/>
                <w:sz w:val="32"/>
                <w:szCs w:val="26"/>
              </w:rPr>
            </w:pPr>
            <w:r w:rsidRPr="00455A4E">
              <w:rPr>
                <w:b/>
                <w:bCs/>
                <w:i/>
                <w:noProof/>
                <w:sz w:val="38"/>
                <w:szCs w:val="42"/>
              </w:rPr>
              <w:pict w14:anchorId="3DCC3BA8">
                <v:line id="_x0000_s1026" style="position:absolute;left:0;text-align:left;z-index:251657216" from="29.55pt,1.95pt" to="106.05pt,1.95pt" strokeweight="1pt"/>
              </w:pict>
            </w:r>
          </w:p>
          <w:p w14:paraId="6C29855B" w14:textId="77777777" w:rsidR="00A0798F" w:rsidRPr="00BB4FB3" w:rsidRDefault="00A0798F" w:rsidP="00A0798F">
            <w:pPr>
              <w:spacing w:before="60"/>
              <w:jc w:val="both"/>
            </w:pPr>
            <w:r w:rsidRPr="00CD3868">
              <w:rPr>
                <w:rFonts w:ascii=".VnTimeH" w:hAnsi=".VnTimeH"/>
              </w:rPr>
              <w:t xml:space="preserve">  </w:t>
            </w:r>
            <w:r w:rsidRPr="00BB4FB3">
              <w:rPr>
                <w:sz w:val="28"/>
                <w:szCs w:val="32"/>
              </w:rPr>
              <w:t>Số:</w:t>
            </w:r>
            <w:r w:rsidRPr="00BB4FB3">
              <w:rPr>
                <w:sz w:val="28"/>
                <w:szCs w:val="28"/>
              </w:rPr>
              <w:t xml:space="preserve"> </w:t>
            </w:r>
            <w:r w:rsidR="00C26544">
              <w:rPr>
                <w:sz w:val="28"/>
                <w:szCs w:val="28"/>
              </w:rPr>
              <w:t>34</w:t>
            </w:r>
            <w:r w:rsidRPr="00BB4FB3">
              <w:rPr>
                <w:sz w:val="28"/>
                <w:szCs w:val="28"/>
              </w:rPr>
              <w:t>/TCTK-TKTH</w:t>
            </w:r>
          </w:p>
        </w:tc>
        <w:tc>
          <w:tcPr>
            <w:tcW w:w="6648" w:type="dxa"/>
          </w:tcPr>
          <w:p w14:paraId="0FEDF7A3" w14:textId="77777777" w:rsidR="00A0798F" w:rsidRPr="00CD3868" w:rsidRDefault="00A0798F" w:rsidP="00A0798F">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3741DA31" w14:textId="77777777" w:rsidR="00A0798F" w:rsidRPr="00F44006" w:rsidRDefault="00A0798F" w:rsidP="00A0798F">
            <w:pPr>
              <w:jc w:val="center"/>
              <w:rPr>
                <w:rFonts w:ascii=".VnTime" w:hAnsi=".VnTime"/>
                <w:b/>
                <w:bCs/>
                <w:sz w:val="28"/>
                <w:szCs w:val="28"/>
                <w:lang w:val="pt-BR"/>
              </w:rPr>
            </w:pPr>
            <w:r w:rsidRPr="00F44006">
              <w:rPr>
                <w:rFonts w:ascii=".VnTime" w:hAnsi=".VnTime"/>
                <w:b/>
                <w:bCs/>
                <w:sz w:val="28"/>
                <w:szCs w:val="28"/>
                <w:lang w:val="pt-BR"/>
              </w:rPr>
              <w:t>§éc lËp-Tù do-H¹nh phóc</w:t>
            </w:r>
          </w:p>
          <w:p w14:paraId="745C698E" w14:textId="77777777" w:rsidR="00A0798F" w:rsidRDefault="00A0798F" w:rsidP="00A0798F">
            <w:pPr>
              <w:spacing w:line="120" w:lineRule="auto"/>
              <w:jc w:val="center"/>
              <w:rPr>
                <w:b/>
                <w:bCs/>
                <w:szCs w:val="26"/>
                <w:u w:val="single"/>
                <w:lang w:val="pt-BR"/>
              </w:rPr>
            </w:pPr>
            <w:r>
              <w:rPr>
                <w:rFonts w:ascii=".VnTimeH" w:hAnsi=".VnTimeH"/>
                <w:b/>
                <w:bCs/>
                <w:noProof/>
              </w:rPr>
              <w:pict w14:anchorId="5F195FFD">
                <v:line id="_x0000_s1027" style="position:absolute;left:0;text-align:left;z-index:251658240" from="83.4pt,1.75pt" to="223.05pt,1.75pt" strokeweight="1pt"/>
              </w:pict>
            </w:r>
          </w:p>
          <w:p w14:paraId="184A7209" w14:textId="77777777" w:rsidR="00A0798F" w:rsidRPr="00F44006" w:rsidRDefault="00A0798F" w:rsidP="00A0798F">
            <w:pPr>
              <w:tabs>
                <w:tab w:val="left" w:pos="5364"/>
              </w:tabs>
              <w:spacing w:before="120"/>
              <w:ind w:right="373"/>
              <w:jc w:val="center"/>
              <w:rPr>
                <w:rFonts w:ascii=".VnTime" w:hAnsi=".VnTime"/>
                <w:i/>
                <w:sz w:val="28"/>
                <w:szCs w:val="28"/>
                <w:lang w:val="pt-BR"/>
              </w:rPr>
            </w:pPr>
            <w:r w:rsidRPr="00F44006">
              <w:rPr>
                <w:rFonts w:ascii=".VnTime" w:hAnsi=".VnTime"/>
                <w:i/>
                <w:sz w:val="28"/>
                <w:szCs w:val="28"/>
                <w:lang w:val="pt-BR"/>
              </w:rPr>
              <w:t xml:space="preserve">      Hµ Néi, ngµy </w:t>
            </w:r>
            <w:r w:rsidR="00C26544">
              <w:rPr>
                <w:rFonts w:ascii=".VnTime" w:hAnsi=".VnTime"/>
                <w:i/>
                <w:sz w:val="28"/>
                <w:szCs w:val="28"/>
                <w:lang w:val="pt-BR"/>
              </w:rPr>
              <w:t>28</w:t>
            </w:r>
            <w:r w:rsidRPr="00F44006">
              <w:rPr>
                <w:rFonts w:ascii=".VnTime" w:hAnsi=".VnTime"/>
                <w:i/>
                <w:sz w:val="28"/>
                <w:szCs w:val="28"/>
                <w:lang w:val="pt-BR"/>
              </w:rPr>
              <w:t xml:space="preserve"> th¸ng 9 n¨m 200</w:t>
            </w:r>
            <w:r>
              <w:rPr>
                <w:rFonts w:ascii=".VnTime" w:hAnsi=".VnTime"/>
                <w:i/>
                <w:sz w:val="28"/>
                <w:szCs w:val="28"/>
                <w:lang w:val="pt-BR"/>
              </w:rPr>
              <w:t>9</w:t>
            </w:r>
          </w:p>
        </w:tc>
      </w:tr>
    </w:tbl>
    <w:p w14:paraId="1E8EEDB2" w14:textId="77777777" w:rsidR="00A0798F" w:rsidRPr="00565503" w:rsidRDefault="00A0798F" w:rsidP="00A0798F">
      <w:pPr>
        <w:spacing w:line="120" w:lineRule="auto"/>
        <w:rPr>
          <w:sz w:val="68"/>
          <w:szCs w:val="2"/>
          <w:lang w:val="pt-BR"/>
        </w:rPr>
      </w:pPr>
    </w:p>
    <w:p w14:paraId="6C4183A1" w14:textId="77777777" w:rsidR="00A0798F" w:rsidRPr="00367B43" w:rsidRDefault="00A0798F" w:rsidP="00A0798F">
      <w:pPr>
        <w:jc w:val="center"/>
        <w:rPr>
          <w:rFonts w:ascii=".VnArialH" w:hAnsi=".VnArialH"/>
          <w:b/>
          <w:sz w:val="34"/>
          <w:szCs w:val="34"/>
          <w:lang w:val="fr-FR"/>
        </w:rPr>
      </w:pPr>
      <w:r w:rsidRPr="00893C99">
        <w:rPr>
          <w:rFonts w:ascii=".VnArialH" w:hAnsi=".VnArialH"/>
          <w:b/>
          <w:sz w:val="14"/>
          <w:lang w:val="fr-FR"/>
        </w:rPr>
        <w:softHyphen/>
      </w:r>
      <w:r w:rsidRPr="00367B43">
        <w:rPr>
          <w:rFonts w:ascii=".VnArialH" w:hAnsi=".VnArialH"/>
          <w:b/>
          <w:sz w:val="34"/>
          <w:szCs w:val="34"/>
          <w:lang w:val="fr-FR"/>
        </w:rPr>
        <w:t>T×nh h×nh kinh tÕ-x· héi</w:t>
      </w:r>
    </w:p>
    <w:p w14:paraId="286399A5" w14:textId="77777777" w:rsidR="00A0798F" w:rsidRPr="00CC3E01" w:rsidRDefault="00A0798F" w:rsidP="00A0798F">
      <w:pPr>
        <w:jc w:val="center"/>
        <w:rPr>
          <w:rFonts w:ascii=".VnArialH" w:hAnsi=".VnArialH"/>
          <w:b/>
          <w:sz w:val="36"/>
          <w:lang w:val="fr-FR"/>
        </w:rPr>
      </w:pPr>
      <w:r w:rsidRPr="00CC3E01">
        <w:rPr>
          <w:rFonts w:ascii=".VnArialH" w:hAnsi=".VnArialH"/>
          <w:b/>
          <w:sz w:val="34"/>
          <w:szCs w:val="34"/>
          <w:lang w:val="fr-FR"/>
        </w:rPr>
        <w:t>9 THÁNG n¨m 200</w:t>
      </w:r>
      <w:r>
        <w:rPr>
          <w:rFonts w:ascii=".VnArialH" w:hAnsi=".VnArialH"/>
          <w:b/>
          <w:sz w:val="34"/>
          <w:szCs w:val="34"/>
          <w:lang w:val="fr-FR"/>
        </w:rPr>
        <w:t>9</w:t>
      </w:r>
    </w:p>
    <w:p w14:paraId="100A26FC" w14:textId="77777777" w:rsidR="00A0798F" w:rsidRPr="00F44006" w:rsidRDefault="00A0798F" w:rsidP="00A0798F">
      <w:pPr>
        <w:spacing w:line="264" w:lineRule="auto"/>
        <w:ind w:firstLine="720"/>
        <w:jc w:val="both"/>
        <w:rPr>
          <w:sz w:val="28"/>
          <w:szCs w:val="28"/>
          <w:lang w:val="fr-FR"/>
        </w:rPr>
      </w:pPr>
    </w:p>
    <w:p w14:paraId="7086556E" w14:textId="77777777" w:rsidR="00A0798F" w:rsidRPr="00197030" w:rsidRDefault="00A0798F" w:rsidP="00565503">
      <w:pPr>
        <w:spacing w:before="40" w:after="40" w:line="278" w:lineRule="auto"/>
        <w:ind w:firstLine="720"/>
        <w:jc w:val="both"/>
        <w:rPr>
          <w:spacing w:val="-6"/>
          <w:sz w:val="28"/>
          <w:szCs w:val="28"/>
          <w:lang w:val="fr-FR"/>
        </w:rPr>
      </w:pPr>
      <w:r w:rsidRPr="00197030">
        <w:rPr>
          <w:spacing w:val="-6"/>
          <w:sz w:val="28"/>
          <w:szCs w:val="28"/>
          <w:lang w:val="fr-FR"/>
        </w:rPr>
        <w:t>Sau một năm rơi vào tình trạng khủng hoảng tài chính trầm trọng, đến nay kinh tế</w:t>
      </w:r>
      <w:r w:rsidR="007076C6" w:rsidRPr="00197030">
        <w:rPr>
          <w:spacing w:val="-6"/>
          <w:sz w:val="28"/>
          <w:szCs w:val="28"/>
          <w:lang w:val="fr-FR"/>
        </w:rPr>
        <w:t xml:space="preserve"> của các nước trên </w:t>
      </w:r>
      <w:r w:rsidRPr="00197030">
        <w:rPr>
          <w:spacing w:val="-6"/>
          <w:sz w:val="28"/>
          <w:szCs w:val="28"/>
          <w:lang w:val="fr-FR"/>
        </w:rPr>
        <w:t xml:space="preserve">thế giới </w:t>
      </w:r>
      <w:r w:rsidR="00E00A00" w:rsidRPr="00197030">
        <w:rPr>
          <w:spacing w:val="-6"/>
          <w:sz w:val="28"/>
          <w:szCs w:val="28"/>
          <w:lang w:val="fr-FR"/>
        </w:rPr>
        <w:t xml:space="preserve">đã có dấu hiệu phục hồi với các </w:t>
      </w:r>
      <w:r w:rsidR="006241E0" w:rsidRPr="00197030">
        <w:rPr>
          <w:spacing w:val="-6"/>
          <w:sz w:val="28"/>
          <w:szCs w:val="28"/>
          <w:lang w:val="fr-FR"/>
        </w:rPr>
        <w:t>mức độ</w:t>
      </w:r>
      <w:r w:rsidR="00E00A00" w:rsidRPr="00197030">
        <w:rPr>
          <w:spacing w:val="-6"/>
          <w:sz w:val="28"/>
          <w:szCs w:val="28"/>
          <w:lang w:val="fr-FR"/>
        </w:rPr>
        <w:t xml:space="preserve"> </w:t>
      </w:r>
      <w:r w:rsidR="006241E0" w:rsidRPr="00197030">
        <w:rPr>
          <w:spacing w:val="-6"/>
          <w:sz w:val="28"/>
          <w:szCs w:val="28"/>
          <w:lang w:val="fr-FR"/>
        </w:rPr>
        <w:t>khác nhau</w:t>
      </w:r>
      <w:r w:rsidR="00E00A00" w:rsidRPr="00197030">
        <w:rPr>
          <w:spacing w:val="-6"/>
          <w:sz w:val="28"/>
          <w:szCs w:val="28"/>
          <w:lang w:val="fr-FR"/>
        </w:rPr>
        <w:t>.</w:t>
      </w:r>
      <w:r w:rsidRPr="00197030">
        <w:rPr>
          <w:spacing w:val="-6"/>
          <w:sz w:val="28"/>
          <w:szCs w:val="28"/>
          <w:lang w:val="fr-FR"/>
        </w:rPr>
        <w:t xml:space="preserve"> </w:t>
      </w:r>
      <w:r w:rsidR="008E4421" w:rsidRPr="00197030">
        <w:rPr>
          <w:spacing w:val="-6"/>
          <w:sz w:val="28"/>
          <w:szCs w:val="28"/>
          <w:lang w:val="fr-FR"/>
        </w:rPr>
        <w:t>Trong khi tốc độ chuyển biến của nền kinh tế Mỹ còn chậm</w:t>
      </w:r>
      <w:r w:rsidR="00AC7B0C" w:rsidRPr="00197030">
        <w:rPr>
          <w:spacing w:val="-6"/>
          <w:sz w:val="28"/>
          <w:szCs w:val="28"/>
          <w:lang w:val="fr-FR"/>
        </w:rPr>
        <w:t>, dự báo GDP quý III/2009 tăng khoảng 1,6%</w:t>
      </w:r>
      <w:r w:rsidR="008E4421" w:rsidRPr="00197030">
        <w:rPr>
          <w:spacing w:val="-6"/>
          <w:sz w:val="28"/>
          <w:szCs w:val="28"/>
          <w:lang w:val="fr-FR"/>
        </w:rPr>
        <w:t>; d</w:t>
      </w:r>
      <w:r w:rsidRPr="00197030">
        <w:rPr>
          <w:spacing w:val="-6"/>
          <w:sz w:val="28"/>
          <w:szCs w:val="28"/>
          <w:lang w:val="fr-FR"/>
        </w:rPr>
        <w:t xml:space="preserve">ấu hiệu phục hồi của các nền kinh tế Châu Âu </w:t>
      </w:r>
      <w:r w:rsidR="006241E0" w:rsidRPr="00197030">
        <w:rPr>
          <w:spacing w:val="-6"/>
          <w:sz w:val="28"/>
          <w:szCs w:val="28"/>
          <w:lang w:val="fr-FR"/>
        </w:rPr>
        <w:t>chưa rõ nét</w:t>
      </w:r>
      <w:r w:rsidR="00AC7B0C" w:rsidRPr="00197030">
        <w:rPr>
          <w:spacing w:val="-6"/>
          <w:sz w:val="28"/>
          <w:szCs w:val="28"/>
          <w:lang w:val="fr-FR"/>
        </w:rPr>
        <w:t xml:space="preserve"> (dự báo tăng trưởng GDP quý IV/2009 của khu vực đồng tiền chung châu Âu vào khoảng 2%)</w:t>
      </w:r>
      <w:r w:rsidR="006241E0" w:rsidRPr="00197030">
        <w:rPr>
          <w:spacing w:val="-6"/>
          <w:sz w:val="28"/>
          <w:szCs w:val="28"/>
          <w:lang w:val="fr-FR"/>
        </w:rPr>
        <w:t xml:space="preserve"> </w:t>
      </w:r>
      <w:r w:rsidR="008E4421" w:rsidRPr="00197030">
        <w:rPr>
          <w:spacing w:val="-6"/>
          <w:sz w:val="28"/>
          <w:szCs w:val="28"/>
          <w:lang w:val="fr-FR"/>
        </w:rPr>
        <w:t xml:space="preserve">thì </w:t>
      </w:r>
      <w:r w:rsidRPr="00197030">
        <w:rPr>
          <w:bCs/>
          <w:spacing w:val="-6"/>
          <w:sz w:val="28"/>
          <w:szCs w:val="28"/>
          <w:lang w:val="fr-FR"/>
        </w:rPr>
        <w:t>Châu Á đang là điểm sáng trong bức tranh kinh tế tại thời điểm này, t</w:t>
      </w:r>
      <w:r w:rsidRPr="00197030">
        <w:rPr>
          <w:spacing w:val="-6"/>
          <w:sz w:val="28"/>
          <w:szCs w:val="28"/>
          <w:lang w:val="fr-FR"/>
        </w:rPr>
        <w:t xml:space="preserve">rong đó Nhật Bản và Trung Quốc </w:t>
      </w:r>
      <w:r w:rsidR="00C73075" w:rsidRPr="00197030">
        <w:rPr>
          <w:spacing w:val="-6"/>
          <w:sz w:val="28"/>
          <w:szCs w:val="28"/>
          <w:lang w:val="fr-FR"/>
        </w:rPr>
        <w:t>ước tính</w:t>
      </w:r>
      <w:r w:rsidRPr="00197030">
        <w:rPr>
          <w:spacing w:val="-6"/>
          <w:sz w:val="28"/>
          <w:szCs w:val="28"/>
          <w:lang w:val="fr-FR"/>
        </w:rPr>
        <w:t xml:space="preserve"> tăng trưởng 0,9% và 7,9% trong quý II/2009. </w:t>
      </w:r>
      <w:r w:rsidR="000B68BF" w:rsidRPr="00197030">
        <w:rPr>
          <w:spacing w:val="-6"/>
          <w:sz w:val="28"/>
          <w:szCs w:val="28"/>
          <w:lang w:val="fr-FR"/>
        </w:rPr>
        <w:t xml:space="preserve">Tuy nhiên, </w:t>
      </w:r>
      <w:r w:rsidR="00303ACC" w:rsidRPr="00197030">
        <w:rPr>
          <w:spacing w:val="-6"/>
          <w:sz w:val="28"/>
          <w:szCs w:val="28"/>
          <w:lang w:val="fr-FR"/>
        </w:rPr>
        <w:t xml:space="preserve">để giải quyết </w:t>
      </w:r>
      <w:r w:rsidR="000B68BF" w:rsidRPr="00197030">
        <w:rPr>
          <w:spacing w:val="-6"/>
          <w:sz w:val="28"/>
          <w:szCs w:val="28"/>
          <w:lang w:val="fr-FR"/>
        </w:rPr>
        <w:t xml:space="preserve">những vấn đề cốt lõi của khủng hoảng tài chính và suy thoái kinh tế cũng như những khó khăn, thách thức thời kỳ hậu khủng hoảng đòi hỏi phải </w:t>
      </w:r>
      <w:r w:rsidR="00E00A00" w:rsidRPr="00197030">
        <w:rPr>
          <w:spacing w:val="-6"/>
          <w:sz w:val="28"/>
          <w:szCs w:val="28"/>
          <w:lang w:val="fr-FR"/>
        </w:rPr>
        <w:t>có</w:t>
      </w:r>
      <w:r w:rsidR="000B68BF" w:rsidRPr="00197030">
        <w:rPr>
          <w:spacing w:val="-6"/>
          <w:sz w:val="28"/>
          <w:szCs w:val="28"/>
          <w:lang w:val="fr-FR"/>
        </w:rPr>
        <w:t xml:space="preserve"> thời gian</w:t>
      </w:r>
      <w:r w:rsidR="00303ACC" w:rsidRPr="00197030">
        <w:rPr>
          <w:spacing w:val="-6"/>
          <w:sz w:val="28"/>
          <w:szCs w:val="28"/>
          <w:lang w:val="fr-FR"/>
        </w:rPr>
        <w:t>.</w:t>
      </w:r>
      <w:r w:rsidR="000B68BF" w:rsidRPr="00197030">
        <w:rPr>
          <w:spacing w:val="-6"/>
          <w:sz w:val="28"/>
          <w:szCs w:val="28"/>
          <w:lang w:val="fr-FR"/>
        </w:rPr>
        <w:t xml:space="preserve"> </w:t>
      </w:r>
      <w:r w:rsidRPr="00197030">
        <w:rPr>
          <w:spacing w:val="-6"/>
          <w:sz w:val="28"/>
          <w:szCs w:val="28"/>
          <w:lang w:val="fr-FR"/>
        </w:rPr>
        <w:t>Ở trong nước, Chính phủ đã chỉ đạo quyết liệt các ngành, các cấp triển khai thực hiện đồng bộ Nghị quyết số 30/2008/NQ-CP ngày 11/12/2008 và nhiều Nghị quyết quan trọng khác nhằm thực hiện mục tiêu tổng quát được Quốc hội thông qua trong Nghị quyết số 32/2009/QH12 ngày 19/6/2009 tại kỳ họp thứ 5 Quốc hội khoá XII</w:t>
      </w:r>
      <w:r w:rsidR="00E00A00" w:rsidRPr="00197030">
        <w:rPr>
          <w:spacing w:val="-6"/>
          <w:sz w:val="28"/>
          <w:szCs w:val="28"/>
          <w:lang w:val="fr-FR"/>
        </w:rPr>
        <w:t xml:space="preserve">, nên nền kinh tế nước ta </w:t>
      </w:r>
      <w:r w:rsidRPr="00197030">
        <w:rPr>
          <w:spacing w:val="-6"/>
          <w:sz w:val="28"/>
          <w:szCs w:val="28"/>
          <w:lang w:val="fr-FR"/>
        </w:rPr>
        <w:t>đã vượt q</w:t>
      </w:r>
      <w:r w:rsidR="00410117" w:rsidRPr="00197030">
        <w:rPr>
          <w:spacing w:val="-6"/>
          <w:sz w:val="28"/>
          <w:szCs w:val="28"/>
          <w:lang w:val="fr-FR"/>
        </w:rPr>
        <w:t>ua được giai đoạn khó khăn nhất</w:t>
      </w:r>
      <w:r w:rsidRPr="00197030">
        <w:rPr>
          <w:spacing w:val="-6"/>
          <w:sz w:val="28"/>
          <w:szCs w:val="28"/>
          <w:lang w:val="fr-FR"/>
        </w:rPr>
        <w:t>, kinh tế-xã hội 9 tháng năm 2009 đạt được k</w:t>
      </w:r>
      <w:r w:rsidR="00AC7B0C" w:rsidRPr="00197030">
        <w:rPr>
          <w:spacing w:val="-6"/>
          <w:sz w:val="28"/>
          <w:szCs w:val="28"/>
          <w:lang w:val="fr-FR"/>
        </w:rPr>
        <w:t>ết quả rất đáng khích lệ và</w:t>
      </w:r>
      <w:r w:rsidRPr="00197030">
        <w:rPr>
          <w:spacing w:val="-6"/>
          <w:sz w:val="28"/>
          <w:szCs w:val="28"/>
          <w:lang w:val="fr-FR"/>
        </w:rPr>
        <w:t xml:space="preserve"> tiếp tục có những bước phát triển mới khả quan. </w:t>
      </w:r>
    </w:p>
    <w:p w14:paraId="6C884C87" w14:textId="77777777" w:rsidR="00F66F2A" w:rsidRPr="00565503" w:rsidRDefault="00F66F2A" w:rsidP="00565503">
      <w:pPr>
        <w:spacing w:before="40" w:after="40" w:line="278" w:lineRule="auto"/>
        <w:ind w:left="1080" w:hanging="360"/>
        <w:jc w:val="both"/>
        <w:rPr>
          <w:b/>
          <w:sz w:val="26"/>
          <w:szCs w:val="26"/>
          <w:lang w:val="de-DE"/>
        </w:rPr>
      </w:pPr>
      <w:r w:rsidRPr="00565503">
        <w:rPr>
          <w:rFonts w:ascii="Arial" w:hAnsi="Arial" w:cs="Arial"/>
          <w:b/>
          <w:sz w:val="26"/>
          <w:szCs w:val="26"/>
          <w:lang w:val="de-DE"/>
        </w:rPr>
        <w:t xml:space="preserve">I. </w:t>
      </w:r>
      <w:r w:rsidR="00857E4C" w:rsidRPr="00565503">
        <w:rPr>
          <w:rFonts w:ascii="Arial" w:hAnsi="Arial" w:cs="Arial"/>
          <w:b/>
          <w:sz w:val="26"/>
          <w:szCs w:val="26"/>
          <w:lang w:val="de-DE"/>
        </w:rPr>
        <w:t xml:space="preserve"> </w:t>
      </w:r>
      <w:r w:rsidR="00AC7B0C" w:rsidRPr="00565503">
        <w:rPr>
          <w:rFonts w:ascii="Arial" w:hAnsi="Arial" w:cs="Arial"/>
          <w:b/>
          <w:sz w:val="26"/>
          <w:szCs w:val="26"/>
          <w:lang w:val="de-DE"/>
        </w:rPr>
        <w:t xml:space="preserve">KẾT QUẢ </w:t>
      </w:r>
      <w:r w:rsidRPr="00565503">
        <w:rPr>
          <w:rFonts w:ascii="Arial" w:hAnsi="Arial" w:cs="Arial"/>
          <w:b/>
          <w:sz w:val="26"/>
          <w:szCs w:val="26"/>
          <w:lang w:val="de-DE"/>
        </w:rPr>
        <w:t>NGĂN CHẶN SUY GIẢM KINH TẾ, DUY TRÌ TỐC ĐỘ</w:t>
      </w:r>
      <w:r w:rsidR="00565503" w:rsidRPr="00565503">
        <w:rPr>
          <w:rFonts w:ascii="Arial" w:hAnsi="Arial" w:cs="Arial"/>
          <w:b/>
          <w:sz w:val="26"/>
          <w:szCs w:val="26"/>
          <w:lang w:val="de-DE"/>
        </w:rPr>
        <w:t xml:space="preserve"> </w:t>
      </w:r>
      <w:r w:rsidRPr="00565503">
        <w:rPr>
          <w:rFonts w:ascii="Arial" w:hAnsi="Arial" w:cs="Arial"/>
          <w:b/>
          <w:sz w:val="26"/>
          <w:szCs w:val="26"/>
          <w:lang w:val="de-DE"/>
        </w:rPr>
        <w:t>TĂNG TRƯỞNG KINH TẾ HỢP LÝ, BỀN VỮNG</w:t>
      </w:r>
    </w:p>
    <w:p w14:paraId="43ECC2B7" w14:textId="77777777" w:rsidR="0009708F" w:rsidRPr="00565503" w:rsidRDefault="0009708F" w:rsidP="00565503">
      <w:pPr>
        <w:spacing w:before="120" w:after="40" w:line="278" w:lineRule="auto"/>
        <w:ind w:firstLine="720"/>
        <w:jc w:val="both"/>
        <w:rPr>
          <w:b/>
          <w:sz w:val="28"/>
          <w:szCs w:val="28"/>
          <w:lang w:val="de-DE"/>
        </w:rPr>
      </w:pPr>
      <w:r w:rsidRPr="00565503">
        <w:rPr>
          <w:b/>
          <w:sz w:val="28"/>
          <w:szCs w:val="28"/>
          <w:lang w:val="de-DE"/>
        </w:rPr>
        <w:t>1.</w:t>
      </w:r>
      <w:r w:rsidR="00F66F2A" w:rsidRPr="00565503">
        <w:rPr>
          <w:b/>
          <w:sz w:val="28"/>
          <w:szCs w:val="28"/>
          <w:lang w:val="de-DE"/>
        </w:rPr>
        <w:t xml:space="preserve"> Tốc độ tăng t</w:t>
      </w:r>
      <w:r w:rsidRPr="00565503">
        <w:rPr>
          <w:b/>
          <w:sz w:val="28"/>
          <w:szCs w:val="28"/>
          <w:lang w:val="de-DE"/>
        </w:rPr>
        <w:t xml:space="preserve">ổng sản phẩm trong nước </w:t>
      </w:r>
    </w:p>
    <w:p w14:paraId="6CF6C111" w14:textId="77777777" w:rsidR="007D491B" w:rsidRPr="00565503" w:rsidRDefault="0009708F" w:rsidP="00565503">
      <w:pPr>
        <w:spacing w:before="40" w:after="40" w:line="278" w:lineRule="auto"/>
        <w:ind w:firstLine="720"/>
        <w:jc w:val="both"/>
        <w:rPr>
          <w:spacing w:val="-2"/>
          <w:sz w:val="28"/>
          <w:szCs w:val="28"/>
          <w:lang w:val="de-DE"/>
        </w:rPr>
      </w:pPr>
      <w:r w:rsidRPr="00565503">
        <w:rPr>
          <w:spacing w:val="-2"/>
          <w:sz w:val="28"/>
          <w:szCs w:val="28"/>
          <w:lang w:val="de-DE"/>
        </w:rPr>
        <w:t xml:space="preserve">Tổng sản phẩm trong nước quý I/2009 đạt 3,1% so với cùng kỳ năm 2008, là quý có mức tăng thấp nhất trong những năm gần đây, </w:t>
      </w:r>
      <w:r w:rsidR="00896F14" w:rsidRPr="00565503">
        <w:rPr>
          <w:spacing w:val="-2"/>
          <w:sz w:val="28"/>
          <w:szCs w:val="28"/>
          <w:lang w:val="de-DE"/>
        </w:rPr>
        <w:t xml:space="preserve">nhưng </w:t>
      </w:r>
      <w:r w:rsidR="00B064F4" w:rsidRPr="00565503">
        <w:rPr>
          <w:spacing w:val="-2"/>
          <w:sz w:val="28"/>
          <w:szCs w:val="28"/>
          <w:lang w:val="de-DE"/>
        </w:rPr>
        <w:t>đến</w:t>
      </w:r>
      <w:r w:rsidR="000A20A2" w:rsidRPr="00565503">
        <w:rPr>
          <w:spacing w:val="-2"/>
          <w:sz w:val="28"/>
          <w:szCs w:val="28"/>
          <w:lang w:val="de-DE"/>
        </w:rPr>
        <w:t xml:space="preserve"> quý II/2009 đã tăng 4,5%</w:t>
      </w:r>
      <w:r w:rsidR="007D491B" w:rsidRPr="00565503">
        <w:rPr>
          <w:spacing w:val="-2"/>
          <w:sz w:val="28"/>
          <w:szCs w:val="28"/>
          <w:lang w:val="de-DE"/>
        </w:rPr>
        <w:t xml:space="preserve"> và</w:t>
      </w:r>
      <w:r w:rsidR="000A20A2" w:rsidRPr="00565503">
        <w:rPr>
          <w:spacing w:val="-2"/>
          <w:sz w:val="28"/>
          <w:szCs w:val="28"/>
          <w:lang w:val="de-DE"/>
        </w:rPr>
        <w:t xml:space="preserve"> quý III/2009</w:t>
      </w:r>
      <w:r w:rsidR="00896F14" w:rsidRPr="00565503">
        <w:rPr>
          <w:spacing w:val="-2"/>
          <w:sz w:val="28"/>
          <w:szCs w:val="28"/>
          <w:lang w:val="de-DE"/>
        </w:rPr>
        <w:t xml:space="preserve"> </w:t>
      </w:r>
      <w:r w:rsidR="000A20A2" w:rsidRPr="00565503">
        <w:rPr>
          <w:spacing w:val="-2"/>
          <w:sz w:val="28"/>
          <w:szCs w:val="28"/>
          <w:lang w:val="de-DE"/>
        </w:rPr>
        <w:t>tăng 5,8</w:t>
      </w:r>
      <w:r w:rsidR="00410117" w:rsidRPr="00565503">
        <w:rPr>
          <w:spacing w:val="-2"/>
          <w:sz w:val="28"/>
          <w:szCs w:val="28"/>
          <w:lang w:val="de-DE"/>
        </w:rPr>
        <w:t>%</w:t>
      </w:r>
      <w:r w:rsidR="004C497C" w:rsidRPr="00565503">
        <w:rPr>
          <w:spacing w:val="-2"/>
          <w:sz w:val="28"/>
          <w:szCs w:val="28"/>
          <w:lang w:val="de-DE"/>
        </w:rPr>
        <w:t xml:space="preserve">. </w:t>
      </w:r>
      <w:r w:rsidR="007D491B" w:rsidRPr="00565503">
        <w:rPr>
          <w:spacing w:val="-2"/>
          <w:sz w:val="28"/>
          <w:szCs w:val="28"/>
          <w:lang w:val="de-DE"/>
        </w:rPr>
        <w:t>Tính chung 9 thán</w:t>
      </w:r>
      <w:r w:rsidR="004C497C" w:rsidRPr="00565503">
        <w:rPr>
          <w:spacing w:val="-2"/>
          <w:sz w:val="28"/>
          <w:szCs w:val="28"/>
          <w:lang w:val="de-DE"/>
        </w:rPr>
        <w:t>g</w:t>
      </w:r>
      <w:r w:rsidR="007D491B" w:rsidRPr="00565503">
        <w:rPr>
          <w:spacing w:val="-2"/>
          <w:sz w:val="28"/>
          <w:szCs w:val="28"/>
          <w:lang w:val="de-DE"/>
        </w:rPr>
        <w:t>, tổng sản phẩm trong nước tăng 4</w:t>
      </w:r>
      <w:r w:rsidR="004C497C" w:rsidRPr="00565503">
        <w:rPr>
          <w:spacing w:val="-2"/>
          <w:sz w:val="28"/>
          <w:szCs w:val="28"/>
          <w:lang w:val="de-DE"/>
        </w:rPr>
        <w:t>,</w:t>
      </w:r>
      <w:r w:rsidR="007D491B" w:rsidRPr="00565503">
        <w:rPr>
          <w:spacing w:val="-2"/>
          <w:sz w:val="28"/>
          <w:szCs w:val="28"/>
          <w:lang w:val="de-DE"/>
        </w:rPr>
        <w:t>6% so với cùng kỳ năm 2008, trong đó khu vực nông, lâm nghiệp và thủy sản tăng 1,6%; khu vực công nghiệp và xây dựng tăng 4</w:t>
      </w:r>
      <w:r w:rsidR="004C497C" w:rsidRPr="00565503">
        <w:rPr>
          <w:spacing w:val="-2"/>
          <w:sz w:val="28"/>
          <w:szCs w:val="28"/>
          <w:lang w:val="de-DE"/>
        </w:rPr>
        <w:t>,</w:t>
      </w:r>
      <w:r w:rsidR="007D491B" w:rsidRPr="00565503">
        <w:rPr>
          <w:spacing w:val="-2"/>
          <w:sz w:val="28"/>
          <w:szCs w:val="28"/>
          <w:lang w:val="de-DE"/>
        </w:rPr>
        <w:t>5%</w:t>
      </w:r>
      <w:r w:rsidR="0072621D" w:rsidRPr="00565503">
        <w:rPr>
          <w:spacing w:val="-2"/>
          <w:sz w:val="28"/>
          <w:szCs w:val="28"/>
          <w:lang w:val="de-DE"/>
        </w:rPr>
        <w:t xml:space="preserve"> (công nghiệp tăng 3,3%, xây dựng tăng cao với 9,7%)</w:t>
      </w:r>
      <w:r w:rsidR="007D491B" w:rsidRPr="00565503">
        <w:rPr>
          <w:spacing w:val="-2"/>
          <w:sz w:val="28"/>
          <w:szCs w:val="28"/>
          <w:lang w:val="de-DE"/>
        </w:rPr>
        <w:t>; khu vực dịch vụ tăng 5</w:t>
      </w:r>
      <w:r w:rsidR="00C73075" w:rsidRPr="00565503">
        <w:rPr>
          <w:spacing w:val="-2"/>
          <w:sz w:val="28"/>
          <w:szCs w:val="28"/>
          <w:lang w:val="de-DE"/>
        </w:rPr>
        <w:t>,</w:t>
      </w:r>
      <w:r w:rsidR="007D491B" w:rsidRPr="00565503">
        <w:rPr>
          <w:spacing w:val="-2"/>
          <w:sz w:val="28"/>
          <w:szCs w:val="28"/>
          <w:lang w:val="de-DE"/>
        </w:rPr>
        <w:t>9%.</w:t>
      </w:r>
    </w:p>
    <w:p w14:paraId="51599A2B" w14:textId="77777777" w:rsidR="007D491B" w:rsidRPr="00565503" w:rsidRDefault="007D491B" w:rsidP="00565503">
      <w:pPr>
        <w:spacing w:before="40" w:after="40" w:line="288" w:lineRule="auto"/>
        <w:ind w:firstLine="720"/>
        <w:jc w:val="both"/>
        <w:rPr>
          <w:sz w:val="28"/>
          <w:szCs w:val="28"/>
          <w:lang w:val="de-DE"/>
        </w:rPr>
      </w:pPr>
      <w:r w:rsidRPr="00565503">
        <w:rPr>
          <w:sz w:val="28"/>
          <w:szCs w:val="28"/>
          <w:lang w:val="de-DE"/>
        </w:rPr>
        <w:t xml:space="preserve">Mức tăng trưởng </w:t>
      </w:r>
      <w:r w:rsidR="00F66F2A" w:rsidRPr="00565503">
        <w:rPr>
          <w:sz w:val="28"/>
          <w:szCs w:val="28"/>
          <w:lang w:val="de-DE"/>
        </w:rPr>
        <w:t xml:space="preserve">kinh tế </w:t>
      </w:r>
      <w:r w:rsidR="003D403D" w:rsidRPr="00565503">
        <w:rPr>
          <w:sz w:val="28"/>
          <w:szCs w:val="28"/>
          <w:lang w:val="de-DE"/>
        </w:rPr>
        <w:t xml:space="preserve">các quý trong 9 tháng năm </w:t>
      </w:r>
      <w:r w:rsidR="004C497C" w:rsidRPr="00565503">
        <w:rPr>
          <w:sz w:val="28"/>
          <w:szCs w:val="28"/>
          <w:lang w:val="de-DE"/>
        </w:rPr>
        <w:t>nay</w:t>
      </w:r>
      <w:r w:rsidR="003D403D" w:rsidRPr="00565503">
        <w:rPr>
          <w:sz w:val="28"/>
          <w:szCs w:val="28"/>
          <w:lang w:val="de-DE"/>
        </w:rPr>
        <w:t xml:space="preserve"> cho thấy </w:t>
      </w:r>
      <w:r w:rsidR="00AC7B0C" w:rsidRPr="00565503">
        <w:rPr>
          <w:sz w:val="28"/>
          <w:szCs w:val="28"/>
          <w:lang w:val="de-DE"/>
        </w:rPr>
        <w:t>xu hướng</w:t>
      </w:r>
      <w:r w:rsidR="003D403D" w:rsidRPr="00565503">
        <w:rPr>
          <w:sz w:val="28"/>
          <w:szCs w:val="28"/>
          <w:lang w:val="de-DE"/>
        </w:rPr>
        <w:t xml:space="preserve"> phục </w:t>
      </w:r>
      <w:r w:rsidR="000B68BF" w:rsidRPr="00565503">
        <w:rPr>
          <w:sz w:val="28"/>
          <w:szCs w:val="28"/>
          <w:lang w:val="de-DE"/>
        </w:rPr>
        <w:t xml:space="preserve">hồi </w:t>
      </w:r>
      <w:r w:rsidR="003D403D" w:rsidRPr="00565503">
        <w:rPr>
          <w:sz w:val="28"/>
          <w:szCs w:val="28"/>
          <w:lang w:val="de-DE"/>
        </w:rPr>
        <w:t xml:space="preserve">của nền kinh tế nước ta </w:t>
      </w:r>
      <w:r w:rsidR="00B064F4" w:rsidRPr="00565503">
        <w:rPr>
          <w:sz w:val="28"/>
          <w:szCs w:val="28"/>
          <w:lang w:val="de-DE"/>
        </w:rPr>
        <w:t xml:space="preserve">ngày càng </w:t>
      </w:r>
      <w:r w:rsidR="003D403D" w:rsidRPr="00565503">
        <w:rPr>
          <w:sz w:val="28"/>
          <w:szCs w:val="28"/>
          <w:lang w:val="de-DE"/>
        </w:rPr>
        <w:t xml:space="preserve">rõ nét hơn. Kết quả đạt được đánh dấu thành công </w:t>
      </w:r>
      <w:r w:rsidR="00B064F4" w:rsidRPr="00565503">
        <w:rPr>
          <w:sz w:val="28"/>
          <w:szCs w:val="28"/>
          <w:lang w:val="de-DE"/>
        </w:rPr>
        <w:t xml:space="preserve">bước đầu </w:t>
      </w:r>
      <w:r w:rsidR="003D403D" w:rsidRPr="00565503">
        <w:rPr>
          <w:sz w:val="28"/>
          <w:szCs w:val="28"/>
          <w:lang w:val="de-DE"/>
        </w:rPr>
        <w:t xml:space="preserve">của Chính phủ </w:t>
      </w:r>
      <w:r w:rsidR="00CA2C14" w:rsidRPr="00565503">
        <w:rPr>
          <w:sz w:val="28"/>
          <w:szCs w:val="28"/>
          <w:lang w:val="de-DE"/>
        </w:rPr>
        <w:t xml:space="preserve">trong chỉ đạo và điều hành </w:t>
      </w:r>
      <w:r w:rsidR="000B68BF" w:rsidRPr="00565503">
        <w:rPr>
          <w:sz w:val="28"/>
          <w:szCs w:val="28"/>
          <w:lang w:val="de-DE"/>
        </w:rPr>
        <w:t xml:space="preserve">vĩ mô </w:t>
      </w:r>
      <w:r w:rsidR="00CA2C14" w:rsidRPr="00565503">
        <w:rPr>
          <w:sz w:val="28"/>
          <w:szCs w:val="28"/>
          <w:lang w:val="de-DE"/>
        </w:rPr>
        <w:t xml:space="preserve">nhằm </w:t>
      </w:r>
      <w:r w:rsidR="00B064F4" w:rsidRPr="00565503">
        <w:rPr>
          <w:sz w:val="28"/>
          <w:szCs w:val="28"/>
          <w:lang w:val="de-DE"/>
        </w:rPr>
        <w:t>ngăn chặn suy giảm kinh tế</w:t>
      </w:r>
      <w:r w:rsidR="00CA2C14" w:rsidRPr="00565503">
        <w:rPr>
          <w:sz w:val="28"/>
          <w:szCs w:val="28"/>
          <w:lang w:val="de-DE"/>
        </w:rPr>
        <w:t xml:space="preserve">. </w:t>
      </w:r>
    </w:p>
    <w:p w14:paraId="757C3A29" w14:textId="77777777" w:rsidR="00F66F2A" w:rsidRPr="00565503" w:rsidRDefault="00F66F2A" w:rsidP="00DF0B84">
      <w:pPr>
        <w:spacing w:before="40" w:after="40" w:line="300" w:lineRule="auto"/>
        <w:ind w:firstLine="720"/>
        <w:jc w:val="both"/>
        <w:rPr>
          <w:b/>
          <w:sz w:val="28"/>
          <w:szCs w:val="28"/>
          <w:lang w:val="vi-VN"/>
        </w:rPr>
      </w:pPr>
      <w:r w:rsidRPr="00565503">
        <w:rPr>
          <w:b/>
          <w:sz w:val="28"/>
          <w:szCs w:val="28"/>
          <w:lang w:val="de-DE"/>
        </w:rPr>
        <w:lastRenderedPageBreak/>
        <w:t>2. Sản xuất n</w:t>
      </w:r>
      <w:r w:rsidRPr="00565503">
        <w:rPr>
          <w:b/>
          <w:sz w:val="28"/>
          <w:szCs w:val="28"/>
          <w:lang w:val="vi-VN"/>
        </w:rPr>
        <w:t>ông, lâm nghiệp và thuỷ sản</w:t>
      </w:r>
    </w:p>
    <w:p w14:paraId="39D02F3B" w14:textId="77777777" w:rsidR="004C497C" w:rsidRPr="00565503" w:rsidRDefault="00F66F2A" w:rsidP="00DF0B84">
      <w:pPr>
        <w:spacing w:before="40" w:after="40" w:line="300" w:lineRule="auto"/>
        <w:ind w:firstLine="720"/>
        <w:jc w:val="both"/>
        <w:rPr>
          <w:sz w:val="28"/>
          <w:szCs w:val="28"/>
          <w:lang w:val="pt-BR"/>
        </w:rPr>
      </w:pPr>
      <w:r w:rsidRPr="00565503">
        <w:rPr>
          <w:sz w:val="28"/>
          <w:szCs w:val="28"/>
          <w:lang w:val="pt-BR"/>
        </w:rPr>
        <w:t>Giá trị sản xuất nông, lâm ngh</w:t>
      </w:r>
      <w:r w:rsidR="004C497C" w:rsidRPr="00565503">
        <w:rPr>
          <w:sz w:val="28"/>
          <w:szCs w:val="28"/>
          <w:lang w:val="pt-BR"/>
        </w:rPr>
        <w:t>iệp và thuỷ sản 9 tháng</w:t>
      </w:r>
      <w:r w:rsidRPr="00565503">
        <w:rPr>
          <w:sz w:val="28"/>
          <w:szCs w:val="28"/>
          <w:lang w:val="pt-BR"/>
        </w:rPr>
        <w:t xml:space="preserve"> theo giá so sánh 1994 ước tính đạt 150,5 nghìn tỷ đồng, tăng 2,6% so với cùng kỳ năm trước; bao gồm nông nghiệp đạt 106,6 nghìn tỷ đồng, tăng 2,3%; lâm nghiệp đạt 5,1 nghìn tỷ đồng, tăng 2,8%; thuỷ sản đạt 38,8 nghìn tỷ đồng, tăng 3,3%. </w:t>
      </w:r>
    </w:p>
    <w:p w14:paraId="02B0B97D" w14:textId="77777777" w:rsidR="00F66F2A" w:rsidRPr="00565503" w:rsidRDefault="00CA2C14" w:rsidP="00DF0B84">
      <w:pPr>
        <w:spacing w:before="40" w:after="40" w:line="300" w:lineRule="auto"/>
        <w:ind w:firstLine="720"/>
        <w:jc w:val="both"/>
        <w:rPr>
          <w:b/>
          <w:i/>
          <w:sz w:val="28"/>
          <w:szCs w:val="28"/>
          <w:lang w:val="pt-BR"/>
        </w:rPr>
      </w:pPr>
      <w:r w:rsidRPr="00565503">
        <w:rPr>
          <w:b/>
          <w:i/>
          <w:sz w:val="28"/>
          <w:szCs w:val="28"/>
          <w:lang w:val="pt-BR"/>
        </w:rPr>
        <w:t>a.</w:t>
      </w:r>
      <w:r w:rsidR="00F66F2A" w:rsidRPr="00565503">
        <w:rPr>
          <w:b/>
          <w:i/>
          <w:sz w:val="28"/>
          <w:szCs w:val="28"/>
          <w:lang w:val="pt-BR"/>
        </w:rPr>
        <w:t xml:space="preserve"> Nông nghiệp</w:t>
      </w:r>
    </w:p>
    <w:p w14:paraId="50C895B9" w14:textId="77777777" w:rsidR="00100A09" w:rsidRPr="00100A09" w:rsidRDefault="00100A09" w:rsidP="00DF0B84">
      <w:pPr>
        <w:spacing w:before="40" w:after="40" w:line="300" w:lineRule="auto"/>
        <w:ind w:firstLine="720"/>
        <w:jc w:val="both"/>
        <w:rPr>
          <w:sz w:val="28"/>
          <w:szCs w:val="28"/>
          <w:lang w:val="pt-BR"/>
        </w:rPr>
      </w:pPr>
      <w:r w:rsidRPr="00100A09">
        <w:rPr>
          <w:sz w:val="28"/>
          <w:szCs w:val="28"/>
          <w:lang w:val="pt-BR"/>
        </w:rPr>
        <w:t xml:space="preserve">Tính đến trung tuần tháng 9/2009, cả nước đã gieo </w:t>
      </w:r>
      <w:r w:rsidR="0000719F">
        <w:rPr>
          <w:sz w:val="28"/>
          <w:szCs w:val="28"/>
          <w:lang w:val="pt-BR"/>
        </w:rPr>
        <w:t>c</w:t>
      </w:r>
      <w:r w:rsidR="0000719F" w:rsidRPr="0000719F">
        <w:rPr>
          <w:sz w:val="28"/>
          <w:szCs w:val="28"/>
          <w:lang w:val="pt-BR"/>
        </w:rPr>
        <w:t>ấy</w:t>
      </w:r>
      <w:r w:rsidRPr="00100A09">
        <w:rPr>
          <w:sz w:val="28"/>
          <w:szCs w:val="28"/>
          <w:lang w:val="pt-BR"/>
        </w:rPr>
        <w:t xml:space="preserve"> được 1704,2 nghìn ha lúa mùa, tăng 2,6% so với cùng kỳ năm trước, bao gồm các địa phương phía Bắc gieo cấy 123,7 nghìn ha, tăng 2,6%; các địa phương phía Nam gieo </w:t>
      </w:r>
      <w:r w:rsidR="0000719F">
        <w:rPr>
          <w:sz w:val="28"/>
          <w:szCs w:val="28"/>
          <w:lang w:val="pt-BR"/>
        </w:rPr>
        <w:t>c</w:t>
      </w:r>
      <w:r w:rsidR="0000719F" w:rsidRPr="0000719F">
        <w:rPr>
          <w:sz w:val="28"/>
          <w:szCs w:val="28"/>
          <w:lang w:val="pt-BR"/>
        </w:rPr>
        <w:t>ấy</w:t>
      </w:r>
      <w:r w:rsidRPr="00100A09">
        <w:rPr>
          <w:sz w:val="28"/>
          <w:szCs w:val="28"/>
          <w:lang w:val="pt-BR"/>
        </w:rPr>
        <w:t xml:space="preserve"> 491,6 nghìn ha, tăng 2,4%. Cùng với việc gieo cấy lúa mùa, cả nước đã thu hoạch được 1,8 triệu ha lúa hè thu, chiếm 76% diện tích gieo cấy, trong đó đồng bằng sông Cửu Long thu hoạch 1,5 triệu ha.</w:t>
      </w:r>
    </w:p>
    <w:p w14:paraId="3A24C595" w14:textId="77777777" w:rsidR="00100A09" w:rsidRPr="00100A09" w:rsidRDefault="00DF0B84" w:rsidP="00DF0B84">
      <w:pPr>
        <w:spacing w:before="40" w:after="40" w:line="300" w:lineRule="auto"/>
        <w:ind w:firstLine="720"/>
        <w:jc w:val="both"/>
        <w:rPr>
          <w:sz w:val="28"/>
          <w:szCs w:val="28"/>
          <w:lang w:val="pt-BR"/>
        </w:rPr>
      </w:pPr>
      <w:r w:rsidRPr="00DF0B84">
        <w:rPr>
          <w:sz w:val="28"/>
          <w:szCs w:val="28"/>
          <w:lang w:val="pt-BR"/>
        </w:rPr>
        <w:t>Cũn</w:t>
      </w:r>
      <w:r>
        <w:rPr>
          <w:sz w:val="28"/>
          <w:szCs w:val="28"/>
          <w:lang w:val="pt-BR"/>
        </w:rPr>
        <w:t xml:space="preserve">g </w:t>
      </w:r>
      <w:r w:rsidRPr="00DF0B84">
        <w:rPr>
          <w:sz w:val="28"/>
          <w:szCs w:val="28"/>
          <w:lang w:val="pt-BR"/>
        </w:rPr>
        <w:t>đến</w:t>
      </w:r>
      <w:r>
        <w:rPr>
          <w:sz w:val="28"/>
          <w:szCs w:val="28"/>
          <w:lang w:val="pt-BR"/>
        </w:rPr>
        <w:t xml:space="preserve"> th</w:t>
      </w:r>
      <w:r w:rsidRPr="00DF0B84">
        <w:rPr>
          <w:sz w:val="28"/>
          <w:szCs w:val="28"/>
          <w:lang w:val="pt-BR"/>
        </w:rPr>
        <w:t>ời</w:t>
      </w:r>
      <w:r>
        <w:rPr>
          <w:sz w:val="28"/>
          <w:szCs w:val="28"/>
          <w:lang w:val="pt-BR"/>
        </w:rPr>
        <w:t xml:space="preserve"> </w:t>
      </w:r>
      <w:r w:rsidRPr="00DF0B84">
        <w:rPr>
          <w:sz w:val="28"/>
          <w:szCs w:val="28"/>
          <w:lang w:val="pt-BR"/>
        </w:rPr>
        <w:t>đ</w:t>
      </w:r>
      <w:r>
        <w:rPr>
          <w:sz w:val="28"/>
          <w:szCs w:val="28"/>
          <w:lang w:val="pt-BR"/>
        </w:rPr>
        <w:t>i</w:t>
      </w:r>
      <w:r w:rsidRPr="00DF0B84">
        <w:rPr>
          <w:sz w:val="28"/>
          <w:szCs w:val="28"/>
          <w:lang w:val="pt-BR"/>
        </w:rPr>
        <w:t>ểm</w:t>
      </w:r>
      <w:r>
        <w:rPr>
          <w:sz w:val="28"/>
          <w:szCs w:val="28"/>
          <w:lang w:val="pt-BR"/>
        </w:rPr>
        <w:t xml:space="preserve"> tr</w:t>
      </w:r>
      <w:r w:rsidRPr="00DF0B84">
        <w:rPr>
          <w:sz w:val="28"/>
          <w:szCs w:val="28"/>
          <w:lang w:val="pt-BR"/>
        </w:rPr>
        <w:t>ê</w:t>
      </w:r>
      <w:r>
        <w:rPr>
          <w:sz w:val="28"/>
          <w:szCs w:val="28"/>
          <w:lang w:val="pt-BR"/>
        </w:rPr>
        <w:t>n</w:t>
      </w:r>
      <w:r w:rsidR="00100A09" w:rsidRPr="00DF0B84">
        <w:rPr>
          <w:sz w:val="28"/>
          <w:szCs w:val="28"/>
          <w:lang w:val="pt-BR"/>
        </w:rPr>
        <w:t xml:space="preserve">, cả nước đã gieo trồng được 940,6 nghìn </w:t>
      </w:r>
      <w:r>
        <w:rPr>
          <w:sz w:val="28"/>
          <w:szCs w:val="28"/>
          <w:lang w:val="pt-BR"/>
        </w:rPr>
        <w:t xml:space="preserve">ha </w:t>
      </w:r>
      <w:r w:rsidR="00100A09" w:rsidRPr="00DF0B84">
        <w:rPr>
          <w:sz w:val="28"/>
          <w:szCs w:val="28"/>
          <w:lang w:val="pt-BR"/>
        </w:rPr>
        <w:t xml:space="preserve">ngô, giảm 2,8% so với cùng kỳ năm 2008; 121,4 nghìn ha khoai lang, giảm </w:t>
      </w:r>
      <w:r w:rsidR="0000719F">
        <w:rPr>
          <w:sz w:val="28"/>
          <w:szCs w:val="28"/>
          <w:lang w:val="pt-BR"/>
        </w:rPr>
        <w:t>9</w:t>
      </w:r>
      <w:r w:rsidR="00100A09" w:rsidRPr="00DF0B84">
        <w:rPr>
          <w:sz w:val="28"/>
          <w:szCs w:val="28"/>
          <w:lang w:val="pt-BR"/>
        </w:rPr>
        <w:t>,7%; 255,6 nghìn ha lạc, tăng 5,2%; 191,5 nghìn ha đậu tương, tăng 4,5% và 665,2 nghìn ha rau, đậu, tăng 0,6%.</w:t>
      </w:r>
    </w:p>
    <w:p w14:paraId="2FBCBAC6" w14:textId="77777777" w:rsidR="004C497C" w:rsidRPr="00565503" w:rsidRDefault="00C73075" w:rsidP="00DF0B84">
      <w:pPr>
        <w:spacing w:before="40" w:after="40" w:line="300" w:lineRule="auto"/>
        <w:ind w:firstLine="720"/>
        <w:jc w:val="both"/>
        <w:rPr>
          <w:sz w:val="28"/>
          <w:szCs w:val="28"/>
          <w:lang w:val="pt-BR"/>
        </w:rPr>
      </w:pPr>
      <w:r w:rsidRPr="00565503">
        <w:rPr>
          <w:sz w:val="28"/>
          <w:szCs w:val="28"/>
          <w:lang w:val="pt-BR"/>
        </w:rPr>
        <w:t>S</w:t>
      </w:r>
      <w:r w:rsidR="00F66F2A" w:rsidRPr="00565503">
        <w:rPr>
          <w:sz w:val="28"/>
          <w:szCs w:val="28"/>
          <w:lang w:val="pt-BR"/>
        </w:rPr>
        <w:t>ản lượng</w:t>
      </w:r>
      <w:r w:rsidRPr="00565503">
        <w:rPr>
          <w:sz w:val="28"/>
          <w:szCs w:val="28"/>
          <w:lang w:val="pt-BR"/>
        </w:rPr>
        <w:t xml:space="preserve"> lúa hè thu cả nước năm nay</w:t>
      </w:r>
      <w:r w:rsidR="00F66F2A" w:rsidRPr="00565503">
        <w:rPr>
          <w:sz w:val="28"/>
          <w:szCs w:val="28"/>
          <w:lang w:val="pt-BR"/>
        </w:rPr>
        <w:t xml:space="preserve"> ước tính đạt 11,3 triệu tấn, giảm 116,3 nghìn tấn so với vụ hè thu năm trước do diện tích và năng suất giảm, trong đó diện tích</w:t>
      </w:r>
      <w:r w:rsidRPr="00565503">
        <w:rPr>
          <w:sz w:val="28"/>
          <w:szCs w:val="28"/>
          <w:lang w:val="pt-BR"/>
        </w:rPr>
        <w:t xml:space="preserve"> ước tính</w:t>
      </w:r>
      <w:r w:rsidR="00F66F2A" w:rsidRPr="00565503">
        <w:rPr>
          <w:sz w:val="28"/>
          <w:szCs w:val="28"/>
          <w:lang w:val="pt-BR"/>
        </w:rPr>
        <w:t xml:space="preserve"> đạt 2360,4 nghìn ha, giảm 8,3 nghìn ha; năng suất đạt 47,8 tạ/ha, giảm 0,3 tạ/ha</w:t>
      </w:r>
      <w:r w:rsidR="004C497C" w:rsidRPr="00565503">
        <w:rPr>
          <w:sz w:val="28"/>
          <w:szCs w:val="28"/>
          <w:lang w:val="pt-BR"/>
        </w:rPr>
        <w:t>.</w:t>
      </w:r>
      <w:r w:rsidR="00F66F2A" w:rsidRPr="00565503">
        <w:rPr>
          <w:sz w:val="28"/>
          <w:szCs w:val="28"/>
          <w:lang w:val="pt-BR"/>
        </w:rPr>
        <w:t xml:space="preserve"> </w:t>
      </w:r>
    </w:p>
    <w:p w14:paraId="76560901" w14:textId="77777777" w:rsidR="00F66F2A" w:rsidRPr="00565503" w:rsidRDefault="00F66F2A" w:rsidP="00DF0B84">
      <w:pPr>
        <w:spacing w:before="40" w:after="40" w:line="300" w:lineRule="auto"/>
        <w:ind w:firstLine="720"/>
        <w:jc w:val="both"/>
        <w:rPr>
          <w:spacing w:val="-2"/>
          <w:sz w:val="28"/>
          <w:szCs w:val="28"/>
          <w:lang w:val="pt-BR"/>
        </w:rPr>
      </w:pPr>
      <w:r w:rsidRPr="00565503">
        <w:rPr>
          <w:spacing w:val="-2"/>
          <w:sz w:val="28"/>
          <w:szCs w:val="28"/>
          <w:lang w:val="pt-BR"/>
        </w:rPr>
        <w:t xml:space="preserve">Diện tích </w:t>
      </w:r>
      <w:r w:rsidR="0000719F">
        <w:rPr>
          <w:spacing w:val="-2"/>
          <w:sz w:val="28"/>
          <w:szCs w:val="28"/>
          <w:lang w:val="pt-BR"/>
        </w:rPr>
        <w:t>gieo tr</w:t>
      </w:r>
      <w:r w:rsidR="0000719F" w:rsidRPr="0000719F">
        <w:rPr>
          <w:spacing w:val="-2"/>
          <w:sz w:val="28"/>
          <w:szCs w:val="28"/>
          <w:lang w:val="pt-BR"/>
        </w:rPr>
        <w:t>ồng</w:t>
      </w:r>
      <w:r w:rsidR="0000719F">
        <w:rPr>
          <w:spacing w:val="-2"/>
          <w:sz w:val="28"/>
          <w:szCs w:val="28"/>
          <w:lang w:val="pt-BR"/>
        </w:rPr>
        <w:t xml:space="preserve"> </w:t>
      </w:r>
      <w:r w:rsidRPr="00565503">
        <w:rPr>
          <w:spacing w:val="-2"/>
          <w:sz w:val="28"/>
          <w:szCs w:val="28"/>
          <w:lang w:val="pt-BR"/>
        </w:rPr>
        <w:t xml:space="preserve">lúa mùa cả nước ước tính đạt 2008,2 nghìn ha, giảm 10,2 nghìn ha do </w:t>
      </w:r>
      <w:r w:rsidR="00CA2C14" w:rsidRPr="00565503">
        <w:rPr>
          <w:spacing w:val="-2"/>
          <w:sz w:val="28"/>
          <w:szCs w:val="28"/>
          <w:lang w:val="pt-BR"/>
        </w:rPr>
        <w:t xml:space="preserve">một </w:t>
      </w:r>
      <w:r w:rsidRPr="00565503">
        <w:rPr>
          <w:spacing w:val="-2"/>
          <w:sz w:val="28"/>
          <w:szCs w:val="28"/>
          <w:lang w:val="pt-BR"/>
        </w:rPr>
        <w:t xml:space="preserve">phần diện tích </w:t>
      </w:r>
      <w:r w:rsidR="000B68BF" w:rsidRPr="00565503">
        <w:rPr>
          <w:spacing w:val="-2"/>
          <w:sz w:val="28"/>
          <w:szCs w:val="28"/>
          <w:lang w:val="pt-BR"/>
        </w:rPr>
        <w:t xml:space="preserve">được chuyển sang </w:t>
      </w:r>
      <w:r w:rsidR="004C497C" w:rsidRPr="00565503">
        <w:rPr>
          <w:spacing w:val="-2"/>
          <w:sz w:val="28"/>
          <w:szCs w:val="28"/>
          <w:lang w:val="pt-BR"/>
        </w:rPr>
        <w:t>gi</w:t>
      </w:r>
      <w:r w:rsidR="00410117" w:rsidRPr="00565503">
        <w:rPr>
          <w:spacing w:val="-2"/>
          <w:sz w:val="28"/>
          <w:szCs w:val="28"/>
          <w:lang w:val="pt-BR"/>
        </w:rPr>
        <w:t>e</w:t>
      </w:r>
      <w:r w:rsidR="004C497C" w:rsidRPr="00565503">
        <w:rPr>
          <w:spacing w:val="-2"/>
          <w:sz w:val="28"/>
          <w:szCs w:val="28"/>
          <w:lang w:val="pt-BR"/>
        </w:rPr>
        <w:t>o cấy</w:t>
      </w:r>
      <w:r w:rsidRPr="00565503">
        <w:rPr>
          <w:spacing w:val="-2"/>
          <w:sz w:val="28"/>
          <w:szCs w:val="28"/>
          <w:lang w:val="pt-BR"/>
        </w:rPr>
        <w:t xml:space="preserve"> lúa hè thu (Vùng Bắc Trung </w:t>
      </w:r>
      <w:r w:rsidR="004C497C" w:rsidRPr="00565503">
        <w:rPr>
          <w:spacing w:val="-2"/>
          <w:sz w:val="28"/>
          <w:szCs w:val="28"/>
          <w:lang w:val="pt-BR"/>
        </w:rPr>
        <w:t>B</w:t>
      </w:r>
      <w:r w:rsidRPr="00565503">
        <w:rPr>
          <w:spacing w:val="-2"/>
          <w:sz w:val="28"/>
          <w:szCs w:val="28"/>
          <w:lang w:val="pt-BR"/>
        </w:rPr>
        <w:t xml:space="preserve">ộ và Duyên hải miền Trung giảm 14,5 nghìn ha; Đông Nam Bộ giảm </w:t>
      </w:r>
      <w:r w:rsidR="00AD365B" w:rsidRPr="00565503">
        <w:rPr>
          <w:spacing w:val="-2"/>
          <w:sz w:val="28"/>
          <w:szCs w:val="28"/>
          <w:lang w:val="pt-BR"/>
        </w:rPr>
        <w:t>3</w:t>
      </w:r>
      <w:r w:rsidRPr="00565503">
        <w:rPr>
          <w:spacing w:val="-2"/>
          <w:sz w:val="28"/>
          <w:szCs w:val="28"/>
          <w:lang w:val="pt-BR"/>
        </w:rPr>
        <w:t xml:space="preserve"> nghìn ha</w:t>
      </w:r>
      <w:r w:rsidR="00410117" w:rsidRPr="00565503">
        <w:rPr>
          <w:spacing w:val="-2"/>
          <w:sz w:val="28"/>
          <w:szCs w:val="28"/>
          <w:lang w:val="pt-BR"/>
        </w:rPr>
        <w:t>; các vùng khác tăng 7,3 nghìn ha)</w:t>
      </w:r>
      <w:r w:rsidRPr="00565503">
        <w:rPr>
          <w:spacing w:val="-2"/>
          <w:sz w:val="28"/>
          <w:szCs w:val="28"/>
          <w:lang w:val="pt-BR"/>
        </w:rPr>
        <w:t>. Hiện nay lúa mùa ở các địa phươ</w:t>
      </w:r>
      <w:r w:rsidR="00CA2C14" w:rsidRPr="00565503">
        <w:rPr>
          <w:spacing w:val="-2"/>
          <w:sz w:val="28"/>
          <w:szCs w:val="28"/>
          <w:lang w:val="pt-BR"/>
        </w:rPr>
        <w:t>ng phía Bắc đang phát triển tốt.</w:t>
      </w:r>
      <w:r w:rsidRPr="00565503">
        <w:rPr>
          <w:spacing w:val="-2"/>
          <w:sz w:val="28"/>
          <w:szCs w:val="28"/>
          <w:lang w:val="pt-BR"/>
        </w:rPr>
        <w:t xml:space="preserve"> </w:t>
      </w:r>
      <w:r w:rsidR="00CA2C14" w:rsidRPr="00565503">
        <w:rPr>
          <w:spacing w:val="-2"/>
          <w:sz w:val="28"/>
          <w:szCs w:val="28"/>
          <w:lang w:val="pt-BR"/>
        </w:rPr>
        <w:t>D</w:t>
      </w:r>
      <w:r w:rsidRPr="00565503">
        <w:rPr>
          <w:spacing w:val="-2"/>
          <w:sz w:val="28"/>
          <w:szCs w:val="28"/>
          <w:lang w:val="pt-BR"/>
        </w:rPr>
        <w:t xml:space="preserve">ự kiến sản lượng lúa mùa năm nay của cả nước đạt 9,1 triệu tấn, tăng 62,6 nghìn tấn so với vụ mùa năm trước. </w:t>
      </w:r>
      <w:r w:rsidR="008E3ABD" w:rsidRPr="00565503">
        <w:rPr>
          <w:spacing w:val="-2"/>
          <w:sz w:val="28"/>
          <w:szCs w:val="28"/>
          <w:lang w:val="pt-BR"/>
        </w:rPr>
        <w:t xml:space="preserve">Tuy nhiên, hiện nay đã xuất hiện bệnh vàng lùn, lùn xoắn lá ở </w:t>
      </w:r>
      <w:r w:rsidR="0072621D" w:rsidRPr="00565503">
        <w:rPr>
          <w:spacing w:val="-2"/>
          <w:sz w:val="28"/>
          <w:szCs w:val="28"/>
          <w:lang w:val="pt-BR"/>
        </w:rPr>
        <w:t>các t</w:t>
      </w:r>
      <w:r w:rsidR="008E3ABD" w:rsidRPr="00565503">
        <w:rPr>
          <w:spacing w:val="-2"/>
          <w:sz w:val="28"/>
          <w:szCs w:val="28"/>
          <w:lang w:val="pt-BR"/>
        </w:rPr>
        <w:t xml:space="preserve">ỉnh Thái Bình, Nam Định, Thanh </w:t>
      </w:r>
      <w:r w:rsidR="00F522BA">
        <w:rPr>
          <w:spacing w:val="-2"/>
          <w:sz w:val="28"/>
          <w:szCs w:val="28"/>
          <w:lang w:val="pt-BR"/>
        </w:rPr>
        <w:t>H</w:t>
      </w:r>
      <w:r w:rsidR="008E3ABD" w:rsidRPr="00565503">
        <w:rPr>
          <w:spacing w:val="-2"/>
          <w:sz w:val="28"/>
          <w:szCs w:val="28"/>
          <w:lang w:val="pt-BR"/>
        </w:rPr>
        <w:t>oá</w:t>
      </w:r>
      <w:r w:rsidR="0072621D" w:rsidRPr="00565503">
        <w:rPr>
          <w:spacing w:val="-2"/>
          <w:sz w:val="28"/>
          <w:szCs w:val="28"/>
          <w:lang w:val="pt-BR"/>
        </w:rPr>
        <w:t xml:space="preserve">, Nghệ An với tổng diện tích bị nhiễm bệnh gần 13 nghìn ha, trong đó Nghệ An bị nặng nhất với 10 nghìn ha; Thái Bình 1,9 nghìn ha; Nam Định 320 ha; Thanh Hoá 561 ha. Diện tích </w:t>
      </w:r>
      <w:r w:rsidR="00F522BA">
        <w:rPr>
          <w:spacing w:val="-2"/>
          <w:sz w:val="28"/>
          <w:szCs w:val="28"/>
          <w:lang w:val="pt-BR"/>
        </w:rPr>
        <w:t>l</w:t>
      </w:r>
      <w:r w:rsidR="00F522BA" w:rsidRPr="00F522BA">
        <w:rPr>
          <w:spacing w:val="-2"/>
          <w:sz w:val="28"/>
          <w:szCs w:val="28"/>
          <w:lang w:val="pt-BR"/>
        </w:rPr>
        <w:t>úa</w:t>
      </w:r>
      <w:r w:rsidR="00F522BA">
        <w:rPr>
          <w:spacing w:val="-2"/>
          <w:sz w:val="28"/>
          <w:szCs w:val="28"/>
          <w:lang w:val="pt-BR"/>
        </w:rPr>
        <w:t xml:space="preserve"> </w:t>
      </w:r>
      <w:r w:rsidR="0072621D" w:rsidRPr="00565503">
        <w:rPr>
          <w:spacing w:val="-2"/>
          <w:sz w:val="28"/>
          <w:szCs w:val="28"/>
          <w:lang w:val="pt-BR"/>
        </w:rPr>
        <w:t xml:space="preserve">bị nhiễm bệnh nặng là 5,7 nghìn ha (Nghệ An 5,5 nghìn ha, trong đó 3,5 nghìn ha bị mất trắng). </w:t>
      </w:r>
      <w:r w:rsidR="00F522BA">
        <w:rPr>
          <w:spacing w:val="-2"/>
          <w:sz w:val="28"/>
          <w:szCs w:val="28"/>
          <w:lang w:val="pt-BR"/>
        </w:rPr>
        <w:t>C</w:t>
      </w:r>
      <w:r w:rsidR="00F522BA" w:rsidRPr="00F522BA">
        <w:rPr>
          <w:spacing w:val="-2"/>
          <w:sz w:val="28"/>
          <w:szCs w:val="28"/>
          <w:lang w:val="pt-BR"/>
        </w:rPr>
        <w:t>ác</w:t>
      </w:r>
      <w:r w:rsidR="00F522BA">
        <w:rPr>
          <w:spacing w:val="-2"/>
          <w:sz w:val="28"/>
          <w:szCs w:val="28"/>
          <w:lang w:val="pt-BR"/>
        </w:rPr>
        <w:t xml:space="preserve"> </w:t>
      </w:r>
      <w:r w:rsidR="00F522BA" w:rsidRPr="00F522BA">
        <w:rPr>
          <w:spacing w:val="-2"/>
          <w:sz w:val="28"/>
          <w:szCs w:val="28"/>
          <w:lang w:val="pt-BR"/>
        </w:rPr>
        <w:t>địa</w:t>
      </w:r>
      <w:r w:rsidR="00F522BA">
        <w:rPr>
          <w:spacing w:val="-2"/>
          <w:sz w:val="28"/>
          <w:szCs w:val="28"/>
          <w:lang w:val="pt-BR"/>
        </w:rPr>
        <w:t xml:space="preserve"> ph</w:t>
      </w:r>
      <w:r w:rsidR="00F522BA" w:rsidRPr="00F522BA">
        <w:rPr>
          <w:spacing w:val="-2"/>
          <w:sz w:val="28"/>
          <w:szCs w:val="28"/>
          <w:lang w:val="pt-BR"/>
        </w:rPr>
        <w:t>ươ</w:t>
      </w:r>
      <w:r w:rsidR="00F522BA">
        <w:rPr>
          <w:spacing w:val="-2"/>
          <w:sz w:val="28"/>
          <w:szCs w:val="28"/>
          <w:lang w:val="pt-BR"/>
        </w:rPr>
        <w:t>ng c</w:t>
      </w:r>
      <w:r w:rsidR="0072621D" w:rsidRPr="00565503">
        <w:rPr>
          <w:spacing w:val="-2"/>
          <w:sz w:val="28"/>
          <w:szCs w:val="28"/>
          <w:lang w:val="pt-BR"/>
        </w:rPr>
        <w:t xml:space="preserve">ần đề phòng bệnh tiếp tục phát sinh gây hại trên diện rộng. </w:t>
      </w:r>
      <w:r w:rsidR="004C497C" w:rsidRPr="00565503">
        <w:rPr>
          <w:spacing w:val="-2"/>
          <w:sz w:val="28"/>
          <w:szCs w:val="28"/>
          <w:lang w:val="pt-BR"/>
        </w:rPr>
        <w:t xml:space="preserve">Ước tính cả năm </w:t>
      </w:r>
      <w:r w:rsidRPr="00565503">
        <w:rPr>
          <w:spacing w:val="-2"/>
          <w:sz w:val="28"/>
          <w:szCs w:val="28"/>
          <w:lang w:val="pt-BR"/>
        </w:rPr>
        <w:t>2009</w:t>
      </w:r>
      <w:r w:rsidR="004C497C" w:rsidRPr="00565503">
        <w:rPr>
          <w:spacing w:val="-2"/>
          <w:sz w:val="28"/>
          <w:szCs w:val="28"/>
          <w:lang w:val="pt-BR"/>
        </w:rPr>
        <w:t xml:space="preserve">, diện tích gieo cấy lúa </w:t>
      </w:r>
      <w:r w:rsidRPr="00565503">
        <w:rPr>
          <w:spacing w:val="-2"/>
          <w:sz w:val="28"/>
          <w:szCs w:val="28"/>
          <w:lang w:val="pt-BR"/>
        </w:rPr>
        <w:t xml:space="preserve">đạt 7429,4 nghìn ha, tăng 29,2 nghìn ha so với năm 2008; năng suất đạt 52,6 tạ/ha, tăng 0,3 tạ/ha </w:t>
      </w:r>
      <w:r w:rsidR="004C497C" w:rsidRPr="00565503">
        <w:rPr>
          <w:spacing w:val="-2"/>
          <w:sz w:val="28"/>
          <w:szCs w:val="28"/>
          <w:lang w:val="pt-BR"/>
        </w:rPr>
        <w:t>và</w:t>
      </w:r>
      <w:r w:rsidRPr="00565503">
        <w:rPr>
          <w:spacing w:val="-2"/>
          <w:sz w:val="28"/>
          <w:szCs w:val="28"/>
          <w:lang w:val="pt-BR"/>
        </w:rPr>
        <w:t xml:space="preserve"> sản lượng đạt 39</w:t>
      </w:r>
      <w:r w:rsidR="00857E4C" w:rsidRPr="00565503">
        <w:rPr>
          <w:spacing w:val="-2"/>
          <w:sz w:val="28"/>
          <w:szCs w:val="28"/>
          <w:lang w:val="pt-BR"/>
        </w:rPr>
        <w:t xml:space="preserve"> triệu tấn, tăng 316 nghìn tấn.</w:t>
      </w:r>
    </w:p>
    <w:p w14:paraId="5DA46BB7" w14:textId="77777777" w:rsidR="00F66F2A" w:rsidRPr="00565503" w:rsidRDefault="00F66F2A" w:rsidP="00DF0B84">
      <w:pPr>
        <w:spacing w:before="40" w:after="40" w:line="300" w:lineRule="auto"/>
        <w:ind w:firstLine="720"/>
        <w:jc w:val="both"/>
        <w:rPr>
          <w:sz w:val="28"/>
          <w:szCs w:val="28"/>
          <w:lang w:val="pt-BR"/>
        </w:rPr>
      </w:pPr>
      <w:r w:rsidRPr="00565503">
        <w:rPr>
          <w:sz w:val="28"/>
          <w:szCs w:val="28"/>
          <w:lang w:val="pt-BR"/>
        </w:rPr>
        <w:lastRenderedPageBreak/>
        <w:t xml:space="preserve">Chăn nuôi gia súc, gia cầm tuy </w:t>
      </w:r>
      <w:r w:rsidR="00CA2C14" w:rsidRPr="00565503">
        <w:rPr>
          <w:sz w:val="28"/>
          <w:szCs w:val="28"/>
          <w:lang w:val="pt-BR"/>
        </w:rPr>
        <w:t xml:space="preserve">gặp khó khăn do </w:t>
      </w:r>
      <w:r w:rsidRPr="00565503">
        <w:rPr>
          <w:sz w:val="28"/>
          <w:szCs w:val="28"/>
          <w:lang w:val="pt-BR"/>
        </w:rPr>
        <w:t xml:space="preserve">dịch bệnh nhưng </w:t>
      </w:r>
      <w:r w:rsidR="00CA2C14" w:rsidRPr="00565503">
        <w:rPr>
          <w:sz w:val="28"/>
          <w:szCs w:val="28"/>
          <w:lang w:val="pt-BR"/>
        </w:rPr>
        <w:t xml:space="preserve">phạm vi </w:t>
      </w:r>
      <w:r w:rsidRPr="00565503">
        <w:rPr>
          <w:sz w:val="28"/>
          <w:szCs w:val="28"/>
          <w:lang w:val="pt-BR"/>
        </w:rPr>
        <w:t xml:space="preserve">và mức độ ảnh hưởng </w:t>
      </w:r>
      <w:r w:rsidR="00CA2C14" w:rsidRPr="00565503">
        <w:rPr>
          <w:sz w:val="28"/>
          <w:szCs w:val="28"/>
          <w:lang w:val="pt-BR"/>
        </w:rPr>
        <w:t>không lớn</w:t>
      </w:r>
      <w:r w:rsidRPr="00565503">
        <w:rPr>
          <w:sz w:val="28"/>
          <w:szCs w:val="28"/>
          <w:lang w:val="pt-BR"/>
        </w:rPr>
        <w:t xml:space="preserve"> nên </w:t>
      </w:r>
      <w:r w:rsidR="00F522BA">
        <w:rPr>
          <w:sz w:val="28"/>
          <w:szCs w:val="28"/>
          <w:lang w:val="pt-BR"/>
        </w:rPr>
        <w:t>nh</w:t>
      </w:r>
      <w:r w:rsidR="00F522BA" w:rsidRPr="00F522BA">
        <w:rPr>
          <w:sz w:val="28"/>
          <w:szCs w:val="28"/>
          <w:lang w:val="pt-BR"/>
        </w:rPr>
        <w:t>ì</w:t>
      </w:r>
      <w:r w:rsidR="00F522BA">
        <w:rPr>
          <w:sz w:val="28"/>
          <w:szCs w:val="28"/>
          <w:lang w:val="pt-BR"/>
        </w:rPr>
        <w:t xml:space="preserve">n chung </w:t>
      </w:r>
      <w:r w:rsidRPr="00565503">
        <w:rPr>
          <w:sz w:val="28"/>
          <w:szCs w:val="28"/>
          <w:lang w:val="pt-BR"/>
        </w:rPr>
        <w:t xml:space="preserve">vẫn phát triển tốt. Đàn trâu </w:t>
      </w:r>
      <w:r w:rsidR="00875E02" w:rsidRPr="00565503">
        <w:rPr>
          <w:sz w:val="28"/>
          <w:szCs w:val="28"/>
          <w:lang w:val="pt-BR"/>
        </w:rPr>
        <w:t xml:space="preserve">được duy trì </w:t>
      </w:r>
      <w:r w:rsidRPr="00565503">
        <w:rPr>
          <w:sz w:val="28"/>
          <w:szCs w:val="28"/>
          <w:lang w:val="pt-BR"/>
        </w:rPr>
        <w:t xml:space="preserve">ổn định; đàn bò </w:t>
      </w:r>
      <w:r w:rsidR="00C73075" w:rsidRPr="00565503">
        <w:rPr>
          <w:sz w:val="28"/>
          <w:szCs w:val="28"/>
          <w:lang w:val="pt-BR"/>
        </w:rPr>
        <w:t xml:space="preserve">ước tính </w:t>
      </w:r>
      <w:r w:rsidRPr="00565503">
        <w:rPr>
          <w:sz w:val="28"/>
          <w:szCs w:val="28"/>
          <w:lang w:val="pt-BR"/>
        </w:rPr>
        <w:t xml:space="preserve">tăng 2-3% so với năm 2008; đàn lợn tăng 3-4%; đàn gia cầm tăng </w:t>
      </w:r>
      <w:r w:rsidR="00C73075" w:rsidRPr="00565503">
        <w:rPr>
          <w:sz w:val="28"/>
          <w:szCs w:val="28"/>
          <w:lang w:val="pt-BR"/>
        </w:rPr>
        <w:t xml:space="preserve">mạnh ở mức </w:t>
      </w:r>
      <w:r w:rsidRPr="00565503">
        <w:rPr>
          <w:sz w:val="28"/>
          <w:szCs w:val="28"/>
          <w:lang w:val="pt-BR"/>
        </w:rPr>
        <w:t>8-9%</w:t>
      </w:r>
      <w:r w:rsidR="004C497C" w:rsidRPr="00565503">
        <w:rPr>
          <w:sz w:val="28"/>
          <w:szCs w:val="28"/>
          <w:lang w:val="pt-BR"/>
        </w:rPr>
        <w:t xml:space="preserve">; </w:t>
      </w:r>
      <w:r w:rsidRPr="00565503">
        <w:rPr>
          <w:sz w:val="28"/>
          <w:szCs w:val="28"/>
          <w:lang w:val="pt-BR"/>
        </w:rPr>
        <w:t>sản lượng sản phẩm chăn nuôi tăng 7-8</w:t>
      </w:r>
      <w:r w:rsidR="00410117" w:rsidRPr="00565503">
        <w:rPr>
          <w:sz w:val="28"/>
          <w:szCs w:val="28"/>
          <w:lang w:val="pt-BR"/>
        </w:rPr>
        <w:t>%</w:t>
      </w:r>
      <w:r w:rsidRPr="00565503">
        <w:rPr>
          <w:sz w:val="28"/>
          <w:szCs w:val="28"/>
          <w:lang w:val="pt-BR"/>
        </w:rPr>
        <w:t>. Công tác phòng, chống dịch được các địa phương thường xuyên quan tâm nên dịch bệnh trên gia súc, gia cầm cơ bản</w:t>
      </w:r>
      <w:r w:rsidR="007076C6">
        <w:rPr>
          <w:sz w:val="28"/>
          <w:szCs w:val="28"/>
          <w:lang w:val="pt-BR"/>
        </w:rPr>
        <w:t xml:space="preserve"> </w:t>
      </w:r>
      <w:r w:rsidR="007076C6" w:rsidRPr="00565503">
        <w:rPr>
          <w:sz w:val="28"/>
          <w:szCs w:val="28"/>
          <w:lang w:val="pt-BR"/>
        </w:rPr>
        <w:t xml:space="preserve">đã </w:t>
      </w:r>
      <w:r w:rsidRPr="00565503">
        <w:rPr>
          <w:sz w:val="28"/>
          <w:szCs w:val="28"/>
          <w:lang w:val="pt-BR"/>
        </w:rPr>
        <w:t>được kh</w:t>
      </w:r>
      <w:r w:rsidR="00AC7B0C" w:rsidRPr="00565503">
        <w:rPr>
          <w:sz w:val="28"/>
          <w:szCs w:val="28"/>
          <w:lang w:val="pt-BR"/>
        </w:rPr>
        <w:t>ố</w:t>
      </w:r>
      <w:r w:rsidRPr="00565503">
        <w:rPr>
          <w:sz w:val="28"/>
          <w:szCs w:val="28"/>
          <w:lang w:val="pt-BR"/>
        </w:rPr>
        <w:t xml:space="preserve">ng chế. Tính đến ngày 21/9/2009, cả nước không còn ổ dịch cúm gia cầm; dịch bệnh khác chưa qua 21 ngày </w:t>
      </w:r>
      <w:r w:rsidR="004C497C" w:rsidRPr="00565503">
        <w:rPr>
          <w:sz w:val="28"/>
          <w:szCs w:val="28"/>
          <w:lang w:val="pt-BR"/>
        </w:rPr>
        <w:t xml:space="preserve">đang </w:t>
      </w:r>
      <w:r w:rsidRPr="00565503">
        <w:rPr>
          <w:sz w:val="28"/>
          <w:szCs w:val="28"/>
          <w:lang w:val="pt-BR"/>
        </w:rPr>
        <w:t>còn xuất hiện ở một số địa phương</w:t>
      </w:r>
      <w:r w:rsidR="004C497C" w:rsidRPr="00565503">
        <w:rPr>
          <w:sz w:val="28"/>
          <w:szCs w:val="28"/>
          <w:lang w:val="pt-BR"/>
        </w:rPr>
        <w:t xml:space="preserve"> (</w:t>
      </w:r>
      <w:r w:rsidRPr="00565503">
        <w:rPr>
          <w:sz w:val="28"/>
          <w:szCs w:val="28"/>
          <w:lang w:val="pt-BR"/>
        </w:rPr>
        <w:t>Dịch tai xanh trên lợn ở Bạc Liêu; dịch lở mồm long móng trên trâu, bò ở Phú Thọ, Sơn La, Tuyên Quang, Yên Bái, Nghệ An, Hà Tĩnh, Quảng Bình, Quảng Trị, Quảng Nam, Quảng Ngãi, Đắk Lắk, Đắk Nông</w:t>
      </w:r>
      <w:r w:rsidR="004C497C" w:rsidRPr="00565503">
        <w:rPr>
          <w:sz w:val="28"/>
          <w:szCs w:val="28"/>
          <w:lang w:val="pt-BR"/>
        </w:rPr>
        <w:t>)</w:t>
      </w:r>
      <w:r w:rsidRPr="00565503">
        <w:rPr>
          <w:sz w:val="28"/>
          <w:szCs w:val="28"/>
          <w:lang w:val="pt-BR"/>
        </w:rPr>
        <w:t xml:space="preserve"> nhưng thiệt hại không đáng kể.</w:t>
      </w:r>
    </w:p>
    <w:p w14:paraId="07C52B2B" w14:textId="77777777" w:rsidR="00F66F2A" w:rsidRPr="00565503" w:rsidRDefault="00F66F2A" w:rsidP="00DF0B84">
      <w:pPr>
        <w:spacing w:before="40" w:after="40" w:line="300" w:lineRule="auto"/>
        <w:ind w:firstLine="720"/>
        <w:jc w:val="both"/>
        <w:rPr>
          <w:b/>
          <w:i/>
          <w:sz w:val="28"/>
          <w:szCs w:val="28"/>
          <w:lang w:val="pt-BR"/>
        </w:rPr>
      </w:pPr>
      <w:r w:rsidRPr="00565503">
        <w:rPr>
          <w:b/>
          <w:i/>
          <w:sz w:val="28"/>
          <w:szCs w:val="28"/>
          <w:lang w:val="pt-BR"/>
        </w:rPr>
        <w:t>b. Lâm nghiệp</w:t>
      </w:r>
    </w:p>
    <w:p w14:paraId="3215C260" w14:textId="77777777" w:rsidR="00F66F2A" w:rsidRPr="00DF0B84" w:rsidRDefault="007076C6" w:rsidP="00DF0B84">
      <w:pPr>
        <w:spacing w:before="40" w:after="40" w:line="300" w:lineRule="auto"/>
        <w:ind w:firstLine="720"/>
        <w:jc w:val="both"/>
        <w:rPr>
          <w:spacing w:val="-2"/>
          <w:sz w:val="28"/>
          <w:szCs w:val="28"/>
          <w:lang w:val="pt-BR"/>
        </w:rPr>
      </w:pPr>
      <w:r w:rsidRPr="00DF0B84">
        <w:rPr>
          <w:spacing w:val="-2"/>
          <w:sz w:val="28"/>
          <w:szCs w:val="28"/>
          <w:lang w:val="pt-BR"/>
        </w:rPr>
        <w:t>Do thời tiết tương đối thuận lợi nên hoạt động</w:t>
      </w:r>
      <w:r w:rsidR="00F66F2A" w:rsidRPr="00DF0B84">
        <w:rPr>
          <w:spacing w:val="-2"/>
          <w:sz w:val="28"/>
          <w:szCs w:val="28"/>
          <w:lang w:val="pt-BR"/>
        </w:rPr>
        <w:t xml:space="preserve"> trồng và chăm sóc rừng đạt kết quả khá. Diện tích rừng trồng tập trung</w:t>
      </w:r>
      <w:r w:rsidRPr="00DF0B84">
        <w:rPr>
          <w:spacing w:val="-2"/>
          <w:sz w:val="28"/>
          <w:szCs w:val="28"/>
          <w:lang w:val="pt-BR"/>
        </w:rPr>
        <w:t xml:space="preserve"> của</w:t>
      </w:r>
      <w:r w:rsidR="00F66F2A" w:rsidRPr="00DF0B84">
        <w:rPr>
          <w:spacing w:val="-2"/>
          <w:sz w:val="28"/>
          <w:szCs w:val="28"/>
          <w:lang w:val="pt-BR"/>
        </w:rPr>
        <w:t xml:space="preserve"> cả nước </w:t>
      </w:r>
      <w:r w:rsidRPr="00DF0B84">
        <w:rPr>
          <w:spacing w:val="-2"/>
          <w:sz w:val="28"/>
          <w:szCs w:val="28"/>
          <w:lang w:val="pt-BR"/>
        </w:rPr>
        <w:t xml:space="preserve">trong </w:t>
      </w:r>
      <w:r w:rsidR="00F66F2A" w:rsidRPr="00DF0B84">
        <w:rPr>
          <w:spacing w:val="-2"/>
          <w:sz w:val="28"/>
          <w:szCs w:val="28"/>
          <w:lang w:val="pt-BR"/>
        </w:rPr>
        <w:t>9 tháng ước tính đạt 158 nghìn ha, tăng 4,5% so với cùng kỳ năm trước và</w:t>
      </w:r>
      <w:r w:rsidRPr="00DF0B84">
        <w:rPr>
          <w:spacing w:val="-2"/>
          <w:sz w:val="28"/>
          <w:szCs w:val="28"/>
          <w:lang w:val="pt-BR"/>
        </w:rPr>
        <w:t xml:space="preserve"> trồng được</w:t>
      </w:r>
      <w:r w:rsidR="00F66F2A" w:rsidRPr="00DF0B84">
        <w:rPr>
          <w:spacing w:val="-2"/>
          <w:sz w:val="28"/>
          <w:szCs w:val="28"/>
          <w:lang w:val="pt-BR"/>
        </w:rPr>
        <w:t xml:space="preserve"> 163 triệu cây lâm nghiệp phân tán, giảm 1,2%; diện tích rừng được khoanh nuôi tái sinh đạt 742 nghìn ha, tăng 1,6%; diện tích rừng được chăm sóc 315 nghìn ha, giảm 1,6%; sản lượng gỗ khai thác đạt 2581 nghìn m</w:t>
      </w:r>
      <w:r w:rsidR="00F66F2A" w:rsidRPr="00DF0B84">
        <w:rPr>
          <w:spacing w:val="-2"/>
          <w:sz w:val="28"/>
          <w:szCs w:val="28"/>
          <w:vertAlign w:val="superscript"/>
          <w:lang w:val="pt-BR"/>
        </w:rPr>
        <w:t>3</w:t>
      </w:r>
      <w:r w:rsidR="00F66F2A" w:rsidRPr="00DF0B84">
        <w:rPr>
          <w:spacing w:val="-2"/>
          <w:sz w:val="28"/>
          <w:szCs w:val="28"/>
          <w:lang w:val="pt-BR"/>
        </w:rPr>
        <w:t xml:space="preserve">, tăng 6%. </w:t>
      </w:r>
      <w:r w:rsidR="00875E02" w:rsidRPr="00DF0B84">
        <w:rPr>
          <w:spacing w:val="-2"/>
          <w:sz w:val="28"/>
          <w:szCs w:val="28"/>
          <w:lang w:val="pt-BR"/>
        </w:rPr>
        <w:t>H</w:t>
      </w:r>
      <w:r w:rsidR="00F66F2A" w:rsidRPr="00DF0B84">
        <w:rPr>
          <w:spacing w:val="-2"/>
          <w:sz w:val="28"/>
          <w:szCs w:val="28"/>
          <w:lang w:val="pt-BR"/>
        </w:rPr>
        <w:t xml:space="preserve">iện tượng cháy rừng, chặt phá rừng và khai thác lâm sản trái phép vẫn xảy ra tại một số địa phương. Trong 9 tháng qua, diện tích rừng bị thiệt hại là 3100 ha, tăng 28,2% so với cùng kỳ năm trước; trong đó diện tích rừng bị cháy 1590 ha; diện tích rừng bị chặt phá 1510 ha. Nguyên nhân dẫn đến </w:t>
      </w:r>
      <w:r w:rsidR="00736432" w:rsidRPr="00DF0B84">
        <w:rPr>
          <w:spacing w:val="-2"/>
          <w:sz w:val="28"/>
          <w:szCs w:val="28"/>
          <w:lang w:val="pt-BR"/>
        </w:rPr>
        <w:t xml:space="preserve">tình trạng </w:t>
      </w:r>
      <w:r w:rsidR="00F66F2A" w:rsidRPr="00DF0B84">
        <w:rPr>
          <w:spacing w:val="-2"/>
          <w:sz w:val="28"/>
          <w:szCs w:val="28"/>
          <w:lang w:val="pt-BR"/>
        </w:rPr>
        <w:t xml:space="preserve">rừng </w:t>
      </w:r>
      <w:r w:rsidR="00CA2C14" w:rsidRPr="00DF0B84">
        <w:rPr>
          <w:spacing w:val="-2"/>
          <w:sz w:val="28"/>
          <w:szCs w:val="28"/>
          <w:lang w:val="pt-BR"/>
        </w:rPr>
        <w:t xml:space="preserve">thiệt hại </w:t>
      </w:r>
      <w:r w:rsidRPr="00DF0B84">
        <w:rPr>
          <w:spacing w:val="-2"/>
          <w:sz w:val="28"/>
          <w:szCs w:val="28"/>
          <w:lang w:val="pt-BR"/>
        </w:rPr>
        <w:t>là</w:t>
      </w:r>
      <w:r w:rsidR="00F66F2A" w:rsidRPr="00DF0B84">
        <w:rPr>
          <w:spacing w:val="-2"/>
          <w:sz w:val="28"/>
          <w:szCs w:val="28"/>
          <w:lang w:val="pt-BR"/>
        </w:rPr>
        <w:t xml:space="preserve"> do hạn hán đầu năm xảy ra trên diện rộng nên vi</w:t>
      </w:r>
      <w:r w:rsidRPr="00DF0B84">
        <w:rPr>
          <w:spacing w:val="-2"/>
          <w:sz w:val="28"/>
          <w:szCs w:val="28"/>
          <w:lang w:val="pt-BR"/>
        </w:rPr>
        <w:t>ệc kiểm soát gặp nhiều khó khăn</w:t>
      </w:r>
      <w:r w:rsidR="00F66F2A" w:rsidRPr="00DF0B84">
        <w:rPr>
          <w:spacing w:val="-2"/>
          <w:sz w:val="28"/>
          <w:szCs w:val="28"/>
          <w:lang w:val="pt-BR"/>
        </w:rPr>
        <w:t xml:space="preserve"> </w:t>
      </w:r>
      <w:r w:rsidRPr="00DF0B84">
        <w:rPr>
          <w:spacing w:val="-2"/>
          <w:sz w:val="28"/>
          <w:szCs w:val="28"/>
          <w:lang w:val="pt-BR"/>
        </w:rPr>
        <w:t>và</w:t>
      </w:r>
      <w:r w:rsidR="00F66F2A" w:rsidRPr="00DF0B84">
        <w:rPr>
          <w:spacing w:val="-2"/>
          <w:sz w:val="28"/>
          <w:szCs w:val="28"/>
          <w:lang w:val="pt-BR"/>
        </w:rPr>
        <w:t xml:space="preserve"> do ý thức bảo vệ rừng của một </w:t>
      </w:r>
      <w:r w:rsidR="00736432" w:rsidRPr="00DF0B84">
        <w:rPr>
          <w:spacing w:val="-2"/>
          <w:sz w:val="28"/>
          <w:szCs w:val="28"/>
          <w:lang w:val="pt-BR"/>
        </w:rPr>
        <w:t>bộ phận</w:t>
      </w:r>
      <w:r w:rsidR="00F66F2A" w:rsidRPr="00DF0B84">
        <w:rPr>
          <w:spacing w:val="-2"/>
          <w:sz w:val="28"/>
          <w:szCs w:val="28"/>
          <w:lang w:val="pt-BR"/>
        </w:rPr>
        <w:t xml:space="preserve"> dân </w:t>
      </w:r>
      <w:r w:rsidR="004C497C" w:rsidRPr="00DF0B84">
        <w:rPr>
          <w:spacing w:val="-2"/>
          <w:sz w:val="28"/>
          <w:szCs w:val="28"/>
          <w:lang w:val="pt-BR"/>
        </w:rPr>
        <w:t xml:space="preserve">cư </w:t>
      </w:r>
      <w:r w:rsidR="00F66F2A" w:rsidRPr="00DF0B84">
        <w:rPr>
          <w:spacing w:val="-2"/>
          <w:sz w:val="28"/>
          <w:szCs w:val="28"/>
          <w:lang w:val="pt-BR"/>
        </w:rPr>
        <w:t xml:space="preserve">chưa tốt. Các địa phương có diện tích rừng bị cháy nhiều là: Hà Giang 381 ha; Yên Bái 201,4 ha; Lạng Sơn 144,8 ha; Sơn La 133,6 ha. Đáng chú ý là hai tỉnh Bình Phước và Lâm Đồng có </w:t>
      </w:r>
      <w:r w:rsidR="00736432" w:rsidRPr="00DF0B84">
        <w:rPr>
          <w:spacing w:val="-2"/>
          <w:sz w:val="28"/>
          <w:szCs w:val="28"/>
          <w:lang w:val="pt-BR"/>
        </w:rPr>
        <w:t xml:space="preserve">tỷ lệ </w:t>
      </w:r>
      <w:r w:rsidR="00F66F2A" w:rsidRPr="00DF0B84">
        <w:rPr>
          <w:spacing w:val="-2"/>
          <w:sz w:val="28"/>
          <w:szCs w:val="28"/>
          <w:lang w:val="pt-BR"/>
        </w:rPr>
        <w:t xml:space="preserve">diện tích rừng bị chặt phá </w:t>
      </w:r>
      <w:r w:rsidR="00736432" w:rsidRPr="00DF0B84">
        <w:rPr>
          <w:spacing w:val="-2"/>
          <w:sz w:val="28"/>
          <w:szCs w:val="28"/>
          <w:lang w:val="pt-BR"/>
        </w:rPr>
        <w:t xml:space="preserve">cao, </w:t>
      </w:r>
      <w:r w:rsidR="00F66F2A" w:rsidRPr="00DF0B84">
        <w:rPr>
          <w:spacing w:val="-2"/>
          <w:sz w:val="28"/>
          <w:szCs w:val="28"/>
          <w:lang w:val="pt-BR"/>
        </w:rPr>
        <w:t>chiếm tới 60% tổng diện tích rừng bị chặt phá của cả nước.</w:t>
      </w:r>
    </w:p>
    <w:p w14:paraId="07CEA7BB" w14:textId="77777777" w:rsidR="00F66F2A" w:rsidRPr="00565503" w:rsidRDefault="00857E4C" w:rsidP="00DF0B84">
      <w:pPr>
        <w:spacing w:before="40" w:after="40" w:line="300" w:lineRule="auto"/>
        <w:ind w:firstLine="720"/>
        <w:jc w:val="both"/>
        <w:rPr>
          <w:b/>
          <w:i/>
          <w:sz w:val="28"/>
          <w:szCs w:val="28"/>
          <w:lang w:val="pt-BR"/>
        </w:rPr>
      </w:pPr>
      <w:r w:rsidRPr="00565503">
        <w:rPr>
          <w:b/>
          <w:i/>
          <w:sz w:val="28"/>
          <w:szCs w:val="28"/>
          <w:lang w:val="pt-BR"/>
        </w:rPr>
        <w:t xml:space="preserve">c. </w:t>
      </w:r>
      <w:r w:rsidR="00F66F2A" w:rsidRPr="00565503">
        <w:rPr>
          <w:b/>
          <w:i/>
          <w:sz w:val="28"/>
          <w:szCs w:val="28"/>
          <w:lang w:val="pt-BR"/>
        </w:rPr>
        <w:t>Thuỷ sản</w:t>
      </w:r>
    </w:p>
    <w:p w14:paraId="1E057605" w14:textId="77777777" w:rsidR="00F66F2A" w:rsidRPr="00565503" w:rsidRDefault="00F66F2A" w:rsidP="00DF0B84">
      <w:pPr>
        <w:spacing w:before="40" w:after="40" w:line="300" w:lineRule="auto"/>
        <w:ind w:firstLine="720"/>
        <w:jc w:val="both"/>
        <w:rPr>
          <w:sz w:val="28"/>
          <w:szCs w:val="28"/>
          <w:lang w:val="pt-BR"/>
        </w:rPr>
      </w:pPr>
      <w:r w:rsidRPr="00565503">
        <w:rPr>
          <w:sz w:val="28"/>
          <w:szCs w:val="28"/>
          <w:lang w:val="pt-BR"/>
        </w:rPr>
        <w:t>Sản lượng thủy sản 9 tháng ước tính đạt 3623,3 nghìn tấn, tăng 4,1% so với cùng kỳ năm trước, trong đó cá đạt 2755,3 nghìn tấn, tăng 3,7%; tôm đạt 380,4 nghìn tấn, tăng 3,6%</w:t>
      </w:r>
      <w:r w:rsidR="007076C6">
        <w:rPr>
          <w:sz w:val="28"/>
          <w:szCs w:val="28"/>
          <w:lang w:val="pt-BR"/>
        </w:rPr>
        <w:t>.</w:t>
      </w:r>
    </w:p>
    <w:p w14:paraId="528D636D" w14:textId="77777777" w:rsidR="00F66F2A" w:rsidRPr="00565503" w:rsidRDefault="004C497C" w:rsidP="00DF0B84">
      <w:pPr>
        <w:spacing w:before="40" w:after="40" w:line="300" w:lineRule="auto"/>
        <w:ind w:firstLine="720"/>
        <w:jc w:val="both"/>
        <w:rPr>
          <w:sz w:val="28"/>
          <w:szCs w:val="28"/>
          <w:lang w:val="pt-BR"/>
        </w:rPr>
      </w:pPr>
      <w:r w:rsidRPr="00565503">
        <w:rPr>
          <w:sz w:val="28"/>
          <w:szCs w:val="28"/>
          <w:lang w:val="pt-BR"/>
        </w:rPr>
        <w:t xml:space="preserve">Thời gian qua, </w:t>
      </w:r>
      <w:r w:rsidR="00F66F2A" w:rsidRPr="00565503">
        <w:rPr>
          <w:sz w:val="28"/>
          <w:szCs w:val="28"/>
          <w:lang w:val="pt-BR"/>
        </w:rPr>
        <w:t xml:space="preserve">tuy gặp nhiều khó khăn trong tiêu thụ cá tra nhưng sản lượng </w:t>
      </w:r>
      <w:r w:rsidR="00875E02" w:rsidRPr="00565503">
        <w:rPr>
          <w:sz w:val="28"/>
          <w:szCs w:val="28"/>
          <w:lang w:val="pt-BR"/>
        </w:rPr>
        <w:t xml:space="preserve">thuỷ sản nuôi trồng </w:t>
      </w:r>
      <w:r w:rsidR="00F66F2A" w:rsidRPr="00565503">
        <w:rPr>
          <w:sz w:val="28"/>
          <w:szCs w:val="28"/>
          <w:lang w:val="pt-BR"/>
        </w:rPr>
        <w:t>9 tháng ước tính vẫn đạt 1945,</w:t>
      </w:r>
      <w:r w:rsidR="00AD365B" w:rsidRPr="00565503">
        <w:rPr>
          <w:sz w:val="28"/>
          <w:szCs w:val="28"/>
          <w:lang w:val="pt-BR"/>
        </w:rPr>
        <w:t>6</w:t>
      </w:r>
      <w:r w:rsidR="00F66F2A" w:rsidRPr="00565503">
        <w:rPr>
          <w:sz w:val="28"/>
          <w:szCs w:val="28"/>
          <w:lang w:val="pt-BR"/>
        </w:rPr>
        <w:t xml:space="preserve"> nghìn tấn, tăng 1,8% so với cùng kỳ năm 2008, chủ yếu do một số địa phương chuyển </w:t>
      </w:r>
      <w:r w:rsidR="00875E02" w:rsidRPr="00565503">
        <w:rPr>
          <w:sz w:val="28"/>
          <w:szCs w:val="28"/>
          <w:lang w:val="pt-BR"/>
        </w:rPr>
        <w:t xml:space="preserve">sang </w:t>
      </w:r>
      <w:r w:rsidR="00F66F2A" w:rsidRPr="00565503">
        <w:rPr>
          <w:sz w:val="28"/>
          <w:szCs w:val="28"/>
          <w:lang w:val="pt-BR"/>
        </w:rPr>
        <w:t xml:space="preserve">nuôi </w:t>
      </w:r>
      <w:r w:rsidR="00875E02" w:rsidRPr="00565503">
        <w:rPr>
          <w:sz w:val="28"/>
          <w:szCs w:val="28"/>
          <w:lang w:val="pt-BR"/>
        </w:rPr>
        <w:t xml:space="preserve">theo </w:t>
      </w:r>
      <w:r w:rsidR="00875E02" w:rsidRPr="00565503">
        <w:rPr>
          <w:sz w:val="28"/>
          <w:szCs w:val="28"/>
          <w:lang w:val="pt-BR"/>
        </w:rPr>
        <w:lastRenderedPageBreak/>
        <w:t xml:space="preserve">hướng </w:t>
      </w:r>
      <w:r w:rsidR="001972DA" w:rsidRPr="00565503">
        <w:rPr>
          <w:sz w:val="28"/>
          <w:szCs w:val="28"/>
          <w:lang w:val="pt-BR"/>
        </w:rPr>
        <w:t>đa canh, đa con</w:t>
      </w:r>
      <w:r w:rsidR="00410117" w:rsidRPr="00565503">
        <w:rPr>
          <w:sz w:val="28"/>
          <w:szCs w:val="28"/>
          <w:lang w:val="pt-BR"/>
        </w:rPr>
        <w:t>,</w:t>
      </w:r>
      <w:r w:rsidR="00F66F2A" w:rsidRPr="00565503">
        <w:rPr>
          <w:sz w:val="28"/>
          <w:szCs w:val="28"/>
          <w:lang w:val="pt-BR"/>
        </w:rPr>
        <w:t xml:space="preserve"> kết hợp</w:t>
      </w:r>
      <w:r w:rsidR="00410117" w:rsidRPr="00565503">
        <w:rPr>
          <w:sz w:val="28"/>
          <w:szCs w:val="28"/>
          <w:lang w:val="pt-BR"/>
        </w:rPr>
        <w:t xml:space="preserve"> trồng lúa và nuôi cá</w:t>
      </w:r>
      <w:r w:rsidR="001972DA" w:rsidRPr="00565503">
        <w:rPr>
          <w:sz w:val="28"/>
          <w:szCs w:val="28"/>
          <w:lang w:val="pt-BR"/>
        </w:rPr>
        <w:t xml:space="preserve">, </w:t>
      </w:r>
      <w:r w:rsidR="00410117" w:rsidRPr="00565503">
        <w:rPr>
          <w:sz w:val="28"/>
          <w:szCs w:val="28"/>
          <w:lang w:val="pt-BR"/>
        </w:rPr>
        <w:t xml:space="preserve">đồng thời </w:t>
      </w:r>
      <w:r w:rsidR="001972DA" w:rsidRPr="00565503">
        <w:rPr>
          <w:sz w:val="28"/>
          <w:szCs w:val="28"/>
          <w:lang w:val="pt-BR"/>
        </w:rPr>
        <w:t xml:space="preserve">phát triển </w:t>
      </w:r>
      <w:r w:rsidR="00F66F2A" w:rsidRPr="00565503">
        <w:rPr>
          <w:sz w:val="28"/>
          <w:szCs w:val="28"/>
          <w:lang w:val="pt-BR"/>
        </w:rPr>
        <w:t>nuôi cá</w:t>
      </w:r>
      <w:r w:rsidR="001972DA" w:rsidRPr="00565503">
        <w:rPr>
          <w:sz w:val="28"/>
          <w:szCs w:val="28"/>
          <w:lang w:val="pt-BR"/>
        </w:rPr>
        <w:t xml:space="preserve"> lồng, bè</w:t>
      </w:r>
      <w:r w:rsidR="00F66F2A" w:rsidRPr="00565503">
        <w:rPr>
          <w:sz w:val="28"/>
          <w:szCs w:val="28"/>
          <w:lang w:val="pt-BR"/>
        </w:rPr>
        <w:t xml:space="preserve"> nên sản lượng cá nuôi đã tăng 1,3%, điển hình là </w:t>
      </w:r>
      <w:r w:rsidR="007076C6">
        <w:rPr>
          <w:sz w:val="28"/>
          <w:szCs w:val="28"/>
          <w:lang w:val="pt-BR"/>
        </w:rPr>
        <w:t>c</w:t>
      </w:r>
      <w:r w:rsidR="007076C6" w:rsidRPr="007076C6">
        <w:rPr>
          <w:sz w:val="28"/>
          <w:szCs w:val="28"/>
          <w:lang w:val="pt-BR"/>
        </w:rPr>
        <w:t>ác</w:t>
      </w:r>
      <w:r w:rsidR="007076C6">
        <w:rPr>
          <w:sz w:val="28"/>
          <w:szCs w:val="28"/>
          <w:lang w:val="pt-BR"/>
        </w:rPr>
        <w:t xml:space="preserve"> t</w:t>
      </w:r>
      <w:r w:rsidR="007076C6" w:rsidRPr="007076C6">
        <w:rPr>
          <w:sz w:val="28"/>
          <w:szCs w:val="28"/>
          <w:lang w:val="pt-BR"/>
        </w:rPr>
        <w:t>ỉnh</w:t>
      </w:r>
      <w:r w:rsidR="007076C6">
        <w:rPr>
          <w:sz w:val="28"/>
          <w:szCs w:val="28"/>
          <w:lang w:val="pt-BR"/>
        </w:rPr>
        <w:t xml:space="preserve"> </w:t>
      </w:r>
      <w:r w:rsidR="00F66F2A" w:rsidRPr="00565503">
        <w:rPr>
          <w:sz w:val="28"/>
          <w:szCs w:val="28"/>
          <w:lang w:val="pt-BR"/>
        </w:rPr>
        <w:t>Bạc Liêu, Cà Mau, Kiên Giang, Quảng Bình</w:t>
      </w:r>
      <w:r w:rsidR="001972DA" w:rsidRPr="00565503">
        <w:rPr>
          <w:sz w:val="28"/>
          <w:szCs w:val="28"/>
          <w:lang w:val="pt-BR"/>
        </w:rPr>
        <w:t>, Quảng Ninh, Thừa Thiên</w:t>
      </w:r>
      <w:r w:rsidR="007076C6">
        <w:rPr>
          <w:sz w:val="28"/>
          <w:szCs w:val="28"/>
          <w:lang w:val="pt-BR"/>
        </w:rPr>
        <w:t>-</w:t>
      </w:r>
      <w:r w:rsidR="001972DA" w:rsidRPr="00565503">
        <w:rPr>
          <w:sz w:val="28"/>
          <w:szCs w:val="28"/>
          <w:lang w:val="pt-BR"/>
        </w:rPr>
        <w:t>Huế</w:t>
      </w:r>
      <w:r w:rsidR="00F66F2A" w:rsidRPr="00565503">
        <w:rPr>
          <w:sz w:val="28"/>
          <w:szCs w:val="28"/>
          <w:lang w:val="pt-BR"/>
        </w:rPr>
        <w:t>. Bên cạnh đó, giống tôm thẻ chân trắng cho năng suất cao, khả năng thích nghi với môi trường nước tốt cũng được thả nuôi ở hầu hết các địa phương, đặc biệt phát triển mạnh ở khu vực Bắc Trung Bộ và duyên hải miền Trung.</w:t>
      </w:r>
    </w:p>
    <w:p w14:paraId="152C1CA0" w14:textId="77777777" w:rsidR="00F66F2A" w:rsidRPr="00565503" w:rsidRDefault="00F66F2A" w:rsidP="00DF0B84">
      <w:pPr>
        <w:spacing w:before="40" w:after="40" w:line="300" w:lineRule="auto"/>
        <w:ind w:firstLine="720"/>
        <w:jc w:val="both"/>
        <w:rPr>
          <w:sz w:val="28"/>
          <w:szCs w:val="28"/>
          <w:lang w:val="pt-BR"/>
        </w:rPr>
      </w:pPr>
      <w:r w:rsidRPr="00565503">
        <w:rPr>
          <w:sz w:val="28"/>
          <w:szCs w:val="28"/>
          <w:lang w:val="pt-BR"/>
        </w:rPr>
        <w:t xml:space="preserve">Khai thác thuỷ sản </w:t>
      </w:r>
      <w:r w:rsidR="00736432" w:rsidRPr="00565503">
        <w:rPr>
          <w:sz w:val="28"/>
          <w:szCs w:val="28"/>
          <w:lang w:val="pt-BR"/>
        </w:rPr>
        <w:t>có nhiều thuận lợi do ngư dân được Nhà nước hỗ trợ mua và đóng mới tàu, thuyền</w:t>
      </w:r>
      <w:r w:rsidR="00875E02" w:rsidRPr="00565503">
        <w:rPr>
          <w:sz w:val="28"/>
          <w:szCs w:val="28"/>
          <w:lang w:val="pt-BR"/>
        </w:rPr>
        <w:t>;</w:t>
      </w:r>
      <w:r w:rsidR="00736432" w:rsidRPr="00565503">
        <w:rPr>
          <w:sz w:val="28"/>
          <w:szCs w:val="28"/>
          <w:lang w:val="pt-BR"/>
        </w:rPr>
        <w:t xml:space="preserve"> </w:t>
      </w:r>
      <w:r w:rsidR="00C73075" w:rsidRPr="00565503">
        <w:rPr>
          <w:sz w:val="28"/>
          <w:szCs w:val="28"/>
          <w:lang w:val="pt-BR"/>
        </w:rPr>
        <w:t>bên cạnh đó</w:t>
      </w:r>
      <w:r w:rsidR="00736432" w:rsidRPr="00565503">
        <w:rPr>
          <w:sz w:val="28"/>
          <w:szCs w:val="28"/>
          <w:lang w:val="pt-BR"/>
        </w:rPr>
        <w:t xml:space="preserve"> thời tiết ngư trường </w:t>
      </w:r>
      <w:r w:rsidR="004A1A7C" w:rsidRPr="00565503">
        <w:rPr>
          <w:sz w:val="28"/>
          <w:szCs w:val="28"/>
          <w:lang w:val="pt-BR"/>
        </w:rPr>
        <w:t xml:space="preserve">tương đối </w:t>
      </w:r>
      <w:r w:rsidR="00736432" w:rsidRPr="00565503">
        <w:rPr>
          <w:sz w:val="28"/>
          <w:szCs w:val="28"/>
          <w:lang w:val="pt-BR"/>
        </w:rPr>
        <w:t>ổn định n</w:t>
      </w:r>
      <w:r w:rsidRPr="00565503">
        <w:rPr>
          <w:sz w:val="28"/>
          <w:szCs w:val="28"/>
          <w:lang w:val="pt-BR"/>
        </w:rPr>
        <w:t xml:space="preserve">ên sản lượng </w:t>
      </w:r>
      <w:r w:rsidR="00875E02" w:rsidRPr="00565503">
        <w:rPr>
          <w:sz w:val="28"/>
          <w:szCs w:val="28"/>
          <w:lang w:val="pt-BR"/>
        </w:rPr>
        <w:t xml:space="preserve">thuỷ sản khai thác </w:t>
      </w:r>
      <w:r w:rsidRPr="00565503">
        <w:rPr>
          <w:sz w:val="28"/>
          <w:szCs w:val="28"/>
          <w:lang w:val="pt-BR"/>
        </w:rPr>
        <w:t xml:space="preserve">9 tháng năm nay ước tính đạt 1677,7 nghìn tấn, tăng 6,8% so với cùng kỳ năm trước, là mức tăng cao nhất trong 8 năm trở lại đây. </w:t>
      </w:r>
    </w:p>
    <w:p w14:paraId="5852D94D" w14:textId="77777777" w:rsidR="00F66F2A" w:rsidRPr="00565503" w:rsidRDefault="0035377C" w:rsidP="00DF0B84">
      <w:pPr>
        <w:spacing w:before="40" w:after="40" w:line="300" w:lineRule="auto"/>
        <w:ind w:right="-691" w:firstLine="720"/>
        <w:jc w:val="both"/>
        <w:rPr>
          <w:b/>
          <w:sz w:val="28"/>
          <w:szCs w:val="28"/>
          <w:lang w:val="de-DE"/>
        </w:rPr>
      </w:pPr>
      <w:r w:rsidRPr="00565503">
        <w:rPr>
          <w:b/>
          <w:sz w:val="28"/>
          <w:szCs w:val="28"/>
          <w:lang w:val="pt-BR"/>
        </w:rPr>
        <w:t xml:space="preserve">3. </w:t>
      </w:r>
      <w:r w:rsidR="00F66F2A" w:rsidRPr="00565503">
        <w:rPr>
          <w:b/>
          <w:sz w:val="28"/>
          <w:szCs w:val="28"/>
          <w:lang w:val="vi-VN"/>
        </w:rPr>
        <w:t>Sản xuất công nghiệp</w:t>
      </w:r>
      <w:r w:rsidR="00F66F2A" w:rsidRPr="00565503">
        <w:rPr>
          <w:b/>
          <w:sz w:val="28"/>
          <w:szCs w:val="28"/>
          <w:lang w:val="de-DE"/>
        </w:rPr>
        <w:t xml:space="preserve"> </w:t>
      </w:r>
    </w:p>
    <w:p w14:paraId="7D673B22" w14:textId="77777777" w:rsidR="00F66F2A" w:rsidRPr="00565503" w:rsidRDefault="004A1A7C" w:rsidP="00DF0B84">
      <w:pPr>
        <w:spacing w:before="40" w:after="40" w:line="300" w:lineRule="auto"/>
        <w:ind w:firstLine="720"/>
        <w:jc w:val="both"/>
        <w:rPr>
          <w:color w:val="000000"/>
          <w:sz w:val="28"/>
          <w:szCs w:val="28"/>
          <w:lang w:val="vi-VN"/>
        </w:rPr>
      </w:pPr>
      <w:r w:rsidRPr="00565503">
        <w:rPr>
          <w:color w:val="000000"/>
          <w:sz w:val="28"/>
          <w:szCs w:val="28"/>
          <w:lang w:val="pt-BR"/>
        </w:rPr>
        <w:t>Sản xuất công nghiệp có chuyển biến tích cực và đạt mức tăng khá</w:t>
      </w:r>
      <w:r w:rsidR="00562B0C" w:rsidRPr="00565503">
        <w:rPr>
          <w:color w:val="000000"/>
          <w:sz w:val="28"/>
          <w:szCs w:val="28"/>
          <w:lang w:val="pt-BR"/>
        </w:rPr>
        <w:t>.</w:t>
      </w:r>
      <w:r w:rsidRPr="00565503">
        <w:rPr>
          <w:color w:val="000000"/>
          <w:sz w:val="28"/>
          <w:szCs w:val="28"/>
          <w:lang w:val="pt-BR"/>
        </w:rPr>
        <w:t xml:space="preserve"> </w:t>
      </w:r>
      <w:r w:rsidR="00AC7B0C" w:rsidRPr="00565503">
        <w:rPr>
          <w:color w:val="000000"/>
          <w:sz w:val="28"/>
          <w:szCs w:val="28"/>
          <w:lang w:val="pt-BR"/>
        </w:rPr>
        <w:t xml:space="preserve">So với cùng kỳ năm 2008, giá trị sản xuất công nghiệp theo giá so sánh 1994 của quý I/2009 chỉ tăng 3,2%, quý II/2009 tăng 7,6% và quý III/2009 đã tăng 8,5%. </w:t>
      </w:r>
      <w:r w:rsidR="00F66F2A" w:rsidRPr="00565503">
        <w:rPr>
          <w:color w:val="000000"/>
          <w:sz w:val="28"/>
          <w:szCs w:val="28"/>
          <w:lang w:val="vi-VN"/>
        </w:rPr>
        <w:t>Giá trị sản xuất công nghiệp tháng 9/2009 theo giá so sánh 1994 ước tính tăng</w:t>
      </w:r>
      <w:r w:rsidR="00410117" w:rsidRPr="00565503">
        <w:rPr>
          <w:color w:val="000000"/>
          <w:sz w:val="28"/>
          <w:szCs w:val="28"/>
          <w:lang w:val="vi-VN"/>
        </w:rPr>
        <w:t xml:space="preserve"> 13,8% so với cùng kỳ năm trước</w:t>
      </w:r>
      <w:r w:rsidR="00410117" w:rsidRPr="00565503">
        <w:rPr>
          <w:color w:val="000000"/>
          <w:sz w:val="28"/>
          <w:szCs w:val="28"/>
          <w:lang w:val="pt-BR"/>
        </w:rPr>
        <w:t>,</w:t>
      </w:r>
      <w:r w:rsidR="00F66F2A" w:rsidRPr="00565503">
        <w:rPr>
          <w:color w:val="000000"/>
          <w:sz w:val="28"/>
          <w:szCs w:val="28"/>
          <w:lang w:val="vi-VN"/>
        </w:rPr>
        <w:t xml:space="preserve"> </w:t>
      </w:r>
      <w:r w:rsidR="00410117" w:rsidRPr="00565503">
        <w:rPr>
          <w:color w:val="000000"/>
          <w:sz w:val="28"/>
          <w:szCs w:val="28"/>
          <w:lang w:val="pt-BR"/>
        </w:rPr>
        <w:t>t</w:t>
      </w:r>
      <w:r w:rsidR="00410117" w:rsidRPr="00565503">
        <w:rPr>
          <w:color w:val="000000"/>
          <w:sz w:val="28"/>
          <w:szCs w:val="28"/>
          <w:lang w:val="vi-VN"/>
        </w:rPr>
        <w:t>ính chung 9 tháng năm 2009</w:t>
      </w:r>
      <w:r w:rsidR="00F66F2A" w:rsidRPr="00565503">
        <w:rPr>
          <w:color w:val="000000"/>
          <w:sz w:val="28"/>
          <w:szCs w:val="28"/>
          <w:lang w:val="vi-VN"/>
        </w:rPr>
        <w:t xml:space="preserve"> tăng 6,5% so với cùng kỳ năm 2008, bao gồm: </w:t>
      </w:r>
      <w:r w:rsidR="00410117" w:rsidRPr="00565503">
        <w:rPr>
          <w:color w:val="000000"/>
          <w:sz w:val="28"/>
          <w:szCs w:val="28"/>
          <w:lang w:val="pt-BR"/>
        </w:rPr>
        <w:t>k</w:t>
      </w:r>
      <w:r w:rsidR="00F66F2A" w:rsidRPr="00565503">
        <w:rPr>
          <w:color w:val="000000"/>
          <w:sz w:val="28"/>
          <w:szCs w:val="28"/>
          <w:lang w:val="vi-VN"/>
        </w:rPr>
        <w:t xml:space="preserve">hu vực kinh tế Nhà nước tăng 3,1% (Trung ương quản lý tăng 4,8%; địa phương quản lý giảm 2,9%); khu vực ngoài Nhà nước tăng 8,4%; khu vực có vốn đầu tư nước ngoài tăng 7% (dầu mỏ và khí đốt tăng 13,1%, các ngành khác tăng 6,2%). </w:t>
      </w:r>
    </w:p>
    <w:p w14:paraId="7C547139" w14:textId="77777777" w:rsidR="00F66F2A" w:rsidRPr="00565503" w:rsidRDefault="004A1A7C" w:rsidP="00DF0B84">
      <w:pPr>
        <w:spacing w:before="40" w:after="40" w:line="300" w:lineRule="auto"/>
        <w:ind w:firstLine="720"/>
        <w:jc w:val="both"/>
        <w:rPr>
          <w:color w:val="000000"/>
          <w:sz w:val="28"/>
          <w:szCs w:val="28"/>
          <w:lang w:val="vi-VN"/>
        </w:rPr>
      </w:pPr>
      <w:r w:rsidRPr="00565503">
        <w:rPr>
          <w:color w:val="000000"/>
          <w:sz w:val="28"/>
          <w:szCs w:val="28"/>
          <w:lang w:val="pt-BR" w:bidi="th-TH"/>
        </w:rPr>
        <w:t xml:space="preserve">Giá trị sản xuất của </w:t>
      </w:r>
      <w:r w:rsidR="00F66F2A" w:rsidRPr="00565503">
        <w:rPr>
          <w:color w:val="000000"/>
          <w:sz w:val="28"/>
          <w:szCs w:val="28"/>
          <w:lang w:val="pt-BR" w:bidi="th-TH"/>
        </w:rPr>
        <w:t xml:space="preserve">công nghiệp khai thác </w:t>
      </w:r>
      <w:r w:rsidRPr="00565503">
        <w:rPr>
          <w:color w:val="000000"/>
          <w:sz w:val="28"/>
          <w:szCs w:val="28"/>
          <w:lang w:val="pt-BR" w:bidi="th-TH"/>
        </w:rPr>
        <w:t xml:space="preserve">9 tháng năm nay ước tính </w:t>
      </w:r>
      <w:r w:rsidR="00F66F2A" w:rsidRPr="00565503">
        <w:rPr>
          <w:color w:val="000000"/>
          <w:sz w:val="28"/>
          <w:szCs w:val="28"/>
          <w:lang w:val="pt-BR" w:bidi="th-TH"/>
        </w:rPr>
        <w:t>đạt 27,9 nghìn tỷ đồng, tăng 9,8%</w:t>
      </w:r>
      <w:r w:rsidR="00562B0C" w:rsidRPr="00565503">
        <w:rPr>
          <w:color w:val="000000"/>
          <w:sz w:val="28"/>
          <w:szCs w:val="28"/>
          <w:lang w:val="pt-BR" w:bidi="th-TH"/>
        </w:rPr>
        <w:t>,</w:t>
      </w:r>
      <w:r w:rsidR="00F66F2A" w:rsidRPr="00565503">
        <w:rPr>
          <w:color w:val="000000"/>
          <w:sz w:val="28"/>
          <w:szCs w:val="28"/>
          <w:lang w:val="pt-BR" w:bidi="th-TH"/>
        </w:rPr>
        <w:t xml:space="preserve"> chủ yếu do sản lượng dầu thô tiếp tục tăng cao; công nghiệp chế biến đạt 448 nghìn tỷ đồng, tăng 6,1%; sản xuất và phân phối điện, ga, nước đạt 30,1 nghìn tỷ đồng, tăng 10,2%.</w:t>
      </w:r>
    </w:p>
    <w:p w14:paraId="4E888ADF" w14:textId="77777777" w:rsidR="00F66F2A" w:rsidRPr="00565503" w:rsidRDefault="00F66F2A" w:rsidP="00DF0B84">
      <w:pPr>
        <w:spacing w:before="40" w:after="40" w:line="300" w:lineRule="auto"/>
        <w:ind w:firstLine="720"/>
        <w:jc w:val="both"/>
        <w:rPr>
          <w:sz w:val="28"/>
          <w:szCs w:val="28"/>
          <w:lang w:val="vi-VN" w:bidi="th-TH"/>
        </w:rPr>
      </w:pPr>
      <w:r w:rsidRPr="00565503">
        <w:rPr>
          <w:sz w:val="28"/>
          <w:szCs w:val="28"/>
          <w:lang w:val="vi-VN"/>
        </w:rPr>
        <w:t>Trong 9 tháng năm 2009, s</w:t>
      </w:r>
      <w:r w:rsidRPr="00565503">
        <w:rPr>
          <w:sz w:val="28"/>
          <w:szCs w:val="28"/>
          <w:lang w:val="vi-VN" w:bidi="th-TH"/>
        </w:rPr>
        <w:t xml:space="preserve">ản lượng một số sản phẩm công nghiệp quan trọng </w:t>
      </w:r>
      <w:r w:rsidRPr="00565503">
        <w:rPr>
          <w:sz w:val="28"/>
          <w:szCs w:val="28"/>
          <w:lang w:val="vi-VN"/>
        </w:rPr>
        <w:t xml:space="preserve">có mức tăng cao so với cùng kỳ </w:t>
      </w:r>
      <w:r w:rsidRPr="00565503">
        <w:rPr>
          <w:sz w:val="28"/>
          <w:szCs w:val="28"/>
          <w:lang w:val="vi-VN" w:bidi="th-TH"/>
        </w:rPr>
        <w:t>năm 2008 là</w:t>
      </w:r>
      <w:r w:rsidRPr="00565503">
        <w:rPr>
          <w:sz w:val="28"/>
          <w:szCs w:val="28"/>
          <w:lang w:val="vi-VN"/>
        </w:rPr>
        <w:t xml:space="preserve">: Điều hoà nhiệt độ tăng 48,2%; tủ lạnh, tủ đá tăng 30,9%; xà phòng giặt tăng 21,3%; thép tròn tăng 18,8%; xi măng tăng 18,3%; dầu thô khai thác tăng 17,6%; giày, dép, ủng bằng da giả tăng 16,8%; thuốc lá điếu tăng 13,5%; điện sản xuất tăng 11,3%; nước máy thương phẩm tăng 9,7%. Bên cạnh đó, một số sản phẩm </w:t>
      </w:r>
      <w:r w:rsidRPr="00565503">
        <w:rPr>
          <w:sz w:val="28"/>
          <w:szCs w:val="28"/>
          <w:lang w:val="vi-VN" w:bidi="th-TH"/>
        </w:rPr>
        <w:t xml:space="preserve">giảm so với cùng kỳ năm 2008 như: </w:t>
      </w:r>
      <w:r w:rsidR="00410117" w:rsidRPr="00565503">
        <w:rPr>
          <w:sz w:val="28"/>
          <w:szCs w:val="28"/>
          <w:lang w:val="vi-VN" w:bidi="th-TH"/>
        </w:rPr>
        <w:t>x</w:t>
      </w:r>
      <w:r w:rsidRPr="00565503">
        <w:rPr>
          <w:sz w:val="28"/>
          <w:szCs w:val="28"/>
          <w:lang w:val="vi-VN" w:bidi="th-TH"/>
        </w:rPr>
        <w:t>e tải giảm 3,1%; thuỷ hải sản chế biến giảm 5,6%; phân hoá học giảm 5,7%; gạch lát ceramic giảm 6,7%; xe chở khách giảm 9,7%; giấy, bìa giảm 13,8%; quần áo người lớn giảm 17,1%; đường kính giảm 21,2%. </w:t>
      </w:r>
    </w:p>
    <w:p w14:paraId="67446DE4" w14:textId="77777777" w:rsidR="00F66F2A" w:rsidRPr="00565503" w:rsidRDefault="00F66F2A" w:rsidP="00DF0B84">
      <w:pPr>
        <w:spacing w:before="40" w:after="40" w:line="305" w:lineRule="auto"/>
        <w:ind w:firstLine="720"/>
        <w:jc w:val="both"/>
        <w:rPr>
          <w:color w:val="000000"/>
          <w:sz w:val="28"/>
          <w:szCs w:val="28"/>
          <w:lang w:val="vi-VN"/>
        </w:rPr>
      </w:pPr>
      <w:r w:rsidRPr="00565503">
        <w:rPr>
          <w:color w:val="000000"/>
          <w:sz w:val="28"/>
          <w:szCs w:val="28"/>
          <w:lang w:val="vi-VN" w:bidi="th-TH"/>
        </w:rPr>
        <w:lastRenderedPageBreak/>
        <w:t xml:space="preserve">Trong các </w:t>
      </w:r>
      <w:r w:rsidRPr="00565503">
        <w:rPr>
          <w:color w:val="000000"/>
          <w:sz w:val="28"/>
          <w:szCs w:val="28"/>
          <w:lang w:val="vi-VN"/>
        </w:rPr>
        <w:t xml:space="preserve">địa phương có qui mô sản xuất công nghiệp lớn, </w:t>
      </w:r>
      <w:r w:rsidR="007076C6" w:rsidRPr="007076C6">
        <w:rPr>
          <w:color w:val="000000"/>
          <w:sz w:val="28"/>
          <w:szCs w:val="28"/>
          <w:lang w:val="vi-VN"/>
        </w:rPr>
        <w:t xml:space="preserve">có </w:t>
      </w:r>
      <w:r w:rsidRPr="00565503">
        <w:rPr>
          <w:color w:val="000000"/>
          <w:sz w:val="28"/>
          <w:szCs w:val="28"/>
          <w:lang w:val="vi-VN"/>
        </w:rPr>
        <w:t xml:space="preserve">một số </w:t>
      </w:r>
      <w:r w:rsidR="007076C6" w:rsidRPr="007076C6">
        <w:rPr>
          <w:color w:val="000000"/>
          <w:sz w:val="28"/>
          <w:szCs w:val="28"/>
          <w:lang w:val="vi-VN"/>
        </w:rPr>
        <w:t>tỉnh, thành phố trực thuộc trung ương</w:t>
      </w:r>
      <w:r w:rsidRPr="00565503">
        <w:rPr>
          <w:color w:val="000000"/>
          <w:sz w:val="28"/>
          <w:szCs w:val="28"/>
          <w:lang w:val="vi-VN"/>
        </w:rPr>
        <w:t xml:space="preserve"> có g</w:t>
      </w:r>
      <w:r w:rsidRPr="00565503">
        <w:rPr>
          <w:color w:val="000000"/>
          <w:sz w:val="28"/>
          <w:szCs w:val="28"/>
          <w:lang w:val="vi-VN" w:bidi="th-TH"/>
        </w:rPr>
        <w:t>iá trị sản xuất 9</w:t>
      </w:r>
      <w:r w:rsidRPr="00565503">
        <w:rPr>
          <w:color w:val="000000"/>
          <w:sz w:val="28"/>
          <w:szCs w:val="28"/>
          <w:lang w:val="vi-VN"/>
        </w:rPr>
        <w:t xml:space="preserve"> tháng tăng cao hơn mức tăng chung của cả nước </w:t>
      </w:r>
      <w:r w:rsidR="00562B0C" w:rsidRPr="00565503">
        <w:rPr>
          <w:color w:val="000000"/>
          <w:sz w:val="28"/>
          <w:szCs w:val="28"/>
          <w:lang w:val="vi-VN"/>
        </w:rPr>
        <w:t>là</w:t>
      </w:r>
      <w:r w:rsidRPr="00565503">
        <w:rPr>
          <w:color w:val="000000"/>
          <w:sz w:val="28"/>
          <w:szCs w:val="28"/>
          <w:lang w:val="vi-VN"/>
        </w:rPr>
        <w:t>: Quảng Ninh tăng 13,3%; Thanh Hoá tăng 11,3%; Bà Rịa-Vũng Tàu tăng 10,9%; Cần Thơ tăng 9,3%; Khánh Hoà tăng 8,4%; Đồng Nai tăng 8,1%; Bình Dư</w:t>
      </w:r>
      <w:r w:rsidR="00C73075" w:rsidRPr="00565503">
        <w:rPr>
          <w:color w:val="000000"/>
          <w:sz w:val="28"/>
          <w:szCs w:val="28"/>
          <w:lang w:val="vi-VN"/>
        </w:rPr>
        <w:t>ơng tăng 7,9%; Hà Nội tăng 7,7%</w:t>
      </w:r>
      <w:r w:rsidRPr="00565503">
        <w:rPr>
          <w:color w:val="000000"/>
          <w:sz w:val="28"/>
          <w:szCs w:val="28"/>
          <w:lang w:val="vi-VN"/>
        </w:rPr>
        <w:t xml:space="preserve">. Một số địa phương khác có giá trị sản xuất 9 tháng tăng thấp hoặc giảm so với cùng kỳ năm trước </w:t>
      </w:r>
      <w:r w:rsidR="00562B0C" w:rsidRPr="00565503">
        <w:rPr>
          <w:color w:val="000000"/>
          <w:sz w:val="28"/>
          <w:szCs w:val="28"/>
          <w:lang w:val="vi-VN"/>
        </w:rPr>
        <w:t>là</w:t>
      </w:r>
      <w:r w:rsidRPr="00565503">
        <w:rPr>
          <w:color w:val="000000"/>
          <w:sz w:val="28"/>
          <w:szCs w:val="28"/>
          <w:lang w:val="vi-VN"/>
        </w:rPr>
        <w:t xml:space="preserve">: </w:t>
      </w:r>
      <w:r w:rsidR="00410117" w:rsidRPr="00565503">
        <w:rPr>
          <w:color w:val="000000"/>
          <w:sz w:val="28"/>
          <w:szCs w:val="28"/>
          <w:lang w:val="vi-VN"/>
        </w:rPr>
        <w:t>t</w:t>
      </w:r>
      <w:r w:rsidRPr="00565503">
        <w:rPr>
          <w:color w:val="000000"/>
          <w:sz w:val="28"/>
          <w:szCs w:val="28"/>
          <w:lang w:val="vi-VN"/>
        </w:rPr>
        <w:t xml:space="preserve">hành phố Hồ Chí Minh tăng 6,4%; Đà Nẵng tăng 4,3%; Hải Dương tăng 1,7%; Phú Thọ giảm 0,8%; Vĩnh Phúc giảm 6,2%. </w:t>
      </w:r>
    </w:p>
    <w:p w14:paraId="4738BEB6" w14:textId="77777777" w:rsidR="00F66F2A" w:rsidRPr="00565503" w:rsidRDefault="00895ADB" w:rsidP="00DF0B84">
      <w:pPr>
        <w:spacing w:before="40" w:after="40" w:line="305" w:lineRule="auto"/>
        <w:ind w:firstLine="720"/>
        <w:jc w:val="both"/>
        <w:rPr>
          <w:b/>
          <w:sz w:val="28"/>
          <w:szCs w:val="28"/>
          <w:lang w:val="vi-VN"/>
        </w:rPr>
      </w:pPr>
      <w:r w:rsidRPr="00565503">
        <w:rPr>
          <w:b/>
          <w:sz w:val="28"/>
          <w:szCs w:val="28"/>
          <w:lang w:val="vi-VN"/>
        </w:rPr>
        <w:t>4. Hoạt động thương mại</w:t>
      </w:r>
    </w:p>
    <w:p w14:paraId="66F921C2" w14:textId="77777777" w:rsidR="00895ADB" w:rsidRPr="00565503" w:rsidRDefault="00895ADB" w:rsidP="00DF0B84">
      <w:pPr>
        <w:pStyle w:val="NormalTimesNewRoman"/>
        <w:spacing w:after="40" w:line="305" w:lineRule="auto"/>
        <w:ind w:firstLine="720"/>
        <w:rPr>
          <w:b/>
          <w:i/>
          <w:spacing w:val="0"/>
          <w:szCs w:val="28"/>
        </w:rPr>
      </w:pPr>
      <w:r w:rsidRPr="00565503">
        <w:rPr>
          <w:b/>
          <w:i/>
          <w:spacing w:val="0"/>
          <w:szCs w:val="28"/>
        </w:rPr>
        <w:t>a. Bán lẻ hàng hoá và doanh thu dịch vụ tiêu dùng</w:t>
      </w:r>
    </w:p>
    <w:p w14:paraId="7E9100EA" w14:textId="77777777" w:rsidR="00895ADB" w:rsidRPr="00565503" w:rsidRDefault="00895ADB" w:rsidP="00DF0B84">
      <w:pPr>
        <w:spacing w:before="40" w:after="40" w:line="305" w:lineRule="auto"/>
        <w:ind w:firstLine="720"/>
        <w:jc w:val="both"/>
        <w:rPr>
          <w:sz w:val="28"/>
          <w:szCs w:val="28"/>
          <w:lang w:val="fr-FR"/>
        </w:rPr>
      </w:pPr>
      <w:r w:rsidRPr="00565503">
        <w:rPr>
          <w:sz w:val="28"/>
          <w:szCs w:val="28"/>
          <w:lang w:val="fr-FR"/>
        </w:rPr>
        <w:t xml:space="preserve">Thị trường nội địa đang được các </w:t>
      </w:r>
      <w:r w:rsidR="004A1A7C" w:rsidRPr="00565503">
        <w:rPr>
          <w:sz w:val="28"/>
          <w:szCs w:val="28"/>
          <w:lang w:val="fr-FR"/>
        </w:rPr>
        <w:t>doanh nghiệp và cơ sở</w:t>
      </w:r>
      <w:r w:rsidRPr="00565503">
        <w:rPr>
          <w:sz w:val="28"/>
          <w:szCs w:val="28"/>
          <w:lang w:val="fr-FR"/>
        </w:rPr>
        <w:t xml:space="preserve"> sản xuất </w:t>
      </w:r>
      <w:r w:rsidR="004A1A7C" w:rsidRPr="00565503">
        <w:rPr>
          <w:sz w:val="28"/>
          <w:szCs w:val="28"/>
          <w:lang w:val="fr-FR"/>
        </w:rPr>
        <w:t xml:space="preserve">hàng hoá </w:t>
      </w:r>
      <w:r w:rsidRPr="00565503">
        <w:rPr>
          <w:sz w:val="28"/>
          <w:szCs w:val="28"/>
          <w:lang w:val="fr-FR"/>
        </w:rPr>
        <w:t>trong nước tập trung khai thác nhằm đẩy mạnh tiêu thụ sản phẩm</w:t>
      </w:r>
      <w:r w:rsidR="00AC7B0C" w:rsidRPr="00565503">
        <w:rPr>
          <w:sz w:val="28"/>
          <w:szCs w:val="28"/>
          <w:lang w:val="fr-FR"/>
        </w:rPr>
        <w:t xml:space="preserve"> và phát triển sản xuất</w:t>
      </w:r>
      <w:r w:rsidRPr="00565503">
        <w:rPr>
          <w:sz w:val="28"/>
          <w:szCs w:val="28"/>
          <w:lang w:val="fr-FR"/>
        </w:rPr>
        <w:t xml:space="preserve">. Nhiều tỉnh/thành phố lớn đã tổ chức các chương trình khuyến mãi </w:t>
      </w:r>
      <w:r w:rsidR="00875E02" w:rsidRPr="00565503">
        <w:rPr>
          <w:sz w:val="28"/>
          <w:szCs w:val="28"/>
          <w:lang w:val="fr-FR"/>
        </w:rPr>
        <w:t>để</w:t>
      </w:r>
      <w:r w:rsidRPr="00565503">
        <w:rPr>
          <w:sz w:val="28"/>
          <w:szCs w:val="28"/>
          <w:lang w:val="fr-FR"/>
        </w:rPr>
        <w:t xml:space="preserve"> kích cầu tiêu dùng nên tổng mức bán lẻ hàng hoá và doanh thu dịch vụ tiêu dùng </w:t>
      </w:r>
      <w:r w:rsidR="00410117" w:rsidRPr="00565503">
        <w:rPr>
          <w:sz w:val="28"/>
          <w:szCs w:val="28"/>
          <w:lang w:val="fr-FR"/>
        </w:rPr>
        <w:t xml:space="preserve">9 tháng </w:t>
      </w:r>
      <w:r w:rsidRPr="00565503">
        <w:rPr>
          <w:sz w:val="28"/>
          <w:szCs w:val="28"/>
          <w:lang w:val="fr-FR"/>
        </w:rPr>
        <w:t xml:space="preserve">năm 2009 ước tính đạt 845,4 nghìn tỷ đồng, tăng 18,6% so với cùng kỳ năm 2008. Nếu loại trừ yếu tố giá thì tổng mức bán lẻ hàng hoá và doanh thu dịch vụ tiêu dùng 9 tháng tăng 10,2%. </w:t>
      </w:r>
    </w:p>
    <w:p w14:paraId="1BDD115D" w14:textId="77777777" w:rsidR="00895ADB" w:rsidRPr="00565503" w:rsidRDefault="00895ADB" w:rsidP="00DF0B84">
      <w:pPr>
        <w:spacing w:before="40" w:after="40" w:line="305" w:lineRule="auto"/>
        <w:ind w:firstLine="720"/>
        <w:jc w:val="both"/>
        <w:rPr>
          <w:spacing w:val="-4"/>
          <w:sz w:val="28"/>
          <w:szCs w:val="28"/>
          <w:lang w:val="fr-FR"/>
        </w:rPr>
      </w:pPr>
      <w:r w:rsidRPr="00565503">
        <w:rPr>
          <w:spacing w:val="-4"/>
          <w:sz w:val="28"/>
          <w:szCs w:val="28"/>
          <w:lang w:val="fr-FR"/>
        </w:rPr>
        <w:t>Trong tổng số, kinh doanh thương nghiệp đạt 662,5 nghìn tỷ đồng, chiếm 78,4% và tăng 19% so với cùng kỳ năm 2008; khách sạn nhà hàng đạt 95,9 nghìn tỷ đồng, chiếm 11,3% và tăng 16,3%; dịch vụ đạt 78,8 nghìn tỷ đồng, chiếm 9,3% và tăng 19,1%; du lịch đạt 8,2 nghìn tỷ đồng, chiếm 1% và tăng 16,6%.</w:t>
      </w:r>
    </w:p>
    <w:p w14:paraId="0AEFD61C" w14:textId="77777777" w:rsidR="00895ADB" w:rsidRPr="00565503" w:rsidRDefault="00895ADB" w:rsidP="00DF0B84">
      <w:pPr>
        <w:spacing w:before="40" w:after="40" w:line="305" w:lineRule="auto"/>
        <w:ind w:firstLine="720"/>
        <w:jc w:val="both"/>
        <w:rPr>
          <w:sz w:val="28"/>
          <w:szCs w:val="28"/>
          <w:lang w:val="fr-FR"/>
        </w:rPr>
      </w:pPr>
      <w:r w:rsidRPr="00565503">
        <w:rPr>
          <w:sz w:val="28"/>
          <w:szCs w:val="28"/>
          <w:lang w:val="fr-FR"/>
        </w:rPr>
        <w:t xml:space="preserve">Tổng mức bán lẻ hàng hoá và doanh thu dịch vụ tiêu dùng 9 tháng của hai thành phố lớn </w:t>
      </w:r>
      <w:r w:rsidR="00AC7B0C" w:rsidRPr="00565503">
        <w:rPr>
          <w:sz w:val="28"/>
          <w:szCs w:val="28"/>
          <w:lang w:val="fr-FR"/>
        </w:rPr>
        <w:t xml:space="preserve">là </w:t>
      </w:r>
      <w:r w:rsidRPr="00565503">
        <w:rPr>
          <w:sz w:val="28"/>
          <w:szCs w:val="28"/>
          <w:lang w:val="fr-FR"/>
        </w:rPr>
        <w:t xml:space="preserve">Hà Nội và thành phố Hồ Chí Minh ước tính đạt 303,2 nghìn tỷ đồng, chiếm 35,9% tổng số cả nước, tăng 18,5% so với cùng kỳ năm trước, bao gồm Hà Nội đạt 108,2 nghìn tỷ đồng, tăng 18,1%; thành phố Hồ Chí Minh đạt 195 nghìn tỷ đồng, tăng 18,7%. </w:t>
      </w:r>
    </w:p>
    <w:p w14:paraId="2DF5A1ED" w14:textId="77777777" w:rsidR="00895ADB" w:rsidRPr="00565503" w:rsidRDefault="00895ADB" w:rsidP="00DF0B84">
      <w:pPr>
        <w:spacing w:before="40" w:after="40" w:line="305" w:lineRule="auto"/>
        <w:ind w:firstLine="720"/>
        <w:jc w:val="both"/>
        <w:rPr>
          <w:b/>
          <w:i/>
          <w:sz w:val="28"/>
          <w:szCs w:val="28"/>
          <w:lang w:val="es-NI"/>
        </w:rPr>
      </w:pPr>
      <w:r w:rsidRPr="00565503">
        <w:rPr>
          <w:b/>
          <w:i/>
          <w:sz w:val="28"/>
          <w:szCs w:val="28"/>
          <w:lang w:val="fr-FR"/>
        </w:rPr>
        <w:t>b.</w:t>
      </w:r>
      <w:r w:rsidRPr="00565503">
        <w:rPr>
          <w:b/>
          <w:sz w:val="28"/>
          <w:szCs w:val="28"/>
          <w:lang w:val="fr-FR"/>
        </w:rPr>
        <w:t xml:space="preserve"> </w:t>
      </w:r>
      <w:r w:rsidRPr="00565503">
        <w:rPr>
          <w:b/>
          <w:i/>
          <w:sz w:val="28"/>
          <w:szCs w:val="28"/>
          <w:lang w:val="fr-FR"/>
        </w:rPr>
        <w:t>Hoạt động</w:t>
      </w:r>
      <w:r w:rsidRPr="00565503">
        <w:rPr>
          <w:b/>
          <w:sz w:val="28"/>
          <w:szCs w:val="28"/>
          <w:lang w:val="fr-FR"/>
        </w:rPr>
        <w:t xml:space="preserve"> v</w:t>
      </w:r>
      <w:r w:rsidRPr="00565503">
        <w:rPr>
          <w:b/>
          <w:i/>
          <w:sz w:val="28"/>
          <w:szCs w:val="28"/>
          <w:lang w:val="es-NI"/>
        </w:rPr>
        <w:t xml:space="preserve">ận tải hành khách và hàng hoá </w:t>
      </w:r>
    </w:p>
    <w:p w14:paraId="4351CBF3" w14:textId="77777777" w:rsidR="00895ADB" w:rsidRPr="00565503" w:rsidRDefault="00895ADB" w:rsidP="00DF0B84">
      <w:pPr>
        <w:spacing w:before="40" w:after="40" w:line="305" w:lineRule="auto"/>
        <w:ind w:firstLine="720"/>
        <w:jc w:val="both"/>
        <w:rPr>
          <w:sz w:val="28"/>
          <w:szCs w:val="28"/>
          <w:lang w:val="es-NI"/>
        </w:rPr>
      </w:pPr>
      <w:r w:rsidRPr="00565503">
        <w:rPr>
          <w:sz w:val="28"/>
          <w:szCs w:val="28"/>
          <w:lang w:val="de-DE"/>
        </w:rPr>
        <w:t xml:space="preserve">Vận chuyển hành khách 9 tháng ước tính đạt </w:t>
      </w:r>
      <w:r w:rsidRPr="00565503">
        <w:rPr>
          <w:sz w:val="28"/>
          <w:szCs w:val="28"/>
          <w:lang w:val="es-NI"/>
        </w:rPr>
        <w:t xml:space="preserve">1465,4 </w:t>
      </w:r>
      <w:r w:rsidRPr="00565503">
        <w:rPr>
          <w:sz w:val="28"/>
          <w:szCs w:val="28"/>
          <w:lang w:val="de-DE"/>
        </w:rPr>
        <w:t xml:space="preserve">triệu lượt khách và </w:t>
      </w:r>
      <w:r w:rsidRPr="00565503">
        <w:rPr>
          <w:sz w:val="28"/>
          <w:szCs w:val="28"/>
          <w:lang w:val="es-NI"/>
        </w:rPr>
        <w:t>64,1</w:t>
      </w:r>
      <w:r w:rsidRPr="00565503">
        <w:rPr>
          <w:sz w:val="28"/>
          <w:szCs w:val="28"/>
          <w:lang w:val="de-DE"/>
        </w:rPr>
        <w:t xml:space="preserve"> tỷ lượt khách.km, </w:t>
      </w:r>
      <w:r w:rsidR="007076C6" w:rsidRPr="00565503">
        <w:rPr>
          <w:sz w:val="28"/>
          <w:szCs w:val="28"/>
          <w:lang w:val="de-DE"/>
        </w:rPr>
        <w:t>so với cùng kỳ năm trước</w:t>
      </w:r>
      <w:r w:rsidR="007076C6">
        <w:rPr>
          <w:sz w:val="28"/>
          <w:szCs w:val="28"/>
          <w:lang w:val="de-DE"/>
        </w:rPr>
        <w:t xml:space="preserve"> </w:t>
      </w:r>
      <w:r w:rsidRPr="00565503">
        <w:rPr>
          <w:sz w:val="28"/>
          <w:szCs w:val="28"/>
          <w:lang w:val="de-DE"/>
        </w:rPr>
        <w:t xml:space="preserve">tăng </w:t>
      </w:r>
      <w:r w:rsidRPr="00565503">
        <w:rPr>
          <w:sz w:val="28"/>
          <w:szCs w:val="28"/>
          <w:lang w:val="es-NI"/>
        </w:rPr>
        <w:t>8,5%</w:t>
      </w:r>
      <w:r w:rsidRPr="00565503">
        <w:rPr>
          <w:sz w:val="28"/>
          <w:szCs w:val="28"/>
          <w:lang w:val="de-DE"/>
        </w:rPr>
        <w:t xml:space="preserve"> về lượt khách và tăng </w:t>
      </w:r>
      <w:r w:rsidRPr="00565503">
        <w:rPr>
          <w:sz w:val="28"/>
          <w:szCs w:val="28"/>
          <w:lang w:val="es-NI"/>
        </w:rPr>
        <w:t>4,9%</w:t>
      </w:r>
      <w:r w:rsidR="007076C6">
        <w:rPr>
          <w:sz w:val="28"/>
          <w:szCs w:val="28"/>
          <w:lang w:val="de-DE"/>
        </w:rPr>
        <w:t xml:space="preserve"> về lượt khách.km</w:t>
      </w:r>
      <w:r w:rsidRPr="00565503">
        <w:rPr>
          <w:sz w:val="28"/>
          <w:szCs w:val="28"/>
          <w:lang w:val="es-NI"/>
        </w:rPr>
        <w:t xml:space="preserve">, trong đó chủ yếu là vận tải hành khách trong nước với 1462,5 triệu lượt khách và 56,8 tỷ lượt khách.km, tăng 8,6% </w:t>
      </w:r>
      <w:r w:rsidRPr="00565503">
        <w:rPr>
          <w:sz w:val="28"/>
          <w:szCs w:val="28"/>
          <w:lang w:val="de-DE"/>
        </w:rPr>
        <w:t xml:space="preserve">về lượt khách </w:t>
      </w:r>
      <w:r w:rsidRPr="00565503">
        <w:rPr>
          <w:sz w:val="28"/>
          <w:szCs w:val="28"/>
          <w:lang w:val="es-NI"/>
        </w:rPr>
        <w:t xml:space="preserve">và tăng 5,9% về </w:t>
      </w:r>
      <w:r w:rsidRPr="00565503">
        <w:rPr>
          <w:sz w:val="28"/>
          <w:szCs w:val="28"/>
          <w:lang w:val="de-DE"/>
        </w:rPr>
        <w:t>lượt khách.km</w:t>
      </w:r>
      <w:r w:rsidRPr="00565503">
        <w:rPr>
          <w:sz w:val="28"/>
          <w:szCs w:val="28"/>
          <w:lang w:val="es-NI"/>
        </w:rPr>
        <w:t xml:space="preserve">. Vận tải hành khách đường bộ 9 tháng đạt 1322,1 triệu lượt khách và 45,9 tỷ lượt khách.km, </w:t>
      </w:r>
      <w:r w:rsidR="007076C6" w:rsidRPr="00565503">
        <w:rPr>
          <w:sz w:val="28"/>
          <w:szCs w:val="28"/>
          <w:lang w:val="es-NI"/>
        </w:rPr>
        <w:t>so với cùng kỳ năm trước</w:t>
      </w:r>
      <w:r w:rsidR="007076C6">
        <w:rPr>
          <w:sz w:val="28"/>
          <w:szCs w:val="28"/>
          <w:lang w:val="es-NI"/>
        </w:rPr>
        <w:t xml:space="preserve"> </w:t>
      </w:r>
      <w:r w:rsidRPr="00565503">
        <w:rPr>
          <w:sz w:val="28"/>
          <w:szCs w:val="28"/>
          <w:lang w:val="es-NI"/>
        </w:rPr>
        <w:t xml:space="preserve">tăng </w:t>
      </w:r>
      <w:r w:rsidRPr="00565503">
        <w:rPr>
          <w:sz w:val="28"/>
          <w:szCs w:val="28"/>
          <w:lang w:val="es-NI"/>
        </w:rPr>
        <w:lastRenderedPageBreak/>
        <w:t xml:space="preserve">9,3% </w:t>
      </w:r>
      <w:r w:rsidRPr="00565503">
        <w:rPr>
          <w:sz w:val="28"/>
          <w:szCs w:val="28"/>
          <w:lang w:val="de-DE"/>
        </w:rPr>
        <w:t>về lượt khách và</w:t>
      </w:r>
      <w:r w:rsidRPr="00565503">
        <w:rPr>
          <w:sz w:val="28"/>
          <w:szCs w:val="28"/>
          <w:lang w:val="es-NI"/>
        </w:rPr>
        <w:t xml:space="preserve"> tăng 7,6% về </w:t>
      </w:r>
      <w:r w:rsidR="007076C6">
        <w:rPr>
          <w:sz w:val="28"/>
          <w:szCs w:val="28"/>
          <w:lang w:val="de-DE"/>
        </w:rPr>
        <w:t>lượt khách.km</w:t>
      </w:r>
      <w:r w:rsidRPr="00565503">
        <w:rPr>
          <w:sz w:val="28"/>
          <w:szCs w:val="28"/>
          <w:lang w:val="es-NI"/>
        </w:rPr>
        <w:t>; đường sông đạt 122 triệu lượt khách và 2,4 tỷ lượt khách.km, tăng 4,3%</w:t>
      </w:r>
      <w:r w:rsidR="00AC7B0C" w:rsidRPr="00565503">
        <w:rPr>
          <w:sz w:val="28"/>
          <w:szCs w:val="28"/>
          <w:lang w:val="es-NI"/>
        </w:rPr>
        <w:t xml:space="preserve"> về lượt khách</w:t>
      </w:r>
      <w:r w:rsidRPr="00565503">
        <w:rPr>
          <w:sz w:val="28"/>
          <w:szCs w:val="28"/>
          <w:lang w:val="es-NI"/>
        </w:rPr>
        <w:t xml:space="preserve"> và tăng 3,1%</w:t>
      </w:r>
      <w:r w:rsidR="00AC7B0C" w:rsidRPr="00565503">
        <w:rPr>
          <w:sz w:val="28"/>
          <w:szCs w:val="28"/>
          <w:lang w:val="es-NI"/>
        </w:rPr>
        <w:t xml:space="preserve"> về lượt khách.km</w:t>
      </w:r>
      <w:r w:rsidRPr="00565503">
        <w:rPr>
          <w:sz w:val="28"/>
          <w:szCs w:val="28"/>
          <w:lang w:val="es-NI"/>
        </w:rPr>
        <w:t>; đường biển đạt 4,4 triệu lượt khách và 277,5 triệu lượt khách.km, tăng 8,3%</w:t>
      </w:r>
      <w:r w:rsidR="00AC7B0C" w:rsidRPr="00565503">
        <w:rPr>
          <w:sz w:val="28"/>
          <w:szCs w:val="28"/>
          <w:lang w:val="es-NI"/>
        </w:rPr>
        <w:t xml:space="preserve"> về lượt khách</w:t>
      </w:r>
      <w:r w:rsidRPr="00565503">
        <w:rPr>
          <w:sz w:val="28"/>
          <w:szCs w:val="28"/>
          <w:lang w:val="es-NI"/>
        </w:rPr>
        <w:t xml:space="preserve"> và tăng 6%</w:t>
      </w:r>
      <w:r w:rsidR="00AC7B0C" w:rsidRPr="00565503">
        <w:rPr>
          <w:sz w:val="28"/>
          <w:szCs w:val="28"/>
          <w:lang w:val="es-NI"/>
        </w:rPr>
        <w:t xml:space="preserve"> về lượt khách.km</w:t>
      </w:r>
      <w:r w:rsidRPr="00565503">
        <w:rPr>
          <w:sz w:val="28"/>
          <w:szCs w:val="28"/>
          <w:lang w:val="es-NI"/>
        </w:rPr>
        <w:t xml:space="preserve">. Riêng vận tải đường sắt giảm 1,4% về </w:t>
      </w:r>
      <w:r w:rsidR="00AC7B0C" w:rsidRPr="00565503">
        <w:rPr>
          <w:sz w:val="28"/>
          <w:szCs w:val="28"/>
          <w:lang w:val="es-NI"/>
        </w:rPr>
        <w:t>lượt khách</w:t>
      </w:r>
      <w:r w:rsidRPr="00565503">
        <w:rPr>
          <w:sz w:val="28"/>
          <w:szCs w:val="28"/>
          <w:lang w:val="es-NI"/>
        </w:rPr>
        <w:t xml:space="preserve"> vận chuyển và giảm 9% về </w:t>
      </w:r>
      <w:r w:rsidR="00AC7B0C" w:rsidRPr="00565503">
        <w:rPr>
          <w:sz w:val="28"/>
          <w:szCs w:val="28"/>
          <w:lang w:val="es-NI"/>
        </w:rPr>
        <w:t>lượt khách</w:t>
      </w:r>
      <w:r w:rsidRPr="00565503">
        <w:rPr>
          <w:sz w:val="28"/>
          <w:szCs w:val="28"/>
          <w:lang w:val="es-NI"/>
        </w:rPr>
        <w:t xml:space="preserve"> luân chuyển; vận tải đường không tăng 3,5% về </w:t>
      </w:r>
      <w:r w:rsidR="00AC7B0C" w:rsidRPr="00565503">
        <w:rPr>
          <w:sz w:val="28"/>
          <w:szCs w:val="28"/>
          <w:lang w:val="es-NI"/>
        </w:rPr>
        <w:t xml:space="preserve">lượt khách </w:t>
      </w:r>
      <w:r w:rsidRPr="00565503">
        <w:rPr>
          <w:sz w:val="28"/>
          <w:szCs w:val="28"/>
          <w:lang w:val="es-NI"/>
        </w:rPr>
        <w:t xml:space="preserve">vận chuyển nhưng giảm 1,8% về </w:t>
      </w:r>
      <w:r w:rsidR="00AC7B0C" w:rsidRPr="00565503">
        <w:rPr>
          <w:sz w:val="28"/>
          <w:szCs w:val="28"/>
          <w:lang w:val="es-NI"/>
        </w:rPr>
        <w:t xml:space="preserve">lượt khách </w:t>
      </w:r>
      <w:r w:rsidRPr="00565503">
        <w:rPr>
          <w:sz w:val="28"/>
          <w:szCs w:val="28"/>
          <w:lang w:val="es-NI"/>
        </w:rPr>
        <w:t>luân chuyển.</w:t>
      </w:r>
    </w:p>
    <w:p w14:paraId="340A14BA" w14:textId="77777777" w:rsidR="00895ADB" w:rsidRPr="00565503" w:rsidRDefault="00895ADB" w:rsidP="00DF0B84">
      <w:pPr>
        <w:spacing w:before="40" w:after="40" w:line="305" w:lineRule="auto"/>
        <w:ind w:firstLine="720"/>
        <w:jc w:val="both"/>
        <w:rPr>
          <w:spacing w:val="-2"/>
          <w:sz w:val="28"/>
          <w:szCs w:val="28"/>
          <w:lang w:val="es-NI"/>
        </w:rPr>
      </w:pPr>
      <w:r w:rsidRPr="00565503">
        <w:rPr>
          <w:spacing w:val="-2"/>
          <w:sz w:val="28"/>
          <w:szCs w:val="28"/>
          <w:lang w:val="es-NI"/>
        </w:rPr>
        <w:t xml:space="preserve">Khối lượng hàng hóa vận chuyển 9 tháng ước tính đạt 473,9 triệu tấn và 137,5 tỷ tấn.km, tăng 3,2% về tấn và tăng 8,7% về tấn.km so với cùng kỳ năm 2008, bao gồm vận tải trong nước đạt 453,7 triệu tấn và 49,2 tỷ tấn.km, tăng 3,8% về tấn và tăng 4,5% về tấn.km; vận tải ngoài nước đạt 20,2 triệu tấn và 88,3 tỷ tấn.km, giảm 8% về tấn và tăng 11,6% về tấn.km. Vận tải hàng hoá đường bộ 9 tháng đạt cao nhất với 345 triệu tấn và 17,4 tỷ tấn.km, tăng 5% về tấn và tăng 4,5% về tấn.km so với cùng kỳ năm trước; đường sông đạt 89,5 triệu tấn và 14,3 tỷ tấn.km, tăng 0,8% </w:t>
      </w:r>
      <w:r w:rsidR="00AC7B0C" w:rsidRPr="00565503">
        <w:rPr>
          <w:spacing w:val="-2"/>
          <w:sz w:val="28"/>
          <w:szCs w:val="28"/>
          <w:lang w:val="es-NI"/>
        </w:rPr>
        <w:t xml:space="preserve">về tấn </w:t>
      </w:r>
      <w:r w:rsidRPr="00565503">
        <w:rPr>
          <w:spacing w:val="-2"/>
          <w:sz w:val="28"/>
          <w:szCs w:val="28"/>
          <w:lang w:val="es-NI"/>
        </w:rPr>
        <w:t>và tăng 1,1%</w:t>
      </w:r>
      <w:r w:rsidR="00AC7B0C" w:rsidRPr="00565503">
        <w:rPr>
          <w:spacing w:val="-2"/>
          <w:sz w:val="28"/>
          <w:szCs w:val="28"/>
          <w:lang w:val="es-NI"/>
        </w:rPr>
        <w:t xml:space="preserve"> về tấn.km</w:t>
      </w:r>
      <w:r w:rsidRPr="00565503">
        <w:rPr>
          <w:spacing w:val="-2"/>
          <w:sz w:val="28"/>
          <w:szCs w:val="28"/>
          <w:lang w:val="es-NI"/>
        </w:rPr>
        <w:t>; đường biển đạt 33,3 triệu tấn và 102,8 tỷ tấn.km, giảm 2,6%</w:t>
      </w:r>
      <w:r w:rsidR="00AC7B0C" w:rsidRPr="00565503">
        <w:rPr>
          <w:spacing w:val="-2"/>
          <w:sz w:val="28"/>
          <w:szCs w:val="28"/>
          <w:lang w:val="es-NI"/>
        </w:rPr>
        <w:t xml:space="preserve"> về tấn</w:t>
      </w:r>
      <w:r w:rsidRPr="00565503">
        <w:rPr>
          <w:spacing w:val="-2"/>
          <w:sz w:val="28"/>
          <w:szCs w:val="28"/>
          <w:lang w:val="es-NI"/>
        </w:rPr>
        <w:t xml:space="preserve"> và tăng 10,3%</w:t>
      </w:r>
      <w:r w:rsidR="00AC7B0C" w:rsidRPr="00565503">
        <w:rPr>
          <w:spacing w:val="-2"/>
          <w:sz w:val="28"/>
          <w:szCs w:val="28"/>
          <w:lang w:val="es-NI"/>
        </w:rPr>
        <w:t xml:space="preserve"> về tấn.km</w:t>
      </w:r>
      <w:r w:rsidRPr="00565503">
        <w:rPr>
          <w:spacing w:val="-2"/>
          <w:sz w:val="28"/>
          <w:szCs w:val="28"/>
          <w:lang w:val="es-NI"/>
        </w:rPr>
        <w:t xml:space="preserve">; đường sắt đạt 6,1 triệu tấn và 2,8 tỷ tấn.km, giảm 6,4% </w:t>
      </w:r>
      <w:r w:rsidR="00D33699" w:rsidRPr="00565503">
        <w:rPr>
          <w:spacing w:val="-2"/>
          <w:sz w:val="28"/>
          <w:szCs w:val="28"/>
          <w:lang w:val="es-NI"/>
        </w:rPr>
        <w:t xml:space="preserve">về tấn </w:t>
      </w:r>
      <w:r w:rsidRPr="00565503">
        <w:rPr>
          <w:spacing w:val="-2"/>
          <w:sz w:val="28"/>
          <w:szCs w:val="28"/>
          <w:lang w:val="es-NI"/>
        </w:rPr>
        <w:t>và giảm 12,6%</w:t>
      </w:r>
      <w:r w:rsidR="00D33699" w:rsidRPr="00565503">
        <w:rPr>
          <w:spacing w:val="-2"/>
          <w:sz w:val="28"/>
          <w:szCs w:val="28"/>
          <w:lang w:val="es-NI"/>
        </w:rPr>
        <w:t xml:space="preserve"> về tấn.km</w:t>
      </w:r>
      <w:r w:rsidRPr="00565503">
        <w:rPr>
          <w:spacing w:val="-2"/>
          <w:sz w:val="28"/>
          <w:szCs w:val="28"/>
          <w:lang w:val="es-NI"/>
        </w:rPr>
        <w:t xml:space="preserve">. </w:t>
      </w:r>
    </w:p>
    <w:p w14:paraId="01C9E92F" w14:textId="77777777" w:rsidR="00895ADB" w:rsidRPr="00565503" w:rsidRDefault="00895ADB" w:rsidP="00DF0B84">
      <w:pPr>
        <w:spacing w:before="40" w:after="40" w:line="305" w:lineRule="auto"/>
        <w:ind w:firstLine="720"/>
        <w:jc w:val="both"/>
        <w:rPr>
          <w:b/>
          <w:i/>
          <w:sz w:val="28"/>
          <w:szCs w:val="28"/>
          <w:lang w:val="fr-FR"/>
        </w:rPr>
      </w:pPr>
      <w:r w:rsidRPr="00565503">
        <w:rPr>
          <w:b/>
          <w:i/>
          <w:sz w:val="28"/>
          <w:szCs w:val="28"/>
          <w:lang w:val="fr-FR"/>
        </w:rPr>
        <w:t>c. Hoạt động bưu chính, viễn thông</w:t>
      </w:r>
    </w:p>
    <w:p w14:paraId="3A0359BC" w14:textId="77777777" w:rsidR="00895ADB" w:rsidRPr="00565503" w:rsidRDefault="00895ADB" w:rsidP="00DF0B84">
      <w:pPr>
        <w:spacing w:before="40" w:after="40" w:line="305" w:lineRule="auto"/>
        <w:ind w:firstLine="720"/>
        <w:jc w:val="both"/>
        <w:rPr>
          <w:sz w:val="28"/>
          <w:szCs w:val="28"/>
          <w:lang w:val="fr-FR"/>
        </w:rPr>
      </w:pPr>
      <w:r w:rsidRPr="00565503">
        <w:rPr>
          <w:sz w:val="28"/>
          <w:szCs w:val="28"/>
          <w:lang w:val="fr-FR"/>
        </w:rPr>
        <w:t xml:space="preserve">Số thuê bao điện thoại mới </w:t>
      </w:r>
      <w:r w:rsidR="00D33699" w:rsidRPr="00565503">
        <w:rPr>
          <w:sz w:val="28"/>
          <w:szCs w:val="28"/>
          <w:lang w:val="fr-FR"/>
        </w:rPr>
        <w:t xml:space="preserve">trong </w:t>
      </w:r>
      <w:r w:rsidRPr="00565503">
        <w:rPr>
          <w:sz w:val="28"/>
          <w:szCs w:val="28"/>
          <w:lang w:val="fr-FR"/>
        </w:rPr>
        <w:t>9 tháng cả nước ước tính đạt 32,3 triệu thuê bao, tăng 74,1% so với cùng kỳ năm 2008, bao gồm 3,5 triệu thuê bao cố định, tăng 81,7% và 28,8 triệu thuê bao di động, tăng 73,3%. Số thuê bao điện thoại cả nước tính đến cuối tháng 9/2009 ước tính đạt 113,6 triệu thuê bao, tăng 61,4% so với cùng thời điểm năm trước, bao gồm 17,6 triệu thuê bao cố định, tăng 31,6% và 96 triệu thuê bao di động, tăng 68,4%. Số thuê bao điện thoại tính đến tháng 9/2009 của Tập đoàn Bưu chính, Viễn thông đạt 64 triệu thuê bao, tăng 57,6% so với cùng thời điểm năm 2008, bao gồm 12 triệu thuê bao cố định, tăng 20% và 52 triệu thuê bao di động, tăng 69,9%.</w:t>
      </w:r>
    </w:p>
    <w:p w14:paraId="2D965AD7" w14:textId="77777777" w:rsidR="00895ADB" w:rsidRPr="00565503" w:rsidRDefault="00895ADB" w:rsidP="00DF0B84">
      <w:pPr>
        <w:spacing w:before="40" w:after="40" w:line="305" w:lineRule="auto"/>
        <w:ind w:firstLine="720"/>
        <w:jc w:val="both"/>
        <w:rPr>
          <w:sz w:val="28"/>
          <w:szCs w:val="28"/>
          <w:lang w:val="fr-FR"/>
        </w:rPr>
      </w:pPr>
      <w:r w:rsidRPr="00565503">
        <w:rPr>
          <w:sz w:val="28"/>
          <w:szCs w:val="28"/>
          <w:lang w:val="fr-FR"/>
        </w:rPr>
        <w:t xml:space="preserve">Số thuê bao internet băng rộng trên cả nước tính đến cuối tháng 9/2009 ước tính đạt 2,7 triệu thuê bao, tăng 46,2% so với cùng thời điểm năm trước, trong đó Tập đoàn Bưu chính, Viễn thông đạt 1,8 triệu thuê bao, tăng 63,7%. Số người sử dụng internet trên cả nước tính đến cuối tháng 9/2009 là 22,4 triệu người. Tổng doanh thu thuần bưu chính, viễn thông 9 tháng năm 2009 ước tính đạt 60,5 nghìn tỷ đồng, tăng 24,2% so với cùng kỳ năm trước, trong đó Tập đoàn Bưu chính, Viễn thông đạt 45,4 nghìn tỷ đồng, tăng 29,4%. </w:t>
      </w:r>
    </w:p>
    <w:p w14:paraId="7C27B6E7" w14:textId="77777777" w:rsidR="00895ADB" w:rsidRPr="00565503" w:rsidRDefault="00895ADB" w:rsidP="00DF0B84">
      <w:pPr>
        <w:spacing w:before="40" w:after="40" w:line="300" w:lineRule="auto"/>
        <w:ind w:firstLine="720"/>
        <w:jc w:val="both"/>
        <w:rPr>
          <w:b/>
          <w:i/>
          <w:sz w:val="28"/>
          <w:szCs w:val="28"/>
          <w:lang w:val="de-DE"/>
        </w:rPr>
      </w:pPr>
      <w:r w:rsidRPr="00565503">
        <w:rPr>
          <w:b/>
          <w:i/>
          <w:sz w:val="28"/>
          <w:szCs w:val="28"/>
          <w:lang w:val="de-DE"/>
        </w:rPr>
        <w:t>d. Khách quốc tế đến Việt Nam</w:t>
      </w:r>
    </w:p>
    <w:p w14:paraId="1AA0C317" w14:textId="77777777" w:rsidR="00895ADB" w:rsidRPr="00565503" w:rsidRDefault="00895ADB" w:rsidP="00DF0B84">
      <w:pPr>
        <w:spacing w:before="40" w:after="40" w:line="302" w:lineRule="auto"/>
        <w:ind w:firstLine="720"/>
        <w:jc w:val="both"/>
        <w:rPr>
          <w:sz w:val="28"/>
          <w:szCs w:val="28"/>
          <w:lang w:val="de-DE"/>
        </w:rPr>
      </w:pPr>
      <w:r w:rsidRPr="00565503">
        <w:rPr>
          <w:sz w:val="28"/>
          <w:szCs w:val="28"/>
          <w:lang w:val="de-DE"/>
        </w:rPr>
        <w:t>Khách quốc tế đến nước ta 9 tháng ước tính đạt 2773,9 nghìn lượt người, giảm 16% so với cùng kỳ năm trước, trong đó khách đến với mục đích du lịch, nghỉ dưỡng đạt 1662,7 nghìn lượt người, giảm 19,2%; đến vì công việc 523,6 nghìn lượt người, giảm 20,4%; thăm thân nhân đạt 439,1 nghìn lượt người, tăng 6,1%. Khách quốc tế đến nước ta bằng đường hàng không ước tính 2269,</w:t>
      </w:r>
      <w:r w:rsidR="001A4199" w:rsidRPr="00565503">
        <w:rPr>
          <w:sz w:val="28"/>
          <w:szCs w:val="28"/>
          <w:lang w:val="de-DE"/>
        </w:rPr>
        <w:t>3</w:t>
      </w:r>
      <w:r w:rsidRPr="00565503">
        <w:rPr>
          <w:sz w:val="28"/>
          <w:szCs w:val="28"/>
          <w:lang w:val="de-DE"/>
        </w:rPr>
        <w:t xml:space="preserve"> nghìn lượt người, giảm 10,6%; đến bằng đường biển 57,7 nghìn</w:t>
      </w:r>
      <w:r w:rsidR="00562B0C" w:rsidRPr="00565503">
        <w:rPr>
          <w:sz w:val="28"/>
          <w:szCs w:val="28"/>
          <w:lang w:val="de-DE"/>
        </w:rPr>
        <w:t xml:space="preserve"> lượt người, giảm 52,5%;</w:t>
      </w:r>
      <w:r w:rsidRPr="00565503">
        <w:rPr>
          <w:sz w:val="28"/>
          <w:szCs w:val="28"/>
          <w:lang w:val="de-DE"/>
        </w:rPr>
        <w:t xml:space="preserve"> đến bằng đường bộ 446,9 nghìn lượt người, giảm 30,2%.</w:t>
      </w:r>
    </w:p>
    <w:p w14:paraId="246916E9" w14:textId="77777777" w:rsidR="00895ADB" w:rsidRPr="00565503" w:rsidRDefault="00895ADB" w:rsidP="00DF0B84">
      <w:pPr>
        <w:spacing w:before="40" w:after="40" w:line="302" w:lineRule="auto"/>
        <w:ind w:firstLine="720"/>
        <w:jc w:val="both"/>
        <w:rPr>
          <w:sz w:val="28"/>
          <w:szCs w:val="28"/>
          <w:lang w:val="de-DE"/>
        </w:rPr>
      </w:pPr>
      <w:r w:rsidRPr="00565503">
        <w:rPr>
          <w:sz w:val="28"/>
          <w:szCs w:val="28"/>
          <w:lang w:val="de-DE"/>
        </w:rPr>
        <w:t>Lượng khách quốc tế đến nước ta từ Trung Quốc đạt 338,6 nghìn lượt người, giảm 32,3%; Hoa Kỳ 329,2 nghìn lượt người, giảm 0,7%; Hàn Quốc 287,1 nghìn lượt người, giảm 19,9%; Nhật Bản 254,5 nghìn lượt người, giảm 14,6%; Đài Loan 213,2 nghìn lượt người, giảm 13,1%; Ôx-trây-li-a 158,6 nghìn lượt người, giảm 12,3%; Ma-lai-xi-a 120 nghìn lượt người, giảm 5,6%.</w:t>
      </w:r>
    </w:p>
    <w:p w14:paraId="6EA09C0B" w14:textId="77777777" w:rsidR="0009708F" w:rsidRPr="00565503" w:rsidRDefault="00895ADB" w:rsidP="00DF0B84">
      <w:pPr>
        <w:spacing w:before="240" w:after="40" w:line="302" w:lineRule="auto"/>
        <w:ind w:left="1080" w:hanging="360"/>
        <w:jc w:val="both"/>
        <w:rPr>
          <w:rFonts w:ascii="Arial" w:hAnsi="Arial" w:cs="Arial"/>
          <w:b/>
          <w:sz w:val="26"/>
          <w:szCs w:val="26"/>
          <w:lang w:val="de-DE"/>
        </w:rPr>
      </w:pPr>
      <w:r w:rsidRPr="00565503">
        <w:rPr>
          <w:rFonts w:ascii="Arial" w:hAnsi="Arial" w:cs="Arial"/>
          <w:b/>
          <w:sz w:val="26"/>
          <w:szCs w:val="26"/>
          <w:lang w:val="de-DE"/>
        </w:rPr>
        <w:t xml:space="preserve">II. </w:t>
      </w:r>
      <w:r w:rsidR="00565503">
        <w:rPr>
          <w:rFonts w:ascii="Arial" w:hAnsi="Arial" w:cs="Arial"/>
          <w:b/>
          <w:sz w:val="26"/>
          <w:szCs w:val="26"/>
          <w:lang w:val="de-DE"/>
        </w:rPr>
        <w:t xml:space="preserve"> </w:t>
      </w:r>
      <w:r w:rsidRPr="00565503">
        <w:rPr>
          <w:rFonts w:ascii="Arial" w:hAnsi="Arial" w:cs="Arial"/>
          <w:b/>
          <w:sz w:val="26"/>
          <w:szCs w:val="26"/>
          <w:lang w:val="de-DE"/>
        </w:rPr>
        <w:t>KẾT QUẢ ỔN ĐỊNH KINH TẾ VĨ MÔ, PHÒNG NGỪA LẠM PHÁT CAO TR</w:t>
      </w:r>
      <w:r w:rsidR="00857E4C" w:rsidRPr="00565503">
        <w:rPr>
          <w:rFonts w:ascii="Arial" w:hAnsi="Arial" w:cs="Arial"/>
          <w:b/>
          <w:sz w:val="26"/>
          <w:szCs w:val="26"/>
          <w:lang w:val="de-DE"/>
        </w:rPr>
        <w:t>Ở</w:t>
      </w:r>
      <w:r w:rsidRPr="00565503">
        <w:rPr>
          <w:rFonts w:ascii="Arial" w:hAnsi="Arial" w:cs="Arial"/>
          <w:b/>
          <w:sz w:val="26"/>
          <w:szCs w:val="26"/>
          <w:lang w:val="de-DE"/>
        </w:rPr>
        <w:t xml:space="preserve"> LẠI</w:t>
      </w:r>
    </w:p>
    <w:p w14:paraId="228F4311" w14:textId="77777777" w:rsidR="0081329D" w:rsidRPr="00565503" w:rsidRDefault="00895ADB" w:rsidP="00DF0B84">
      <w:pPr>
        <w:spacing w:before="40" w:after="40" w:line="302" w:lineRule="auto"/>
        <w:ind w:firstLine="720"/>
        <w:jc w:val="both"/>
        <w:rPr>
          <w:b/>
          <w:sz w:val="28"/>
          <w:szCs w:val="28"/>
          <w:lang w:val="de-DE"/>
        </w:rPr>
      </w:pPr>
      <w:r w:rsidRPr="00565503">
        <w:rPr>
          <w:b/>
          <w:sz w:val="28"/>
          <w:szCs w:val="28"/>
          <w:lang w:val="de-DE"/>
        </w:rPr>
        <w:t>1. V</w:t>
      </w:r>
      <w:r w:rsidR="004C0A87" w:rsidRPr="004C0A87">
        <w:rPr>
          <w:b/>
          <w:sz w:val="28"/>
          <w:szCs w:val="28"/>
          <w:lang w:val="de-DE"/>
        </w:rPr>
        <w:t>ố</w:t>
      </w:r>
      <w:r w:rsidRPr="00565503">
        <w:rPr>
          <w:b/>
          <w:sz w:val="28"/>
          <w:szCs w:val="28"/>
          <w:lang w:val="de-DE"/>
        </w:rPr>
        <w:t>n đ</w:t>
      </w:r>
      <w:r w:rsidR="00551688" w:rsidRPr="00565503">
        <w:rPr>
          <w:b/>
          <w:sz w:val="28"/>
          <w:szCs w:val="28"/>
          <w:lang w:val="de-DE"/>
        </w:rPr>
        <w:t xml:space="preserve">ầu tư </w:t>
      </w:r>
      <w:r w:rsidR="00140B1D" w:rsidRPr="00565503">
        <w:rPr>
          <w:b/>
          <w:sz w:val="28"/>
          <w:szCs w:val="28"/>
          <w:lang w:val="de-DE"/>
        </w:rPr>
        <w:t>phát triển</w:t>
      </w:r>
    </w:p>
    <w:p w14:paraId="6D0C9A65" w14:textId="77777777" w:rsidR="0081329D" w:rsidRPr="00565503" w:rsidRDefault="007076C6" w:rsidP="00DF0B84">
      <w:pPr>
        <w:spacing w:before="40" w:after="40" w:line="302" w:lineRule="auto"/>
        <w:ind w:firstLine="720"/>
        <w:jc w:val="both"/>
        <w:rPr>
          <w:sz w:val="28"/>
          <w:szCs w:val="28"/>
          <w:lang w:val="de-DE"/>
        </w:rPr>
      </w:pPr>
      <w:r>
        <w:rPr>
          <w:sz w:val="28"/>
          <w:szCs w:val="28"/>
          <w:lang w:val="de-DE"/>
        </w:rPr>
        <w:t>V</w:t>
      </w:r>
      <w:r w:rsidRPr="007076C6">
        <w:rPr>
          <w:sz w:val="28"/>
          <w:szCs w:val="28"/>
          <w:lang w:val="de-DE"/>
        </w:rPr>
        <w:t>ới</w:t>
      </w:r>
      <w:r>
        <w:rPr>
          <w:sz w:val="28"/>
          <w:szCs w:val="28"/>
          <w:lang w:val="de-DE"/>
        </w:rPr>
        <w:t xml:space="preserve"> m</w:t>
      </w:r>
      <w:r w:rsidRPr="007076C6">
        <w:rPr>
          <w:sz w:val="28"/>
          <w:szCs w:val="28"/>
          <w:lang w:val="de-DE"/>
        </w:rPr>
        <w:t>ục</w:t>
      </w:r>
      <w:r>
        <w:rPr>
          <w:sz w:val="28"/>
          <w:szCs w:val="28"/>
          <w:lang w:val="de-DE"/>
        </w:rPr>
        <w:t xml:space="preserve"> ti</w:t>
      </w:r>
      <w:r w:rsidRPr="007076C6">
        <w:rPr>
          <w:sz w:val="28"/>
          <w:szCs w:val="28"/>
          <w:lang w:val="de-DE"/>
        </w:rPr>
        <w:t>ê</w:t>
      </w:r>
      <w:r>
        <w:rPr>
          <w:sz w:val="28"/>
          <w:szCs w:val="28"/>
          <w:lang w:val="de-DE"/>
        </w:rPr>
        <w:t>u ng</w:t>
      </w:r>
      <w:r w:rsidRPr="007076C6">
        <w:rPr>
          <w:sz w:val="28"/>
          <w:szCs w:val="28"/>
          <w:lang w:val="de-DE"/>
        </w:rPr>
        <w:t>ă</w:t>
      </w:r>
      <w:r>
        <w:rPr>
          <w:sz w:val="28"/>
          <w:szCs w:val="28"/>
          <w:lang w:val="de-DE"/>
        </w:rPr>
        <w:t>n ch</w:t>
      </w:r>
      <w:r w:rsidRPr="007076C6">
        <w:rPr>
          <w:sz w:val="28"/>
          <w:szCs w:val="28"/>
          <w:lang w:val="de-DE"/>
        </w:rPr>
        <w:t>ặn</w:t>
      </w:r>
      <w:r>
        <w:rPr>
          <w:sz w:val="28"/>
          <w:szCs w:val="28"/>
          <w:lang w:val="de-DE"/>
        </w:rPr>
        <w:t xml:space="preserve"> suy gi</w:t>
      </w:r>
      <w:r w:rsidRPr="007076C6">
        <w:rPr>
          <w:sz w:val="28"/>
          <w:szCs w:val="28"/>
          <w:lang w:val="de-DE"/>
        </w:rPr>
        <w:t>ả</w:t>
      </w:r>
      <w:r>
        <w:rPr>
          <w:sz w:val="28"/>
          <w:szCs w:val="28"/>
          <w:lang w:val="de-DE"/>
        </w:rPr>
        <w:t>m kinh t</w:t>
      </w:r>
      <w:r w:rsidRPr="007076C6">
        <w:rPr>
          <w:sz w:val="28"/>
          <w:szCs w:val="28"/>
          <w:lang w:val="de-DE"/>
        </w:rPr>
        <w:t>ế</w:t>
      </w:r>
      <w:r>
        <w:rPr>
          <w:sz w:val="28"/>
          <w:szCs w:val="28"/>
          <w:lang w:val="de-DE"/>
        </w:rPr>
        <w:t>, b</w:t>
      </w:r>
      <w:r w:rsidRPr="007076C6">
        <w:rPr>
          <w:sz w:val="28"/>
          <w:szCs w:val="28"/>
          <w:lang w:val="de-DE"/>
        </w:rPr>
        <w:t>ả</w:t>
      </w:r>
      <w:r>
        <w:rPr>
          <w:sz w:val="28"/>
          <w:szCs w:val="28"/>
          <w:lang w:val="de-DE"/>
        </w:rPr>
        <w:t xml:space="preserve">o </w:t>
      </w:r>
      <w:r w:rsidRPr="007076C6">
        <w:rPr>
          <w:sz w:val="28"/>
          <w:szCs w:val="28"/>
          <w:lang w:val="de-DE"/>
        </w:rPr>
        <w:t>đả</w:t>
      </w:r>
      <w:r>
        <w:rPr>
          <w:sz w:val="28"/>
          <w:szCs w:val="28"/>
          <w:lang w:val="de-DE"/>
        </w:rPr>
        <w:t>m an sinh x</w:t>
      </w:r>
      <w:r w:rsidRPr="007076C6">
        <w:rPr>
          <w:sz w:val="28"/>
          <w:szCs w:val="28"/>
          <w:lang w:val="de-DE"/>
        </w:rPr>
        <w:t>ã</w:t>
      </w:r>
      <w:r>
        <w:rPr>
          <w:sz w:val="28"/>
          <w:szCs w:val="28"/>
          <w:lang w:val="de-DE"/>
        </w:rPr>
        <w:t xml:space="preserve"> h</w:t>
      </w:r>
      <w:r w:rsidRPr="007076C6">
        <w:rPr>
          <w:sz w:val="28"/>
          <w:szCs w:val="28"/>
          <w:lang w:val="de-DE"/>
        </w:rPr>
        <w:t>ội</w:t>
      </w:r>
      <w:r>
        <w:rPr>
          <w:sz w:val="28"/>
          <w:szCs w:val="28"/>
          <w:lang w:val="de-DE"/>
        </w:rPr>
        <w:t>, trong nh</w:t>
      </w:r>
      <w:r w:rsidRPr="007076C6">
        <w:rPr>
          <w:sz w:val="28"/>
          <w:szCs w:val="28"/>
          <w:lang w:val="de-DE"/>
        </w:rPr>
        <w:t>ữn</w:t>
      </w:r>
      <w:r>
        <w:rPr>
          <w:sz w:val="28"/>
          <w:szCs w:val="28"/>
          <w:lang w:val="de-DE"/>
        </w:rPr>
        <w:t>g th</w:t>
      </w:r>
      <w:r w:rsidRPr="007076C6">
        <w:rPr>
          <w:sz w:val="28"/>
          <w:szCs w:val="28"/>
          <w:lang w:val="de-DE"/>
        </w:rPr>
        <w:t>án</w:t>
      </w:r>
      <w:r>
        <w:rPr>
          <w:sz w:val="28"/>
          <w:szCs w:val="28"/>
          <w:lang w:val="de-DE"/>
        </w:rPr>
        <w:t>g v</w:t>
      </w:r>
      <w:r w:rsidRPr="007076C6">
        <w:rPr>
          <w:sz w:val="28"/>
          <w:szCs w:val="28"/>
          <w:lang w:val="de-DE"/>
        </w:rPr>
        <w:t>ừa</w:t>
      </w:r>
      <w:r>
        <w:rPr>
          <w:sz w:val="28"/>
          <w:szCs w:val="28"/>
          <w:lang w:val="de-DE"/>
        </w:rPr>
        <w:t xml:space="preserve"> qua Ch</w:t>
      </w:r>
      <w:r w:rsidRPr="007076C6">
        <w:rPr>
          <w:sz w:val="28"/>
          <w:szCs w:val="28"/>
          <w:lang w:val="de-DE"/>
        </w:rPr>
        <w:t>ín</w:t>
      </w:r>
      <w:r>
        <w:rPr>
          <w:sz w:val="28"/>
          <w:szCs w:val="28"/>
          <w:lang w:val="de-DE"/>
        </w:rPr>
        <w:t>h ph</w:t>
      </w:r>
      <w:r w:rsidRPr="007076C6">
        <w:rPr>
          <w:sz w:val="28"/>
          <w:szCs w:val="28"/>
          <w:lang w:val="de-DE"/>
        </w:rPr>
        <w:t>ủ</w:t>
      </w:r>
      <w:r>
        <w:rPr>
          <w:sz w:val="28"/>
          <w:szCs w:val="28"/>
          <w:lang w:val="de-DE"/>
        </w:rPr>
        <w:t xml:space="preserve"> </w:t>
      </w:r>
      <w:r w:rsidRPr="007076C6">
        <w:rPr>
          <w:sz w:val="28"/>
          <w:szCs w:val="28"/>
          <w:lang w:val="de-DE"/>
        </w:rPr>
        <w:t>đã</w:t>
      </w:r>
      <w:r>
        <w:rPr>
          <w:sz w:val="28"/>
          <w:szCs w:val="28"/>
          <w:lang w:val="de-DE"/>
        </w:rPr>
        <w:t xml:space="preserve"> t</w:t>
      </w:r>
      <w:r w:rsidRPr="007076C6">
        <w:rPr>
          <w:sz w:val="28"/>
          <w:szCs w:val="28"/>
          <w:lang w:val="de-DE"/>
        </w:rPr>
        <w:t>ập</w:t>
      </w:r>
      <w:r>
        <w:rPr>
          <w:sz w:val="28"/>
          <w:szCs w:val="28"/>
          <w:lang w:val="de-DE"/>
        </w:rPr>
        <w:t xml:space="preserve"> trung th</w:t>
      </w:r>
      <w:r w:rsidRPr="007076C6">
        <w:rPr>
          <w:sz w:val="28"/>
          <w:szCs w:val="28"/>
          <w:lang w:val="de-DE"/>
        </w:rPr>
        <w:t>ực</w:t>
      </w:r>
      <w:r>
        <w:rPr>
          <w:sz w:val="28"/>
          <w:szCs w:val="28"/>
          <w:lang w:val="de-DE"/>
        </w:rPr>
        <w:t xml:space="preserve"> hi</w:t>
      </w:r>
      <w:r w:rsidRPr="007076C6">
        <w:rPr>
          <w:sz w:val="28"/>
          <w:szCs w:val="28"/>
          <w:lang w:val="de-DE"/>
        </w:rPr>
        <w:t>ện</w:t>
      </w:r>
      <w:r>
        <w:rPr>
          <w:sz w:val="28"/>
          <w:szCs w:val="28"/>
          <w:lang w:val="de-DE"/>
        </w:rPr>
        <w:t xml:space="preserve"> c</w:t>
      </w:r>
      <w:r w:rsidRPr="007076C6">
        <w:rPr>
          <w:sz w:val="28"/>
          <w:szCs w:val="28"/>
          <w:lang w:val="de-DE"/>
        </w:rPr>
        <w:t>ác</w:t>
      </w:r>
      <w:r>
        <w:rPr>
          <w:sz w:val="28"/>
          <w:szCs w:val="28"/>
          <w:lang w:val="de-DE"/>
        </w:rPr>
        <w:t xml:space="preserve"> g</w:t>
      </w:r>
      <w:r w:rsidRPr="007076C6">
        <w:rPr>
          <w:sz w:val="28"/>
          <w:szCs w:val="28"/>
          <w:lang w:val="de-DE"/>
        </w:rPr>
        <w:t>ói</w:t>
      </w:r>
      <w:r>
        <w:rPr>
          <w:sz w:val="28"/>
          <w:szCs w:val="28"/>
          <w:lang w:val="de-DE"/>
        </w:rPr>
        <w:t xml:space="preserve"> k</w:t>
      </w:r>
      <w:r w:rsidRPr="007076C6">
        <w:rPr>
          <w:sz w:val="28"/>
          <w:szCs w:val="28"/>
          <w:lang w:val="de-DE"/>
        </w:rPr>
        <w:t>ích</w:t>
      </w:r>
      <w:r>
        <w:rPr>
          <w:sz w:val="28"/>
          <w:szCs w:val="28"/>
          <w:lang w:val="de-DE"/>
        </w:rPr>
        <w:t xml:space="preserve"> c</w:t>
      </w:r>
      <w:r w:rsidRPr="007076C6">
        <w:rPr>
          <w:sz w:val="28"/>
          <w:szCs w:val="28"/>
          <w:lang w:val="de-DE"/>
        </w:rPr>
        <w:t>ầ</w:t>
      </w:r>
      <w:r>
        <w:rPr>
          <w:sz w:val="28"/>
          <w:szCs w:val="28"/>
          <w:lang w:val="de-DE"/>
        </w:rPr>
        <w:t xml:space="preserve">u </w:t>
      </w:r>
      <w:r w:rsidRPr="007076C6">
        <w:rPr>
          <w:sz w:val="28"/>
          <w:szCs w:val="28"/>
          <w:lang w:val="de-DE"/>
        </w:rPr>
        <w:t>đầ</w:t>
      </w:r>
      <w:r>
        <w:rPr>
          <w:sz w:val="28"/>
          <w:szCs w:val="28"/>
          <w:lang w:val="de-DE"/>
        </w:rPr>
        <w:t>u t</w:t>
      </w:r>
      <w:r w:rsidRPr="007076C6">
        <w:rPr>
          <w:sz w:val="28"/>
          <w:szCs w:val="28"/>
          <w:lang w:val="de-DE"/>
        </w:rPr>
        <w:t>ư</w:t>
      </w:r>
      <w:r>
        <w:rPr>
          <w:sz w:val="28"/>
          <w:szCs w:val="28"/>
          <w:lang w:val="de-DE"/>
        </w:rPr>
        <w:t xml:space="preserve"> v</w:t>
      </w:r>
      <w:r w:rsidRPr="007076C6">
        <w:rPr>
          <w:sz w:val="28"/>
          <w:szCs w:val="28"/>
          <w:lang w:val="de-DE"/>
        </w:rPr>
        <w:t>à</w:t>
      </w:r>
      <w:r>
        <w:rPr>
          <w:sz w:val="28"/>
          <w:szCs w:val="28"/>
          <w:lang w:val="de-DE"/>
        </w:rPr>
        <w:t xml:space="preserve"> ti</w:t>
      </w:r>
      <w:r w:rsidRPr="007076C6">
        <w:rPr>
          <w:sz w:val="28"/>
          <w:szCs w:val="28"/>
          <w:lang w:val="de-DE"/>
        </w:rPr>
        <w:t>ê</w:t>
      </w:r>
      <w:r>
        <w:rPr>
          <w:sz w:val="28"/>
          <w:szCs w:val="28"/>
          <w:lang w:val="de-DE"/>
        </w:rPr>
        <w:t>u d</w:t>
      </w:r>
      <w:r w:rsidRPr="007076C6">
        <w:rPr>
          <w:sz w:val="28"/>
          <w:szCs w:val="28"/>
          <w:lang w:val="de-DE"/>
        </w:rPr>
        <w:t>ùn</w:t>
      </w:r>
      <w:r>
        <w:rPr>
          <w:sz w:val="28"/>
          <w:szCs w:val="28"/>
          <w:lang w:val="de-DE"/>
        </w:rPr>
        <w:t>g n</w:t>
      </w:r>
      <w:r w:rsidRPr="007076C6">
        <w:rPr>
          <w:sz w:val="28"/>
          <w:szCs w:val="28"/>
          <w:lang w:val="de-DE"/>
        </w:rPr>
        <w:t>ê</w:t>
      </w:r>
      <w:r>
        <w:rPr>
          <w:sz w:val="28"/>
          <w:szCs w:val="28"/>
          <w:lang w:val="de-DE"/>
        </w:rPr>
        <w:t>n v</w:t>
      </w:r>
      <w:r w:rsidRPr="007076C6">
        <w:rPr>
          <w:sz w:val="28"/>
          <w:szCs w:val="28"/>
          <w:lang w:val="de-DE"/>
        </w:rPr>
        <w:t>ốn</w:t>
      </w:r>
      <w:r>
        <w:rPr>
          <w:sz w:val="28"/>
          <w:szCs w:val="28"/>
          <w:lang w:val="de-DE"/>
        </w:rPr>
        <w:t xml:space="preserve"> </w:t>
      </w:r>
      <w:r w:rsidRPr="007076C6">
        <w:rPr>
          <w:sz w:val="28"/>
          <w:szCs w:val="28"/>
          <w:lang w:val="de-DE"/>
        </w:rPr>
        <w:t>đầ</w:t>
      </w:r>
      <w:r>
        <w:rPr>
          <w:sz w:val="28"/>
          <w:szCs w:val="28"/>
          <w:lang w:val="de-DE"/>
        </w:rPr>
        <w:t>u t</w:t>
      </w:r>
      <w:r w:rsidRPr="007076C6">
        <w:rPr>
          <w:sz w:val="28"/>
          <w:szCs w:val="28"/>
          <w:lang w:val="de-DE"/>
        </w:rPr>
        <w:t>ư</w:t>
      </w:r>
      <w:r>
        <w:rPr>
          <w:sz w:val="28"/>
          <w:szCs w:val="28"/>
          <w:lang w:val="de-DE"/>
        </w:rPr>
        <w:t xml:space="preserve"> c</w:t>
      </w:r>
      <w:r w:rsidRPr="007076C6">
        <w:rPr>
          <w:sz w:val="28"/>
          <w:szCs w:val="28"/>
          <w:lang w:val="de-DE"/>
        </w:rPr>
        <w:t>ủa</w:t>
      </w:r>
      <w:r>
        <w:rPr>
          <w:sz w:val="28"/>
          <w:szCs w:val="28"/>
          <w:lang w:val="de-DE"/>
        </w:rPr>
        <w:t xml:space="preserve"> khu v</w:t>
      </w:r>
      <w:r w:rsidRPr="007076C6">
        <w:rPr>
          <w:sz w:val="28"/>
          <w:szCs w:val="28"/>
          <w:lang w:val="de-DE"/>
        </w:rPr>
        <w:t>ự</w:t>
      </w:r>
      <w:r>
        <w:rPr>
          <w:sz w:val="28"/>
          <w:szCs w:val="28"/>
          <w:lang w:val="de-DE"/>
        </w:rPr>
        <w:t>c Nh</w:t>
      </w:r>
      <w:r w:rsidRPr="007076C6">
        <w:rPr>
          <w:sz w:val="28"/>
          <w:szCs w:val="28"/>
          <w:lang w:val="de-DE"/>
        </w:rPr>
        <w:t>à</w:t>
      </w:r>
      <w:r>
        <w:rPr>
          <w:sz w:val="28"/>
          <w:szCs w:val="28"/>
          <w:lang w:val="de-DE"/>
        </w:rPr>
        <w:t xml:space="preserve"> n</w:t>
      </w:r>
      <w:r w:rsidRPr="007076C6">
        <w:rPr>
          <w:sz w:val="28"/>
          <w:szCs w:val="28"/>
          <w:lang w:val="de-DE"/>
        </w:rPr>
        <w:t>ước</w:t>
      </w:r>
      <w:r>
        <w:rPr>
          <w:sz w:val="28"/>
          <w:szCs w:val="28"/>
          <w:lang w:val="de-DE"/>
        </w:rPr>
        <w:t xml:space="preserve"> t</w:t>
      </w:r>
      <w:r w:rsidRPr="007076C6">
        <w:rPr>
          <w:sz w:val="28"/>
          <w:szCs w:val="28"/>
          <w:lang w:val="de-DE"/>
        </w:rPr>
        <w:t>ă</w:t>
      </w:r>
      <w:r>
        <w:rPr>
          <w:sz w:val="28"/>
          <w:szCs w:val="28"/>
          <w:lang w:val="de-DE"/>
        </w:rPr>
        <w:t>ng m</w:t>
      </w:r>
      <w:r w:rsidRPr="007076C6">
        <w:rPr>
          <w:sz w:val="28"/>
          <w:szCs w:val="28"/>
          <w:lang w:val="de-DE"/>
        </w:rPr>
        <w:t>ạnh</w:t>
      </w:r>
      <w:r>
        <w:rPr>
          <w:sz w:val="28"/>
          <w:szCs w:val="28"/>
          <w:lang w:val="de-DE"/>
        </w:rPr>
        <w:t>.</w:t>
      </w:r>
      <w:r w:rsidR="00112402" w:rsidRPr="00565503">
        <w:rPr>
          <w:sz w:val="28"/>
          <w:szCs w:val="28"/>
          <w:lang w:val="de-DE"/>
        </w:rPr>
        <w:t xml:space="preserve"> </w:t>
      </w:r>
      <w:r w:rsidR="00090EBC" w:rsidRPr="00565503">
        <w:rPr>
          <w:sz w:val="28"/>
          <w:szCs w:val="28"/>
          <w:lang w:val="de-DE"/>
        </w:rPr>
        <w:t>Tổng vốn đầu tư thực hiện toàn xã hội 9 tháng ước tính đạt 483,2 nghìn tỷ đồng, tăng 1</w:t>
      </w:r>
      <w:r w:rsidR="00001F8D" w:rsidRPr="00565503">
        <w:rPr>
          <w:sz w:val="28"/>
          <w:szCs w:val="28"/>
          <w:lang w:val="de-DE"/>
        </w:rPr>
        <w:t>4,4%</w:t>
      </w:r>
      <w:r w:rsidR="00090EBC" w:rsidRPr="00565503">
        <w:rPr>
          <w:sz w:val="28"/>
          <w:szCs w:val="28"/>
          <w:lang w:val="de-DE"/>
        </w:rPr>
        <w:t xml:space="preserve"> so với cùng kỳ năm 2008, bao gồm: </w:t>
      </w:r>
      <w:r w:rsidR="00E018ED" w:rsidRPr="00565503">
        <w:rPr>
          <w:sz w:val="28"/>
          <w:szCs w:val="28"/>
          <w:lang w:val="de-DE"/>
        </w:rPr>
        <w:t>V</w:t>
      </w:r>
      <w:r w:rsidR="00090EBC" w:rsidRPr="00565503">
        <w:rPr>
          <w:sz w:val="28"/>
          <w:szCs w:val="28"/>
          <w:lang w:val="de-DE"/>
        </w:rPr>
        <w:t xml:space="preserve">ốn </w:t>
      </w:r>
      <w:r w:rsidR="00E018ED" w:rsidRPr="00565503">
        <w:rPr>
          <w:sz w:val="28"/>
          <w:szCs w:val="28"/>
          <w:lang w:val="de-DE"/>
        </w:rPr>
        <w:t xml:space="preserve">khu vực </w:t>
      </w:r>
      <w:r w:rsidR="00090EBC" w:rsidRPr="00565503">
        <w:rPr>
          <w:sz w:val="28"/>
          <w:szCs w:val="28"/>
          <w:lang w:val="de-DE"/>
        </w:rPr>
        <w:t>Nhà nước 1</w:t>
      </w:r>
      <w:r w:rsidR="00001F8D" w:rsidRPr="00565503">
        <w:rPr>
          <w:sz w:val="28"/>
          <w:szCs w:val="28"/>
          <w:lang w:val="de-DE"/>
        </w:rPr>
        <w:t>74,2</w:t>
      </w:r>
      <w:r w:rsidR="00090EBC" w:rsidRPr="00565503">
        <w:rPr>
          <w:sz w:val="28"/>
          <w:szCs w:val="28"/>
          <w:lang w:val="de-DE"/>
        </w:rPr>
        <w:t xml:space="preserve"> nghìn tỷ đồng, </w:t>
      </w:r>
      <w:r w:rsidR="00001F8D" w:rsidRPr="00565503">
        <w:rPr>
          <w:sz w:val="28"/>
          <w:szCs w:val="28"/>
          <w:lang w:val="de-DE"/>
        </w:rPr>
        <w:t xml:space="preserve">chiếm </w:t>
      </w:r>
      <w:r w:rsidR="00090EBC" w:rsidRPr="00565503">
        <w:rPr>
          <w:sz w:val="28"/>
          <w:szCs w:val="28"/>
          <w:lang w:val="de-DE"/>
        </w:rPr>
        <w:t>3</w:t>
      </w:r>
      <w:r w:rsidR="00001F8D" w:rsidRPr="00565503">
        <w:rPr>
          <w:sz w:val="28"/>
          <w:szCs w:val="28"/>
          <w:lang w:val="de-DE"/>
        </w:rPr>
        <w:t>6</w:t>
      </w:r>
      <w:r w:rsidR="00090EBC" w:rsidRPr="00565503">
        <w:rPr>
          <w:sz w:val="28"/>
          <w:szCs w:val="28"/>
          <w:lang w:val="de-DE"/>
        </w:rPr>
        <w:t>%</w:t>
      </w:r>
      <w:r w:rsidR="00001F8D" w:rsidRPr="00565503">
        <w:rPr>
          <w:sz w:val="28"/>
          <w:szCs w:val="28"/>
          <w:lang w:val="de-DE"/>
        </w:rPr>
        <w:t xml:space="preserve"> và tăng 45,5%</w:t>
      </w:r>
      <w:r w:rsidR="00090EBC" w:rsidRPr="00565503">
        <w:rPr>
          <w:sz w:val="28"/>
          <w:szCs w:val="28"/>
          <w:lang w:val="de-DE"/>
        </w:rPr>
        <w:t xml:space="preserve">; vốn </w:t>
      </w:r>
      <w:r w:rsidR="00E018ED" w:rsidRPr="00565503">
        <w:rPr>
          <w:sz w:val="28"/>
          <w:szCs w:val="28"/>
          <w:lang w:val="de-DE"/>
        </w:rPr>
        <w:t xml:space="preserve">khu vực </w:t>
      </w:r>
      <w:r w:rsidR="00090EBC" w:rsidRPr="00565503">
        <w:rPr>
          <w:sz w:val="28"/>
          <w:szCs w:val="28"/>
          <w:lang w:val="de-DE"/>
        </w:rPr>
        <w:t xml:space="preserve">ngoài Nhà nước </w:t>
      </w:r>
      <w:r w:rsidR="00001F8D" w:rsidRPr="00565503">
        <w:rPr>
          <w:sz w:val="28"/>
          <w:szCs w:val="28"/>
          <w:lang w:val="de-DE"/>
        </w:rPr>
        <w:t>189,</w:t>
      </w:r>
      <w:r w:rsidR="00090EBC" w:rsidRPr="00565503">
        <w:rPr>
          <w:sz w:val="28"/>
          <w:szCs w:val="28"/>
          <w:lang w:val="de-DE"/>
        </w:rPr>
        <w:t xml:space="preserve">8 nghìn tỷ đồng, </w:t>
      </w:r>
      <w:r w:rsidR="00001F8D" w:rsidRPr="00565503">
        <w:rPr>
          <w:sz w:val="28"/>
          <w:szCs w:val="28"/>
          <w:lang w:val="de-DE"/>
        </w:rPr>
        <w:t xml:space="preserve">chiếm 39,3% và </w:t>
      </w:r>
      <w:r w:rsidR="00090EBC" w:rsidRPr="00565503">
        <w:rPr>
          <w:sz w:val="28"/>
          <w:szCs w:val="28"/>
          <w:lang w:val="de-DE"/>
        </w:rPr>
        <w:t xml:space="preserve">tăng </w:t>
      </w:r>
      <w:r w:rsidR="00001F8D" w:rsidRPr="00565503">
        <w:rPr>
          <w:sz w:val="28"/>
          <w:szCs w:val="28"/>
          <w:lang w:val="de-DE"/>
        </w:rPr>
        <w:t>1</w:t>
      </w:r>
      <w:r w:rsidR="00090EBC" w:rsidRPr="00565503">
        <w:rPr>
          <w:sz w:val="28"/>
          <w:szCs w:val="28"/>
          <w:lang w:val="de-DE"/>
        </w:rPr>
        <w:t>2,</w:t>
      </w:r>
      <w:r w:rsidR="00001F8D" w:rsidRPr="00565503">
        <w:rPr>
          <w:sz w:val="28"/>
          <w:szCs w:val="28"/>
          <w:lang w:val="de-DE"/>
        </w:rPr>
        <w:t>6</w:t>
      </w:r>
      <w:r w:rsidR="00090EBC" w:rsidRPr="00565503">
        <w:rPr>
          <w:sz w:val="28"/>
          <w:szCs w:val="28"/>
          <w:lang w:val="de-DE"/>
        </w:rPr>
        <w:t>%; vốn đầu tư trực ti</w:t>
      </w:r>
      <w:r w:rsidR="00001F8D" w:rsidRPr="00565503">
        <w:rPr>
          <w:sz w:val="28"/>
          <w:szCs w:val="28"/>
          <w:lang w:val="de-DE"/>
        </w:rPr>
        <w:t>ếp</w:t>
      </w:r>
      <w:r w:rsidR="00090EBC" w:rsidRPr="00565503">
        <w:rPr>
          <w:sz w:val="28"/>
          <w:szCs w:val="28"/>
          <w:lang w:val="de-DE"/>
        </w:rPr>
        <w:t xml:space="preserve"> của nước ngoài 119,2 nghìn tỷ đồng, </w:t>
      </w:r>
      <w:r w:rsidR="00001F8D" w:rsidRPr="00565503">
        <w:rPr>
          <w:sz w:val="28"/>
          <w:szCs w:val="28"/>
          <w:lang w:val="de-DE"/>
        </w:rPr>
        <w:t xml:space="preserve">chiếm 24,7% và </w:t>
      </w:r>
      <w:r w:rsidR="00090EBC" w:rsidRPr="00565503">
        <w:rPr>
          <w:sz w:val="28"/>
          <w:szCs w:val="28"/>
          <w:lang w:val="de-DE"/>
        </w:rPr>
        <w:t xml:space="preserve">giảm </w:t>
      </w:r>
      <w:r w:rsidR="00001F8D" w:rsidRPr="00565503">
        <w:rPr>
          <w:sz w:val="28"/>
          <w:szCs w:val="28"/>
          <w:lang w:val="de-DE"/>
        </w:rPr>
        <w:t>11,2</w:t>
      </w:r>
      <w:r w:rsidR="00090EBC" w:rsidRPr="00565503">
        <w:rPr>
          <w:sz w:val="28"/>
          <w:szCs w:val="28"/>
          <w:lang w:val="de-DE"/>
        </w:rPr>
        <w:t>%</w:t>
      </w:r>
      <w:r w:rsidR="0081329D" w:rsidRPr="00565503">
        <w:rPr>
          <w:sz w:val="28"/>
          <w:szCs w:val="28"/>
          <w:lang w:val="de-DE"/>
        </w:rPr>
        <w:t>.</w:t>
      </w:r>
    </w:p>
    <w:p w14:paraId="178C0FE0" w14:textId="77777777" w:rsidR="00551688" w:rsidRPr="00565503" w:rsidRDefault="00E018ED" w:rsidP="00DF0B84">
      <w:pPr>
        <w:spacing w:before="40" w:after="40" w:line="302" w:lineRule="auto"/>
        <w:ind w:firstLine="720"/>
        <w:jc w:val="both"/>
        <w:rPr>
          <w:iCs/>
          <w:sz w:val="28"/>
          <w:szCs w:val="28"/>
          <w:lang w:val="de-DE"/>
        </w:rPr>
      </w:pPr>
      <w:r w:rsidRPr="00565503">
        <w:rPr>
          <w:iCs/>
          <w:sz w:val="28"/>
          <w:szCs w:val="28"/>
          <w:lang w:val="de-DE"/>
        </w:rPr>
        <w:t>Trong</w:t>
      </w:r>
      <w:r w:rsidR="0081329D" w:rsidRPr="00565503">
        <w:rPr>
          <w:iCs/>
          <w:sz w:val="28"/>
          <w:szCs w:val="28"/>
          <w:lang w:val="de-DE"/>
        </w:rPr>
        <w:t xml:space="preserve"> vốn </w:t>
      </w:r>
      <w:r w:rsidRPr="00565503">
        <w:rPr>
          <w:iCs/>
          <w:sz w:val="28"/>
          <w:szCs w:val="28"/>
          <w:lang w:val="de-DE"/>
        </w:rPr>
        <w:t xml:space="preserve">đầu tư khu vực </w:t>
      </w:r>
      <w:r w:rsidR="0081329D" w:rsidRPr="00565503">
        <w:rPr>
          <w:iCs/>
          <w:sz w:val="28"/>
          <w:szCs w:val="28"/>
          <w:lang w:val="de-DE"/>
        </w:rPr>
        <w:t>Nhà nước, v</w:t>
      </w:r>
      <w:r w:rsidR="00551688" w:rsidRPr="00565503">
        <w:rPr>
          <w:iCs/>
          <w:sz w:val="28"/>
          <w:szCs w:val="28"/>
          <w:lang w:val="de-DE"/>
        </w:rPr>
        <w:t>ốn từ ngân sách Nhà nước thực hiện 9 tháng</w:t>
      </w:r>
      <w:r w:rsidR="00551688" w:rsidRPr="00565503">
        <w:rPr>
          <w:sz w:val="28"/>
          <w:szCs w:val="28"/>
          <w:lang w:val="de-DE"/>
        </w:rPr>
        <w:t xml:space="preserve"> </w:t>
      </w:r>
      <w:r w:rsidR="00551688" w:rsidRPr="00565503">
        <w:rPr>
          <w:iCs/>
          <w:sz w:val="28"/>
          <w:szCs w:val="28"/>
          <w:lang w:val="de-DE"/>
        </w:rPr>
        <w:t xml:space="preserve">ước tính đạt 96,5 nghìn tỷ đồng, bằng 67% kế hoạch năm, gồm có: </w:t>
      </w:r>
    </w:p>
    <w:p w14:paraId="7349CF86" w14:textId="77777777" w:rsidR="00551688" w:rsidRPr="00565503" w:rsidRDefault="00551688" w:rsidP="00DF0B84">
      <w:pPr>
        <w:spacing w:before="40" w:after="40" w:line="302" w:lineRule="auto"/>
        <w:ind w:firstLine="720"/>
        <w:jc w:val="both"/>
        <w:rPr>
          <w:sz w:val="28"/>
          <w:szCs w:val="28"/>
          <w:lang w:val="de-DE"/>
        </w:rPr>
      </w:pPr>
      <w:r w:rsidRPr="00565503">
        <w:rPr>
          <w:iCs/>
          <w:sz w:val="28"/>
          <w:szCs w:val="28"/>
          <w:lang w:val="de-DE"/>
        </w:rPr>
        <w:t>- Vốn trung ương quản lý đạt 41</w:t>
      </w:r>
      <w:r w:rsidR="00D33699" w:rsidRPr="00565503">
        <w:rPr>
          <w:iCs/>
          <w:sz w:val="28"/>
          <w:szCs w:val="28"/>
          <w:lang w:val="de-DE"/>
        </w:rPr>
        <w:t xml:space="preserve"> </w:t>
      </w:r>
      <w:r w:rsidRPr="00565503">
        <w:rPr>
          <w:iCs/>
          <w:sz w:val="28"/>
          <w:szCs w:val="28"/>
          <w:lang w:val="de-DE"/>
        </w:rPr>
        <w:t xml:space="preserve">nghìn tỷ đồng, bằng 72,4% kế hoạch năm, trong đó: Vốn đầu tư thực hiện của </w:t>
      </w:r>
      <w:r w:rsidRPr="00565503">
        <w:rPr>
          <w:sz w:val="28"/>
          <w:szCs w:val="28"/>
          <w:lang w:val="de-DE"/>
        </w:rPr>
        <w:t>Bộ Giáo dục và Đào tạo đạt 610 tỷ đồng, bằng 79,4%; Bộ Nông nghiệp và Phát triển Nông thôn 2605,9 tỷ đồng, bằng 88,2%; Bộ Văn hóa, Thể thao và Du lịch 412,1 tỷ đồng, b</w:t>
      </w:r>
      <w:r w:rsidR="00AD365B" w:rsidRPr="00565503">
        <w:rPr>
          <w:sz w:val="28"/>
          <w:szCs w:val="28"/>
          <w:lang w:val="de-DE"/>
        </w:rPr>
        <w:t>ằng 76,5%; Bộ Công Thương 17</w:t>
      </w:r>
      <w:r w:rsidRPr="00565503">
        <w:rPr>
          <w:sz w:val="28"/>
          <w:szCs w:val="28"/>
          <w:lang w:val="de-DE"/>
        </w:rPr>
        <w:t>5,8 tỷ đồng, bằng 73,9%; Bộ Y tế 785,6 tỷ đồng, bằng 77,7%; Bộ Giao thông Vận tải 6572,6 tỷ đồng, bằng 68,6%; Bộ Xây dựng 384 tỷ đồng, bằng 43,3%.</w:t>
      </w:r>
    </w:p>
    <w:p w14:paraId="71AB4EFF" w14:textId="77777777" w:rsidR="00551688" w:rsidRPr="00565503" w:rsidRDefault="00551688" w:rsidP="00DF0B84">
      <w:pPr>
        <w:spacing w:before="40" w:after="40" w:line="278" w:lineRule="auto"/>
        <w:ind w:firstLine="720"/>
        <w:jc w:val="both"/>
        <w:rPr>
          <w:sz w:val="28"/>
          <w:szCs w:val="28"/>
          <w:lang w:val="de-DE"/>
        </w:rPr>
      </w:pPr>
      <w:r w:rsidRPr="00565503">
        <w:rPr>
          <w:iCs/>
          <w:sz w:val="28"/>
          <w:szCs w:val="28"/>
          <w:lang w:val="de-DE"/>
        </w:rPr>
        <w:t>- Vốn địa phương quản lý đạt 55,5 nghìn tỷ đồng, bằng 63,5% kế hoạch năm, trong đó m</w:t>
      </w:r>
      <w:r w:rsidRPr="00565503">
        <w:rPr>
          <w:sz w:val="28"/>
          <w:szCs w:val="28"/>
          <w:lang w:val="de-DE"/>
        </w:rPr>
        <w:t>ột số địa phương có tiến độ thực hiện nhanh là: Thừa Thiên-Huế 993,1 tỷ đồng, bằng 93% kế hoạch năm; Đà Nẵng 2787,7 tỷ đồng, bằng 84,3%; Thái Bình 625,3 tỷ đồng, bằng 80,3%; Nghệ An 1074,1 tỷ đồng, bằng 77,9%; An Giang đạt 617,8 tỷ đồng, bằng 77,2%; Bắc Ninh 928,6 tỷ đồng, bằng 77%; Hải Ph</w:t>
      </w:r>
      <w:r w:rsidR="00562B0C" w:rsidRPr="00565503">
        <w:rPr>
          <w:sz w:val="28"/>
          <w:szCs w:val="28"/>
          <w:lang w:val="de-DE"/>
        </w:rPr>
        <w:t>òng 1252,3 tỷ đồng, bằng 75,3%</w:t>
      </w:r>
      <w:r w:rsidRPr="00565503">
        <w:rPr>
          <w:sz w:val="28"/>
          <w:szCs w:val="28"/>
          <w:lang w:val="de-DE"/>
        </w:rPr>
        <w:t xml:space="preserve">. </w:t>
      </w:r>
    </w:p>
    <w:p w14:paraId="54028EA3" w14:textId="77777777" w:rsidR="00551688" w:rsidRPr="00565503" w:rsidRDefault="00551688" w:rsidP="00DF0B84">
      <w:pPr>
        <w:spacing w:before="40" w:after="40" w:line="278" w:lineRule="auto"/>
        <w:ind w:firstLine="720"/>
        <w:jc w:val="both"/>
        <w:rPr>
          <w:spacing w:val="-2"/>
          <w:sz w:val="28"/>
          <w:szCs w:val="28"/>
          <w:lang w:val="de-DE"/>
        </w:rPr>
      </w:pPr>
      <w:r w:rsidRPr="00565503">
        <w:rPr>
          <w:spacing w:val="-2"/>
          <w:sz w:val="28"/>
          <w:szCs w:val="28"/>
          <w:lang w:val="de-DE"/>
        </w:rPr>
        <w:t xml:space="preserve">Thu hút đầu tư trực tiếp của nước ngoài từ đầu năm đến </w:t>
      </w:r>
      <w:r w:rsidR="000C20C3" w:rsidRPr="00565503">
        <w:rPr>
          <w:spacing w:val="-2"/>
          <w:sz w:val="28"/>
          <w:szCs w:val="28"/>
          <w:lang w:val="de-DE"/>
        </w:rPr>
        <w:t>19</w:t>
      </w:r>
      <w:r w:rsidRPr="00565503">
        <w:rPr>
          <w:spacing w:val="-2"/>
          <w:sz w:val="28"/>
          <w:szCs w:val="28"/>
          <w:lang w:val="de-DE"/>
        </w:rPr>
        <w:t>/9/2009 đạt 12,</w:t>
      </w:r>
      <w:r w:rsidR="00C73075" w:rsidRPr="00565503">
        <w:rPr>
          <w:spacing w:val="-2"/>
          <w:sz w:val="28"/>
          <w:szCs w:val="28"/>
          <w:lang w:val="de-DE"/>
        </w:rPr>
        <w:t>6</w:t>
      </w:r>
      <w:r w:rsidRPr="00565503">
        <w:rPr>
          <w:spacing w:val="-2"/>
          <w:sz w:val="28"/>
          <w:szCs w:val="28"/>
          <w:lang w:val="de-DE"/>
        </w:rPr>
        <w:t xml:space="preserve"> tỷ USD, giảm 78,6% so với cùng kỳ năm 2008, bao gồm: Vốn đăng ký mới 7,7 tỷ USD của 583 dự án được cấp phép (giảm 85,7% về vốn và giảm 57,3% về số dự án so với cùng kỳ năm trước); vốn đăng ký bổ sung 4,9 tỷ USD của 168 lượt dự án được cấp phép từ các năm trước. Vốn đầu tư trực tiếp nước ngoài thực hiện 9 tháng ước tính đạt 7,2 tỷ USD, giảm 11,</w:t>
      </w:r>
      <w:r w:rsidR="00001F8D" w:rsidRPr="00565503">
        <w:rPr>
          <w:spacing w:val="-2"/>
          <w:sz w:val="28"/>
          <w:szCs w:val="28"/>
          <w:lang w:val="de-DE"/>
        </w:rPr>
        <w:t>2</w:t>
      </w:r>
      <w:r w:rsidRPr="00565503">
        <w:rPr>
          <w:spacing w:val="-2"/>
          <w:sz w:val="28"/>
          <w:szCs w:val="28"/>
          <w:lang w:val="de-DE"/>
        </w:rPr>
        <w:t>% so với cùng kỳ năm 2008.</w:t>
      </w:r>
    </w:p>
    <w:p w14:paraId="0126E2C1" w14:textId="77777777" w:rsidR="00551688" w:rsidRPr="00565503" w:rsidRDefault="00551688" w:rsidP="00DF0B84">
      <w:pPr>
        <w:pStyle w:val="NormalTimesNewRoman"/>
        <w:spacing w:after="40" w:line="278" w:lineRule="auto"/>
        <w:ind w:firstLine="720"/>
        <w:rPr>
          <w:b/>
          <w:spacing w:val="0"/>
          <w:szCs w:val="28"/>
        </w:rPr>
      </w:pPr>
      <w:r w:rsidRPr="00565503">
        <w:rPr>
          <w:spacing w:val="2"/>
          <w:szCs w:val="28"/>
        </w:rPr>
        <w:t xml:space="preserve">Trong số 43 tỉnh, thành phố trực thuộc </w:t>
      </w:r>
      <w:r w:rsidR="00562B0C" w:rsidRPr="00565503">
        <w:rPr>
          <w:spacing w:val="2"/>
          <w:szCs w:val="28"/>
        </w:rPr>
        <w:t>T</w:t>
      </w:r>
      <w:r w:rsidRPr="00565503">
        <w:rPr>
          <w:spacing w:val="2"/>
          <w:szCs w:val="28"/>
        </w:rPr>
        <w:t xml:space="preserve">rung ương có các dự án </w:t>
      </w:r>
      <w:r w:rsidR="00562B0C" w:rsidRPr="00565503">
        <w:rPr>
          <w:spacing w:val="2"/>
          <w:szCs w:val="28"/>
        </w:rPr>
        <w:t>được cấp phép mới trong 9 tháng</w:t>
      </w:r>
      <w:r w:rsidRPr="00565503">
        <w:rPr>
          <w:spacing w:val="2"/>
          <w:szCs w:val="28"/>
        </w:rPr>
        <w:t>, Bà Rịa-Vũng Tàu dẫn đầu với 2852,5 triệu USD, chiếm 37,2% tổng vốn đăng ký của cả nước; tiếp đến là Bình Dương 2124,6 triệu USD, chiếm 27,7%; thành phố Hồ Chí Minh 849,9 triệu USD, chiếm 11,1%;</w:t>
      </w:r>
      <w:r w:rsidRPr="00565503">
        <w:rPr>
          <w:spacing w:val="0"/>
          <w:szCs w:val="28"/>
        </w:rPr>
        <w:t xml:space="preserve"> Đồng Nai 232,1 triệu USD, chiếm 3%; Đà Nẵng 149,6 triệu USD, chiếm 1,9%; Hà Nội 142,5 triệu USD, chiếm 1,9%; Bình Thuận 102,8 triệu USD, chiếm 1,3%.</w:t>
      </w:r>
      <w:r w:rsidRPr="00565503">
        <w:rPr>
          <w:b/>
          <w:spacing w:val="0"/>
          <w:szCs w:val="28"/>
        </w:rPr>
        <w:t xml:space="preserve"> </w:t>
      </w:r>
      <w:r w:rsidRPr="00565503">
        <w:rPr>
          <w:spacing w:val="0"/>
          <w:szCs w:val="28"/>
        </w:rPr>
        <w:t>Trong tổng vốn đăng ký bổ sung cho các dự án của các địa phương, Bà Rịa</w:t>
      </w:r>
      <w:r w:rsidR="00565503">
        <w:rPr>
          <w:spacing w:val="0"/>
          <w:szCs w:val="28"/>
        </w:rPr>
        <w:t>-</w:t>
      </w:r>
      <w:r w:rsidRPr="00565503">
        <w:rPr>
          <w:spacing w:val="0"/>
          <w:szCs w:val="28"/>
        </w:rPr>
        <w:t>Vũng Tàu dẫn đầu với 3,8 tỷ USD, chiếm 78,3%.</w:t>
      </w:r>
      <w:r w:rsidRPr="00565503">
        <w:rPr>
          <w:b/>
          <w:spacing w:val="0"/>
          <w:szCs w:val="28"/>
        </w:rPr>
        <w:t xml:space="preserve"> </w:t>
      </w:r>
    </w:p>
    <w:p w14:paraId="4BD5A9EE" w14:textId="77777777" w:rsidR="00551688" w:rsidRPr="00DF0B84" w:rsidRDefault="00551688" w:rsidP="00DF0B84">
      <w:pPr>
        <w:spacing w:before="40" w:after="40" w:line="278" w:lineRule="auto"/>
        <w:ind w:firstLine="720"/>
        <w:jc w:val="both"/>
        <w:rPr>
          <w:spacing w:val="-8"/>
          <w:sz w:val="28"/>
          <w:szCs w:val="28"/>
          <w:lang w:val="pt-BR"/>
        </w:rPr>
      </w:pPr>
      <w:r w:rsidRPr="00DF0B84">
        <w:rPr>
          <w:spacing w:val="-8"/>
          <w:sz w:val="28"/>
          <w:szCs w:val="28"/>
          <w:lang w:val="pt-BR"/>
        </w:rPr>
        <w:t xml:space="preserve">Một số quốc gia và vùng lãnh thổ có </w:t>
      </w:r>
      <w:r w:rsidR="007076C6" w:rsidRPr="00DF0B84">
        <w:rPr>
          <w:spacing w:val="-8"/>
          <w:sz w:val="28"/>
          <w:szCs w:val="28"/>
          <w:lang w:val="pt-BR"/>
        </w:rPr>
        <w:t xml:space="preserve">lượng </w:t>
      </w:r>
      <w:r w:rsidRPr="00DF0B84">
        <w:rPr>
          <w:spacing w:val="-8"/>
          <w:sz w:val="28"/>
          <w:szCs w:val="28"/>
          <w:lang w:val="pt-BR"/>
        </w:rPr>
        <w:t>vốn đầu tư</w:t>
      </w:r>
      <w:r w:rsidR="007076C6" w:rsidRPr="00DF0B84">
        <w:rPr>
          <w:spacing w:val="-8"/>
          <w:sz w:val="28"/>
          <w:szCs w:val="28"/>
          <w:lang w:val="pt-BR"/>
        </w:rPr>
        <w:t xml:space="preserve"> cao</w:t>
      </w:r>
      <w:r w:rsidRPr="00DF0B84">
        <w:rPr>
          <w:spacing w:val="-8"/>
          <w:sz w:val="28"/>
          <w:szCs w:val="28"/>
          <w:lang w:val="pt-BR"/>
        </w:rPr>
        <w:t xml:space="preserve"> vào Việt Nam</w:t>
      </w:r>
      <w:r w:rsidR="007076C6" w:rsidRPr="00DF0B84">
        <w:rPr>
          <w:spacing w:val="-8"/>
          <w:sz w:val="28"/>
          <w:szCs w:val="28"/>
          <w:lang w:val="pt-BR"/>
        </w:rPr>
        <w:t xml:space="preserve"> trong</w:t>
      </w:r>
      <w:r w:rsidRPr="00DF0B84">
        <w:rPr>
          <w:spacing w:val="-8"/>
          <w:sz w:val="28"/>
          <w:szCs w:val="28"/>
          <w:lang w:val="pt-BR"/>
        </w:rPr>
        <w:t xml:space="preserve"> 9 tháng là: Samoa dẫn đầu với 1,7 tỷ USD, chiếm 22,2% tổng vốn đăng ký mới; tiếp đến là Đài Loan với 1,3</w:t>
      </w:r>
      <w:r w:rsidR="00B416C7" w:rsidRPr="00DF0B84">
        <w:rPr>
          <w:spacing w:val="-8"/>
          <w:sz w:val="28"/>
          <w:szCs w:val="28"/>
          <w:lang w:val="pt-BR"/>
        </w:rPr>
        <w:t xml:space="preserve"> </w:t>
      </w:r>
      <w:r w:rsidRPr="00DF0B84">
        <w:rPr>
          <w:spacing w:val="-8"/>
          <w:sz w:val="28"/>
          <w:szCs w:val="28"/>
          <w:lang w:val="pt-BR"/>
        </w:rPr>
        <w:t>tỷ USD, chiếm 17,4%; Hàn Quốc 1</w:t>
      </w:r>
      <w:r w:rsidR="00B416C7" w:rsidRPr="00DF0B84">
        <w:rPr>
          <w:spacing w:val="-8"/>
          <w:sz w:val="28"/>
          <w:szCs w:val="28"/>
          <w:lang w:val="pt-BR"/>
        </w:rPr>
        <w:t xml:space="preserve">,3 </w:t>
      </w:r>
      <w:r w:rsidRPr="00DF0B84">
        <w:rPr>
          <w:spacing w:val="-8"/>
          <w:sz w:val="28"/>
          <w:szCs w:val="28"/>
          <w:lang w:val="pt-BR"/>
        </w:rPr>
        <w:t>t</w:t>
      </w:r>
      <w:r w:rsidR="00B416C7" w:rsidRPr="00DF0B84">
        <w:rPr>
          <w:spacing w:val="-8"/>
          <w:sz w:val="28"/>
          <w:szCs w:val="28"/>
          <w:lang w:val="pt-BR"/>
        </w:rPr>
        <w:t>ỷ</w:t>
      </w:r>
      <w:r w:rsidRPr="00DF0B84">
        <w:rPr>
          <w:spacing w:val="-8"/>
          <w:sz w:val="28"/>
          <w:szCs w:val="28"/>
          <w:lang w:val="pt-BR"/>
        </w:rPr>
        <w:t xml:space="preserve"> USD, chiếm 16,9%; </w:t>
      </w:r>
      <w:r w:rsidR="00B416C7" w:rsidRPr="00DF0B84">
        <w:rPr>
          <w:spacing w:val="-8"/>
          <w:sz w:val="28"/>
          <w:szCs w:val="28"/>
          <w:lang w:val="pt-BR"/>
        </w:rPr>
        <w:t>q</w:t>
      </w:r>
      <w:r w:rsidRPr="00DF0B84">
        <w:rPr>
          <w:spacing w:val="-8"/>
          <w:sz w:val="28"/>
          <w:szCs w:val="28"/>
          <w:lang w:val="pt-BR"/>
        </w:rPr>
        <w:t>uần đảo Virgin thuộc Anh 1 t</w:t>
      </w:r>
      <w:r w:rsidR="00B416C7" w:rsidRPr="00DF0B84">
        <w:rPr>
          <w:spacing w:val="-8"/>
          <w:sz w:val="28"/>
          <w:szCs w:val="28"/>
          <w:lang w:val="pt-BR"/>
        </w:rPr>
        <w:t>ỷ</w:t>
      </w:r>
      <w:r w:rsidRPr="00DF0B84">
        <w:rPr>
          <w:spacing w:val="-8"/>
          <w:sz w:val="28"/>
          <w:szCs w:val="28"/>
          <w:lang w:val="pt-BR"/>
        </w:rPr>
        <w:t xml:space="preserve"> USD, chiếm 13,3%; </w:t>
      </w:r>
      <w:r w:rsidR="00B416C7" w:rsidRPr="00DF0B84">
        <w:rPr>
          <w:spacing w:val="-8"/>
          <w:sz w:val="28"/>
          <w:szCs w:val="28"/>
          <w:lang w:val="pt-BR"/>
        </w:rPr>
        <w:t>đ</w:t>
      </w:r>
      <w:r w:rsidRPr="00DF0B84">
        <w:rPr>
          <w:spacing w:val="-8"/>
          <w:sz w:val="28"/>
          <w:szCs w:val="28"/>
          <w:lang w:val="pt-BR"/>
        </w:rPr>
        <w:t>ặc khu HC Hồng Kông (TQ) 732,9</w:t>
      </w:r>
      <w:r w:rsidRPr="00DF0B84">
        <w:rPr>
          <w:spacing w:val="-10"/>
          <w:sz w:val="28"/>
          <w:szCs w:val="28"/>
          <w:lang w:val="pt-BR"/>
        </w:rPr>
        <w:t xml:space="preserve"> triệu USD, chiếm 9,6%; Liên bang Nga 345,7 triệu USD, chiếm 4,5%; Xin-ga-po </w:t>
      </w:r>
      <w:r w:rsidRPr="00DF0B84">
        <w:rPr>
          <w:spacing w:val="-8"/>
          <w:sz w:val="28"/>
          <w:szCs w:val="28"/>
          <w:lang w:val="pt-BR"/>
        </w:rPr>
        <w:t>344,5 triệu USD, chiếm 4,5%; Ma-lai-xi-a 143,8 triệu USD, chiếm 1,9%.</w:t>
      </w:r>
    </w:p>
    <w:p w14:paraId="5EE4E28E" w14:textId="77777777" w:rsidR="00664DC9" w:rsidRPr="00565503" w:rsidRDefault="00664DC9" w:rsidP="00DF0B84">
      <w:pPr>
        <w:spacing w:before="40" w:after="40" w:line="278" w:lineRule="auto"/>
        <w:ind w:firstLine="720"/>
        <w:jc w:val="both"/>
        <w:rPr>
          <w:sz w:val="28"/>
          <w:szCs w:val="28"/>
          <w:lang w:val="pt-BR"/>
        </w:rPr>
      </w:pPr>
      <w:r w:rsidRPr="00565503">
        <w:rPr>
          <w:sz w:val="28"/>
          <w:szCs w:val="28"/>
          <w:lang w:val="pt-BR"/>
        </w:rPr>
        <w:t xml:space="preserve">Thu hút vốn ODA từ đầu năm đến 21/9/2009 đạt 3236 triệu USD, </w:t>
      </w:r>
      <w:r w:rsidR="00E4125D" w:rsidRPr="00565503">
        <w:rPr>
          <w:sz w:val="28"/>
          <w:szCs w:val="28"/>
          <w:lang w:val="pt-BR"/>
        </w:rPr>
        <w:t>bao gồm:</w:t>
      </w:r>
      <w:r w:rsidRPr="00565503">
        <w:rPr>
          <w:sz w:val="28"/>
          <w:szCs w:val="28"/>
          <w:lang w:val="pt-BR"/>
        </w:rPr>
        <w:t xml:space="preserve"> vốn vay đạt 3122,5</w:t>
      </w:r>
      <w:r w:rsidR="00E4125D" w:rsidRPr="00565503">
        <w:rPr>
          <w:sz w:val="28"/>
          <w:szCs w:val="28"/>
          <w:lang w:val="pt-BR"/>
        </w:rPr>
        <w:t xml:space="preserve"> triệu USD; vốn viện trợ không hoàn lại đạt 113,5 triệu USD. Mức giải ngân vốn ODA 9 tháng ước tính đạt 1715 triệu USD, bao gồm: vốn vay đạt 1536 triệu USD; vốn viện trợ không hoàn lại đạt 179 triệu USD, bằng 90% kế hoạch giải ngân của năm 2009.</w:t>
      </w:r>
    </w:p>
    <w:p w14:paraId="0DD457C0" w14:textId="77777777" w:rsidR="00140B1D" w:rsidRPr="00565503" w:rsidRDefault="00140B1D" w:rsidP="00DF0B84">
      <w:pPr>
        <w:spacing w:before="40" w:after="40" w:line="278" w:lineRule="auto"/>
        <w:ind w:firstLine="720"/>
        <w:jc w:val="both"/>
        <w:rPr>
          <w:b/>
          <w:sz w:val="28"/>
          <w:szCs w:val="28"/>
          <w:lang w:val="de-DE"/>
        </w:rPr>
      </w:pPr>
      <w:r w:rsidRPr="00565503">
        <w:rPr>
          <w:b/>
          <w:sz w:val="28"/>
          <w:szCs w:val="28"/>
          <w:lang w:val="pt-BR"/>
        </w:rPr>
        <w:t>2.</w:t>
      </w:r>
      <w:r w:rsidRPr="00565503">
        <w:rPr>
          <w:sz w:val="28"/>
          <w:szCs w:val="28"/>
          <w:lang w:val="pt-BR"/>
        </w:rPr>
        <w:t xml:space="preserve"> </w:t>
      </w:r>
      <w:r w:rsidRPr="00565503">
        <w:rPr>
          <w:b/>
          <w:sz w:val="28"/>
          <w:szCs w:val="28"/>
          <w:lang w:val="de-DE"/>
        </w:rPr>
        <w:t xml:space="preserve">Thu chi ngân sách Nhà nước </w:t>
      </w:r>
    </w:p>
    <w:p w14:paraId="26372563" w14:textId="77777777" w:rsidR="00140B1D" w:rsidRPr="00565503" w:rsidRDefault="00112402" w:rsidP="00DF0B84">
      <w:pPr>
        <w:spacing w:before="40" w:after="40" w:line="278" w:lineRule="auto"/>
        <w:ind w:firstLine="720"/>
        <w:jc w:val="both"/>
        <w:rPr>
          <w:b/>
          <w:sz w:val="28"/>
          <w:szCs w:val="28"/>
          <w:lang w:val="de-DE"/>
        </w:rPr>
      </w:pPr>
      <w:r w:rsidRPr="00565503">
        <w:rPr>
          <w:sz w:val="28"/>
          <w:szCs w:val="28"/>
          <w:lang w:val="de-DE"/>
        </w:rPr>
        <w:t>N</w:t>
      </w:r>
      <w:r w:rsidR="00140B1D" w:rsidRPr="00565503">
        <w:rPr>
          <w:sz w:val="28"/>
          <w:szCs w:val="28"/>
          <w:lang w:val="de-DE"/>
        </w:rPr>
        <w:t>guồn thu ngâ</w:t>
      </w:r>
      <w:r w:rsidR="0006202B" w:rsidRPr="00565503">
        <w:rPr>
          <w:sz w:val="28"/>
          <w:szCs w:val="28"/>
          <w:lang w:val="de-DE"/>
        </w:rPr>
        <w:t xml:space="preserve">n sách Nhà nước 9 tháng năm nay </w:t>
      </w:r>
      <w:r w:rsidR="00140B1D" w:rsidRPr="00565503">
        <w:rPr>
          <w:sz w:val="28"/>
          <w:szCs w:val="28"/>
          <w:lang w:val="de-DE"/>
        </w:rPr>
        <w:t xml:space="preserve">bị ảnh hưởng </w:t>
      </w:r>
      <w:r w:rsidR="0006202B" w:rsidRPr="00565503">
        <w:rPr>
          <w:sz w:val="28"/>
          <w:szCs w:val="28"/>
          <w:lang w:val="de-DE"/>
        </w:rPr>
        <w:t xml:space="preserve">do </w:t>
      </w:r>
      <w:r w:rsidR="00140B1D" w:rsidRPr="00565503">
        <w:rPr>
          <w:sz w:val="28"/>
          <w:szCs w:val="28"/>
          <w:lang w:val="de-DE"/>
        </w:rPr>
        <w:t xml:space="preserve">thực hiện </w:t>
      </w:r>
      <w:r w:rsidR="00562B0C" w:rsidRPr="00565503">
        <w:rPr>
          <w:sz w:val="28"/>
          <w:szCs w:val="28"/>
          <w:lang w:val="de-DE"/>
        </w:rPr>
        <w:t>m</w:t>
      </w:r>
      <w:r w:rsidR="00140B1D" w:rsidRPr="00565503">
        <w:rPr>
          <w:sz w:val="28"/>
          <w:szCs w:val="28"/>
          <w:lang w:val="de-DE"/>
        </w:rPr>
        <w:t>iễn, giảm, giãn thuế</w:t>
      </w:r>
      <w:r w:rsidR="0006202B" w:rsidRPr="00565503">
        <w:rPr>
          <w:sz w:val="28"/>
          <w:szCs w:val="28"/>
          <w:lang w:val="de-DE"/>
        </w:rPr>
        <w:t>. Ngoài ra</w:t>
      </w:r>
      <w:r w:rsidR="00562B0C" w:rsidRPr="00565503">
        <w:rPr>
          <w:sz w:val="28"/>
          <w:szCs w:val="28"/>
          <w:lang w:val="de-DE"/>
        </w:rPr>
        <w:t>,</w:t>
      </w:r>
      <w:r w:rsidR="0006202B" w:rsidRPr="00565503">
        <w:rPr>
          <w:sz w:val="28"/>
          <w:szCs w:val="28"/>
          <w:lang w:val="de-DE"/>
        </w:rPr>
        <w:t xml:space="preserve"> g</w:t>
      </w:r>
      <w:r w:rsidR="00140B1D" w:rsidRPr="00565503">
        <w:rPr>
          <w:sz w:val="28"/>
          <w:szCs w:val="28"/>
          <w:lang w:val="de-DE"/>
        </w:rPr>
        <w:t>iá dầu thô trên thế giới trong những tháng đầu năm nay giảm</w:t>
      </w:r>
      <w:r w:rsidR="0006202B" w:rsidRPr="00565503">
        <w:rPr>
          <w:sz w:val="28"/>
          <w:szCs w:val="28"/>
          <w:lang w:val="de-DE"/>
        </w:rPr>
        <w:t xml:space="preserve"> cũng </w:t>
      </w:r>
      <w:r w:rsidR="007076C6">
        <w:rPr>
          <w:sz w:val="28"/>
          <w:szCs w:val="28"/>
          <w:lang w:val="de-DE"/>
        </w:rPr>
        <w:t>l</w:t>
      </w:r>
      <w:r w:rsidR="007076C6" w:rsidRPr="007076C6">
        <w:rPr>
          <w:sz w:val="28"/>
          <w:szCs w:val="28"/>
          <w:lang w:val="de-DE"/>
        </w:rPr>
        <w:t>à</w:t>
      </w:r>
      <w:r w:rsidR="007076C6">
        <w:rPr>
          <w:sz w:val="28"/>
          <w:szCs w:val="28"/>
          <w:lang w:val="de-DE"/>
        </w:rPr>
        <w:t xml:space="preserve"> y</w:t>
      </w:r>
      <w:r w:rsidR="007076C6" w:rsidRPr="007076C6">
        <w:rPr>
          <w:sz w:val="28"/>
          <w:szCs w:val="28"/>
          <w:lang w:val="de-DE"/>
        </w:rPr>
        <w:t>ếu</w:t>
      </w:r>
      <w:r w:rsidR="007076C6">
        <w:rPr>
          <w:sz w:val="28"/>
          <w:szCs w:val="28"/>
          <w:lang w:val="de-DE"/>
        </w:rPr>
        <w:t xml:space="preserve"> t</w:t>
      </w:r>
      <w:r w:rsidR="007076C6" w:rsidRPr="007076C6">
        <w:rPr>
          <w:sz w:val="28"/>
          <w:szCs w:val="28"/>
          <w:lang w:val="de-DE"/>
        </w:rPr>
        <w:t>ố</w:t>
      </w:r>
      <w:r w:rsidR="0006202B" w:rsidRPr="00565503">
        <w:rPr>
          <w:sz w:val="28"/>
          <w:szCs w:val="28"/>
          <w:lang w:val="de-DE"/>
        </w:rPr>
        <w:t xml:space="preserve"> làm giảm thu ngân sách của cả nước. </w:t>
      </w:r>
      <w:r w:rsidR="00B0148C" w:rsidRPr="00565503">
        <w:rPr>
          <w:sz w:val="28"/>
          <w:szCs w:val="28"/>
          <w:lang w:val="de-DE"/>
        </w:rPr>
        <w:t xml:space="preserve">Tuy nhiên, mức chi ngân sách vẫn được </w:t>
      </w:r>
      <w:r w:rsidR="00140B1D" w:rsidRPr="00565503">
        <w:rPr>
          <w:sz w:val="28"/>
          <w:szCs w:val="28"/>
          <w:lang w:val="de-DE"/>
        </w:rPr>
        <w:t>duy trì ổn định để bảo đảm mục đích an sinh xã hội và một số nhu cầu cần thiết khác.</w:t>
      </w:r>
    </w:p>
    <w:p w14:paraId="2CA20921" w14:textId="77777777" w:rsidR="00140B1D" w:rsidRPr="00565503" w:rsidRDefault="00140B1D" w:rsidP="00DF0B84">
      <w:pPr>
        <w:spacing w:before="40" w:after="40" w:line="302" w:lineRule="auto"/>
        <w:ind w:firstLine="720"/>
        <w:jc w:val="both"/>
        <w:rPr>
          <w:sz w:val="28"/>
          <w:szCs w:val="28"/>
          <w:lang w:val="de-DE"/>
        </w:rPr>
      </w:pPr>
      <w:r w:rsidRPr="00565503">
        <w:rPr>
          <w:sz w:val="28"/>
          <w:szCs w:val="28"/>
          <w:lang w:val="de-DE"/>
        </w:rPr>
        <w:t xml:space="preserve">Tổng thu ngân sách Nhà nước từ đầu năm đến 15/9/2009 ước tính </w:t>
      </w:r>
      <w:r w:rsidR="00E018ED" w:rsidRPr="00565503">
        <w:rPr>
          <w:sz w:val="28"/>
          <w:szCs w:val="28"/>
          <w:lang w:val="de-DE"/>
        </w:rPr>
        <w:t xml:space="preserve">đạt </w:t>
      </w:r>
      <w:r w:rsidRPr="00565503">
        <w:rPr>
          <w:sz w:val="28"/>
          <w:szCs w:val="28"/>
          <w:lang w:val="de-DE"/>
        </w:rPr>
        <w:t>274,4 nghìn tỷ đồng, bằng 70,4% dự toán năm, trong đó các khoản thu nội địa bằng 72,1%; thu từ dầu thô bằng 61,5%; thu cân đối ngân sách từ hoạt động xuất nhập khẩu bằng 71,6%. Trong thu nội địa, thu từ khu vực doanh nghiệp Nhà nước bằng 80,8%; thu từ doanh nghiệp có vốn đầu tư nước ngoài (không kể dầu thô) bằng 60,7%; thu thuế công, thương nghiệp và dịch vụ ngoài Nhà nước bằng 67,5%; thuế thu nhập cá nhân bằng 55,6%; thu phí xăng dầu đạt 118,2%; thu phí, lệ phí bằng 62,8%.</w:t>
      </w:r>
    </w:p>
    <w:p w14:paraId="5F44F960" w14:textId="77777777" w:rsidR="00DA71E2" w:rsidRPr="00565503" w:rsidRDefault="00140B1D" w:rsidP="00DF0B84">
      <w:pPr>
        <w:spacing w:before="40" w:after="40" w:line="302" w:lineRule="auto"/>
        <w:ind w:firstLine="720"/>
        <w:jc w:val="both"/>
        <w:rPr>
          <w:color w:val="FF0000"/>
          <w:sz w:val="28"/>
          <w:szCs w:val="28"/>
          <w:lang w:val="de-DE"/>
        </w:rPr>
      </w:pPr>
      <w:r w:rsidRPr="00565503">
        <w:rPr>
          <w:sz w:val="28"/>
          <w:szCs w:val="28"/>
          <w:lang w:val="de-DE"/>
        </w:rPr>
        <w:t>Tổng chi ngân sách Nhà nước từ đầu năm đến 15/9/2009 ước tính 330,2 nghìn tỷ đồng, bằng 67,2% dự toán năm, trong đó chi đầu tư phát triển bằng 67,2% (riêng chi đầu tư xây dựng cơ bản bằng 66%); chi phát triển sự nghiệp kinh tế - xã hội, quốc phòng, an ninh, quản lý Nhà nước, Đảng, đoàn thể bằng 69,6%; chi trả nợ và viện trợ bằng 70,7%.</w:t>
      </w:r>
      <w:r w:rsidRPr="00565503">
        <w:rPr>
          <w:color w:val="FF0000"/>
          <w:sz w:val="28"/>
          <w:szCs w:val="28"/>
          <w:lang w:val="de-DE"/>
        </w:rPr>
        <w:t xml:space="preserve"> </w:t>
      </w:r>
    </w:p>
    <w:p w14:paraId="741FAF2A" w14:textId="77777777" w:rsidR="00562B0C" w:rsidRPr="00565503" w:rsidRDefault="00562B0C" w:rsidP="00DF0B84">
      <w:pPr>
        <w:spacing w:before="40" w:after="40" w:line="302" w:lineRule="auto"/>
        <w:ind w:firstLine="720"/>
        <w:jc w:val="both"/>
        <w:rPr>
          <w:b/>
          <w:color w:val="000000"/>
          <w:sz w:val="28"/>
          <w:szCs w:val="28"/>
          <w:lang w:val="de-DE"/>
        </w:rPr>
      </w:pPr>
      <w:r w:rsidRPr="00565503">
        <w:rPr>
          <w:b/>
          <w:color w:val="000000"/>
          <w:sz w:val="28"/>
          <w:szCs w:val="28"/>
          <w:lang w:val="de-DE"/>
        </w:rPr>
        <w:t>3.</w:t>
      </w:r>
      <w:r w:rsidR="00461303" w:rsidRPr="00565503">
        <w:rPr>
          <w:b/>
          <w:color w:val="000000"/>
          <w:sz w:val="28"/>
          <w:szCs w:val="28"/>
          <w:lang w:val="de-DE"/>
        </w:rPr>
        <w:t xml:space="preserve"> </w:t>
      </w:r>
      <w:r w:rsidRPr="00565503">
        <w:rPr>
          <w:b/>
          <w:color w:val="000000"/>
          <w:sz w:val="28"/>
          <w:szCs w:val="28"/>
          <w:lang w:val="de-DE"/>
        </w:rPr>
        <w:t>Tín dụng</w:t>
      </w:r>
    </w:p>
    <w:p w14:paraId="7E8FCF8C" w14:textId="77777777" w:rsidR="00562B0C" w:rsidRPr="00565503" w:rsidRDefault="008E3ABD" w:rsidP="00DF0B84">
      <w:pPr>
        <w:spacing w:before="40" w:after="40" w:line="302" w:lineRule="auto"/>
        <w:ind w:firstLine="720"/>
        <w:jc w:val="both"/>
        <w:rPr>
          <w:b/>
          <w:color w:val="000000"/>
          <w:sz w:val="28"/>
          <w:szCs w:val="28"/>
          <w:lang w:val="de-DE"/>
        </w:rPr>
      </w:pPr>
      <w:r w:rsidRPr="00565503">
        <w:rPr>
          <w:sz w:val="28"/>
          <w:szCs w:val="28"/>
          <w:lang w:val="de-DE"/>
        </w:rPr>
        <w:t>Theo báo cáo nhanh của</w:t>
      </w:r>
      <w:r w:rsidR="00F51CED">
        <w:rPr>
          <w:sz w:val="28"/>
          <w:szCs w:val="28"/>
          <w:lang w:val="de-DE"/>
        </w:rPr>
        <w:t xml:space="preserve"> c</w:t>
      </w:r>
      <w:r w:rsidR="00F51CED" w:rsidRPr="00F51CED">
        <w:rPr>
          <w:sz w:val="28"/>
          <w:szCs w:val="28"/>
          <w:lang w:val="de-DE"/>
        </w:rPr>
        <w:t>ác</w:t>
      </w:r>
      <w:r w:rsidRPr="00565503">
        <w:rPr>
          <w:sz w:val="28"/>
          <w:szCs w:val="28"/>
          <w:lang w:val="de-DE"/>
        </w:rPr>
        <w:t xml:space="preserve"> Ngân hàng thương mại và công ty tài chính, dư nợ cho vay hỗ tr</w:t>
      </w:r>
      <w:r w:rsidR="007076C6" w:rsidRPr="007076C6">
        <w:rPr>
          <w:sz w:val="28"/>
          <w:szCs w:val="28"/>
          <w:lang w:val="de-DE"/>
        </w:rPr>
        <w:t>ợ</w:t>
      </w:r>
      <w:r w:rsidRPr="00565503">
        <w:rPr>
          <w:sz w:val="28"/>
          <w:szCs w:val="28"/>
          <w:lang w:val="de-DE"/>
        </w:rPr>
        <w:t xml:space="preserve"> l</w:t>
      </w:r>
      <w:r w:rsidR="007076C6" w:rsidRPr="007076C6">
        <w:rPr>
          <w:sz w:val="28"/>
          <w:szCs w:val="28"/>
          <w:lang w:val="de-DE"/>
        </w:rPr>
        <w:t>ã</w:t>
      </w:r>
      <w:r w:rsidRPr="00565503">
        <w:rPr>
          <w:sz w:val="28"/>
          <w:szCs w:val="28"/>
          <w:lang w:val="de-DE"/>
        </w:rPr>
        <w:t>i suất bằng đồng Việt Nam đến ngày 24/9/</w:t>
      </w:r>
      <w:r w:rsidR="00410117" w:rsidRPr="00565503">
        <w:rPr>
          <w:sz w:val="28"/>
          <w:szCs w:val="28"/>
          <w:lang w:val="de-DE"/>
        </w:rPr>
        <w:t>20</w:t>
      </w:r>
      <w:r w:rsidRPr="00565503">
        <w:rPr>
          <w:sz w:val="28"/>
          <w:szCs w:val="28"/>
          <w:lang w:val="de-DE"/>
        </w:rPr>
        <w:t>09 đạt 404,3 ngh</w:t>
      </w:r>
      <w:r w:rsidR="00461303" w:rsidRPr="00565503">
        <w:rPr>
          <w:sz w:val="28"/>
          <w:szCs w:val="28"/>
          <w:lang w:val="de-DE"/>
        </w:rPr>
        <w:t>ìn tỷ đồng, trong đó n</w:t>
      </w:r>
      <w:r w:rsidRPr="00565503">
        <w:rPr>
          <w:sz w:val="28"/>
          <w:szCs w:val="28"/>
          <w:lang w:val="de-DE"/>
        </w:rPr>
        <w:t>hóm Ngân hàng thương mại Nhà nước và Quỹ tín dụng Nhân dân Trung ương đạt 276,7 nghìn tỷ đồng; nhóm ngân hàng Thương mại cổ phần 100,9 nghìn tỷ đồng; nhóm ngân hàng liên doanh, chi nhánh ngân hàng nước ngoài và ngân hàng 100% vốn nước ngoài 20,4 nghìn tỷ đồng; Công ty tài chính 6,3 nghìn tỷ đồng.</w:t>
      </w:r>
      <w:r w:rsidR="00410117" w:rsidRPr="00565503">
        <w:rPr>
          <w:sz w:val="28"/>
          <w:szCs w:val="28"/>
          <w:lang w:val="de-DE"/>
        </w:rPr>
        <w:t xml:space="preserve"> </w:t>
      </w:r>
      <w:r w:rsidR="00461303" w:rsidRPr="00565503">
        <w:rPr>
          <w:sz w:val="28"/>
          <w:szCs w:val="28"/>
          <w:lang w:val="de-DE"/>
        </w:rPr>
        <w:t xml:space="preserve">Trong </w:t>
      </w:r>
      <w:r w:rsidR="00410117" w:rsidRPr="00565503">
        <w:rPr>
          <w:sz w:val="28"/>
          <w:szCs w:val="28"/>
          <w:lang w:val="de-DE"/>
        </w:rPr>
        <w:t>các đối tượng vay,</w:t>
      </w:r>
      <w:r w:rsidR="00461303" w:rsidRPr="00565503">
        <w:rPr>
          <w:sz w:val="28"/>
          <w:szCs w:val="28"/>
          <w:lang w:val="de-DE"/>
        </w:rPr>
        <w:t xml:space="preserve"> doanh n</w:t>
      </w:r>
      <w:r w:rsidRPr="00565503">
        <w:rPr>
          <w:sz w:val="28"/>
          <w:szCs w:val="28"/>
          <w:lang w:val="de-DE"/>
        </w:rPr>
        <w:t xml:space="preserve">ghiệp Nhà nước </w:t>
      </w:r>
      <w:r w:rsidR="00461303" w:rsidRPr="00565503">
        <w:rPr>
          <w:sz w:val="28"/>
          <w:szCs w:val="28"/>
          <w:lang w:val="de-DE"/>
        </w:rPr>
        <w:t xml:space="preserve">vay </w:t>
      </w:r>
      <w:r w:rsidRPr="00565503">
        <w:rPr>
          <w:sz w:val="28"/>
          <w:szCs w:val="28"/>
          <w:lang w:val="de-DE"/>
        </w:rPr>
        <w:t xml:space="preserve">62,2 nghìn tỷ đồng; doanh nghiệp ngoài Nhà nước (Công ty trách nhiệm hữu hạn, công ty cổ phần, doanh nghiệp tư nhân, doanh nghiệp có vốn đầu tư nước ngoài) </w:t>
      </w:r>
      <w:r w:rsidR="00461303" w:rsidRPr="00565503">
        <w:rPr>
          <w:sz w:val="28"/>
          <w:szCs w:val="28"/>
          <w:lang w:val="de-DE"/>
        </w:rPr>
        <w:t xml:space="preserve">vay </w:t>
      </w:r>
      <w:r w:rsidRPr="00565503">
        <w:rPr>
          <w:sz w:val="28"/>
          <w:szCs w:val="28"/>
          <w:lang w:val="de-DE"/>
        </w:rPr>
        <w:t xml:space="preserve">273,2 nghìn tỷ đồng; hộ sản xuất </w:t>
      </w:r>
      <w:r w:rsidR="00461303" w:rsidRPr="00565503">
        <w:rPr>
          <w:sz w:val="28"/>
          <w:szCs w:val="28"/>
          <w:lang w:val="de-DE"/>
        </w:rPr>
        <w:t xml:space="preserve">vay </w:t>
      </w:r>
      <w:r w:rsidRPr="00565503">
        <w:rPr>
          <w:sz w:val="28"/>
          <w:szCs w:val="28"/>
          <w:lang w:val="de-DE"/>
        </w:rPr>
        <w:t>68,9 nghìn tỷ đồng.</w:t>
      </w:r>
    </w:p>
    <w:p w14:paraId="6E1A2046" w14:textId="77777777" w:rsidR="00A22FD5" w:rsidRPr="00565503" w:rsidRDefault="00562B0C" w:rsidP="00DF0B84">
      <w:pPr>
        <w:spacing w:before="40" w:after="40" w:line="302" w:lineRule="auto"/>
        <w:ind w:firstLine="720"/>
        <w:jc w:val="both"/>
        <w:rPr>
          <w:b/>
          <w:sz w:val="28"/>
          <w:szCs w:val="28"/>
          <w:lang w:val="fr-FR"/>
        </w:rPr>
      </w:pPr>
      <w:r w:rsidRPr="00565503">
        <w:rPr>
          <w:b/>
          <w:sz w:val="28"/>
          <w:szCs w:val="28"/>
          <w:lang w:val="fr-FR"/>
        </w:rPr>
        <w:t>4</w:t>
      </w:r>
      <w:r w:rsidR="00140B1D" w:rsidRPr="00565503">
        <w:rPr>
          <w:b/>
          <w:sz w:val="28"/>
          <w:szCs w:val="28"/>
          <w:lang w:val="fr-FR"/>
        </w:rPr>
        <w:t xml:space="preserve">. </w:t>
      </w:r>
      <w:r w:rsidR="00A22FD5" w:rsidRPr="00565503">
        <w:rPr>
          <w:b/>
          <w:sz w:val="28"/>
          <w:szCs w:val="28"/>
          <w:lang w:val="fr-FR"/>
        </w:rPr>
        <w:t>Xuất</w:t>
      </w:r>
      <w:r w:rsidR="00140B1D" w:rsidRPr="00565503">
        <w:rPr>
          <w:b/>
          <w:sz w:val="28"/>
          <w:szCs w:val="28"/>
          <w:lang w:val="fr-FR"/>
        </w:rPr>
        <w:t>,</w:t>
      </w:r>
      <w:r w:rsidR="00A22FD5" w:rsidRPr="00565503">
        <w:rPr>
          <w:b/>
          <w:sz w:val="28"/>
          <w:szCs w:val="28"/>
          <w:lang w:val="fr-FR"/>
        </w:rPr>
        <w:t xml:space="preserve"> nhập khẩu hàng hóa</w:t>
      </w:r>
    </w:p>
    <w:p w14:paraId="7B55055A" w14:textId="77777777" w:rsidR="00A35114" w:rsidRPr="00DF0B84" w:rsidRDefault="00112402" w:rsidP="00DF0B84">
      <w:pPr>
        <w:spacing w:before="40" w:after="40" w:line="302" w:lineRule="auto"/>
        <w:ind w:firstLine="720"/>
        <w:jc w:val="both"/>
        <w:rPr>
          <w:spacing w:val="-2"/>
          <w:sz w:val="28"/>
          <w:szCs w:val="28"/>
          <w:lang w:val="fr-FR"/>
        </w:rPr>
      </w:pPr>
      <w:r w:rsidRPr="00DF0B84">
        <w:rPr>
          <w:spacing w:val="-2"/>
          <w:sz w:val="28"/>
          <w:szCs w:val="28"/>
          <w:lang w:val="fr-FR"/>
        </w:rPr>
        <w:t xml:space="preserve">Trong </w:t>
      </w:r>
      <w:r w:rsidR="00E018ED" w:rsidRPr="00DF0B84">
        <w:rPr>
          <w:spacing w:val="-2"/>
          <w:sz w:val="28"/>
          <w:szCs w:val="28"/>
          <w:lang w:val="fr-FR"/>
        </w:rPr>
        <w:t>tháng 9/</w:t>
      </w:r>
      <w:r w:rsidRPr="00DF0B84">
        <w:rPr>
          <w:spacing w:val="-2"/>
          <w:sz w:val="28"/>
          <w:szCs w:val="28"/>
          <w:lang w:val="fr-FR"/>
        </w:rPr>
        <w:t xml:space="preserve">2009, sản xuất hàng hoá trong nước và </w:t>
      </w:r>
      <w:r w:rsidR="007076C6" w:rsidRPr="00DF0B84">
        <w:rPr>
          <w:spacing w:val="-2"/>
          <w:sz w:val="28"/>
          <w:szCs w:val="28"/>
          <w:lang w:val="fr-FR"/>
        </w:rPr>
        <w:t>hoạt động</w:t>
      </w:r>
      <w:r w:rsidRPr="00DF0B84">
        <w:rPr>
          <w:spacing w:val="-2"/>
          <w:sz w:val="28"/>
          <w:szCs w:val="28"/>
          <w:lang w:val="fr-FR"/>
        </w:rPr>
        <w:t xml:space="preserve"> xúc tiến thương mại đã</w:t>
      </w:r>
      <w:r w:rsidR="007076C6" w:rsidRPr="00DF0B84">
        <w:rPr>
          <w:spacing w:val="-2"/>
          <w:sz w:val="28"/>
          <w:szCs w:val="28"/>
          <w:lang w:val="fr-FR"/>
        </w:rPr>
        <w:t xml:space="preserve"> đạt được những kết quả nhất định, thể hiện qua</w:t>
      </w:r>
      <w:r w:rsidRPr="00DF0B84">
        <w:rPr>
          <w:spacing w:val="-2"/>
          <w:sz w:val="28"/>
          <w:szCs w:val="28"/>
          <w:lang w:val="fr-FR"/>
        </w:rPr>
        <w:t xml:space="preserve"> </w:t>
      </w:r>
      <w:r w:rsidR="00F85B8F" w:rsidRPr="00DF0B84">
        <w:rPr>
          <w:spacing w:val="-2"/>
          <w:sz w:val="28"/>
          <w:szCs w:val="28"/>
          <w:lang w:val="fr-FR"/>
        </w:rPr>
        <w:t xml:space="preserve">kim ngạch hàng </w:t>
      </w:r>
      <w:r w:rsidR="00F85B8F" w:rsidRPr="007F419F">
        <w:rPr>
          <w:spacing w:val="-2"/>
          <w:sz w:val="28"/>
          <w:szCs w:val="28"/>
          <w:lang w:val="fr-FR"/>
        </w:rPr>
        <w:t xml:space="preserve">hoá xuất khẩu tháng 8/2009 giảm </w:t>
      </w:r>
      <w:r w:rsidR="00B203C3" w:rsidRPr="007F419F">
        <w:rPr>
          <w:spacing w:val="-2"/>
          <w:sz w:val="28"/>
          <w:szCs w:val="28"/>
          <w:lang w:val="fr-FR"/>
        </w:rPr>
        <w:t>24</w:t>
      </w:r>
      <w:r w:rsidR="00F85B8F" w:rsidRPr="007F419F">
        <w:rPr>
          <w:spacing w:val="-2"/>
          <w:sz w:val="28"/>
          <w:szCs w:val="28"/>
          <w:lang w:val="fr-FR"/>
        </w:rPr>
        <w:t>,</w:t>
      </w:r>
      <w:r w:rsidR="00B203C3" w:rsidRPr="007F419F">
        <w:rPr>
          <w:spacing w:val="-2"/>
          <w:sz w:val="28"/>
          <w:szCs w:val="28"/>
          <w:lang w:val="fr-FR"/>
        </w:rPr>
        <w:t>8</w:t>
      </w:r>
      <w:r w:rsidR="00B0148C" w:rsidRPr="007F419F">
        <w:rPr>
          <w:spacing w:val="-2"/>
          <w:sz w:val="28"/>
          <w:szCs w:val="28"/>
          <w:lang w:val="fr-FR"/>
        </w:rPr>
        <w:t>%</w:t>
      </w:r>
      <w:r w:rsidR="007076C6" w:rsidRPr="007F419F">
        <w:rPr>
          <w:spacing w:val="-2"/>
          <w:sz w:val="28"/>
          <w:szCs w:val="28"/>
          <w:lang w:val="fr-FR"/>
        </w:rPr>
        <w:t xml:space="preserve"> so với cùng kỳ năm trước</w:t>
      </w:r>
      <w:r w:rsidR="001150B1" w:rsidRPr="007F419F">
        <w:rPr>
          <w:spacing w:val="-2"/>
          <w:sz w:val="28"/>
          <w:szCs w:val="28"/>
          <w:lang w:val="fr-FR"/>
        </w:rPr>
        <w:t>, nhưng</w:t>
      </w:r>
      <w:r w:rsidR="00F85B8F" w:rsidRPr="007F419F">
        <w:rPr>
          <w:spacing w:val="-2"/>
          <w:sz w:val="28"/>
          <w:szCs w:val="28"/>
          <w:lang w:val="fr-FR"/>
        </w:rPr>
        <w:t xml:space="preserve"> </w:t>
      </w:r>
      <w:r w:rsidR="001150B1" w:rsidRPr="00DF0B84">
        <w:rPr>
          <w:spacing w:val="-2"/>
          <w:sz w:val="28"/>
          <w:szCs w:val="28"/>
          <w:lang w:val="fr-FR"/>
        </w:rPr>
        <w:t xml:space="preserve">tháng 9/2009 </w:t>
      </w:r>
      <w:r w:rsidR="000B19CC" w:rsidRPr="00DF0B84">
        <w:rPr>
          <w:spacing w:val="-2"/>
          <w:sz w:val="28"/>
          <w:szCs w:val="28"/>
          <w:lang w:val="fr-FR"/>
        </w:rPr>
        <w:t>chỉ giảm 11,</w:t>
      </w:r>
      <w:r w:rsidR="000C20C3" w:rsidRPr="00DF0B84">
        <w:rPr>
          <w:spacing w:val="-2"/>
          <w:sz w:val="28"/>
          <w:szCs w:val="28"/>
          <w:lang w:val="fr-FR"/>
        </w:rPr>
        <w:t>3</w:t>
      </w:r>
      <w:r w:rsidR="00F85B8F" w:rsidRPr="00DF0B84">
        <w:rPr>
          <w:spacing w:val="-2"/>
          <w:sz w:val="28"/>
          <w:szCs w:val="28"/>
          <w:lang w:val="fr-FR"/>
        </w:rPr>
        <w:t>%. Nhiều mặt hàng xuất khẩu tiếp tục duy trì được mức tăng về l</w:t>
      </w:r>
      <w:r w:rsidR="00874D78" w:rsidRPr="00DF0B84">
        <w:rPr>
          <w:spacing w:val="-2"/>
          <w:sz w:val="28"/>
          <w:szCs w:val="28"/>
          <w:lang w:val="fr-FR"/>
        </w:rPr>
        <w:t>ượng so với cùng kỳ năm trước</w:t>
      </w:r>
      <w:r w:rsidR="001150B1" w:rsidRPr="00DF0B84">
        <w:rPr>
          <w:spacing w:val="-2"/>
          <w:sz w:val="28"/>
          <w:szCs w:val="28"/>
          <w:lang w:val="fr-FR"/>
        </w:rPr>
        <w:t xml:space="preserve">, tuy nhiên </w:t>
      </w:r>
      <w:r w:rsidR="00824877" w:rsidRPr="00DF0B84">
        <w:rPr>
          <w:spacing w:val="-2"/>
          <w:sz w:val="28"/>
          <w:szCs w:val="28"/>
          <w:lang w:val="fr-FR"/>
        </w:rPr>
        <w:t xml:space="preserve">do ảnh hưởng của giá </w:t>
      </w:r>
      <w:r w:rsidR="00F85B8F" w:rsidRPr="00DF0B84">
        <w:rPr>
          <w:spacing w:val="-2"/>
          <w:sz w:val="28"/>
          <w:szCs w:val="28"/>
          <w:lang w:val="fr-FR"/>
        </w:rPr>
        <w:t>trên thị trường</w:t>
      </w:r>
      <w:r w:rsidR="00824877" w:rsidRPr="00DF0B84">
        <w:rPr>
          <w:spacing w:val="-2"/>
          <w:sz w:val="28"/>
          <w:szCs w:val="28"/>
          <w:lang w:val="fr-FR"/>
        </w:rPr>
        <w:t xml:space="preserve"> thế giới giảm nên kim ngạch giảm. </w:t>
      </w:r>
      <w:r w:rsidR="00874D78" w:rsidRPr="00DF0B84">
        <w:rPr>
          <w:spacing w:val="-2"/>
          <w:sz w:val="28"/>
          <w:szCs w:val="28"/>
          <w:lang w:val="fr-FR"/>
        </w:rPr>
        <w:t xml:space="preserve">Tính chung 9 tháng năm 2009, </w:t>
      </w:r>
      <w:r w:rsidR="009F5522" w:rsidRPr="00DF0B84">
        <w:rPr>
          <w:spacing w:val="-2"/>
          <w:sz w:val="28"/>
          <w:szCs w:val="28"/>
          <w:lang w:val="fr-FR"/>
        </w:rPr>
        <w:t xml:space="preserve">kim ngạch </w:t>
      </w:r>
      <w:r w:rsidR="00A35114" w:rsidRPr="00DF0B84">
        <w:rPr>
          <w:spacing w:val="-2"/>
          <w:sz w:val="28"/>
          <w:szCs w:val="28"/>
          <w:lang w:val="fr-FR"/>
        </w:rPr>
        <w:t xml:space="preserve">hàng hoá xuất khẩu ước tính </w:t>
      </w:r>
      <w:r w:rsidR="00A22FD5" w:rsidRPr="00DF0B84">
        <w:rPr>
          <w:spacing w:val="-2"/>
          <w:sz w:val="28"/>
          <w:szCs w:val="28"/>
          <w:lang w:val="fr-FR"/>
        </w:rPr>
        <w:t xml:space="preserve">đạt 41,7 tỷ USD, giảm 14,3% so với cùng kỳ năm trước, </w:t>
      </w:r>
      <w:r w:rsidR="00A35114" w:rsidRPr="00DF0B84">
        <w:rPr>
          <w:spacing w:val="-2"/>
          <w:sz w:val="28"/>
          <w:szCs w:val="28"/>
          <w:lang w:val="fr-FR"/>
        </w:rPr>
        <w:t xml:space="preserve">trong đó </w:t>
      </w:r>
      <w:r w:rsidR="00A22FD5" w:rsidRPr="00DF0B84">
        <w:rPr>
          <w:spacing w:val="-2"/>
          <w:sz w:val="28"/>
          <w:szCs w:val="28"/>
          <w:lang w:val="fr-FR"/>
        </w:rPr>
        <w:t>khu vực kinh tế trong nước đạt 20,3 tỷ USD, giảm 8,3%; khu vực có vốn đầu tư nước ngoài (không kể dầu thô) đạt 16,7 tỷ USD, giảm 6,3%</w:t>
      </w:r>
      <w:r w:rsidR="00A35114" w:rsidRPr="00DF0B84">
        <w:rPr>
          <w:spacing w:val="-2"/>
          <w:sz w:val="28"/>
          <w:szCs w:val="28"/>
          <w:lang w:val="fr-FR"/>
        </w:rPr>
        <w:t xml:space="preserve">. </w:t>
      </w:r>
    </w:p>
    <w:p w14:paraId="07BB4B81" w14:textId="77777777" w:rsidR="000B19CC" w:rsidRPr="00565503" w:rsidRDefault="00983409" w:rsidP="00841965">
      <w:pPr>
        <w:spacing w:before="40" w:after="40" w:line="302" w:lineRule="auto"/>
        <w:ind w:firstLine="720"/>
        <w:jc w:val="both"/>
        <w:rPr>
          <w:sz w:val="28"/>
          <w:szCs w:val="28"/>
          <w:lang w:val="fr-FR"/>
        </w:rPr>
      </w:pPr>
      <w:r w:rsidRPr="00565503">
        <w:rPr>
          <w:sz w:val="28"/>
          <w:szCs w:val="28"/>
          <w:lang w:val="fr-FR"/>
        </w:rPr>
        <w:t xml:space="preserve">Kim ngạch xuất khẩu </w:t>
      </w:r>
      <w:r w:rsidR="000B19CC" w:rsidRPr="00565503">
        <w:rPr>
          <w:sz w:val="28"/>
          <w:szCs w:val="28"/>
          <w:lang w:val="fr-FR"/>
        </w:rPr>
        <w:t xml:space="preserve">hàng dệt may; </w:t>
      </w:r>
      <w:r w:rsidR="00A273C1" w:rsidRPr="00565503">
        <w:rPr>
          <w:sz w:val="28"/>
          <w:szCs w:val="28"/>
          <w:lang w:val="fr-FR"/>
        </w:rPr>
        <w:t>điện tử, máy tính; máy móc, thiế</w:t>
      </w:r>
      <w:r w:rsidR="000B19CC" w:rsidRPr="00565503">
        <w:rPr>
          <w:sz w:val="28"/>
          <w:szCs w:val="28"/>
          <w:lang w:val="fr-FR"/>
        </w:rPr>
        <w:t>t bị, dụng cụ phụ tùng đạt xấp xỉ hoặc bằng mức của cùng kỳ năm trước.</w:t>
      </w:r>
      <w:r w:rsidRPr="00565503">
        <w:rPr>
          <w:sz w:val="28"/>
          <w:szCs w:val="28"/>
          <w:lang w:val="fr-FR"/>
        </w:rPr>
        <w:t xml:space="preserve"> </w:t>
      </w:r>
      <w:r w:rsidR="00A273C1" w:rsidRPr="00565503">
        <w:rPr>
          <w:sz w:val="28"/>
          <w:szCs w:val="28"/>
          <w:lang w:val="fr-FR"/>
        </w:rPr>
        <w:t xml:space="preserve">Nhiều </w:t>
      </w:r>
      <w:r w:rsidR="002F4A88" w:rsidRPr="00565503">
        <w:rPr>
          <w:sz w:val="28"/>
          <w:szCs w:val="28"/>
          <w:lang w:val="fr-FR"/>
        </w:rPr>
        <w:t xml:space="preserve">mặt hàng chủ yếu </w:t>
      </w:r>
      <w:r w:rsidR="00B22130" w:rsidRPr="00565503">
        <w:rPr>
          <w:sz w:val="28"/>
          <w:szCs w:val="28"/>
          <w:lang w:val="fr-FR"/>
        </w:rPr>
        <w:t xml:space="preserve">khác </w:t>
      </w:r>
      <w:r w:rsidR="002F4A88" w:rsidRPr="00565503">
        <w:rPr>
          <w:sz w:val="28"/>
          <w:szCs w:val="28"/>
          <w:lang w:val="fr-FR"/>
        </w:rPr>
        <w:t xml:space="preserve">có lượng xuất khẩu tăng nhưng do giá giảm dẫn đến kim ngạch giảm là: Dầu thô 9 tháng đạt 4,8 tỷ USD, tăng </w:t>
      </w:r>
      <w:r w:rsidR="00AD365B" w:rsidRPr="00565503">
        <w:rPr>
          <w:sz w:val="28"/>
          <w:szCs w:val="28"/>
          <w:lang w:val="fr-FR"/>
        </w:rPr>
        <w:t>8,</w:t>
      </w:r>
      <w:r w:rsidR="002F4A88" w:rsidRPr="00565503">
        <w:rPr>
          <w:sz w:val="28"/>
          <w:szCs w:val="28"/>
          <w:lang w:val="fr-FR"/>
        </w:rPr>
        <w:t xml:space="preserve">6% về lượng và giảm </w:t>
      </w:r>
      <w:r w:rsidR="00AD365B" w:rsidRPr="00565503">
        <w:rPr>
          <w:sz w:val="28"/>
          <w:szCs w:val="28"/>
          <w:lang w:val="fr-FR"/>
        </w:rPr>
        <w:t>45,6</w:t>
      </w:r>
      <w:r w:rsidR="002F4A88" w:rsidRPr="00565503">
        <w:rPr>
          <w:sz w:val="28"/>
          <w:szCs w:val="28"/>
          <w:lang w:val="fr-FR"/>
        </w:rPr>
        <w:t xml:space="preserve">% về kim ngạch so với cùng kỳ năm 2008; gạo đạt 2,2 tỷ USD, tăng 34,1% về lượng và giảm 7,8% về kim ngạch; cà phê đạt 1,3 tỷ USD, tăng 14,4% về lượng và giảm 19,7% về kim ngạch; than đá đạt 913 triệu USD, tăng 2,4% về lượng và giảm 21,2% về kim ngạch; cao su đạt 734 triệu USD, tăng 7% về lượng và giảm 41% về kim ngạch. </w:t>
      </w:r>
    </w:p>
    <w:p w14:paraId="374C4671" w14:textId="77777777" w:rsidR="000B19CC" w:rsidRPr="00565503" w:rsidRDefault="00C73075" w:rsidP="00841965">
      <w:pPr>
        <w:spacing w:before="40" w:after="40" w:line="302" w:lineRule="auto"/>
        <w:ind w:firstLine="720"/>
        <w:jc w:val="both"/>
        <w:rPr>
          <w:sz w:val="28"/>
          <w:szCs w:val="28"/>
          <w:lang w:val="fr-FR"/>
        </w:rPr>
      </w:pPr>
      <w:r w:rsidRPr="00565503">
        <w:rPr>
          <w:sz w:val="28"/>
          <w:szCs w:val="28"/>
          <w:lang w:val="fr-FR"/>
        </w:rPr>
        <w:t>K</w:t>
      </w:r>
      <w:r w:rsidR="00824877" w:rsidRPr="00565503">
        <w:rPr>
          <w:sz w:val="28"/>
          <w:szCs w:val="28"/>
          <w:lang w:val="fr-FR"/>
        </w:rPr>
        <w:t xml:space="preserve">im ngạch </w:t>
      </w:r>
      <w:r w:rsidR="00B22130" w:rsidRPr="00565503">
        <w:rPr>
          <w:sz w:val="28"/>
          <w:szCs w:val="28"/>
          <w:lang w:val="fr-FR"/>
        </w:rPr>
        <w:t>xuất khẩu</w:t>
      </w:r>
      <w:r w:rsidRPr="00565503">
        <w:rPr>
          <w:sz w:val="28"/>
          <w:szCs w:val="28"/>
          <w:lang w:val="fr-FR"/>
        </w:rPr>
        <w:t xml:space="preserve"> thủy sản</w:t>
      </w:r>
      <w:r w:rsidR="00B22130" w:rsidRPr="00565503">
        <w:rPr>
          <w:sz w:val="28"/>
          <w:szCs w:val="28"/>
          <w:lang w:val="fr-FR"/>
        </w:rPr>
        <w:t xml:space="preserve"> 9 tháng </w:t>
      </w:r>
      <w:r w:rsidRPr="00565503">
        <w:rPr>
          <w:sz w:val="28"/>
          <w:szCs w:val="28"/>
          <w:lang w:val="fr-FR"/>
        </w:rPr>
        <w:t xml:space="preserve">đạt 3 tỷ </w:t>
      </w:r>
      <w:r w:rsidR="00874D78" w:rsidRPr="00565503">
        <w:rPr>
          <w:sz w:val="28"/>
          <w:szCs w:val="28"/>
          <w:lang w:val="fr-FR"/>
        </w:rPr>
        <w:t>USD, giảm 9,5</w:t>
      </w:r>
      <w:r w:rsidRPr="00565503">
        <w:rPr>
          <w:sz w:val="28"/>
          <w:szCs w:val="28"/>
          <w:lang w:val="fr-FR"/>
        </w:rPr>
        <w:t>% so với cùng</w:t>
      </w:r>
      <w:r w:rsidR="00B55B67">
        <w:rPr>
          <w:sz w:val="28"/>
          <w:szCs w:val="28"/>
          <w:lang w:val="fr-FR"/>
        </w:rPr>
        <w:t xml:space="preserve"> k</w:t>
      </w:r>
      <w:r w:rsidR="00B55B67" w:rsidRPr="00B55B67">
        <w:rPr>
          <w:sz w:val="28"/>
          <w:szCs w:val="28"/>
          <w:lang w:val="fr-FR"/>
        </w:rPr>
        <w:t>ỳ</w:t>
      </w:r>
      <w:r w:rsidRPr="00565503">
        <w:rPr>
          <w:sz w:val="28"/>
          <w:szCs w:val="28"/>
          <w:lang w:val="fr-FR"/>
        </w:rPr>
        <w:t xml:space="preserve"> năm 2008</w:t>
      </w:r>
      <w:r w:rsidR="00874D78" w:rsidRPr="00565503">
        <w:rPr>
          <w:sz w:val="28"/>
          <w:szCs w:val="28"/>
          <w:lang w:val="fr-FR"/>
        </w:rPr>
        <w:t>; giày dép đạt 3 tỷ USD, giảm 13,7%; gỗ và sản phẩm gỗ đạt 1,8 tỷ USD, giảm 14,2%</w:t>
      </w:r>
      <w:r w:rsidR="000B19CC" w:rsidRPr="00565503">
        <w:rPr>
          <w:sz w:val="28"/>
          <w:szCs w:val="28"/>
          <w:lang w:val="fr-FR"/>
        </w:rPr>
        <w:t xml:space="preserve">. </w:t>
      </w:r>
      <w:r w:rsidR="00983409" w:rsidRPr="00565503">
        <w:rPr>
          <w:sz w:val="28"/>
          <w:szCs w:val="28"/>
          <w:lang w:val="fr-FR"/>
        </w:rPr>
        <w:t xml:space="preserve">Nếu tính </w:t>
      </w:r>
      <w:r w:rsidR="00D33699" w:rsidRPr="00565503">
        <w:rPr>
          <w:sz w:val="28"/>
          <w:szCs w:val="28"/>
          <w:lang w:val="fr-FR"/>
        </w:rPr>
        <w:t xml:space="preserve">giá trị xuất khẩu của </w:t>
      </w:r>
      <w:r w:rsidR="00983409" w:rsidRPr="00565503">
        <w:rPr>
          <w:sz w:val="28"/>
          <w:szCs w:val="28"/>
          <w:lang w:val="fr-FR"/>
        </w:rPr>
        <w:t xml:space="preserve">8 mặt hàng có lượng (gồm: Hạt điều, cà phê, chè, hạt tiêu, gạo, than đá, </w:t>
      </w:r>
      <w:r w:rsidR="00D33699" w:rsidRPr="00565503">
        <w:rPr>
          <w:sz w:val="28"/>
          <w:szCs w:val="28"/>
          <w:lang w:val="fr-FR"/>
        </w:rPr>
        <w:t xml:space="preserve">cao su, </w:t>
      </w:r>
      <w:r w:rsidR="00983409" w:rsidRPr="00565503">
        <w:rPr>
          <w:sz w:val="28"/>
          <w:szCs w:val="28"/>
          <w:lang w:val="fr-FR"/>
        </w:rPr>
        <w:t>dầu thô) theo giá bình quân cùng kỳ năm 2008 thì tổng kim ngạch xuất khẩu 9 tháng năm nay ở mức 49,7 tỷ USD, tăng 1% so với cùng kỳ năm trước thay vì giảm 14,3%.</w:t>
      </w:r>
    </w:p>
    <w:p w14:paraId="043727D5" w14:textId="77777777" w:rsidR="00A22FD5" w:rsidRPr="00565503" w:rsidRDefault="00983409" w:rsidP="00841965">
      <w:pPr>
        <w:spacing w:before="40" w:after="40" w:line="302" w:lineRule="auto"/>
        <w:ind w:firstLine="720"/>
        <w:jc w:val="both"/>
        <w:rPr>
          <w:sz w:val="28"/>
          <w:szCs w:val="28"/>
          <w:lang w:val="fr-FR"/>
        </w:rPr>
      </w:pPr>
      <w:r w:rsidRPr="00565503">
        <w:rPr>
          <w:sz w:val="28"/>
          <w:szCs w:val="28"/>
          <w:lang w:val="fr-FR"/>
        </w:rPr>
        <w:t>C</w:t>
      </w:r>
      <w:r w:rsidR="00A22FD5" w:rsidRPr="00565503">
        <w:rPr>
          <w:sz w:val="28"/>
          <w:szCs w:val="28"/>
          <w:lang w:val="fr-FR"/>
        </w:rPr>
        <w:t xml:space="preserve">ơ cấu </w:t>
      </w:r>
      <w:r w:rsidR="00A31753" w:rsidRPr="00565503">
        <w:rPr>
          <w:sz w:val="28"/>
          <w:szCs w:val="28"/>
          <w:lang w:val="fr-FR"/>
        </w:rPr>
        <w:t xml:space="preserve">các nhóm </w:t>
      </w:r>
      <w:r w:rsidRPr="00565503">
        <w:rPr>
          <w:sz w:val="28"/>
          <w:szCs w:val="28"/>
          <w:lang w:val="fr-FR"/>
        </w:rPr>
        <w:t xml:space="preserve">hàng </w:t>
      </w:r>
      <w:r w:rsidR="00A22FD5" w:rsidRPr="00565503">
        <w:rPr>
          <w:sz w:val="28"/>
          <w:szCs w:val="28"/>
          <w:lang w:val="fr-FR"/>
        </w:rPr>
        <w:t xml:space="preserve">xuất khẩu </w:t>
      </w:r>
      <w:r w:rsidR="00A31753" w:rsidRPr="00565503">
        <w:rPr>
          <w:sz w:val="28"/>
          <w:szCs w:val="28"/>
          <w:lang w:val="fr-FR"/>
        </w:rPr>
        <w:t>9 tháng trong tổng kim ngạch xuất khẩu c</w:t>
      </w:r>
      <w:r w:rsidR="00A22FD5" w:rsidRPr="00565503">
        <w:rPr>
          <w:sz w:val="28"/>
          <w:szCs w:val="28"/>
          <w:lang w:val="fr-FR"/>
        </w:rPr>
        <w:t>ó thay đổi</w:t>
      </w:r>
      <w:r w:rsidR="00A31753" w:rsidRPr="00565503">
        <w:rPr>
          <w:sz w:val="28"/>
          <w:szCs w:val="28"/>
          <w:lang w:val="fr-FR"/>
        </w:rPr>
        <w:t xml:space="preserve"> so với cùng kỳ năm 2008</w:t>
      </w:r>
      <w:r w:rsidR="00A22FD5" w:rsidRPr="00565503">
        <w:rPr>
          <w:sz w:val="28"/>
          <w:szCs w:val="28"/>
          <w:lang w:val="fr-FR"/>
        </w:rPr>
        <w:t xml:space="preserve">, </w:t>
      </w:r>
      <w:r w:rsidR="00A31753" w:rsidRPr="00565503">
        <w:rPr>
          <w:sz w:val="28"/>
          <w:szCs w:val="28"/>
          <w:lang w:val="fr-FR"/>
        </w:rPr>
        <w:t xml:space="preserve">trong đó </w:t>
      </w:r>
      <w:r w:rsidR="00A22FD5" w:rsidRPr="00565503">
        <w:rPr>
          <w:sz w:val="28"/>
          <w:szCs w:val="28"/>
          <w:lang w:val="fr-FR"/>
        </w:rPr>
        <w:t xml:space="preserve">nhóm hàng công nghiệp nặng và khoáng sản </w:t>
      </w:r>
      <w:r w:rsidR="00A31753" w:rsidRPr="00565503">
        <w:rPr>
          <w:sz w:val="28"/>
          <w:szCs w:val="28"/>
          <w:lang w:val="fr-FR"/>
        </w:rPr>
        <w:t>giảm từ 31,4% xuống 28,5%;</w:t>
      </w:r>
      <w:r w:rsidR="00A22FD5" w:rsidRPr="00565503">
        <w:rPr>
          <w:sz w:val="28"/>
          <w:szCs w:val="28"/>
          <w:lang w:val="fr-FR"/>
        </w:rPr>
        <w:t xml:space="preserve"> nhóm hàng công nghiệp nhẹ và tiểu thủ công nghiệp </w:t>
      </w:r>
      <w:r w:rsidR="00A31753" w:rsidRPr="00565503">
        <w:rPr>
          <w:sz w:val="28"/>
          <w:szCs w:val="28"/>
          <w:lang w:val="fr-FR"/>
        </w:rPr>
        <w:t xml:space="preserve">giảm từ 45,7% xuống 40,6%; </w:t>
      </w:r>
      <w:r w:rsidR="00A22FD5" w:rsidRPr="00565503">
        <w:rPr>
          <w:sz w:val="28"/>
          <w:szCs w:val="28"/>
          <w:lang w:val="fr-FR"/>
        </w:rPr>
        <w:t xml:space="preserve">nhóm hàng nông, lâm nghiệp và thuỷ sản </w:t>
      </w:r>
      <w:r w:rsidR="00A31753" w:rsidRPr="00565503">
        <w:rPr>
          <w:sz w:val="28"/>
          <w:szCs w:val="28"/>
          <w:lang w:val="fr-FR"/>
        </w:rPr>
        <w:t>tăng từ 22,4% lên 24,5%</w:t>
      </w:r>
      <w:r w:rsidR="00A22FD5" w:rsidRPr="00565503">
        <w:rPr>
          <w:sz w:val="28"/>
          <w:szCs w:val="28"/>
          <w:lang w:val="fr-FR"/>
        </w:rPr>
        <w:t>.</w:t>
      </w:r>
    </w:p>
    <w:p w14:paraId="52FFD47E" w14:textId="77777777" w:rsidR="00F740F0" w:rsidRPr="00565503" w:rsidRDefault="00A22FD5" w:rsidP="00841965">
      <w:pPr>
        <w:spacing w:before="40" w:after="40" w:line="302" w:lineRule="auto"/>
        <w:ind w:firstLine="720"/>
        <w:jc w:val="both"/>
        <w:rPr>
          <w:spacing w:val="-2"/>
          <w:sz w:val="28"/>
          <w:szCs w:val="28"/>
          <w:lang w:val="fr-FR"/>
        </w:rPr>
      </w:pPr>
      <w:r w:rsidRPr="00565503">
        <w:rPr>
          <w:spacing w:val="-2"/>
          <w:sz w:val="28"/>
          <w:szCs w:val="28"/>
          <w:lang w:val="fr-FR"/>
        </w:rPr>
        <w:t xml:space="preserve">Trong </w:t>
      </w:r>
      <w:r w:rsidR="00E018ED" w:rsidRPr="00565503">
        <w:rPr>
          <w:spacing w:val="-2"/>
          <w:sz w:val="28"/>
          <w:szCs w:val="28"/>
          <w:lang w:val="fr-FR"/>
        </w:rPr>
        <w:t xml:space="preserve">8 tháng năm 2009, </w:t>
      </w:r>
      <w:r w:rsidR="00691AAE">
        <w:rPr>
          <w:spacing w:val="-2"/>
          <w:sz w:val="28"/>
          <w:szCs w:val="28"/>
          <w:lang w:val="fr-FR"/>
        </w:rPr>
        <w:t>kim ng</w:t>
      </w:r>
      <w:r w:rsidR="00691AAE" w:rsidRPr="00691AAE">
        <w:rPr>
          <w:spacing w:val="-2"/>
          <w:sz w:val="28"/>
          <w:szCs w:val="28"/>
          <w:lang w:val="fr-FR"/>
        </w:rPr>
        <w:t>ạch</w:t>
      </w:r>
      <w:r w:rsidR="00691AAE">
        <w:rPr>
          <w:spacing w:val="-2"/>
          <w:sz w:val="28"/>
          <w:szCs w:val="28"/>
          <w:lang w:val="fr-FR"/>
        </w:rPr>
        <w:t xml:space="preserve"> h</w:t>
      </w:r>
      <w:r w:rsidR="00691AAE" w:rsidRPr="00691AAE">
        <w:rPr>
          <w:spacing w:val="-2"/>
          <w:sz w:val="28"/>
          <w:szCs w:val="28"/>
          <w:lang w:val="fr-FR"/>
        </w:rPr>
        <w:t>àng</w:t>
      </w:r>
      <w:r w:rsidR="00691AAE">
        <w:rPr>
          <w:spacing w:val="-2"/>
          <w:sz w:val="28"/>
          <w:szCs w:val="28"/>
          <w:lang w:val="fr-FR"/>
        </w:rPr>
        <w:t xml:space="preserve"> ho</w:t>
      </w:r>
      <w:r w:rsidR="00691AAE" w:rsidRPr="00691AAE">
        <w:rPr>
          <w:spacing w:val="-2"/>
          <w:sz w:val="28"/>
          <w:szCs w:val="28"/>
          <w:lang w:val="fr-FR"/>
        </w:rPr>
        <w:t>á</w:t>
      </w:r>
      <w:r w:rsidR="00691AAE">
        <w:rPr>
          <w:spacing w:val="-2"/>
          <w:sz w:val="28"/>
          <w:szCs w:val="28"/>
          <w:lang w:val="fr-FR"/>
        </w:rPr>
        <w:t xml:space="preserve"> xu</w:t>
      </w:r>
      <w:r w:rsidR="00691AAE" w:rsidRPr="00691AAE">
        <w:rPr>
          <w:spacing w:val="-2"/>
          <w:sz w:val="28"/>
          <w:szCs w:val="28"/>
          <w:lang w:val="fr-FR"/>
        </w:rPr>
        <w:t>ất</w:t>
      </w:r>
      <w:r w:rsidR="00691AAE">
        <w:rPr>
          <w:spacing w:val="-2"/>
          <w:sz w:val="28"/>
          <w:szCs w:val="28"/>
          <w:lang w:val="fr-FR"/>
        </w:rPr>
        <w:t xml:space="preserve"> kh</w:t>
      </w:r>
      <w:r w:rsidR="00691AAE" w:rsidRPr="00691AAE">
        <w:rPr>
          <w:spacing w:val="-2"/>
          <w:sz w:val="28"/>
          <w:szCs w:val="28"/>
          <w:lang w:val="fr-FR"/>
        </w:rPr>
        <w:t>ẩu</w:t>
      </w:r>
      <w:r w:rsidR="00691AAE">
        <w:rPr>
          <w:spacing w:val="-2"/>
          <w:sz w:val="28"/>
          <w:szCs w:val="28"/>
          <w:lang w:val="fr-FR"/>
        </w:rPr>
        <w:t xml:space="preserve"> sang th</w:t>
      </w:r>
      <w:r w:rsidR="00691AAE" w:rsidRPr="00691AAE">
        <w:rPr>
          <w:spacing w:val="-2"/>
          <w:sz w:val="28"/>
          <w:szCs w:val="28"/>
          <w:lang w:val="fr-FR"/>
        </w:rPr>
        <w:t>ị</w:t>
      </w:r>
      <w:r w:rsidR="00691AAE">
        <w:rPr>
          <w:spacing w:val="-2"/>
          <w:sz w:val="28"/>
          <w:szCs w:val="28"/>
          <w:lang w:val="fr-FR"/>
        </w:rPr>
        <w:t xml:space="preserve"> tr</w:t>
      </w:r>
      <w:r w:rsidR="00691AAE" w:rsidRPr="00691AAE">
        <w:rPr>
          <w:spacing w:val="-2"/>
          <w:sz w:val="28"/>
          <w:szCs w:val="28"/>
          <w:lang w:val="fr-FR"/>
        </w:rPr>
        <w:t>ường</w:t>
      </w:r>
      <w:r w:rsidR="00691AAE">
        <w:rPr>
          <w:spacing w:val="-2"/>
          <w:sz w:val="28"/>
          <w:szCs w:val="28"/>
          <w:lang w:val="fr-FR"/>
        </w:rPr>
        <w:t xml:space="preserve"> </w:t>
      </w:r>
      <w:r w:rsidR="00F740F0" w:rsidRPr="00565503">
        <w:rPr>
          <w:spacing w:val="-2"/>
          <w:sz w:val="28"/>
          <w:szCs w:val="28"/>
          <w:lang w:val="fr-FR"/>
        </w:rPr>
        <w:t>Mỹ</w:t>
      </w:r>
      <w:r w:rsidRPr="00565503">
        <w:rPr>
          <w:spacing w:val="-2"/>
          <w:sz w:val="28"/>
          <w:szCs w:val="28"/>
          <w:lang w:val="fr-FR"/>
        </w:rPr>
        <w:t xml:space="preserve"> ước tính đạt 7,2 tỷ USD, </w:t>
      </w:r>
      <w:r w:rsidR="00572279">
        <w:rPr>
          <w:spacing w:val="-2"/>
          <w:sz w:val="28"/>
          <w:szCs w:val="28"/>
          <w:lang w:val="fr-FR"/>
        </w:rPr>
        <w:t>gi</w:t>
      </w:r>
      <w:r w:rsidR="00572279" w:rsidRPr="00572279">
        <w:rPr>
          <w:spacing w:val="-2"/>
          <w:sz w:val="28"/>
          <w:szCs w:val="28"/>
          <w:lang w:val="fr-FR"/>
        </w:rPr>
        <w:t>ảm</w:t>
      </w:r>
      <w:r w:rsidR="00572279">
        <w:rPr>
          <w:spacing w:val="-2"/>
          <w:sz w:val="28"/>
          <w:szCs w:val="28"/>
          <w:lang w:val="fr-FR"/>
        </w:rPr>
        <w:t xml:space="preserve"> 5,9%; </w:t>
      </w:r>
      <w:r w:rsidRPr="00565503">
        <w:rPr>
          <w:spacing w:val="-2"/>
          <w:sz w:val="28"/>
          <w:szCs w:val="28"/>
          <w:lang w:val="fr-FR"/>
        </w:rPr>
        <w:t xml:space="preserve">tiếp </w:t>
      </w:r>
      <w:r w:rsidR="00B55B67" w:rsidRPr="00B55B67">
        <w:rPr>
          <w:spacing w:val="-2"/>
          <w:sz w:val="28"/>
          <w:szCs w:val="28"/>
          <w:lang w:val="fr-FR"/>
        </w:rPr>
        <w:t>đến</w:t>
      </w:r>
      <w:r w:rsidRPr="00565503">
        <w:rPr>
          <w:spacing w:val="-2"/>
          <w:sz w:val="28"/>
          <w:szCs w:val="28"/>
          <w:lang w:val="fr-FR"/>
        </w:rPr>
        <w:t xml:space="preserve"> là EU đạt 6,2 tỷ USD, </w:t>
      </w:r>
      <w:r w:rsidR="00691AAE">
        <w:rPr>
          <w:spacing w:val="-2"/>
          <w:sz w:val="28"/>
          <w:szCs w:val="28"/>
          <w:lang w:val="fr-FR"/>
        </w:rPr>
        <w:t>gi</w:t>
      </w:r>
      <w:r w:rsidR="00691AAE" w:rsidRPr="00691AAE">
        <w:rPr>
          <w:spacing w:val="-2"/>
          <w:sz w:val="28"/>
          <w:szCs w:val="28"/>
          <w:lang w:val="fr-FR"/>
        </w:rPr>
        <w:t>ảm</w:t>
      </w:r>
      <w:r w:rsidR="00691AAE">
        <w:rPr>
          <w:spacing w:val="-2"/>
          <w:sz w:val="28"/>
          <w:szCs w:val="28"/>
          <w:lang w:val="fr-FR"/>
        </w:rPr>
        <w:t xml:space="preserve"> 14,6%; </w:t>
      </w:r>
      <w:r w:rsidRPr="00565503">
        <w:rPr>
          <w:spacing w:val="-2"/>
          <w:sz w:val="28"/>
          <w:szCs w:val="28"/>
          <w:lang w:val="fr-FR"/>
        </w:rPr>
        <w:t xml:space="preserve">ASEAN đạt 5,7 tỷ USD, </w:t>
      </w:r>
      <w:r w:rsidR="00691AAE">
        <w:rPr>
          <w:spacing w:val="-2"/>
          <w:sz w:val="28"/>
          <w:szCs w:val="28"/>
          <w:lang w:val="fr-FR"/>
        </w:rPr>
        <w:t>gi</w:t>
      </w:r>
      <w:r w:rsidR="00691AAE" w:rsidRPr="00691AAE">
        <w:rPr>
          <w:spacing w:val="-2"/>
          <w:sz w:val="28"/>
          <w:szCs w:val="28"/>
          <w:lang w:val="fr-FR"/>
        </w:rPr>
        <w:t>ảm</w:t>
      </w:r>
      <w:r w:rsidR="00691AAE">
        <w:rPr>
          <w:spacing w:val="-2"/>
          <w:sz w:val="28"/>
          <w:szCs w:val="28"/>
          <w:lang w:val="fr-FR"/>
        </w:rPr>
        <w:t xml:space="preserve"> 24,3%; </w:t>
      </w:r>
      <w:r w:rsidRPr="00565503">
        <w:rPr>
          <w:spacing w:val="-2"/>
          <w:sz w:val="28"/>
          <w:szCs w:val="28"/>
          <w:lang w:val="fr-FR"/>
        </w:rPr>
        <w:t>Nhật Bản đạt 3,9 tỷ USD</w:t>
      </w:r>
      <w:r w:rsidR="00691AAE">
        <w:rPr>
          <w:spacing w:val="-2"/>
          <w:sz w:val="28"/>
          <w:szCs w:val="28"/>
          <w:lang w:val="fr-FR"/>
        </w:rPr>
        <w:t>, gi</w:t>
      </w:r>
      <w:r w:rsidR="00691AAE" w:rsidRPr="00691AAE">
        <w:rPr>
          <w:spacing w:val="-2"/>
          <w:sz w:val="28"/>
          <w:szCs w:val="28"/>
          <w:lang w:val="fr-FR"/>
        </w:rPr>
        <w:t>ảm</w:t>
      </w:r>
      <w:r w:rsidR="00691AAE">
        <w:rPr>
          <w:spacing w:val="-2"/>
          <w:sz w:val="28"/>
          <w:szCs w:val="28"/>
          <w:lang w:val="fr-FR"/>
        </w:rPr>
        <w:t xml:space="preserve"> 32,1%</w:t>
      </w:r>
      <w:r w:rsidRPr="00565503">
        <w:rPr>
          <w:spacing w:val="-2"/>
          <w:sz w:val="28"/>
          <w:szCs w:val="28"/>
          <w:lang w:val="fr-FR"/>
        </w:rPr>
        <w:t xml:space="preserve">. </w:t>
      </w:r>
      <w:r w:rsidR="00F740F0" w:rsidRPr="00565503">
        <w:rPr>
          <w:spacing w:val="-2"/>
          <w:sz w:val="28"/>
          <w:szCs w:val="28"/>
          <w:lang w:val="fr-FR"/>
        </w:rPr>
        <w:t>Kim ngạch xuất khẩu của một số mặt hàng chính sang các t</w:t>
      </w:r>
      <w:r w:rsidRPr="00565503">
        <w:rPr>
          <w:spacing w:val="-2"/>
          <w:sz w:val="28"/>
          <w:szCs w:val="28"/>
          <w:lang w:val="fr-FR"/>
        </w:rPr>
        <w:t xml:space="preserve">hị trường </w:t>
      </w:r>
      <w:r w:rsidR="00F740F0" w:rsidRPr="00565503">
        <w:rPr>
          <w:spacing w:val="-2"/>
          <w:sz w:val="28"/>
          <w:szCs w:val="28"/>
          <w:lang w:val="fr-FR"/>
        </w:rPr>
        <w:t xml:space="preserve">chủ yếu </w:t>
      </w:r>
      <w:r w:rsidRPr="00565503">
        <w:rPr>
          <w:spacing w:val="-2"/>
          <w:sz w:val="28"/>
          <w:szCs w:val="28"/>
          <w:lang w:val="fr-FR"/>
        </w:rPr>
        <w:t xml:space="preserve">trong 8 tháng như sau: </w:t>
      </w:r>
      <w:r w:rsidR="00B55B67">
        <w:rPr>
          <w:spacing w:val="-2"/>
          <w:sz w:val="28"/>
          <w:szCs w:val="28"/>
          <w:lang w:val="fr-FR"/>
        </w:rPr>
        <w:t>t</w:t>
      </w:r>
      <w:r w:rsidR="00F740F0" w:rsidRPr="00565503">
        <w:rPr>
          <w:spacing w:val="-2"/>
          <w:sz w:val="28"/>
          <w:szCs w:val="28"/>
          <w:lang w:val="fr-FR"/>
        </w:rPr>
        <w:t xml:space="preserve">huỷ sản xuất </w:t>
      </w:r>
      <w:r w:rsidR="003749C3" w:rsidRPr="00565503">
        <w:rPr>
          <w:spacing w:val="-2"/>
          <w:sz w:val="28"/>
          <w:szCs w:val="28"/>
          <w:lang w:val="fr-FR"/>
        </w:rPr>
        <w:t xml:space="preserve">khẩu </w:t>
      </w:r>
      <w:r w:rsidR="00F740F0" w:rsidRPr="00565503">
        <w:rPr>
          <w:spacing w:val="-2"/>
          <w:sz w:val="28"/>
          <w:szCs w:val="28"/>
          <w:lang w:val="fr-FR"/>
        </w:rPr>
        <w:t>sang Nhật Bản ước tính đạt 464 triệu USD, Mỹ đạt 448 triệu USD, Hàn Quốc đạt 1</w:t>
      </w:r>
      <w:r w:rsidR="00AD365B" w:rsidRPr="00565503">
        <w:rPr>
          <w:spacing w:val="-2"/>
          <w:sz w:val="28"/>
          <w:szCs w:val="28"/>
          <w:lang w:val="fr-FR"/>
        </w:rPr>
        <w:t>8</w:t>
      </w:r>
      <w:r w:rsidR="00F740F0" w:rsidRPr="00565503">
        <w:rPr>
          <w:spacing w:val="-2"/>
          <w:sz w:val="28"/>
          <w:szCs w:val="28"/>
          <w:lang w:val="fr-FR"/>
        </w:rPr>
        <w:t xml:space="preserve">9 triệu USD; hàng dệt may xuất </w:t>
      </w:r>
      <w:r w:rsidR="003749C3" w:rsidRPr="00565503">
        <w:rPr>
          <w:spacing w:val="-2"/>
          <w:sz w:val="28"/>
          <w:szCs w:val="28"/>
          <w:lang w:val="fr-FR"/>
        </w:rPr>
        <w:t xml:space="preserve">khẩu </w:t>
      </w:r>
      <w:r w:rsidR="00F740F0" w:rsidRPr="00565503">
        <w:rPr>
          <w:spacing w:val="-2"/>
          <w:sz w:val="28"/>
          <w:szCs w:val="28"/>
          <w:lang w:val="fr-FR"/>
        </w:rPr>
        <w:t>sang Mỹ</w:t>
      </w:r>
      <w:r w:rsidR="00AD365B" w:rsidRPr="00565503">
        <w:rPr>
          <w:spacing w:val="-2"/>
          <w:sz w:val="28"/>
          <w:szCs w:val="28"/>
          <w:lang w:val="fr-FR"/>
        </w:rPr>
        <w:t xml:space="preserve"> ước tính đạt 3,3</w:t>
      </w:r>
      <w:r w:rsidR="00F740F0" w:rsidRPr="00565503">
        <w:rPr>
          <w:spacing w:val="-2"/>
          <w:sz w:val="28"/>
          <w:szCs w:val="28"/>
          <w:lang w:val="fr-FR"/>
        </w:rPr>
        <w:t xml:space="preserve"> tỷ USD, Nhật Bản 605 triệu USD, Hàn Quốc 122,9 triệu USD; giày dép xuất </w:t>
      </w:r>
      <w:r w:rsidR="003749C3" w:rsidRPr="00565503">
        <w:rPr>
          <w:spacing w:val="-2"/>
          <w:sz w:val="28"/>
          <w:szCs w:val="28"/>
          <w:lang w:val="fr-FR"/>
        </w:rPr>
        <w:t xml:space="preserve">khẩu </w:t>
      </w:r>
      <w:r w:rsidR="00F740F0" w:rsidRPr="00565503">
        <w:rPr>
          <w:spacing w:val="-2"/>
          <w:sz w:val="28"/>
          <w:szCs w:val="28"/>
          <w:lang w:val="fr-FR"/>
        </w:rPr>
        <w:t xml:space="preserve">sang Mỹ ước tính đạt 697 triệu USD, Anh đạt 304,9 triệu USD, Pháp đạt 108 triệu USD. </w:t>
      </w:r>
    </w:p>
    <w:p w14:paraId="3B87D5DE" w14:textId="77777777" w:rsidR="003749C3" w:rsidRPr="00565503" w:rsidRDefault="00A22FD5" w:rsidP="00841965">
      <w:pPr>
        <w:spacing w:before="40" w:after="40" w:line="302" w:lineRule="auto"/>
        <w:ind w:firstLine="720"/>
        <w:jc w:val="both"/>
        <w:rPr>
          <w:spacing w:val="-2"/>
          <w:sz w:val="28"/>
          <w:szCs w:val="28"/>
          <w:lang w:val="fr-FR"/>
        </w:rPr>
      </w:pPr>
      <w:r w:rsidRPr="00565503">
        <w:rPr>
          <w:spacing w:val="-2"/>
          <w:sz w:val="28"/>
          <w:szCs w:val="28"/>
          <w:lang w:val="fr-FR"/>
        </w:rPr>
        <w:t>Kim ngạch hàng hóa nhập khẩu tháng 9/2009 ước tính đạt 6,2 tỷ USD, tăng 6% so với tháng trước và tăng 10,7% so với cùng kỳ năm trước</w:t>
      </w:r>
      <w:r w:rsidR="00FD7A88" w:rsidRPr="00565503">
        <w:rPr>
          <w:spacing w:val="-2"/>
          <w:sz w:val="28"/>
          <w:szCs w:val="28"/>
          <w:lang w:val="fr-FR"/>
        </w:rPr>
        <w:t xml:space="preserve">. </w:t>
      </w:r>
      <w:r w:rsidR="00562B0C" w:rsidRPr="00565503">
        <w:rPr>
          <w:spacing w:val="-2"/>
          <w:sz w:val="28"/>
          <w:szCs w:val="28"/>
          <w:lang w:val="fr-FR"/>
        </w:rPr>
        <w:t>Tính chung 9 tháng</w:t>
      </w:r>
      <w:r w:rsidR="003749C3" w:rsidRPr="00565503">
        <w:rPr>
          <w:spacing w:val="-2"/>
          <w:sz w:val="28"/>
          <w:szCs w:val="28"/>
          <w:lang w:val="fr-FR"/>
        </w:rPr>
        <w:t xml:space="preserve">, </w:t>
      </w:r>
      <w:r w:rsidRPr="00565503">
        <w:rPr>
          <w:spacing w:val="-2"/>
          <w:sz w:val="28"/>
          <w:szCs w:val="28"/>
          <w:lang w:val="fr-FR"/>
        </w:rPr>
        <w:t>kim ngạch hàng hóa nhập khẩu ước tính đạt 48,3 tỷ USD, giảm 25,2% so với cùng kỳ năm trước, bao gồm khu vực kinh tế trong nước đạt 3</w:t>
      </w:r>
      <w:r w:rsidR="00691AAE">
        <w:rPr>
          <w:spacing w:val="-2"/>
          <w:sz w:val="28"/>
          <w:szCs w:val="28"/>
          <w:lang w:val="fr-FR"/>
        </w:rPr>
        <w:t>1</w:t>
      </w:r>
      <w:r w:rsidRPr="00565503">
        <w:rPr>
          <w:spacing w:val="-2"/>
          <w:sz w:val="28"/>
          <w:szCs w:val="28"/>
          <w:lang w:val="fr-FR"/>
        </w:rPr>
        <w:t xml:space="preserve"> tỷ USD, giảm 28,4%; khu vực có vốn đầu tư nước ngoài đạt 17,3 tỷ USD, giảm 18,9%. </w:t>
      </w:r>
    </w:p>
    <w:p w14:paraId="6524754C" w14:textId="77777777" w:rsidR="003749C3" w:rsidRPr="00565503" w:rsidRDefault="00A029DE" w:rsidP="00DF0B84">
      <w:pPr>
        <w:spacing w:before="40" w:after="40" w:line="300" w:lineRule="auto"/>
        <w:ind w:firstLine="720"/>
        <w:jc w:val="both"/>
        <w:rPr>
          <w:spacing w:val="-2"/>
          <w:sz w:val="28"/>
          <w:szCs w:val="28"/>
          <w:lang w:val="fr-FR"/>
        </w:rPr>
      </w:pPr>
      <w:r w:rsidRPr="00565503">
        <w:rPr>
          <w:spacing w:val="-2"/>
          <w:sz w:val="28"/>
          <w:szCs w:val="28"/>
          <w:lang w:val="fr-FR"/>
        </w:rPr>
        <w:t xml:space="preserve">Kim ngạch </w:t>
      </w:r>
      <w:r w:rsidR="00D33699" w:rsidRPr="00565503">
        <w:rPr>
          <w:spacing w:val="-2"/>
          <w:sz w:val="28"/>
          <w:szCs w:val="28"/>
          <w:lang w:val="fr-FR"/>
        </w:rPr>
        <w:t xml:space="preserve">hàng hoá </w:t>
      </w:r>
      <w:r w:rsidRPr="00565503">
        <w:rPr>
          <w:spacing w:val="-2"/>
          <w:sz w:val="28"/>
          <w:szCs w:val="28"/>
          <w:lang w:val="fr-FR"/>
        </w:rPr>
        <w:t xml:space="preserve">nhập khẩu </w:t>
      </w:r>
      <w:r w:rsidR="00FD7A88" w:rsidRPr="00565503">
        <w:rPr>
          <w:spacing w:val="-2"/>
          <w:sz w:val="28"/>
          <w:szCs w:val="28"/>
          <w:lang w:val="fr-FR"/>
        </w:rPr>
        <w:t xml:space="preserve">9 tháng </w:t>
      </w:r>
      <w:r w:rsidRPr="00565503">
        <w:rPr>
          <w:spacing w:val="-2"/>
          <w:sz w:val="28"/>
          <w:szCs w:val="28"/>
          <w:lang w:val="fr-FR"/>
        </w:rPr>
        <w:t>giảm một mặt do lượng nhập giảm, mặt khác do</w:t>
      </w:r>
      <w:r w:rsidR="003749C3" w:rsidRPr="00565503">
        <w:rPr>
          <w:spacing w:val="-2"/>
          <w:sz w:val="28"/>
          <w:szCs w:val="28"/>
          <w:lang w:val="fr-FR"/>
        </w:rPr>
        <w:t xml:space="preserve"> giá trên thị trường thế giới giảm, trong đó </w:t>
      </w:r>
      <w:r w:rsidRPr="00565503">
        <w:rPr>
          <w:spacing w:val="-2"/>
          <w:sz w:val="28"/>
          <w:szCs w:val="28"/>
          <w:lang w:val="fr-FR"/>
        </w:rPr>
        <w:t>máy móc thiết bị phụ tùng đạt 8,3 tỷ USD, giảm 15,4%</w:t>
      </w:r>
      <w:r w:rsidR="00FD7A88" w:rsidRPr="00565503">
        <w:rPr>
          <w:spacing w:val="-2"/>
          <w:sz w:val="28"/>
          <w:szCs w:val="28"/>
          <w:lang w:val="fr-FR"/>
        </w:rPr>
        <w:t xml:space="preserve"> so với cùng kỳ năm trước</w:t>
      </w:r>
      <w:r w:rsidRPr="00565503">
        <w:rPr>
          <w:spacing w:val="-2"/>
          <w:sz w:val="28"/>
          <w:szCs w:val="28"/>
          <w:lang w:val="fr-FR"/>
        </w:rPr>
        <w:t>; xăng dầu đạt 4,5 tỷ USD, giảm 52,6% (lượng giảm 4,4%); sắt thép đạt 3,8 tỷ USD, giảm 35,5% (lượng tăng 1,2%); vải 3 tỷ USD, giảm 8,7%; điện tử máy tính và linh kiện 2,7 tỷ USD, giảm 0,6%; chất dẻo đạt 2 tỷ USD, giảm 13,7% (lượng tăng 25,3%); ôtô 1,8 tỷ USD, giảm 23,9%; thức ăn gia súc và nguyên phụ liệu đạt 1,4 tỷ USD, giảm 2,9%</w:t>
      </w:r>
      <w:r w:rsidR="001A4199" w:rsidRPr="00565503">
        <w:rPr>
          <w:spacing w:val="-2"/>
          <w:sz w:val="28"/>
          <w:szCs w:val="28"/>
          <w:lang w:val="fr-FR"/>
        </w:rPr>
        <w:t xml:space="preserve">; </w:t>
      </w:r>
      <w:r w:rsidRPr="00565503">
        <w:rPr>
          <w:spacing w:val="-2"/>
          <w:sz w:val="28"/>
          <w:szCs w:val="28"/>
          <w:lang w:val="fr-FR"/>
        </w:rPr>
        <w:t>nguyên phụ liệu dệt may</w:t>
      </w:r>
      <w:r w:rsidR="00B55B67">
        <w:rPr>
          <w:spacing w:val="-2"/>
          <w:sz w:val="28"/>
          <w:szCs w:val="28"/>
          <w:lang w:val="fr-FR"/>
        </w:rPr>
        <w:t>,</w:t>
      </w:r>
      <w:r w:rsidRPr="00565503">
        <w:rPr>
          <w:spacing w:val="-2"/>
          <w:sz w:val="28"/>
          <w:szCs w:val="28"/>
          <w:lang w:val="fr-FR"/>
        </w:rPr>
        <w:t xml:space="preserve"> giày dép đạt 1,4 tỷ USD, giảm 23,7%</w:t>
      </w:r>
      <w:r w:rsidR="00AD365B" w:rsidRPr="00565503">
        <w:rPr>
          <w:spacing w:val="-2"/>
          <w:sz w:val="28"/>
          <w:szCs w:val="28"/>
          <w:lang w:val="fr-FR"/>
        </w:rPr>
        <w:t>.</w:t>
      </w:r>
      <w:r w:rsidRPr="00565503">
        <w:rPr>
          <w:spacing w:val="-2"/>
          <w:sz w:val="28"/>
          <w:szCs w:val="28"/>
          <w:lang w:val="fr-FR"/>
        </w:rPr>
        <w:t xml:space="preserve"> </w:t>
      </w:r>
      <w:r w:rsidR="003749C3" w:rsidRPr="00565503">
        <w:rPr>
          <w:spacing w:val="-2"/>
          <w:sz w:val="28"/>
          <w:szCs w:val="28"/>
          <w:lang w:val="fr-FR"/>
        </w:rPr>
        <w:t xml:space="preserve"> </w:t>
      </w:r>
    </w:p>
    <w:p w14:paraId="42B4C1AC" w14:textId="77777777" w:rsidR="00FD7A88" w:rsidRPr="00565503" w:rsidRDefault="00A22FD5" w:rsidP="00DF0B84">
      <w:pPr>
        <w:spacing w:before="40" w:after="40" w:line="300" w:lineRule="auto"/>
        <w:ind w:firstLine="720"/>
        <w:jc w:val="both"/>
        <w:rPr>
          <w:sz w:val="28"/>
          <w:szCs w:val="28"/>
          <w:lang w:val="fr-FR"/>
        </w:rPr>
      </w:pPr>
      <w:r w:rsidRPr="00565503">
        <w:rPr>
          <w:sz w:val="28"/>
          <w:szCs w:val="28"/>
          <w:lang w:val="fr-FR"/>
        </w:rPr>
        <w:t xml:space="preserve">Cơ cấu mặt hàng </w:t>
      </w:r>
      <w:r w:rsidR="00FD7A88" w:rsidRPr="00565503">
        <w:rPr>
          <w:sz w:val="28"/>
          <w:szCs w:val="28"/>
          <w:lang w:val="fr-FR"/>
        </w:rPr>
        <w:t xml:space="preserve">trong tổng kim ngạch nhập khẩu 9 tháng </w:t>
      </w:r>
      <w:r w:rsidRPr="00565503">
        <w:rPr>
          <w:sz w:val="28"/>
          <w:szCs w:val="28"/>
          <w:lang w:val="fr-FR"/>
        </w:rPr>
        <w:t>cũng có sự thay đổi</w:t>
      </w:r>
      <w:r w:rsidR="00FD7A88" w:rsidRPr="00565503">
        <w:rPr>
          <w:sz w:val="28"/>
          <w:szCs w:val="28"/>
          <w:lang w:val="fr-FR"/>
        </w:rPr>
        <w:t xml:space="preserve"> so với cùng kỳ năm 2008, trong đó </w:t>
      </w:r>
      <w:r w:rsidRPr="00565503">
        <w:rPr>
          <w:sz w:val="28"/>
          <w:szCs w:val="28"/>
          <w:lang w:val="fr-FR"/>
        </w:rPr>
        <w:t xml:space="preserve">máy móc thiết bị phụ tùng </w:t>
      </w:r>
      <w:r w:rsidR="00FD7A88" w:rsidRPr="00565503">
        <w:rPr>
          <w:sz w:val="28"/>
          <w:szCs w:val="28"/>
          <w:lang w:val="fr-FR"/>
        </w:rPr>
        <w:t>tăng từ 23,7% lên 28,4%</w:t>
      </w:r>
      <w:r w:rsidR="001A4199" w:rsidRPr="00565503">
        <w:rPr>
          <w:sz w:val="28"/>
          <w:szCs w:val="28"/>
          <w:lang w:val="fr-FR"/>
        </w:rPr>
        <w:t xml:space="preserve">; </w:t>
      </w:r>
      <w:r w:rsidRPr="00565503">
        <w:rPr>
          <w:sz w:val="28"/>
          <w:szCs w:val="28"/>
          <w:lang w:val="fr-FR"/>
        </w:rPr>
        <w:t xml:space="preserve">nguyên nhiên vật liệu </w:t>
      </w:r>
      <w:r w:rsidR="00FD7A88" w:rsidRPr="00565503">
        <w:rPr>
          <w:sz w:val="28"/>
          <w:szCs w:val="28"/>
          <w:lang w:val="fr-FR"/>
        </w:rPr>
        <w:t>giảm từ 65,2% xuống 63,3%</w:t>
      </w:r>
      <w:r w:rsidR="001A4199" w:rsidRPr="00565503">
        <w:rPr>
          <w:sz w:val="28"/>
          <w:szCs w:val="28"/>
          <w:lang w:val="fr-FR"/>
        </w:rPr>
        <w:t xml:space="preserve">; </w:t>
      </w:r>
      <w:r w:rsidR="00FD7A88" w:rsidRPr="00565503">
        <w:rPr>
          <w:sz w:val="28"/>
          <w:szCs w:val="28"/>
          <w:lang w:val="fr-FR"/>
        </w:rPr>
        <w:t>hàng tiêu dùng tăng từ 6,7% lên 8,3%</w:t>
      </w:r>
      <w:r w:rsidRPr="00565503">
        <w:rPr>
          <w:sz w:val="28"/>
          <w:szCs w:val="28"/>
          <w:lang w:val="fr-FR"/>
        </w:rPr>
        <w:t xml:space="preserve">. </w:t>
      </w:r>
    </w:p>
    <w:p w14:paraId="2B76ADE4" w14:textId="77777777" w:rsidR="00A22FD5" w:rsidRPr="00565503" w:rsidRDefault="00FD7A88" w:rsidP="00DF0B84">
      <w:pPr>
        <w:spacing w:before="40" w:after="40" w:line="300" w:lineRule="auto"/>
        <w:ind w:firstLine="720"/>
        <w:jc w:val="both"/>
        <w:rPr>
          <w:sz w:val="28"/>
          <w:szCs w:val="28"/>
          <w:lang w:val="fr-FR"/>
        </w:rPr>
      </w:pPr>
      <w:r w:rsidRPr="00565503">
        <w:rPr>
          <w:sz w:val="28"/>
          <w:szCs w:val="28"/>
          <w:lang w:val="fr-FR"/>
        </w:rPr>
        <w:t>Kim ngạch hàng hoá n</w:t>
      </w:r>
      <w:r w:rsidR="00A22FD5" w:rsidRPr="00565503">
        <w:rPr>
          <w:sz w:val="28"/>
          <w:szCs w:val="28"/>
          <w:lang w:val="fr-FR"/>
        </w:rPr>
        <w:t xml:space="preserve">hập khẩu </w:t>
      </w:r>
      <w:r w:rsidR="001D1DB4" w:rsidRPr="00565503">
        <w:rPr>
          <w:sz w:val="28"/>
          <w:szCs w:val="28"/>
          <w:lang w:val="fr-FR"/>
        </w:rPr>
        <w:t>8</w:t>
      </w:r>
      <w:r w:rsidRPr="00565503">
        <w:rPr>
          <w:sz w:val="28"/>
          <w:szCs w:val="28"/>
          <w:lang w:val="fr-FR"/>
        </w:rPr>
        <w:t xml:space="preserve"> tháng năm 2009 </w:t>
      </w:r>
      <w:r w:rsidR="00A22FD5" w:rsidRPr="00565503">
        <w:rPr>
          <w:sz w:val="28"/>
          <w:szCs w:val="28"/>
          <w:lang w:val="fr-FR"/>
        </w:rPr>
        <w:t xml:space="preserve">từ </w:t>
      </w:r>
      <w:r w:rsidRPr="00565503">
        <w:rPr>
          <w:sz w:val="28"/>
          <w:szCs w:val="28"/>
          <w:lang w:val="fr-FR"/>
        </w:rPr>
        <w:t xml:space="preserve">các thị trường chủ yếu đều giảm so với cùng kỳ năm 2008, trong đó </w:t>
      </w:r>
      <w:r w:rsidR="00D33699" w:rsidRPr="00565503">
        <w:rPr>
          <w:sz w:val="28"/>
          <w:szCs w:val="28"/>
          <w:lang w:val="fr-FR"/>
        </w:rPr>
        <w:t xml:space="preserve">nhập từ </w:t>
      </w:r>
      <w:r w:rsidR="00A22FD5" w:rsidRPr="00565503">
        <w:rPr>
          <w:sz w:val="28"/>
          <w:szCs w:val="28"/>
          <w:lang w:val="fr-FR"/>
        </w:rPr>
        <w:t xml:space="preserve">Trung Quốc </w:t>
      </w:r>
      <w:r w:rsidRPr="00565503">
        <w:rPr>
          <w:sz w:val="28"/>
          <w:szCs w:val="28"/>
          <w:lang w:val="fr-FR"/>
        </w:rPr>
        <w:t xml:space="preserve">đạt </w:t>
      </w:r>
      <w:r w:rsidR="001D1DB4" w:rsidRPr="00565503">
        <w:rPr>
          <w:sz w:val="28"/>
          <w:szCs w:val="28"/>
          <w:lang w:val="fr-FR"/>
        </w:rPr>
        <w:t xml:space="preserve">9,7 tỷ USD, giảm 13,1%; </w:t>
      </w:r>
      <w:r w:rsidR="00D33699" w:rsidRPr="00565503">
        <w:rPr>
          <w:sz w:val="28"/>
          <w:szCs w:val="28"/>
          <w:lang w:val="fr-FR"/>
        </w:rPr>
        <w:t xml:space="preserve">từ </w:t>
      </w:r>
      <w:r w:rsidR="001D1DB4" w:rsidRPr="00565503">
        <w:rPr>
          <w:sz w:val="28"/>
          <w:szCs w:val="28"/>
          <w:lang w:val="fr-FR"/>
        </w:rPr>
        <w:t xml:space="preserve">ASEAN </w:t>
      </w:r>
      <w:r w:rsidR="00D33699" w:rsidRPr="00565503">
        <w:rPr>
          <w:sz w:val="28"/>
          <w:szCs w:val="28"/>
          <w:lang w:val="fr-FR"/>
        </w:rPr>
        <w:t xml:space="preserve">đạt </w:t>
      </w:r>
      <w:r w:rsidR="001D1DB4" w:rsidRPr="00565503">
        <w:rPr>
          <w:sz w:val="28"/>
          <w:szCs w:val="28"/>
          <w:lang w:val="fr-FR"/>
        </w:rPr>
        <w:t>8,1 tỷ USD, giảm 43,6%; Nhật Bản 4,5 tỷ USD, giảm 19,9%; Hàn Quốc 4,2 tỷ USD, giảm 17,5%; Đài Loan 4 tỷ USD, giảm 34,2%</w:t>
      </w:r>
      <w:r w:rsidR="00A273C1" w:rsidRPr="00565503">
        <w:rPr>
          <w:sz w:val="28"/>
          <w:szCs w:val="28"/>
          <w:lang w:val="fr-FR"/>
        </w:rPr>
        <w:t>.</w:t>
      </w:r>
      <w:r w:rsidR="00E21B1B" w:rsidRPr="00565503">
        <w:rPr>
          <w:sz w:val="28"/>
          <w:szCs w:val="28"/>
          <w:lang w:val="fr-FR"/>
        </w:rPr>
        <w:t xml:space="preserve"> </w:t>
      </w:r>
      <w:r w:rsidR="001D1DB4" w:rsidRPr="00565503">
        <w:rPr>
          <w:sz w:val="28"/>
          <w:szCs w:val="28"/>
          <w:lang w:val="fr-FR"/>
        </w:rPr>
        <w:t xml:space="preserve">Kim ngạch </w:t>
      </w:r>
      <w:r w:rsidR="00E21B1B" w:rsidRPr="00565503">
        <w:rPr>
          <w:sz w:val="28"/>
          <w:szCs w:val="28"/>
          <w:lang w:val="fr-FR"/>
        </w:rPr>
        <w:t>nhập khẩu 8 tháng năm 2009 của những mặt hàng chính từ</w:t>
      </w:r>
      <w:r w:rsidR="001D1DB4" w:rsidRPr="00565503">
        <w:rPr>
          <w:sz w:val="28"/>
          <w:szCs w:val="28"/>
          <w:lang w:val="fr-FR"/>
        </w:rPr>
        <w:t xml:space="preserve"> một số thị trường như sau: Máy móc thiết bị nhập từ Trung Quốc ước tính đạt </w:t>
      </w:r>
      <w:r w:rsidR="00A22FD5" w:rsidRPr="00565503">
        <w:rPr>
          <w:sz w:val="28"/>
          <w:szCs w:val="28"/>
          <w:lang w:val="fr-FR"/>
        </w:rPr>
        <w:t>2,4 tỷ USD</w:t>
      </w:r>
      <w:r w:rsidR="001D1DB4" w:rsidRPr="00565503">
        <w:rPr>
          <w:sz w:val="28"/>
          <w:szCs w:val="28"/>
          <w:lang w:val="fr-FR"/>
        </w:rPr>
        <w:t>,</w:t>
      </w:r>
      <w:r w:rsidR="00A22FD5" w:rsidRPr="00565503">
        <w:rPr>
          <w:sz w:val="28"/>
          <w:szCs w:val="28"/>
          <w:lang w:val="fr-FR"/>
        </w:rPr>
        <w:t xml:space="preserve"> Nhật Bản 1,5 tỷ USD</w:t>
      </w:r>
      <w:r w:rsidR="001D1DB4" w:rsidRPr="00565503">
        <w:rPr>
          <w:sz w:val="28"/>
          <w:szCs w:val="28"/>
          <w:lang w:val="fr-FR"/>
        </w:rPr>
        <w:t>,</w:t>
      </w:r>
      <w:r w:rsidR="00A22FD5" w:rsidRPr="00565503">
        <w:rPr>
          <w:sz w:val="28"/>
          <w:szCs w:val="28"/>
          <w:lang w:val="fr-FR"/>
        </w:rPr>
        <w:t xml:space="preserve"> Hàn Quốc 520 triệu USD</w:t>
      </w:r>
      <w:r w:rsidR="001D1DB4" w:rsidRPr="00565503">
        <w:rPr>
          <w:sz w:val="28"/>
          <w:szCs w:val="28"/>
          <w:lang w:val="fr-FR"/>
        </w:rPr>
        <w:t xml:space="preserve">; </w:t>
      </w:r>
      <w:r w:rsidR="00A22FD5" w:rsidRPr="00565503">
        <w:rPr>
          <w:sz w:val="28"/>
          <w:szCs w:val="28"/>
          <w:lang w:val="fr-FR"/>
        </w:rPr>
        <w:t xml:space="preserve">sắt thép nhập </w:t>
      </w:r>
      <w:r w:rsidR="001D1DB4" w:rsidRPr="00565503">
        <w:rPr>
          <w:sz w:val="28"/>
          <w:szCs w:val="28"/>
          <w:lang w:val="fr-FR"/>
        </w:rPr>
        <w:t>từ</w:t>
      </w:r>
      <w:r w:rsidR="00A22FD5" w:rsidRPr="00565503">
        <w:rPr>
          <w:sz w:val="28"/>
          <w:szCs w:val="28"/>
          <w:lang w:val="fr-FR"/>
        </w:rPr>
        <w:t xml:space="preserve"> Nga 1154 ng</w:t>
      </w:r>
      <w:r w:rsidR="001D1DB4" w:rsidRPr="00565503">
        <w:rPr>
          <w:sz w:val="28"/>
          <w:szCs w:val="28"/>
          <w:lang w:val="fr-FR"/>
        </w:rPr>
        <w:t>hì</w:t>
      </w:r>
      <w:r w:rsidR="00A22FD5" w:rsidRPr="00565503">
        <w:rPr>
          <w:sz w:val="28"/>
          <w:szCs w:val="28"/>
          <w:lang w:val="fr-FR"/>
        </w:rPr>
        <w:t>n tấn</w:t>
      </w:r>
      <w:r w:rsidR="001D1DB4" w:rsidRPr="00565503">
        <w:rPr>
          <w:sz w:val="28"/>
          <w:szCs w:val="28"/>
          <w:lang w:val="fr-FR"/>
        </w:rPr>
        <w:t>,</w:t>
      </w:r>
      <w:r w:rsidR="00A22FD5" w:rsidRPr="00565503">
        <w:rPr>
          <w:sz w:val="28"/>
          <w:szCs w:val="28"/>
          <w:lang w:val="fr-FR"/>
        </w:rPr>
        <w:t xml:space="preserve"> Nhật Bản 883 ng</w:t>
      </w:r>
      <w:r w:rsidR="001D1DB4" w:rsidRPr="00565503">
        <w:rPr>
          <w:sz w:val="28"/>
          <w:szCs w:val="28"/>
          <w:lang w:val="fr-FR"/>
        </w:rPr>
        <w:t>hì</w:t>
      </w:r>
      <w:r w:rsidR="00A22FD5" w:rsidRPr="00565503">
        <w:rPr>
          <w:sz w:val="28"/>
          <w:szCs w:val="28"/>
          <w:lang w:val="fr-FR"/>
        </w:rPr>
        <w:t>n tấn</w:t>
      </w:r>
      <w:r w:rsidR="001D1DB4" w:rsidRPr="00565503">
        <w:rPr>
          <w:sz w:val="28"/>
          <w:szCs w:val="28"/>
          <w:lang w:val="fr-FR"/>
        </w:rPr>
        <w:t>,</w:t>
      </w:r>
      <w:r w:rsidR="00A22FD5" w:rsidRPr="00565503">
        <w:rPr>
          <w:sz w:val="28"/>
          <w:szCs w:val="28"/>
          <w:lang w:val="fr-FR"/>
        </w:rPr>
        <w:t xml:space="preserve"> Đài Loan 823 ng</w:t>
      </w:r>
      <w:r w:rsidR="001D1DB4" w:rsidRPr="00565503">
        <w:rPr>
          <w:sz w:val="28"/>
          <w:szCs w:val="28"/>
          <w:lang w:val="fr-FR"/>
        </w:rPr>
        <w:t>hì</w:t>
      </w:r>
      <w:r w:rsidR="00A22FD5" w:rsidRPr="00565503">
        <w:rPr>
          <w:sz w:val="28"/>
          <w:szCs w:val="28"/>
          <w:lang w:val="fr-FR"/>
        </w:rPr>
        <w:t>n tấn</w:t>
      </w:r>
      <w:r w:rsidR="001D1DB4" w:rsidRPr="00565503">
        <w:rPr>
          <w:sz w:val="28"/>
          <w:szCs w:val="28"/>
          <w:lang w:val="fr-FR"/>
        </w:rPr>
        <w:t>,</w:t>
      </w:r>
      <w:r w:rsidR="00A22FD5" w:rsidRPr="00565503">
        <w:rPr>
          <w:sz w:val="28"/>
          <w:szCs w:val="28"/>
          <w:lang w:val="fr-FR"/>
        </w:rPr>
        <w:t xml:space="preserve"> Hàn Quốc 601 ng</w:t>
      </w:r>
      <w:r w:rsidR="001D1DB4" w:rsidRPr="00565503">
        <w:rPr>
          <w:sz w:val="28"/>
          <w:szCs w:val="28"/>
          <w:lang w:val="fr-FR"/>
        </w:rPr>
        <w:t>hì</w:t>
      </w:r>
      <w:r w:rsidR="00A22FD5" w:rsidRPr="00565503">
        <w:rPr>
          <w:sz w:val="28"/>
          <w:szCs w:val="28"/>
          <w:lang w:val="fr-FR"/>
        </w:rPr>
        <w:t>n tấn</w:t>
      </w:r>
      <w:r w:rsidR="001D1DB4" w:rsidRPr="00565503">
        <w:rPr>
          <w:sz w:val="28"/>
          <w:szCs w:val="28"/>
          <w:lang w:val="fr-FR"/>
        </w:rPr>
        <w:t>;</w:t>
      </w:r>
      <w:r w:rsidR="00A22FD5" w:rsidRPr="00565503">
        <w:rPr>
          <w:sz w:val="28"/>
          <w:szCs w:val="28"/>
          <w:lang w:val="fr-FR"/>
        </w:rPr>
        <w:t xml:space="preserve"> </w:t>
      </w:r>
      <w:r w:rsidR="001D1DB4" w:rsidRPr="00565503">
        <w:rPr>
          <w:sz w:val="28"/>
          <w:szCs w:val="28"/>
          <w:lang w:val="fr-FR"/>
        </w:rPr>
        <w:t>x</w:t>
      </w:r>
      <w:r w:rsidR="00A22FD5" w:rsidRPr="00565503">
        <w:rPr>
          <w:sz w:val="28"/>
          <w:szCs w:val="28"/>
          <w:lang w:val="fr-FR"/>
        </w:rPr>
        <w:t>ăng dầu nhập từ Xin-ga-po 3,4 triệu tấn, Đài Loan 1,</w:t>
      </w:r>
      <w:r w:rsidR="00BF41B7" w:rsidRPr="00565503">
        <w:rPr>
          <w:sz w:val="28"/>
          <w:szCs w:val="28"/>
          <w:lang w:val="fr-FR"/>
        </w:rPr>
        <w:t>7</w:t>
      </w:r>
      <w:r w:rsidR="00A22FD5" w:rsidRPr="00565503">
        <w:rPr>
          <w:sz w:val="28"/>
          <w:szCs w:val="28"/>
          <w:lang w:val="fr-FR"/>
        </w:rPr>
        <w:t xml:space="preserve"> triệu tấn</w:t>
      </w:r>
      <w:r w:rsidR="001D1DB4" w:rsidRPr="00565503">
        <w:rPr>
          <w:sz w:val="28"/>
          <w:szCs w:val="28"/>
          <w:lang w:val="fr-FR"/>
        </w:rPr>
        <w:t>,</w:t>
      </w:r>
      <w:r w:rsidR="00A22FD5" w:rsidRPr="00565503">
        <w:rPr>
          <w:sz w:val="28"/>
          <w:szCs w:val="28"/>
          <w:lang w:val="fr-FR"/>
        </w:rPr>
        <w:t xml:space="preserve"> Trung Quốc 1,6 triệu tấn</w:t>
      </w:r>
      <w:r w:rsidR="001D1DB4" w:rsidRPr="00565503">
        <w:rPr>
          <w:sz w:val="28"/>
          <w:szCs w:val="28"/>
          <w:lang w:val="fr-FR"/>
        </w:rPr>
        <w:t>,</w:t>
      </w:r>
      <w:r w:rsidR="00A22FD5" w:rsidRPr="00565503">
        <w:rPr>
          <w:sz w:val="28"/>
          <w:szCs w:val="28"/>
          <w:lang w:val="fr-FR"/>
        </w:rPr>
        <w:t xml:space="preserve"> Hàn Quốc 836 nghìn tấn.</w:t>
      </w:r>
    </w:p>
    <w:p w14:paraId="02F9C578" w14:textId="77777777" w:rsidR="00A22FD5" w:rsidRPr="00565503" w:rsidRDefault="00A22FD5" w:rsidP="00DF0B84">
      <w:pPr>
        <w:spacing w:before="40" w:after="40" w:line="300" w:lineRule="auto"/>
        <w:ind w:firstLine="720"/>
        <w:jc w:val="both"/>
        <w:rPr>
          <w:sz w:val="28"/>
          <w:szCs w:val="28"/>
          <w:lang w:val="fr-FR"/>
        </w:rPr>
      </w:pPr>
      <w:r w:rsidRPr="00565503">
        <w:rPr>
          <w:sz w:val="28"/>
          <w:szCs w:val="28"/>
          <w:lang w:val="fr-FR"/>
        </w:rPr>
        <w:t xml:space="preserve">Nhập siêu </w:t>
      </w:r>
      <w:r w:rsidR="00151274" w:rsidRPr="00565503">
        <w:rPr>
          <w:sz w:val="28"/>
          <w:szCs w:val="28"/>
          <w:lang w:val="fr-FR"/>
        </w:rPr>
        <w:t xml:space="preserve">hàng hoá </w:t>
      </w:r>
      <w:r w:rsidRPr="00565503">
        <w:rPr>
          <w:sz w:val="28"/>
          <w:szCs w:val="28"/>
          <w:lang w:val="fr-FR"/>
        </w:rPr>
        <w:t xml:space="preserve">tháng 9 </w:t>
      </w:r>
      <w:r w:rsidR="00151274" w:rsidRPr="00565503">
        <w:rPr>
          <w:sz w:val="28"/>
          <w:szCs w:val="28"/>
          <w:lang w:val="fr-FR"/>
        </w:rPr>
        <w:t xml:space="preserve">ước tính </w:t>
      </w:r>
      <w:r w:rsidRPr="00565503">
        <w:rPr>
          <w:sz w:val="28"/>
          <w:szCs w:val="28"/>
          <w:lang w:val="fr-FR"/>
        </w:rPr>
        <w:t>1,5 tỷ USD, nhập siêu 9 tháng</w:t>
      </w:r>
      <w:r w:rsidR="00151274" w:rsidRPr="00565503">
        <w:rPr>
          <w:sz w:val="28"/>
          <w:szCs w:val="28"/>
          <w:lang w:val="fr-FR"/>
        </w:rPr>
        <w:t xml:space="preserve"> năm 2009 đạt</w:t>
      </w:r>
      <w:r w:rsidRPr="00565503">
        <w:rPr>
          <w:sz w:val="28"/>
          <w:szCs w:val="28"/>
          <w:lang w:val="fr-FR"/>
        </w:rPr>
        <w:t xml:space="preserve"> 6,5 tỷ USD, bằng 15,7% </w:t>
      </w:r>
      <w:r w:rsidR="00151274" w:rsidRPr="00565503">
        <w:rPr>
          <w:sz w:val="28"/>
          <w:szCs w:val="28"/>
          <w:lang w:val="fr-FR"/>
        </w:rPr>
        <w:t xml:space="preserve">tổng </w:t>
      </w:r>
      <w:r w:rsidRPr="00565503">
        <w:rPr>
          <w:sz w:val="28"/>
          <w:szCs w:val="28"/>
          <w:lang w:val="fr-FR"/>
        </w:rPr>
        <w:t xml:space="preserve">kim ngạch </w:t>
      </w:r>
      <w:r w:rsidR="00151274" w:rsidRPr="00565503">
        <w:rPr>
          <w:sz w:val="28"/>
          <w:szCs w:val="28"/>
          <w:lang w:val="fr-FR"/>
        </w:rPr>
        <w:t xml:space="preserve">hàng hoá </w:t>
      </w:r>
      <w:r w:rsidRPr="00565503">
        <w:rPr>
          <w:sz w:val="28"/>
          <w:szCs w:val="28"/>
          <w:lang w:val="fr-FR"/>
        </w:rPr>
        <w:t xml:space="preserve">xuất khẩu và </w:t>
      </w:r>
      <w:r w:rsidR="00562B0C" w:rsidRPr="00565503">
        <w:rPr>
          <w:sz w:val="28"/>
          <w:szCs w:val="28"/>
          <w:lang w:val="fr-FR"/>
        </w:rPr>
        <w:t xml:space="preserve">chỉ </w:t>
      </w:r>
      <w:r w:rsidRPr="00565503">
        <w:rPr>
          <w:sz w:val="28"/>
          <w:szCs w:val="28"/>
          <w:lang w:val="fr-FR"/>
        </w:rPr>
        <w:t xml:space="preserve">bằng 41,2% mức nhập siêu cùng kỳ năm trước. </w:t>
      </w:r>
    </w:p>
    <w:p w14:paraId="43194491" w14:textId="77777777" w:rsidR="00A22FD5" w:rsidRPr="00565503" w:rsidRDefault="008E3ABD" w:rsidP="00DF0B84">
      <w:pPr>
        <w:spacing w:before="40" w:after="40" w:line="300" w:lineRule="auto"/>
        <w:ind w:firstLine="720"/>
        <w:jc w:val="both"/>
        <w:rPr>
          <w:b/>
          <w:sz w:val="28"/>
          <w:szCs w:val="28"/>
          <w:lang w:val="es-NI"/>
        </w:rPr>
      </w:pPr>
      <w:r w:rsidRPr="00565503">
        <w:rPr>
          <w:b/>
          <w:sz w:val="28"/>
          <w:szCs w:val="28"/>
          <w:lang w:val="es-NI"/>
        </w:rPr>
        <w:t>5</w:t>
      </w:r>
      <w:r w:rsidR="00140B1D" w:rsidRPr="00565503">
        <w:rPr>
          <w:b/>
          <w:sz w:val="28"/>
          <w:szCs w:val="28"/>
          <w:lang w:val="es-NI"/>
        </w:rPr>
        <w:t>. Chỉ số g</w:t>
      </w:r>
      <w:r w:rsidR="00A22FD5" w:rsidRPr="00565503">
        <w:rPr>
          <w:b/>
          <w:sz w:val="28"/>
          <w:szCs w:val="28"/>
          <w:lang w:val="es-NI"/>
        </w:rPr>
        <w:t>iá tiêu dùng</w:t>
      </w:r>
    </w:p>
    <w:p w14:paraId="3B683C74" w14:textId="77777777" w:rsidR="008B49F7" w:rsidRPr="00565503" w:rsidRDefault="00305B6A" w:rsidP="00DF0B84">
      <w:pPr>
        <w:spacing w:before="40" w:after="40" w:line="300" w:lineRule="auto"/>
        <w:ind w:firstLine="720"/>
        <w:jc w:val="both"/>
        <w:rPr>
          <w:sz w:val="28"/>
          <w:szCs w:val="28"/>
          <w:lang w:val="es-NI"/>
        </w:rPr>
      </w:pPr>
      <w:r w:rsidRPr="00565503">
        <w:rPr>
          <w:sz w:val="28"/>
          <w:szCs w:val="28"/>
          <w:lang w:val="es-NI"/>
        </w:rPr>
        <w:t xml:space="preserve">So với tháng trước, </w:t>
      </w:r>
      <w:r w:rsidR="000B440D" w:rsidRPr="00565503">
        <w:rPr>
          <w:sz w:val="28"/>
          <w:szCs w:val="28"/>
          <w:lang w:val="es-NI"/>
        </w:rPr>
        <w:t xml:space="preserve">chỉ số </w:t>
      </w:r>
      <w:r w:rsidRPr="00565503">
        <w:rPr>
          <w:sz w:val="28"/>
          <w:szCs w:val="28"/>
          <w:lang w:val="es-NI"/>
        </w:rPr>
        <w:t>giá tiêu dùng tháng 6</w:t>
      </w:r>
      <w:r w:rsidR="00A273C1" w:rsidRPr="00565503">
        <w:rPr>
          <w:sz w:val="28"/>
          <w:szCs w:val="28"/>
          <w:lang w:val="es-NI"/>
        </w:rPr>
        <w:t>/2009</w:t>
      </w:r>
      <w:r w:rsidRPr="00565503">
        <w:rPr>
          <w:sz w:val="28"/>
          <w:szCs w:val="28"/>
          <w:lang w:val="es-NI"/>
        </w:rPr>
        <w:t xml:space="preserve"> tăng 0,55%; tháng 7</w:t>
      </w:r>
      <w:r w:rsidR="00A273C1" w:rsidRPr="00565503">
        <w:rPr>
          <w:sz w:val="28"/>
          <w:szCs w:val="28"/>
          <w:lang w:val="es-NI"/>
        </w:rPr>
        <w:t>/2009</w:t>
      </w:r>
      <w:r w:rsidRPr="00565503">
        <w:rPr>
          <w:sz w:val="28"/>
          <w:szCs w:val="28"/>
          <w:lang w:val="es-NI"/>
        </w:rPr>
        <w:t xml:space="preserve"> tăng 0,5%; tháng 8</w:t>
      </w:r>
      <w:r w:rsidR="00A273C1" w:rsidRPr="00565503">
        <w:rPr>
          <w:sz w:val="28"/>
          <w:szCs w:val="28"/>
          <w:lang w:val="es-NI"/>
        </w:rPr>
        <w:t>/2009</w:t>
      </w:r>
      <w:r w:rsidRPr="00565503">
        <w:rPr>
          <w:sz w:val="28"/>
          <w:szCs w:val="28"/>
          <w:lang w:val="es-NI"/>
        </w:rPr>
        <w:t xml:space="preserve"> tă</w:t>
      </w:r>
      <w:r w:rsidR="000B440D" w:rsidRPr="00565503">
        <w:rPr>
          <w:sz w:val="28"/>
          <w:szCs w:val="28"/>
          <w:lang w:val="es-NI"/>
        </w:rPr>
        <w:t>ng 0,24% và</w:t>
      </w:r>
      <w:r w:rsidRPr="00565503">
        <w:rPr>
          <w:sz w:val="28"/>
          <w:szCs w:val="28"/>
          <w:lang w:val="es-NI"/>
        </w:rPr>
        <w:t xml:space="preserve"> tháng 9</w:t>
      </w:r>
      <w:r w:rsidR="00A273C1" w:rsidRPr="00565503">
        <w:rPr>
          <w:sz w:val="28"/>
          <w:szCs w:val="28"/>
          <w:lang w:val="es-NI"/>
        </w:rPr>
        <w:t>/2009</w:t>
      </w:r>
      <w:r w:rsidRPr="00565503">
        <w:rPr>
          <w:sz w:val="28"/>
          <w:szCs w:val="28"/>
          <w:lang w:val="es-NI"/>
        </w:rPr>
        <w:t xml:space="preserve"> tăng </w:t>
      </w:r>
      <w:r w:rsidR="000B440D" w:rsidRPr="00565503">
        <w:rPr>
          <w:sz w:val="28"/>
          <w:szCs w:val="28"/>
          <w:lang w:val="es-NI"/>
        </w:rPr>
        <w:t xml:space="preserve">lên </w:t>
      </w:r>
      <w:r w:rsidRPr="00565503">
        <w:rPr>
          <w:sz w:val="28"/>
          <w:szCs w:val="28"/>
          <w:lang w:val="es-NI"/>
        </w:rPr>
        <w:t>0,62%</w:t>
      </w:r>
      <w:r w:rsidR="000B440D" w:rsidRPr="00565503">
        <w:rPr>
          <w:sz w:val="28"/>
          <w:szCs w:val="28"/>
          <w:lang w:val="es-NI"/>
        </w:rPr>
        <w:t xml:space="preserve">. Như vậy, </w:t>
      </w:r>
      <w:r w:rsidR="008B49F7" w:rsidRPr="00565503">
        <w:rPr>
          <w:sz w:val="28"/>
          <w:szCs w:val="28"/>
          <w:lang w:val="es-NI"/>
        </w:rPr>
        <w:t xml:space="preserve">chỉ số giá tiêu dùng </w:t>
      </w:r>
      <w:r w:rsidR="00A273C1" w:rsidRPr="00565503">
        <w:rPr>
          <w:sz w:val="28"/>
          <w:szCs w:val="28"/>
          <w:lang w:val="es-NI"/>
        </w:rPr>
        <w:t xml:space="preserve">sau khi giữ được ổn định trong </w:t>
      </w:r>
      <w:r w:rsidR="00562B0C" w:rsidRPr="00565503">
        <w:rPr>
          <w:sz w:val="28"/>
          <w:szCs w:val="28"/>
          <w:lang w:val="es-NI"/>
        </w:rPr>
        <w:t>những</w:t>
      </w:r>
      <w:r w:rsidR="00A273C1" w:rsidRPr="00565503">
        <w:rPr>
          <w:sz w:val="28"/>
          <w:szCs w:val="28"/>
          <w:lang w:val="es-NI"/>
        </w:rPr>
        <w:t xml:space="preserve"> tháng đầu năm </w:t>
      </w:r>
      <w:r w:rsidR="008B49F7" w:rsidRPr="00565503">
        <w:rPr>
          <w:sz w:val="28"/>
          <w:szCs w:val="28"/>
          <w:lang w:val="es-NI"/>
        </w:rPr>
        <w:t xml:space="preserve">và duy trì được xu hướng tăng giảm dần trong tháng 7 và tháng 8 thì </w:t>
      </w:r>
      <w:r w:rsidR="002154F5" w:rsidRPr="00565503">
        <w:rPr>
          <w:sz w:val="28"/>
          <w:szCs w:val="28"/>
          <w:lang w:val="es-NI"/>
        </w:rPr>
        <w:t>tháng 9</w:t>
      </w:r>
      <w:r w:rsidR="008B49F7" w:rsidRPr="00565503">
        <w:rPr>
          <w:sz w:val="28"/>
          <w:szCs w:val="28"/>
          <w:lang w:val="es-NI"/>
        </w:rPr>
        <w:t xml:space="preserve"> đã </w:t>
      </w:r>
      <w:r w:rsidR="00562B0C" w:rsidRPr="00565503">
        <w:rPr>
          <w:sz w:val="28"/>
          <w:szCs w:val="28"/>
          <w:lang w:val="es-NI"/>
        </w:rPr>
        <w:t>tăng khá cao</w:t>
      </w:r>
      <w:r w:rsidR="008B49F7" w:rsidRPr="00565503">
        <w:rPr>
          <w:sz w:val="28"/>
          <w:szCs w:val="28"/>
          <w:lang w:val="es-NI"/>
        </w:rPr>
        <w:t>.</w:t>
      </w:r>
      <w:r w:rsidR="00A273C1" w:rsidRPr="00565503">
        <w:rPr>
          <w:sz w:val="28"/>
          <w:szCs w:val="28"/>
          <w:lang w:val="es-NI"/>
        </w:rPr>
        <w:t xml:space="preserve"> </w:t>
      </w:r>
    </w:p>
    <w:p w14:paraId="28E40D73" w14:textId="77777777" w:rsidR="00A22FD5" w:rsidRPr="00565503" w:rsidRDefault="00A22FD5" w:rsidP="00DF0B84">
      <w:pPr>
        <w:spacing w:before="40" w:after="40" w:line="300" w:lineRule="auto"/>
        <w:ind w:firstLine="720"/>
        <w:jc w:val="both"/>
        <w:rPr>
          <w:sz w:val="28"/>
          <w:szCs w:val="28"/>
          <w:lang w:val="es-NI"/>
        </w:rPr>
      </w:pPr>
      <w:r w:rsidRPr="00565503">
        <w:rPr>
          <w:sz w:val="28"/>
          <w:szCs w:val="28"/>
          <w:lang w:val="es-NI"/>
        </w:rPr>
        <w:t>Chỉ số giá tiêu dùng tháng 9/2009 tăng 0,62% so với tháng trước</w:t>
      </w:r>
      <w:r w:rsidR="006D5D03" w:rsidRPr="00565503">
        <w:rPr>
          <w:sz w:val="28"/>
          <w:szCs w:val="28"/>
          <w:lang w:val="es-NI"/>
        </w:rPr>
        <w:t>, trong đó các nhóm hàng hoá và dịch vụ có chỉ số giá tăng cao hơn mức tăng chung là: N</w:t>
      </w:r>
      <w:r w:rsidRPr="00565503">
        <w:rPr>
          <w:sz w:val="28"/>
          <w:szCs w:val="28"/>
          <w:lang w:val="es-NI"/>
        </w:rPr>
        <w:t xml:space="preserve">hóm giáo dục tăng cao </w:t>
      </w:r>
      <w:r w:rsidR="006D5D03" w:rsidRPr="00565503">
        <w:rPr>
          <w:sz w:val="28"/>
          <w:szCs w:val="28"/>
          <w:lang w:val="es-NI"/>
        </w:rPr>
        <w:t xml:space="preserve">nhất </w:t>
      </w:r>
      <w:r w:rsidRPr="00565503">
        <w:rPr>
          <w:sz w:val="28"/>
          <w:szCs w:val="28"/>
          <w:lang w:val="es-NI"/>
        </w:rPr>
        <w:t>với 4,33%</w:t>
      </w:r>
      <w:r w:rsidR="006D5D03" w:rsidRPr="00565503">
        <w:rPr>
          <w:sz w:val="28"/>
          <w:szCs w:val="28"/>
          <w:lang w:val="es-NI"/>
        </w:rPr>
        <w:t>; t</w:t>
      </w:r>
      <w:r w:rsidRPr="00565503">
        <w:rPr>
          <w:sz w:val="28"/>
          <w:szCs w:val="28"/>
          <w:lang w:val="es-NI"/>
        </w:rPr>
        <w:t>iếp đến là nhóm phương tiện đi lại, bưu điện tăng 2,37%; nhóm nhà ở và vật liệu xây dựng tăng 0,87%; nhóm đồ uống và thuốc lá tăng 0,75%; nhóm may mặc, mũ nón, giày dép tă</w:t>
      </w:r>
      <w:r w:rsidR="006D5D03" w:rsidRPr="00565503">
        <w:rPr>
          <w:sz w:val="28"/>
          <w:szCs w:val="28"/>
          <w:lang w:val="es-NI"/>
        </w:rPr>
        <w:t>ng 0,67%.</w:t>
      </w:r>
      <w:r w:rsidRPr="00565503">
        <w:rPr>
          <w:sz w:val="28"/>
          <w:szCs w:val="28"/>
          <w:lang w:val="es-NI"/>
        </w:rPr>
        <w:t xml:space="preserve"> </w:t>
      </w:r>
      <w:r w:rsidR="006D5D03" w:rsidRPr="00565503">
        <w:rPr>
          <w:sz w:val="28"/>
          <w:szCs w:val="28"/>
          <w:lang w:val="es-NI"/>
        </w:rPr>
        <w:t>C</w:t>
      </w:r>
      <w:r w:rsidRPr="00565503">
        <w:rPr>
          <w:sz w:val="28"/>
          <w:szCs w:val="28"/>
          <w:lang w:val="es-NI"/>
        </w:rPr>
        <w:t xml:space="preserve">ác nhóm hàng hoá và dịch vụ </w:t>
      </w:r>
      <w:r w:rsidR="0028169C" w:rsidRPr="00565503">
        <w:rPr>
          <w:sz w:val="28"/>
          <w:szCs w:val="28"/>
          <w:lang w:val="es-NI"/>
        </w:rPr>
        <w:t xml:space="preserve">chủ yếu khác </w:t>
      </w:r>
      <w:r w:rsidRPr="00565503">
        <w:rPr>
          <w:sz w:val="28"/>
          <w:szCs w:val="28"/>
          <w:lang w:val="es-NI"/>
        </w:rPr>
        <w:t xml:space="preserve">tăng </w:t>
      </w:r>
      <w:r w:rsidR="006D5D03" w:rsidRPr="00565503">
        <w:rPr>
          <w:sz w:val="28"/>
          <w:szCs w:val="28"/>
          <w:lang w:val="es-NI"/>
        </w:rPr>
        <w:t xml:space="preserve">ở mức </w:t>
      </w:r>
      <w:r w:rsidR="00C73075" w:rsidRPr="00565503">
        <w:rPr>
          <w:sz w:val="28"/>
          <w:szCs w:val="28"/>
          <w:lang w:val="es-NI"/>
        </w:rPr>
        <w:t>thấp</w:t>
      </w:r>
      <w:r w:rsidR="006D5D03" w:rsidRPr="00565503">
        <w:rPr>
          <w:sz w:val="28"/>
          <w:szCs w:val="28"/>
          <w:lang w:val="es-NI"/>
        </w:rPr>
        <w:t xml:space="preserve"> gồm: </w:t>
      </w:r>
      <w:r w:rsidR="00B55B67">
        <w:rPr>
          <w:sz w:val="28"/>
          <w:szCs w:val="28"/>
          <w:lang w:val="es-NI"/>
        </w:rPr>
        <w:t>t</w:t>
      </w:r>
      <w:r w:rsidR="006D5D03" w:rsidRPr="00565503">
        <w:rPr>
          <w:sz w:val="28"/>
          <w:szCs w:val="28"/>
          <w:lang w:val="es-NI"/>
        </w:rPr>
        <w:t xml:space="preserve">hiết bị và đồ dùng gia đình tăng 0,37%; </w:t>
      </w:r>
      <w:r w:rsidR="0028169C" w:rsidRPr="00565503">
        <w:rPr>
          <w:sz w:val="28"/>
          <w:szCs w:val="28"/>
          <w:lang w:val="es-NI"/>
        </w:rPr>
        <w:t xml:space="preserve">văn hoá, thể thao, giải trí tăng 0,25%; </w:t>
      </w:r>
      <w:r w:rsidR="006D5D03" w:rsidRPr="00565503">
        <w:rPr>
          <w:sz w:val="28"/>
          <w:szCs w:val="28"/>
          <w:lang w:val="es-NI"/>
        </w:rPr>
        <w:t xml:space="preserve">dược phẩm, y tế tăng 0,19%; </w:t>
      </w:r>
      <w:r w:rsidR="0028169C" w:rsidRPr="00565503">
        <w:rPr>
          <w:sz w:val="28"/>
          <w:szCs w:val="28"/>
          <w:lang w:val="es-NI"/>
        </w:rPr>
        <w:t xml:space="preserve">hàng ăn và dịch vụ ăn uống tăng 0,05%. </w:t>
      </w:r>
    </w:p>
    <w:p w14:paraId="4FE4D06A" w14:textId="77777777" w:rsidR="0028169C" w:rsidRPr="00565503" w:rsidRDefault="0028169C" w:rsidP="00DF0B84">
      <w:pPr>
        <w:spacing w:before="40" w:after="40" w:line="300" w:lineRule="auto"/>
        <w:ind w:firstLine="720"/>
        <w:jc w:val="both"/>
        <w:rPr>
          <w:sz w:val="28"/>
          <w:szCs w:val="28"/>
          <w:lang w:val="es-NI"/>
        </w:rPr>
      </w:pPr>
      <w:r w:rsidRPr="00565503">
        <w:rPr>
          <w:sz w:val="28"/>
          <w:szCs w:val="28"/>
          <w:lang w:val="es-NI"/>
        </w:rPr>
        <w:t xml:space="preserve">Chỉ số giá tiêu dùng tháng 9/2009 </w:t>
      </w:r>
      <w:r w:rsidR="00A22FD5" w:rsidRPr="00565503">
        <w:rPr>
          <w:sz w:val="28"/>
          <w:szCs w:val="28"/>
          <w:lang w:val="es-NI"/>
        </w:rPr>
        <w:t>so với tháng 12/2008 tăng 4,11%</w:t>
      </w:r>
      <w:r w:rsidRPr="00565503">
        <w:rPr>
          <w:sz w:val="28"/>
          <w:szCs w:val="28"/>
          <w:lang w:val="es-NI"/>
        </w:rPr>
        <w:t>; so với cùng kỳ năm trước tăng 2,42%. C</w:t>
      </w:r>
      <w:r w:rsidR="00A22FD5" w:rsidRPr="00565503">
        <w:rPr>
          <w:sz w:val="28"/>
          <w:szCs w:val="28"/>
          <w:lang w:val="es-NI"/>
        </w:rPr>
        <w:t xml:space="preserve">hỉ số giá </w:t>
      </w:r>
      <w:r w:rsidRPr="00565503">
        <w:rPr>
          <w:sz w:val="28"/>
          <w:szCs w:val="28"/>
          <w:lang w:val="es-NI"/>
        </w:rPr>
        <w:t xml:space="preserve">tiêu dùng </w:t>
      </w:r>
      <w:r w:rsidR="00A22FD5" w:rsidRPr="00565503">
        <w:rPr>
          <w:sz w:val="28"/>
          <w:szCs w:val="28"/>
          <w:lang w:val="es-NI"/>
        </w:rPr>
        <w:t>bình quân 9 tháng năm nay tăng 7,64%</w:t>
      </w:r>
      <w:r w:rsidRPr="00565503">
        <w:rPr>
          <w:sz w:val="28"/>
          <w:szCs w:val="28"/>
          <w:lang w:val="es-NI"/>
        </w:rPr>
        <w:t xml:space="preserve"> so với bình quân 9 tháng năm 2008.  </w:t>
      </w:r>
    </w:p>
    <w:p w14:paraId="181C51F8" w14:textId="77777777" w:rsidR="0028169C" w:rsidRPr="00565503" w:rsidRDefault="00A22FD5" w:rsidP="00DF0B84">
      <w:pPr>
        <w:spacing w:before="40" w:after="40" w:line="300" w:lineRule="auto"/>
        <w:ind w:firstLine="720"/>
        <w:jc w:val="both"/>
        <w:rPr>
          <w:sz w:val="28"/>
          <w:szCs w:val="28"/>
          <w:lang w:val="es-NI"/>
        </w:rPr>
      </w:pPr>
      <w:r w:rsidRPr="00565503">
        <w:rPr>
          <w:sz w:val="28"/>
          <w:szCs w:val="28"/>
          <w:lang w:val="es-NI"/>
        </w:rPr>
        <w:t xml:space="preserve">Chỉ số giá vàng tháng 9/2009 tăng 2,04% so với tháng trước; tăng 28,65% so với tháng 12/2008 và tăng 26,06% so với </w:t>
      </w:r>
      <w:r w:rsidR="0028169C" w:rsidRPr="00565503">
        <w:rPr>
          <w:sz w:val="28"/>
          <w:szCs w:val="28"/>
          <w:lang w:val="es-NI"/>
        </w:rPr>
        <w:t xml:space="preserve">cùng kỳ năm </w:t>
      </w:r>
      <w:r w:rsidRPr="00565503">
        <w:rPr>
          <w:sz w:val="28"/>
          <w:szCs w:val="28"/>
          <w:lang w:val="es-NI"/>
        </w:rPr>
        <w:t xml:space="preserve">2008. Chỉ số giá đô la Mỹ </w:t>
      </w:r>
      <w:r w:rsidR="0028169C" w:rsidRPr="00565503">
        <w:rPr>
          <w:sz w:val="28"/>
          <w:szCs w:val="28"/>
          <w:lang w:val="es-NI"/>
        </w:rPr>
        <w:t xml:space="preserve">tháng 9/2009 giảm 0,23% so với </w:t>
      </w:r>
      <w:r w:rsidRPr="00565503">
        <w:rPr>
          <w:sz w:val="28"/>
          <w:szCs w:val="28"/>
          <w:lang w:val="es-NI"/>
        </w:rPr>
        <w:t>tháng trước</w:t>
      </w:r>
      <w:r w:rsidR="0028169C" w:rsidRPr="00565503">
        <w:rPr>
          <w:sz w:val="28"/>
          <w:szCs w:val="28"/>
          <w:lang w:val="es-NI"/>
        </w:rPr>
        <w:t>; tăng 6,12%</w:t>
      </w:r>
      <w:r w:rsidRPr="00565503">
        <w:rPr>
          <w:sz w:val="28"/>
          <w:szCs w:val="28"/>
          <w:lang w:val="es-NI"/>
        </w:rPr>
        <w:t xml:space="preserve"> so với tháng 12/2008 và </w:t>
      </w:r>
      <w:r w:rsidR="0028169C" w:rsidRPr="00565503">
        <w:rPr>
          <w:sz w:val="28"/>
          <w:szCs w:val="28"/>
          <w:lang w:val="es-NI"/>
        </w:rPr>
        <w:t xml:space="preserve">tăng 9,08% </w:t>
      </w:r>
      <w:r w:rsidRPr="00565503">
        <w:rPr>
          <w:sz w:val="28"/>
          <w:szCs w:val="28"/>
          <w:lang w:val="es-NI"/>
        </w:rPr>
        <w:t>so với cùng kỳ năm 2008</w:t>
      </w:r>
      <w:r w:rsidR="0028169C" w:rsidRPr="00565503">
        <w:rPr>
          <w:sz w:val="28"/>
          <w:szCs w:val="28"/>
          <w:lang w:val="es-NI"/>
        </w:rPr>
        <w:t>.</w:t>
      </w:r>
    </w:p>
    <w:p w14:paraId="11815A4F" w14:textId="77777777" w:rsidR="0028169C" w:rsidRPr="00565503" w:rsidRDefault="00B96E45" w:rsidP="00DF0B84">
      <w:pPr>
        <w:spacing w:before="40" w:after="40" w:line="300" w:lineRule="auto"/>
        <w:ind w:firstLine="720"/>
        <w:jc w:val="both"/>
        <w:rPr>
          <w:sz w:val="28"/>
          <w:szCs w:val="28"/>
          <w:lang w:val="es-NI"/>
        </w:rPr>
      </w:pPr>
      <w:r w:rsidRPr="00565503">
        <w:rPr>
          <w:sz w:val="28"/>
          <w:szCs w:val="28"/>
          <w:lang w:val="es-NI"/>
        </w:rPr>
        <w:t>Mặc dù xu hướng tăng của giá tiêu dùng</w:t>
      </w:r>
      <w:r w:rsidR="00E21B1B" w:rsidRPr="00565503">
        <w:rPr>
          <w:sz w:val="28"/>
          <w:szCs w:val="28"/>
          <w:lang w:val="es-NI"/>
        </w:rPr>
        <w:t xml:space="preserve"> chưa có biểu hiện rõ rệt</w:t>
      </w:r>
      <w:r w:rsidRPr="00565503">
        <w:rPr>
          <w:sz w:val="28"/>
          <w:szCs w:val="28"/>
          <w:lang w:val="es-NI"/>
        </w:rPr>
        <w:t xml:space="preserve">, nhưng </w:t>
      </w:r>
      <w:r w:rsidR="00A779F2" w:rsidRPr="00565503">
        <w:rPr>
          <w:sz w:val="28"/>
          <w:szCs w:val="28"/>
          <w:lang w:val="es-NI"/>
        </w:rPr>
        <w:t xml:space="preserve">một số yếu tố </w:t>
      </w:r>
      <w:r w:rsidR="0028169C" w:rsidRPr="00565503">
        <w:rPr>
          <w:sz w:val="28"/>
          <w:szCs w:val="28"/>
          <w:lang w:val="es-NI"/>
        </w:rPr>
        <w:t xml:space="preserve">chủ yếu </w:t>
      </w:r>
      <w:r w:rsidR="00A779F2" w:rsidRPr="00565503">
        <w:rPr>
          <w:sz w:val="28"/>
          <w:szCs w:val="28"/>
          <w:lang w:val="es-NI"/>
        </w:rPr>
        <w:t>có thể sẽ tác động làm tăng nguy cơ tái lạm phát cao trở lại</w:t>
      </w:r>
      <w:r w:rsidR="00562B0C" w:rsidRPr="00565503">
        <w:rPr>
          <w:sz w:val="28"/>
          <w:szCs w:val="28"/>
          <w:lang w:val="es-NI"/>
        </w:rPr>
        <w:t>, đó là</w:t>
      </w:r>
      <w:r w:rsidR="0028169C" w:rsidRPr="00565503">
        <w:rPr>
          <w:sz w:val="28"/>
          <w:szCs w:val="28"/>
          <w:lang w:val="es-NI"/>
        </w:rPr>
        <w:t xml:space="preserve">: </w:t>
      </w:r>
      <w:r w:rsidR="00B55B67">
        <w:rPr>
          <w:sz w:val="28"/>
          <w:szCs w:val="28"/>
          <w:lang w:val="es-NI"/>
        </w:rPr>
        <w:t>t</w:t>
      </w:r>
      <w:r w:rsidR="0028169C" w:rsidRPr="00565503">
        <w:rPr>
          <w:sz w:val="28"/>
          <w:szCs w:val="28"/>
          <w:lang w:val="es-NI"/>
        </w:rPr>
        <w:t xml:space="preserve">ăng trưởng tín dụng đang ở mức cao do thực hiện các chính sách tài chính, tiền tệ </w:t>
      </w:r>
      <w:r w:rsidR="00B55B67">
        <w:rPr>
          <w:sz w:val="28"/>
          <w:szCs w:val="28"/>
          <w:lang w:val="es-NI"/>
        </w:rPr>
        <w:t>nh</w:t>
      </w:r>
      <w:r w:rsidR="00B55B67" w:rsidRPr="00B55B67">
        <w:rPr>
          <w:sz w:val="28"/>
          <w:szCs w:val="28"/>
          <w:lang w:val="es-NI"/>
        </w:rPr>
        <w:t>ằm</w:t>
      </w:r>
      <w:r w:rsidR="00B55B67">
        <w:rPr>
          <w:sz w:val="28"/>
          <w:szCs w:val="28"/>
          <w:lang w:val="es-NI"/>
        </w:rPr>
        <w:t xml:space="preserve"> </w:t>
      </w:r>
      <w:r w:rsidR="00562B0C" w:rsidRPr="00565503">
        <w:rPr>
          <w:sz w:val="28"/>
          <w:szCs w:val="28"/>
          <w:lang w:val="es-NI"/>
        </w:rPr>
        <w:t>n</w:t>
      </w:r>
      <w:r w:rsidR="0028169C" w:rsidRPr="00565503">
        <w:rPr>
          <w:sz w:val="28"/>
          <w:szCs w:val="28"/>
          <w:lang w:val="es-NI"/>
        </w:rPr>
        <w:t xml:space="preserve">găn chặn suy giảm kinh tế; giá </w:t>
      </w:r>
      <w:r w:rsidR="00562B0C" w:rsidRPr="00565503">
        <w:rPr>
          <w:sz w:val="28"/>
          <w:szCs w:val="28"/>
          <w:lang w:val="es-NI"/>
        </w:rPr>
        <w:t xml:space="preserve">của các mặt hàng nước ta nhập khẩu </w:t>
      </w:r>
      <w:r w:rsidR="00B55B67">
        <w:rPr>
          <w:sz w:val="28"/>
          <w:szCs w:val="28"/>
          <w:lang w:val="es-NI"/>
        </w:rPr>
        <w:t>v</w:t>
      </w:r>
      <w:r w:rsidR="00B55B67" w:rsidRPr="00B55B67">
        <w:rPr>
          <w:sz w:val="28"/>
          <w:szCs w:val="28"/>
          <w:lang w:val="es-NI"/>
        </w:rPr>
        <w:t>ới</w:t>
      </w:r>
      <w:r w:rsidR="00B55B67">
        <w:rPr>
          <w:sz w:val="28"/>
          <w:szCs w:val="28"/>
          <w:lang w:val="es-NI"/>
        </w:rPr>
        <w:t xml:space="preserve"> </w:t>
      </w:r>
      <w:r w:rsidR="00562B0C" w:rsidRPr="00565503">
        <w:rPr>
          <w:sz w:val="28"/>
          <w:szCs w:val="28"/>
          <w:lang w:val="es-NI"/>
        </w:rPr>
        <w:t xml:space="preserve">khối lượng lớn trên thị trường </w:t>
      </w:r>
      <w:r w:rsidR="0028169C" w:rsidRPr="00565503">
        <w:rPr>
          <w:sz w:val="28"/>
          <w:szCs w:val="28"/>
          <w:lang w:val="es-NI"/>
        </w:rPr>
        <w:t>thế giới</w:t>
      </w:r>
      <w:r w:rsidR="00214D7D" w:rsidRPr="00565503">
        <w:rPr>
          <w:sz w:val="28"/>
          <w:szCs w:val="28"/>
          <w:lang w:val="es-NI"/>
        </w:rPr>
        <w:t xml:space="preserve"> có khả năng </w:t>
      </w:r>
      <w:r w:rsidR="00B55B67">
        <w:rPr>
          <w:sz w:val="28"/>
          <w:szCs w:val="28"/>
          <w:lang w:val="es-NI"/>
        </w:rPr>
        <w:t>t</w:t>
      </w:r>
      <w:r w:rsidR="00B55B67" w:rsidRPr="00B55B67">
        <w:rPr>
          <w:sz w:val="28"/>
          <w:szCs w:val="28"/>
          <w:lang w:val="es-NI"/>
        </w:rPr>
        <w:t>ă</w:t>
      </w:r>
      <w:r w:rsidR="00B55B67">
        <w:rPr>
          <w:sz w:val="28"/>
          <w:szCs w:val="28"/>
          <w:lang w:val="es-NI"/>
        </w:rPr>
        <w:t>ng</w:t>
      </w:r>
      <w:r w:rsidR="00214D7D" w:rsidRPr="00565503">
        <w:rPr>
          <w:sz w:val="28"/>
          <w:szCs w:val="28"/>
          <w:lang w:val="es-NI"/>
        </w:rPr>
        <w:t xml:space="preserve"> </w:t>
      </w:r>
      <w:r w:rsidR="0028169C" w:rsidRPr="00565503">
        <w:rPr>
          <w:sz w:val="28"/>
          <w:szCs w:val="28"/>
          <w:lang w:val="es-NI"/>
        </w:rPr>
        <w:t xml:space="preserve">cao do sự phục hồi của kinh tế toàn cầu, </w:t>
      </w:r>
      <w:r w:rsidR="00214D7D" w:rsidRPr="00565503">
        <w:rPr>
          <w:sz w:val="28"/>
          <w:szCs w:val="28"/>
          <w:lang w:val="es-NI"/>
        </w:rPr>
        <w:t xml:space="preserve">đặc biệt giá </w:t>
      </w:r>
      <w:r w:rsidR="00F51CED">
        <w:rPr>
          <w:sz w:val="28"/>
          <w:szCs w:val="28"/>
          <w:lang w:val="es-NI"/>
        </w:rPr>
        <w:t>x</w:t>
      </w:r>
      <w:r w:rsidR="00F51CED" w:rsidRPr="00F51CED">
        <w:rPr>
          <w:sz w:val="28"/>
          <w:szCs w:val="28"/>
          <w:lang w:val="es-NI"/>
        </w:rPr>
        <w:t>ă</w:t>
      </w:r>
      <w:r w:rsidR="00F51CED">
        <w:rPr>
          <w:sz w:val="28"/>
          <w:szCs w:val="28"/>
          <w:lang w:val="es-NI"/>
        </w:rPr>
        <w:t>ng d</w:t>
      </w:r>
      <w:r w:rsidR="00F51CED" w:rsidRPr="00F51CED">
        <w:rPr>
          <w:sz w:val="28"/>
          <w:szCs w:val="28"/>
          <w:lang w:val="es-NI"/>
        </w:rPr>
        <w:t>ầ</w:t>
      </w:r>
      <w:r w:rsidR="00F51CED">
        <w:rPr>
          <w:sz w:val="28"/>
          <w:szCs w:val="28"/>
          <w:lang w:val="es-NI"/>
        </w:rPr>
        <w:t>u</w:t>
      </w:r>
      <w:r w:rsidR="00562B0C" w:rsidRPr="00565503">
        <w:rPr>
          <w:sz w:val="28"/>
          <w:szCs w:val="28"/>
          <w:lang w:val="es-NI"/>
        </w:rPr>
        <w:t>.</w:t>
      </w:r>
      <w:r w:rsidR="00214D7D" w:rsidRPr="00565503">
        <w:rPr>
          <w:sz w:val="28"/>
          <w:szCs w:val="28"/>
          <w:lang w:val="es-NI"/>
        </w:rPr>
        <w:t xml:space="preserve"> </w:t>
      </w:r>
    </w:p>
    <w:p w14:paraId="2A72398E" w14:textId="77777777" w:rsidR="00140B1D" w:rsidRPr="00565503" w:rsidRDefault="00140B1D" w:rsidP="00DF0B84">
      <w:pPr>
        <w:spacing w:before="40" w:after="40" w:line="300" w:lineRule="auto"/>
        <w:ind w:left="1080" w:hanging="360"/>
        <w:jc w:val="both"/>
        <w:rPr>
          <w:rFonts w:ascii="Arial" w:hAnsi="Arial" w:cs="Arial"/>
          <w:b/>
          <w:sz w:val="26"/>
          <w:szCs w:val="26"/>
          <w:lang w:val="es-NI"/>
        </w:rPr>
      </w:pPr>
      <w:r w:rsidRPr="00565503">
        <w:rPr>
          <w:rFonts w:ascii="Arial" w:hAnsi="Arial" w:cs="Arial"/>
          <w:b/>
          <w:sz w:val="26"/>
          <w:szCs w:val="26"/>
          <w:lang w:val="es-NI"/>
        </w:rPr>
        <w:t xml:space="preserve">III. </w:t>
      </w:r>
      <w:r w:rsidRPr="00565503">
        <w:rPr>
          <w:rFonts w:ascii="Arial" w:hAnsi="Arial" w:cs="Arial"/>
          <w:b/>
          <w:spacing w:val="4"/>
          <w:sz w:val="26"/>
          <w:szCs w:val="26"/>
          <w:lang w:val="es-NI"/>
        </w:rPr>
        <w:t>KẾT QUẢ BẢO ĐẢM AN SINH XÃ HỘI, PHÁT TRIỂN GIÁO DỤC,</w:t>
      </w:r>
      <w:r w:rsidRPr="00565503">
        <w:rPr>
          <w:rFonts w:ascii="Arial" w:hAnsi="Arial" w:cs="Arial"/>
          <w:b/>
          <w:sz w:val="26"/>
          <w:szCs w:val="26"/>
          <w:lang w:val="es-NI"/>
        </w:rPr>
        <w:t xml:space="preserve"> Y TẾ, VĂN HOÁ VÀ CÁC LĨNH VỰC XÃ HỘI KHÁC</w:t>
      </w:r>
    </w:p>
    <w:p w14:paraId="7B16C08B" w14:textId="77777777" w:rsidR="00140B1D" w:rsidRPr="00565503" w:rsidRDefault="00140B1D" w:rsidP="00DF0B84">
      <w:pPr>
        <w:spacing w:before="40" w:after="40" w:line="300" w:lineRule="auto"/>
        <w:ind w:firstLine="720"/>
        <w:jc w:val="both"/>
        <w:rPr>
          <w:b/>
          <w:sz w:val="28"/>
          <w:szCs w:val="28"/>
          <w:lang w:val="es-MX"/>
        </w:rPr>
      </w:pPr>
      <w:r w:rsidRPr="00565503">
        <w:rPr>
          <w:b/>
          <w:sz w:val="28"/>
          <w:szCs w:val="28"/>
          <w:lang w:val="es-MX"/>
        </w:rPr>
        <w:t>1. Dân số</w:t>
      </w:r>
    </w:p>
    <w:p w14:paraId="32E58B09" w14:textId="77777777" w:rsidR="00140B1D" w:rsidRPr="00565503" w:rsidRDefault="00140B1D" w:rsidP="00DF0B84">
      <w:pPr>
        <w:spacing w:before="40" w:after="40" w:line="300" w:lineRule="auto"/>
        <w:ind w:firstLine="720"/>
        <w:jc w:val="both"/>
        <w:rPr>
          <w:sz w:val="28"/>
          <w:szCs w:val="28"/>
          <w:lang w:val="fr-FR"/>
        </w:rPr>
      </w:pPr>
      <w:r w:rsidRPr="00565503">
        <w:rPr>
          <w:sz w:val="28"/>
          <w:szCs w:val="28"/>
          <w:lang w:val="pt-BR"/>
        </w:rPr>
        <w:t xml:space="preserve">Theo kết quả sơ bộ của cuộc Tổng điều tra dân số và nhà ở năm 2009, dân số cả nước tại thời điểm 0 giờ ngày 01 tháng 4 năm 2009 là 85,8 triệu người. </w:t>
      </w:r>
      <w:r w:rsidRPr="00565503">
        <w:rPr>
          <w:sz w:val="28"/>
          <w:szCs w:val="28"/>
          <w:lang w:val="fr-FR"/>
        </w:rPr>
        <w:t>Tốc độ tăng dân số bình quân thời kỳ 1999-2009 là 1,2%. Trong tổng dân số,</w:t>
      </w:r>
      <w:r w:rsidRPr="00565503">
        <w:rPr>
          <w:sz w:val="28"/>
          <w:szCs w:val="28"/>
          <w:lang w:val="pt-BR"/>
        </w:rPr>
        <w:t xml:space="preserve"> dân số thành thị </w:t>
      </w:r>
      <w:r w:rsidRPr="00565503">
        <w:rPr>
          <w:sz w:val="28"/>
          <w:szCs w:val="28"/>
          <w:lang w:val="fr-FR"/>
        </w:rPr>
        <w:t>25,4 triệu người, chiếm 29,6% tổng dân số; dân số nông thôn 60,4 triệu người, chiếm 70,4%; dân số nam 42,5 triệu người; dân số nữ 43,3 triệu người. Tỷ lệ</w:t>
      </w:r>
      <w:r w:rsidR="008E4421" w:rsidRPr="00565503">
        <w:rPr>
          <w:sz w:val="28"/>
          <w:szCs w:val="28"/>
          <w:lang w:val="fr-FR"/>
        </w:rPr>
        <w:t xml:space="preserve"> giới tính của dân số năm 2009 ở</w:t>
      </w:r>
      <w:r w:rsidRPr="00565503">
        <w:rPr>
          <w:sz w:val="28"/>
          <w:szCs w:val="28"/>
          <w:lang w:val="fr-FR"/>
        </w:rPr>
        <w:t xml:space="preserve"> mức 98,1 nam trên 100 nữ.</w:t>
      </w:r>
    </w:p>
    <w:p w14:paraId="2B139989" w14:textId="77777777" w:rsidR="00717363" w:rsidRPr="00565503" w:rsidRDefault="00140B1D" w:rsidP="00DF0B84">
      <w:pPr>
        <w:spacing w:before="40" w:after="40" w:line="300" w:lineRule="auto"/>
        <w:ind w:firstLine="720"/>
        <w:jc w:val="both"/>
        <w:rPr>
          <w:b/>
          <w:bCs/>
          <w:sz w:val="28"/>
          <w:szCs w:val="28"/>
          <w:lang w:val="pt-BR"/>
        </w:rPr>
      </w:pPr>
      <w:r w:rsidRPr="00565503">
        <w:rPr>
          <w:b/>
          <w:bCs/>
          <w:sz w:val="28"/>
          <w:szCs w:val="28"/>
          <w:lang w:val="pt-BR"/>
        </w:rPr>
        <w:t>2</w:t>
      </w:r>
      <w:r w:rsidR="00717363" w:rsidRPr="00565503">
        <w:rPr>
          <w:b/>
          <w:bCs/>
          <w:sz w:val="28"/>
          <w:szCs w:val="28"/>
          <w:lang w:val="pt-BR"/>
        </w:rPr>
        <w:t xml:space="preserve">. </w:t>
      </w:r>
      <w:r w:rsidR="00D33699" w:rsidRPr="00565503">
        <w:rPr>
          <w:b/>
          <w:bCs/>
          <w:sz w:val="28"/>
          <w:szCs w:val="28"/>
          <w:lang w:val="pt-BR"/>
        </w:rPr>
        <w:t>Hỗ trợ thiệt hại do thiên tai và bảo đảm đờ</w:t>
      </w:r>
      <w:r w:rsidR="00717363" w:rsidRPr="00565503">
        <w:rPr>
          <w:b/>
          <w:bCs/>
          <w:sz w:val="28"/>
          <w:szCs w:val="28"/>
          <w:lang w:val="pt-BR"/>
        </w:rPr>
        <w:t>i sống dân cư</w:t>
      </w:r>
    </w:p>
    <w:p w14:paraId="29F5D844" w14:textId="77777777" w:rsidR="00D33699" w:rsidRPr="00565503" w:rsidRDefault="00815AB8" w:rsidP="00DF0B84">
      <w:pPr>
        <w:spacing w:before="40" w:after="40" w:line="300" w:lineRule="auto"/>
        <w:ind w:firstLine="720"/>
        <w:jc w:val="both"/>
        <w:rPr>
          <w:b/>
          <w:sz w:val="28"/>
          <w:szCs w:val="28"/>
          <w:lang w:val="es-MX"/>
        </w:rPr>
      </w:pPr>
      <w:r w:rsidRPr="00565503">
        <w:rPr>
          <w:sz w:val="28"/>
          <w:szCs w:val="28"/>
          <w:lang w:val="es-MX"/>
        </w:rPr>
        <w:t>Trong 9 tháng</w:t>
      </w:r>
      <w:r w:rsidR="00D33699" w:rsidRPr="00565503">
        <w:rPr>
          <w:sz w:val="28"/>
          <w:szCs w:val="28"/>
          <w:lang w:val="es-MX"/>
        </w:rPr>
        <w:t>, thiên tai xảy ra đã làm 1</w:t>
      </w:r>
      <w:r w:rsidR="00461303" w:rsidRPr="00565503">
        <w:rPr>
          <w:sz w:val="28"/>
          <w:szCs w:val="28"/>
          <w:lang w:val="es-MX"/>
        </w:rPr>
        <w:t>41</w:t>
      </w:r>
      <w:ins w:id="0" w:author="user" w:date="2008-09-20T11:18:00Z">
        <w:r w:rsidR="00D33699" w:rsidRPr="00565503">
          <w:rPr>
            <w:sz w:val="28"/>
            <w:szCs w:val="28"/>
            <w:lang w:val="es-MX"/>
            <w:rPrChange w:id="1" w:author="nphong" w:date="2008-09-22T09:00:00Z">
              <w:rPr>
                <w:szCs w:val="28"/>
              </w:rPr>
            </w:rPrChange>
          </w:rPr>
          <w:t xml:space="preserve"> người</w:t>
        </w:r>
      </w:ins>
      <w:r w:rsidR="00D33699" w:rsidRPr="00565503">
        <w:rPr>
          <w:sz w:val="28"/>
          <w:szCs w:val="28"/>
          <w:lang w:val="es-MX"/>
        </w:rPr>
        <w:t xml:space="preserve"> chết và</w:t>
      </w:r>
      <w:ins w:id="2" w:author="user" w:date="2008-09-20T11:18:00Z">
        <w:r w:rsidR="00D33699" w:rsidRPr="00565503">
          <w:rPr>
            <w:sz w:val="28"/>
            <w:szCs w:val="28"/>
            <w:lang w:val="es-MX"/>
            <w:rPrChange w:id="3" w:author="nphong" w:date="2008-09-22T09:00:00Z">
              <w:rPr>
                <w:szCs w:val="28"/>
              </w:rPr>
            </w:rPrChange>
          </w:rPr>
          <w:t xml:space="preserve"> mất tích</w:t>
        </w:r>
        <w:del w:id="4" w:author="vtson" w:date="2008-09-22T09:16:00Z">
          <w:r w:rsidR="00D33699" w:rsidRPr="00565503" w:rsidDel="00104C06">
            <w:rPr>
              <w:sz w:val="28"/>
              <w:szCs w:val="28"/>
              <w:lang w:val="es-MX"/>
              <w:rPrChange w:id="5" w:author="nphong" w:date="2008-09-22T09:00:00Z">
                <w:rPr>
                  <w:szCs w:val="28"/>
                </w:rPr>
              </w:rPrChange>
            </w:rPr>
            <w:delText>3</w:delText>
          </w:r>
        </w:del>
      </w:ins>
      <w:r w:rsidRPr="00565503">
        <w:rPr>
          <w:sz w:val="28"/>
          <w:szCs w:val="28"/>
          <w:lang w:val="es-MX"/>
        </w:rPr>
        <w:t>;</w:t>
      </w:r>
      <w:r w:rsidR="00D33699" w:rsidRPr="00565503">
        <w:rPr>
          <w:sz w:val="28"/>
          <w:szCs w:val="28"/>
          <w:lang w:val="es-MX"/>
        </w:rPr>
        <w:t xml:space="preserve"> 1</w:t>
      </w:r>
      <w:r w:rsidR="00461303" w:rsidRPr="00565503">
        <w:rPr>
          <w:sz w:val="28"/>
          <w:szCs w:val="28"/>
          <w:lang w:val="es-MX"/>
        </w:rPr>
        <w:t>35</w:t>
      </w:r>
      <w:r w:rsidR="00D33699" w:rsidRPr="00565503">
        <w:rPr>
          <w:sz w:val="28"/>
          <w:szCs w:val="28"/>
          <w:lang w:val="es-MX"/>
        </w:rPr>
        <w:t xml:space="preserve"> người bị thương</w:t>
      </w:r>
      <w:r w:rsidRPr="00565503">
        <w:rPr>
          <w:sz w:val="28"/>
          <w:szCs w:val="28"/>
          <w:lang w:val="es-MX"/>
        </w:rPr>
        <w:t>;</w:t>
      </w:r>
      <w:r w:rsidR="00D33699" w:rsidRPr="00565503">
        <w:rPr>
          <w:sz w:val="28"/>
          <w:szCs w:val="28"/>
          <w:lang w:val="es-MX"/>
        </w:rPr>
        <w:t xml:space="preserve"> </w:t>
      </w:r>
      <w:r w:rsidR="00461303" w:rsidRPr="00565503">
        <w:rPr>
          <w:sz w:val="28"/>
          <w:szCs w:val="28"/>
          <w:lang w:val="es-MX"/>
        </w:rPr>
        <w:t>8</w:t>
      </w:r>
      <w:r w:rsidR="00D33699" w:rsidRPr="00565503">
        <w:rPr>
          <w:sz w:val="28"/>
          <w:szCs w:val="28"/>
          <w:lang w:val="fr-FR"/>
        </w:rPr>
        <w:t>0</w:t>
      </w:r>
      <w:r w:rsidR="00461303" w:rsidRPr="00565503">
        <w:rPr>
          <w:sz w:val="28"/>
          <w:szCs w:val="28"/>
          <w:lang w:val="fr-FR"/>
        </w:rPr>
        <w:t>0 ngôi nhà bị sập đổ, cuốn trôi;</w:t>
      </w:r>
      <w:r w:rsidR="00D33699" w:rsidRPr="00565503">
        <w:rPr>
          <w:sz w:val="28"/>
          <w:szCs w:val="28"/>
          <w:lang w:val="fr-FR"/>
        </w:rPr>
        <w:t xml:space="preserve"> </w:t>
      </w:r>
      <w:r w:rsidR="00461303" w:rsidRPr="00565503">
        <w:rPr>
          <w:sz w:val="28"/>
          <w:szCs w:val="28"/>
          <w:lang w:val="fr-FR"/>
        </w:rPr>
        <w:t>hơn 33</w:t>
      </w:r>
      <w:r w:rsidR="00D33699" w:rsidRPr="00565503">
        <w:rPr>
          <w:sz w:val="28"/>
          <w:szCs w:val="28"/>
          <w:lang w:val="fr-FR"/>
        </w:rPr>
        <w:t xml:space="preserve"> nghìn ngôi nhà bị sạt lở; </w:t>
      </w:r>
      <w:r w:rsidR="00D33699" w:rsidRPr="00565503">
        <w:rPr>
          <w:sz w:val="28"/>
          <w:szCs w:val="28"/>
          <w:lang w:val="es-MX"/>
        </w:rPr>
        <w:t xml:space="preserve">hơn </w:t>
      </w:r>
      <w:r w:rsidR="00461303" w:rsidRPr="00565503">
        <w:rPr>
          <w:sz w:val="28"/>
          <w:szCs w:val="28"/>
          <w:lang w:val="es-MX"/>
        </w:rPr>
        <w:t>100</w:t>
      </w:r>
      <w:r w:rsidR="00D33699" w:rsidRPr="00565503">
        <w:rPr>
          <w:sz w:val="28"/>
          <w:szCs w:val="28"/>
          <w:lang w:val="es-MX"/>
        </w:rPr>
        <w:t xml:space="preserve"> nghìn ha lúa và hoa màu bị ngập nước, hư hỏng, trong đó </w:t>
      </w:r>
      <w:r w:rsidR="00461303" w:rsidRPr="00565503">
        <w:rPr>
          <w:sz w:val="28"/>
          <w:szCs w:val="28"/>
          <w:lang w:val="es-MX"/>
        </w:rPr>
        <w:t>trên 13</w:t>
      </w:r>
      <w:r w:rsidR="00D33699" w:rsidRPr="00565503">
        <w:rPr>
          <w:sz w:val="28"/>
          <w:szCs w:val="28"/>
          <w:lang w:val="fr-FR"/>
        </w:rPr>
        <w:t xml:space="preserve"> nghìn ha bị mất trắng. </w:t>
      </w:r>
      <w:r w:rsidR="00D33699" w:rsidRPr="00565503">
        <w:rPr>
          <w:sz w:val="28"/>
          <w:szCs w:val="28"/>
          <w:lang w:val="es-MX"/>
        </w:rPr>
        <w:t>T</w:t>
      </w:r>
      <w:ins w:id="6" w:author="user" w:date="2008-09-20T11:18:00Z">
        <w:r w:rsidR="00D33699" w:rsidRPr="00565503">
          <w:rPr>
            <w:sz w:val="28"/>
            <w:szCs w:val="28"/>
            <w:lang w:val="es-MX"/>
            <w:rPrChange w:id="7" w:author="nphong" w:date="2008-09-22T09:00:00Z">
              <w:rPr>
                <w:szCs w:val="28"/>
              </w:rPr>
            </w:rPrChange>
          </w:rPr>
          <w:t xml:space="preserve">ổng giá trị thiệt hại </w:t>
        </w:r>
      </w:ins>
      <w:r w:rsidR="00D33699" w:rsidRPr="00565503">
        <w:rPr>
          <w:sz w:val="28"/>
          <w:szCs w:val="28"/>
          <w:lang w:val="es-MX"/>
        </w:rPr>
        <w:t>do thiên tai gây ra ước tính 1</w:t>
      </w:r>
      <w:r w:rsidR="00E00A00" w:rsidRPr="00565503">
        <w:rPr>
          <w:sz w:val="28"/>
          <w:szCs w:val="28"/>
          <w:lang w:val="es-MX"/>
        </w:rPr>
        <w:t>383</w:t>
      </w:r>
      <w:ins w:id="8" w:author="user" w:date="2008-09-20T11:18:00Z">
        <w:r w:rsidR="00D33699" w:rsidRPr="00565503">
          <w:rPr>
            <w:sz w:val="28"/>
            <w:szCs w:val="28"/>
            <w:lang w:val="es-MX"/>
            <w:rPrChange w:id="9" w:author="nphong" w:date="2008-09-22T09:00:00Z">
              <w:rPr>
                <w:szCs w:val="28"/>
              </w:rPr>
            </w:rPrChange>
          </w:rPr>
          <w:t xml:space="preserve"> tỷ đồng</w:t>
        </w:r>
      </w:ins>
      <w:r w:rsidR="00D33699" w:rsidRPr="00565503">
        <w:rPr>
          <w:sz w:val="28"/>
          <w:szCs w:val="28"/>
          <w:lang w:val="es-MX"/>
        </w:rPr>
        <w:t xml:space="preserve">, trong đó </w:t>
      </w:r>
      <w:r w:rsidR="00F51CED">
        <w:rPr>
          <w:sz w:val="28"/>
          <w:szCs w:val="28"/>
          <w:lang w:val="es-MX"/>
        </w:rPr>
        <w:t>ba</w:t>
      </w:r>
      <w:r w:rsidR="00D33699" w:rsidRPr="00565503">
        <w:rPr>
          <w:sz w:val="28"/>
          <w:szCs w:val="28"/>
          <w:lang w:val="es-MX"/>
        </w:rPr>
        <w:t xml:space="preserve"> tỉnh bị thiệt hại nặng nhất là: </w:t>
      </w:r>
      <w:r w:rsidR="00E00A00" w:rsidRPr="00565503">
        <w:rPr>
          <w:sz w:val="28"/>
          <w:szCs w:val="28"/>
          <w:lang w:val="es-MX"/>
        </w:rPr>
        <w:t xml:space="preserve">Thanh Hoá 265 tỷ đồng; </w:t>
      </w:r>
      <w:r w:rsidR="00D33699" w:rsidRPr="00565503">
        <w:rPr>
          <w:sz w:val="28"/>
          <w:szCs w:val="28"/>
          <w:lang w:val="fr-FR"/>
        </w:rPr>
        <w:t>Quảng Trị</w:t>
      </w:r>
      <w:r w:rsidR="00D33699" w:rsidRPr="00565503">
        <w:rPr>
          <w:sz w:val="28"/>
          <w:szCs w:val="28"/>
          <w:lang w:val="es-MX"/>
        </w:rPr>
        <w:t xml:space="preserve"> </w:t>
      </w:r>
      <w:r w:rsidR="00D33699" w:rsidRPr="00565503">
        <w:rPr>
          <w:sz w:val="28"/>
          <w:szCs w:val="28"/>
          <w:lang w:val="fr-FR"/>
        </w:rPr>
        <w:t xml:space="preserve">227 </w:t>
      </w:r>
      <w:r w:rsidR="00D33699" w:rsidRPr="00565503">
        <w:rPr>
          <w:sz w:val="28"/>
          <w:szCs w:val="28"/>
          <w:lang w:val="es-MX"/>
        </w:rPr>
        <w:t xml:space="preserve">tỷ đồng; </w:t>
      </w:r>
      <w:r w:rsidR="00D33699" w:rsidRPr="00565503">
        <w:rPr>
          <w:sz w:val="28"/>
          <w:szCs w:val="28"/>
          <w:lang w:val="fr-FR"/>
        </w:rPr>
        <w:t>Bắc Kạn</w:t>
      </w:r>
      <w:r w:rsidR="00D33699" w:rsidRPr="00565503">
        <w:rPr>
          <w:sz w:val="28"/>
          <w:szCs w:val="28"/>
          <w:lang w:val="es-MX"/>
        </w:rPr>
        <w:t xml:space="preserve"> </w:t>
      </w:r>
      <w:r w:rsidR="00D33699" w:rsidRPr="00565503">
        <w:rPr>
          <w:sz w:val="28"/>
          <w:szCs w:val="28"/>
          <w:lang w:val="fr-FR"/>
        </w:rPr>
        <w:t>120</w:t>
      </w:r>
      <w:r w:rsidR="00D33699" w:rsidRPr="00565503">
        <w:rPr>
          <w:sz w:val="28"/>
          <w:szCs w:val="28"/>
          <w:lang w:val="es-MX"/>
        </w:rPr>
        <w:t xml:space="preserve"> tỷ đồng.</w:t>
      </w:r>
      <w:ins w:id="10" w:author="user" w:date="2008-09-20T11:18:00Z">
        <w:r w:rsidR="00D33699" w:rsidRPr="00565503">
          <w:rPr>
            <w:sz w:val="28"/>
            <w:szCs w:val="28"/>
            <w:lang w:val="es-MX"/>
            <w:rPrChange w:id="11" w:author="nphong" w:date="2008-09-22T09:00:00Z">
              <w:rPr>
                <w:szCs w:val="28"/>
              </w:rPr>
            </w:rPrChange>
          </w:rPr>
          <w:t xml:space="preserve"> </w:t>
        </w:r>
      </w:ins>
      <w:r w:rsidR="00D33699" w:rsidRPr="00565503">
        <w:rPr>
          <w:sz w:val="28"/>
          <w:szCs w:val="28"/>
          <w:lang w:val="es-MX"/>
        </w:rPr>
        <w:t>Để khắc phục hậu quả</w:t>
      </w:r>
      <w:r w:rsidR="0041721F">
        <w:rPr>
          <w:sz w:val="28"/>
          <w:szCs w:val="28"/>
          <w:lang w:val="es-MX"/>
        </w:rPr>
        <w:t xml:space="preserve"> thi</w:t>
      </w:r>
      <w:r w:rsidR="0041721F" w:rsidRPr="0041721F">
        <w:rPr>
          <w:sz w:val="28"/>
          <w:szCs w:val="28"/>
          <w:lang w:val="es-MX"/>
        </w:rPr>
        <w:t>ê</w:t>
      </w:r>
      <w:r w:rsidR="0041721F">
        <w:rPr>
          <w:sz w:val="28"/>
          <w:szCs w:val="28"/>
          <w:lang w:val="es-MX"/>
        </w:rPr>
        <w:t>n tai</w:t>
      </w:r>
      <w:r w:rsidR="00D33699" w:rsidRPr="00565503">
        <w:rPr>
          <w:sz w:val="28"/>
          <w:szCs w:val="28"/>
          <w:lang w:val="es-MX"/>
        </w:rPr>
        <w:t>, l</w:t>
      </w:r>
      <w:ins w:id="12" w:author="user" w:date="2008-09-20T11:18:00Z">
        <w:r w:rsidR="00D33699" w:rsidRPr="00565503">
          <w:rPr>
            <w:sz w:val="28"/>
            <w:szCs w:val="28"/>
            <w:lang w:val="es-MX"/>
          </w:rPr>
          <w:t xml:space="preserve">ãnh đạo </w:t>
        </w:r>
      </w:ins>
      <w:r w:rsidR="00D33699" w:rsidRPr="00565503">
        <w:rPr>
          <w:sz w:val="28"/>
          <w:szCs w:val="28"/>
          <w:lang w:val="es-MX"/>
        </w:rPr>
        <w:t xml:space="preserve">các </w:t>
      </w:r>
      <w:ins w:id="13" w:author="user" w:date="2008-09-20T11:18:00Z">
        <w:r w:rsidR="00D33699" w:rsidRPr="00565503">
          <w:rPr>
            <w:sz w:val="28"/>
            <w:szCs w:val="28"/>
            <w:lang w:val="es-MX"/>
          </w:rPr>
          <w:t>địa phương đã khẩn trương triển khai công tác cứu trợ</w:t>
        </w:r>
      </w:ins>
      <w:r w:rsidR="00D33699" w:rsidRPr="00565503">
        <w:rPr>
          <w:sz w:val="28"/>
          <w:szCs w:val="28"/>
          <w:lang w:val="es-MX"/>
        </w:rPr>
        <w:t xml:space="preserve"> nhằm nhanh chóng ổn định đời sống và sản xuất của dân cư. Tổng số tiền</w:t>
      </w:r>
      <w:r w:rsidR="00D33699" w:rsidRPr="00CE2216">
        <w:rPr>
          <w:sz w:val="28"/>
          <w:szCs w:val="28"/>
          <w:lang w:val="es-MX"/>
        </w:rPr>
        <w:t xml:space="preserve"> cứu trợ cho các gia đình bị thiệt hại do thiên tai gây ra trong 9 tháng là 124,</w:t>
      </w:r>
      <w:r w:rsidR="00572279">
        <w:rPr>
          <w:sz w:val="28"/>
          <w:szCs w:val="28"/>
          <w:lang w:val="es-MX"/>
        </w:rPr>
        <w:t>9</w:t>
      </w:r>
      <w:r w:rsidR="00D33699" w:rsidRPr="00CE2216">
        <w:rPr>
          <w:sz w:val="28"/>
          <w:szCs w:val="28"/>
          <w:lang w:val="es-MX"/>
        </w:rPr>
        <w:t xml:space="preserve"> tỷ đồng và 27,4 nghìn tấn gạo, trong đó ngân sách nhà nước hỗ trợ 105,5 tỷ.</w:t>
      </w:r>
    </w:p>
    <w:p w14:paraId="577664B8" w14:textId="77777777" w:rsidR="00CB5049" w:rsidRPr="00565503" w:rsidRDefault="0013748A" w:rsidP="00841965">
      <w:pPr>
        <w:spacing w:before="40" w:after="40" w:line="274" w:lineRule="auto"/>
        <w:ind w:firstLine="720"/>
        <w:jc w:val="both"/>
        <w:rPr>
          <w:sz w:val="28"/>
          <w:szCs w:val="28"/>
          <w:lang w:val="pt-BR"/>
        </w:rPr>
      </w:pPr>
      <w:r w:rsidRPr="00565503">
        <w:rPr>
          <w:sz w:val="28"/>
          <w:szCs w:val="28"/>
          <w:lang w:val="pt-BR"/>
        </w:rPr>
        <w:t>K</w:t>
      </w:r>
      <w:ins w:id="14" w:author="ndchung" w:date="2009-09-21T16:35:00Z">
        <w:r w:rsidRPr="00565503">
          <w:rPr>
            <w:sz w:val="28"/>
            <w:szCs w:val="28"/>
            <w:lang w:val="pt-BR"/>
          </w:rPr>
          <w:t xml:space="preserve">hủng hoảng kinh tế toàn cầu </w:t>
        </w:r>
      </w:ins>
      <w:r w:rsidRPr="00565503">
        <w:rPr>
          <w:sz w:val="28"/>
          <w:szCs w:val="28"/>
          <w:lang w:val="pt-BR"/>
        </w:rPr>
        <w:t>cùng với thiên tai, dịch bệnh, lũ lụt trong nước liên tiếp xảy ra làm cho đ</w:t>
      </w:r>
      <w:r w:rsidR="00717363" w:rsidRPr="00565503">
        <w:rPr>
          <w:sz w:val="28"/>
          <w:szCs w:val="28"/>
          <w:lang w:val="pt-BR"/>
        </w:rPr>
        <w:t>ời sống dân cư gặp nhiều khó khăn</w:t>
      </w:r>
      <w:r w:rsidRPr="00565503">
        <w:rPr>
          <w:sz w:val="28"/>
          <w:szCs w:val="28"/>
          <w:lang w:val="pt-BR"/>
        </w:rPr>
        <w:t>.</w:t>
      </w:r>
      <w:r w:rsidR="00717363" w:rsidRPr="00565503">
        <w:rPr>
          <w:sz w:val="28"/>
          <w:szCs w:val="28"/>
          <w:lang w:val="pt-BR"/>
        </w:rPr>
        <w:t xml:space="preserve"> </w:t>
      </w:r>
      <w:r w:rsidRPr="00565503">
        <w:rPr>
          <w:sz w:val="28"/>
          <w:szCs w:val="28"/>
          <w:lang w:val="pt-BR"/>
        </w:rPr>
        <w:t>Tuy nhiên, v</w:t>
      </w:r>
      <w:r w:rsidR="001F6431" w:rsidRPr="00565503">
        <w:rPr>
          <w:sz w:val="28"/>
          <w:szCs w:val="28"/>
          <w:lang w:val="pt-BR"/>
        </w:rPr>
        <w:t>ới quyết tâm thực hiện mục tiêu b</w:t>
      </w:r>
      <w:r w:rsidR="00717363" w:rsidRPr="00565503">
        <w:rPr>
          <w:sz w:val="28"/>
          <w:szCs w:val="28"/>
          <w:lang w:val="fr-FR"/>
        </w:rPr>
        <w:t xml:space="preserve">ảo </w:t>
      </w:r>
      <w:r w:rsidR="00717363" w:rsidRPr="00565503">
        <w:rPr>
          <w:rFonts w:eastAsia="MS Mincho"/>
          <w:sz w:val="28"/>
          <w:szCs w:val="28"/>
          <w:lang w:val="fr-FR"/>
        </w:rPr>
        <w:t>đ</w:t>
      </w:r>
      <w:r w:rsidR="001F6431" w:rsidRPr="00565503">
        <w:rPr>
          <w:sz w:val="28"/>
          <w:szCs w:val="28"/>
          <w:lang w:val="fr-FR"/>
        </w:rPr>
        <w:t>ảm an sinh xã hội,</w:t>
      </w:r>
      <w:r w:rsidR="00717363" w:rsidRPr="00565503">
        <w:rPr>
          <w:sz w:val="28"/>
          <w:szCs w:val="28"/>
          <w:lang w:val="pt-BR"/>
        </w:rPr>
        <w:t xml:space="preserve"> Chính phủ đã chỉ đạo</w:t>
      </w:r>
      <w:r w:rsidR="001F6431" w:rsidRPr="00565503">
        <w:rPr>
          <w:sz w:val="28"/>
          <w:szCs w:val="28"/>
          <w:lang w:val="pt-BR"/>
        </w:rPr>
        <w:t xml:space="preserve"> </w:t>
      </w:r>
      <w:r w:rsidR="00717363" w:rsidRPr="00565503">
        <w:rPr>
          <w:sz w:val="28"/>
          <w:szCs w:val="28"/>
          <w:lang w:val="pt-BR"/>
        </w:rPr>
        <w:t xml:space="preserve"> các </w:t>
      </w:r>
      <w:r w:rsidR="001F6431" w:rsidRPr="00565503">
        <w:rPr>
          <w:sz w:val="28"/>
          <w:szCs w:val="28"/>
          <w:lang w:val="pt-BR"/>
        </w:rPr>
        <w:t>cấp</w:t>
      </w:r>
      <w:r w:rsidR="00717363" w:rsidRPr="00565503">
        <w:rPr>
          <w:sz w:val="28"/>
          <w:szCs w:val="28"/>
          <w:lang w:val="pt-BR"/>
        </w:rPr>
        <w:t>, các ngành</w:t>
      </w:r>
      <w:r w:rsidR="00B55B67">
        <w:rPr>
          <w:sz w:val="28"/>
          <w:szCs w:val="28"/>
          <w:lang w:val="pt-BR"/>
        </w:rPr>
        <w:t xml:space="preserve"> </w:t>
      </w:r>
      <w:r w:rsidR="00B55B67" w:rsidRPr="00565503">
        <w:rPr>
          <w:sz w:val="28"/>
          <w:szCs w:val="28"/>
          <w:lang w:val="pt-BR"/>
        </w:rPr>
        <w:t>kịp thời</w:t>
      </w:r>
      <w:r w:rsidR="00717363" w:rsidRPr="00565503">
        <w:rPr>
          <w:sz w:val="28"/>
          <w:szCs w:val="28"/>
          <w:lang w:val="pt-BR"/>
        </w:rPr>
        <w:t xml:space="preserve"> triển khai nhiều chương trình, dự án</w:t>
      </w:r>
      <w:r w:rsidR="001F6431" w:rsidRPr="00565503">
        <w:rPr>
          <w:sz w:val="28"/>
          <w:szCs w:val="28"/>
          <w:lang w:val="pt-BR"/>
        </w:rPr>
        <w:t xml:space="preserve"> và thực hiện các chính sách hỗ trợ</w:t>
      </w:r>
      <w:r w:rsidR="00717363" w:rsidRPr="00565503">
        <w:rPr>
          <w:sz w:val="28"/>
          <w:szCs w:val="28"/>
          <w:lang w:val="pt-BR"/>
        </w:rPr>
        <w:t xml:space="preserve">, trong đó có </w:t>
      </w:r>
      <w:r w:rsidR="00717363" w:rsidRPr="00565503">
        <w:rPr>
          <w:bCs/>
          <w:sz w:val="28"/>
          <w:szCs w:val="28"/>
          <w:lang w:val="pt-BR"/>
        </w:rPr>
        <w:t xml:space="preserve">Chương trình </w:t>
      </w:r>
      <w:r w:rsidR="00FB1616" w:rsidRPr="00565503">
        <w:rPr>
          <w:bCs/>
          <w:sz w:val="28"/>
          <w:szCs w:val="28"/>
          <w:lang w:val="pt-BR"/>
        </w:rPr>
        <w:t>134</w:t>
      </w:r>
      <w:r w:rsidR="00717363" w:rsidRPr="00565503">
        <w:rPr>
          <w:bCs/>
          <w:sz w:val="28"/>
          <w:szCs w:val="28"/>
          <w:lang w:val="pt-BR"/>
        </w:rPr>
        <w:t xml:space="preserve">; Chương trình </w:t>
      </w:r>
      <w:r w:rsidR="00FB1616" w:rsidRPr="00565503">
        <w:rPr>
          <w:bCs/>
          <w:sz w:val="28"/>
          <w:szCs w:val="28"/>
          <w:lang w:val="pt-BR"/>
        </w:rPr>
        <w:t>135</w:t>
      </w:r>
      <w:r w:rsidR="00717363" w:rsidRPr="00565503">
        <w:rPr>
          <w:bCs/>
          <w:sz w:val="28"/>
          <w:szCs w:val="28"/>
          <w:lang w:val="pt-BR"/>
        </w:rPr>
        <w:t>;</w:t>
      </w:r>
      <w:r w:rsidR="00717363" w:rsidRPr="00565503">
        <w:rPr>
          <w:sz w:val="28"/>
          <w:szCs w:val="28"/>
          <w:lang w:val="pt-BR"/>
        </w:rPr>
        <w:t xml:space="preserve"> Chương trình tín dụng cho người nghèo thông qua Ngân hàng chính sách xã hội; Chín</w:t>
      </w:r>
      <w:r w:rsidR="001F6431" w:rsidRPr="00565503">
        <w:rPr>
          <w:sz w:val="28"/>
          <w:szCs w:val="28"/>
          <w:lang w:val="pt-BR"/>
        </w:rPr>
        <w:t>h sách hỗ trợ sinh viên vay vốn;</w:t>
      </w:r>
      <w:r w:rsidR="00717363" w:rsidRPr="00565503">
        <w:rPr>
          <w:sz w:val="28"/>
          <w:szCs w:val="28"/>
          <w:lang w:val="pt-BR"/>
        </w:rPr>
        <w:t xml:space="preserve"> </w:t>
      </w:r>
      <w:r w:rsidR="001F6431" w:rsidRPr="00565503">
        <w:rPr>
          <w:sz w:val="28"/>
          <w:szCs w:val="28"/>
          <w:lang w:val="pt-BR"/>
        </w:rPr>
        <w:t>C</w:t>
      </w:r>
      <w:r w:rsidR="00717363" w:rsidRPr="00565503">
        <w:rPr>
          <w:sz w:val="28"/>
          <w:szCs w:val="28"/>
          <w:lang w:val="pt-BR"/>
        </w:rPr>
        <w:t xml:space="preserve">hính sách xây dựng nhà ở cho sinh viên, </w:t>
      </w:r>
      <w:ins w:id="15" w:author="ndchung" w:date="2009-09-21T16:02:00Z">
        <w:r w:rsidR="00717363" w:rsidRPr="00565503">
          <w:rPr>
            <w:sz w:val="28"/>
            <w:szCs w:val="28"/>
            <w:lang w:val="pt-BR"/>
          </w:rPr>
          <w:t xml:space="preserve">cấp miễn phí thẻ bảo hiểm y tế </w:t>
        </w:r>
      </w:ins>
      <w:r w:rsidR="00717363" w:rsidRPr="00565503">
        <w:rPr>
          <w:sz w:val="28"/>
          <w:szCs w:val="28"/>
          <w:lang w:val="pt-BR"/>
        </w:rPr>
        <w:t>cho người nghèo</w:t>
      </w:r>
      <w:r w:rsidR="001F6431" w:rsidRPr="00565503">
        <w:rPr>
          <w:sz w:val="28"/>
          <w:szCs w:val="28"/>
          <w:lang w:val="pt-BR"/>
        </w:rPr>
        <w:t xml:space="preserve"> và </w:t>
      </w:r>
      <w:r w:rsidR="00717363" w:rsidRPr="00565503">
        <w:rPr>
          <w:sz w:val="28"/>
          <w:szCs w:val="28"/>
          <w:lang w:val="pt-BR"/>
        </w:rPr>
        <w:t>trẻ em dưới 5 tuổi; tăng mức hỗ trợ và mở rộng đối tượng xã hội được trợ cấp thường xuyên</w:t>
      </w:r>
      <w:r w:rsidR="00DF1EBF" w:rsidRPr="00565503">
        <w:rPr>
          <w:sz w:val="28"/>
          <w:szCs w:val="28"/>
          <w:lang w:val="pt-BR"/>
        </w:rPr>
        <w:t xml:space="preserve">, v.v. </w:t>
      </w:r>
    </w:p>
    <w:p w14:paraId="7402D3A3" w14:textId="77777777" w:rsidR="008231E9" w:rsidRPr="00565503" w:rsidRDefault="00FB1616" w:rsidP="00841965">
      <w:pPr>
        <w:spacing w:before="40" w:after="40" w:line="274" w:lineRule="auto"/>
        <w:ind w:firstLine="720"/>
        <w:jc w:val="both"/>
        <w:rPr>
          <w:sz w:val="28"/>
          <w:szCs w:val="28"/>
          <w:lang w:val="pt-BR"/>
        </w:rPr>
      </w:pPr>
      <w:r w:rsidRPr="00565503">
        <w:rPr>
          <w:sz w:val="28"/>
          <w:szCs w:val="28"/>
          <w:lang w:val="pt-BR"/>
        </w:rPr>
        <w:t>Kết quả thực hiện các chương trình và dự án</w:t>
      </w:r>
      <w:r w:rsidR="00815AB8" w:rsidRPr="00565503">
        <w:rPr>
          <w:sz w:val="28"/>
          <w:szCs w:val="28"/>
          <w:lang w:val="pt-BR"/>
        </w:rPr>
        <w:t xml:space="preserve"> nêu</w:t>
      </w:r>
      <w:r w:rsidRPr="00565503">
        <w:rPr>
          <w:sz w:val="28"/>
          <w:szCs w:val="28"/>
          <w:lang w:val="pt-BR"/>
        </w:rPr>
        <w:t xml:space="preserve"> </w:t>
      </w:r>
      <w:r w:rsidR="00D33699" w:rsidRPr="00565503">
        <w:rPr>
          <w:sz w:val="28"/>
          <w:szCs w:val="28"/>
          <w:lang w:val="pt-BR"/>
        </w:rPr>
        <w:t xml:space="preserve">trên </w:t>
      </w:r>
      <w:r w:rsidRPr="00565503">
        <w:rPr>
          <w:sz w:val="28"/>
          <w:szCs w:val="28"/>
          <w:lang w:val="pt-BR"/>
        </w:rPr>
        <w:t xml:space="preserve">đã góp phần bảo đảm </w:t>
      </w:r>
      <w:r w:rsidR="000805A2" w:rsidRPr="00565503">
        <w:rPr>
          <w:sz w:val="28"/>
          <w:szCs w:val="28"/>
          <w:lang w:val="pt-BR"/>
        </w:rPr>
        <w:t xml:space="preserve">ổn định </w:t>
      </w:r>
      <w:r w:rsidRPr="00565503">
        <w:rPr>
          <w:sz w:val="28"/>
          <w:szCs w:val="28"/>
          <w:lang w:val="pt-BR"/>
        </w:rPr>
        <w:t>đời sống dân cư, đặc biệt đối với người nghèo và đồng bào vùng sâu, vùng xa</w:t>
      </w:r>
      <w:r w:rsidR="00E4754F" w:rsidRPr="00565503">
        <w:rPr>
          <w:sz w:val="28"/>
          <w:szCs w:val="28"/>
          <w:lang w:val="pt-BR"/>
        </w:rPr>
        <w:t xml:space="preserve">; tình trạng thiếu đói giáp hạt ở khu vực nông thôn nhờ đó </w:t>
      </w:r>
      <w:r w:rsidR="00B55B67" w:rsidRPr="00B55B67">
        <w:rPr>
          <w:sz w:val="28"/>
          <w:szCs w:val="28"/>
          <w:lang w:val="pt-BR"/>
        </w:rPr>
        <w:t>đã</w:t>
      </w:r>
      <w:r w:rsidR="00E4754F" w:rsidRPr="00565503">
        <w:rPr>
          <w:sz w:val="28"/>
          <w:szCs w:val="28"/>
          <w:lang w:val="pt-BR"/>
        </w:rPr>
        <w:t xml:space="preserve"> giảm đáng kể. </w:t>
      </w:r>
      <w:r w:rsidR="00D56936" w:rsidRPr="00565503">
        <w:rPr>
          <w:sz w:val="28"/>
          <w:szCs w:val="28"/>
          <w:lang w:val="pt-BR"/>
        </w:rPr>
        <w:t>Theo báo cáo củ</w:t>
      </w:r>
      <w:r w:rsidR="0065427D" w:rsidRPr="00565503">
        <w:rPr>
          <w:sz w:val="28"/>
          <w:szCs w:val="28"/>
          <w:lang w:val="pt-BR"/>
        </w:rPr>
        <w:t>a các địa phương, trong 9 tháng năm 2009</w:t>
      </w:r>
      <w:ins w:id="16" w:author="user" w:date="2008-09-20T20:39:00Z">
        <w:r w:rsidR="00D56936" w:rsidRPr="00565503">
          <w:rPr>
            <w:snapToGrid w:val="0"/>
            <w:sz w:val="28"/>
            <w:szCs w:val="28"/>
            <w:lang w:val="pt-BR"/>
            <w:rPrChange w:id="17" w:author="vtson" w:date="2008-09-22T09:17:00Z">
              <w:rPr>
                <w:snapToGrid w:val="0"/>
                <w:color w:val="000000"/>
                <w:szCs w:val="28"/>
              </w:rPr>
            </w:rPrChange>
          </w:rPr>
          <w:t xml:space="preserve">, </w:t>
        </w:r>
      </w:ins>
      <w:r w:rsidR="00D56936" w:rsidRPr="00565503">
        <w:rPr>
          <w:sz w:val="28"/>
          <w:szCs w:val="28"/>
          <w:lang w:val="pt-BR"/>
        </w:rPr>
        <w:t>cả nước có 513</w:t>
      </w:r>
      <w:ins w:id="18" w:author="user" w:date="2008-09-20T20:39:00Z">
        <w:r w:rsidR="00D56936" w:rsidRPr="00565503">
          <w:rPr>
            <w:sz w:val="28"/>
            <w:szCs w:val="28"/>
            <w:lang w:val="pt-BR"/>
            <w:rPrChange w:id="19" w:author="vtson" w:date="2008-09-22T09:17:00Z">
              <w:rPr>
                <w:szCs w:val="28"/>
              </w:rPr>
            </w:rPrChange>
          </w:rPr>
          <w:t>,</w:t>
        </w:r>
      </w:ins>
      <w:r w:rsidR="00E442B6" w:rsidRPr="00565503">
        <w:rPr>
          <w:sz w:val="28"/>
          <w:szCs w:val="28"/>
          <w:lang w:val="pt-BR"/>
        </w:rPr>
        <w:t>6</w:t>
      </w:r>
      <w:ins w:id="20" w:author="user" w:date="2008-09-20T20:39:00Z">
        <w:r w:rsidR="00D56936" w:rsidRPr="00565503">
          <w:rPr>
            <w:sz w:val="28"/>
            <w:szCs w:val="28"/>
            <w:lang w:val="pt-BR"/>
            <w:rPrChange w:id="21" w:author="vtson" w:date="2008-09-22T09:17:00Z">
              <w:rPr>
                <w:szCs w:val="28"/>
              </w:rPr>
            </w:rPrChange>
          </w:rPr>
          <w:t xml:space="preserve"> nghìn </w:t>
        </w:r>
      </w:ins>
      <w:r w:rsidR="00D56936" w:rsidRPr="00565503">
        <w:rPr>
          <w:sz w:val="28"/>
          <w:szCs w:val="28"/>
          <w:lang w:val="pt-BR"/>
        </w:rPr>
        <w:t xml:space="preserve">lượt </w:t>
      </w:r>
      <w:ins w:id="22" w:author="user" w:date="2008-09-20T20:39:00Z">
        <w:r w:rsidR="00D56936" w:rsidRPr="00565503">
          <w:rPr>
            <w:snapToGrid w:val="0"/>
            <w:sz w:val="28"/>
            <w:szCs w:val="28"/>
            <w:lang w:val="pt-BR"/>
            <w:rPrChange w:id="23" w:author="vtson" w:date="2008-09-22T09:17:00Z">
              <w:rPr>
                <w:snapToGrid w:val="0"/>
                <w:color w:val="000000"/>
                <w:szCs w:val="28"/>
              </w:rPr>
            </w:rPrChange>
          </w:rPr>
          <w:t xml:space="preserve">hộ </w:t>
        </w:r>
      </w:ins>
      <w:r w:rsidR="0065427D" w:rsidRPr="00565503">
        <w:rPr>
          <w:snapToGrid w:val="0"/>
          <w:sz w:val="28"/>
          <w:szCs w:val="28"/>
          <w:lang w:val="pt-BR"/>
        </w:rPr>
        <w:t xml:space="preserve">thiếu đói </w:t>
      </w:r>
      <w:ins w:id="24" w:author="user" w:date="2008-09-20T20:39:00Z">
        <w:r w:rsidR="00D56936" w:rsidRPr="00565503">
          <w:rPr>
            <w:snapToGrid w:val="0"/>
            <w:sz w:val="28"/>
            <w:szCs w:val="28"/>
            <w:lang w:val="pt-BR"/>
            <w:rPrChange w:id="25" w:author="vtson" w:date="2008-09-22T09:17:00Z">
              <w:rPr>
                <w:snapToGrid w:val="0"/>
                <w:color w:val="000000"/>
                <w:szCs w:val="28"/>
              </w:rPr>
            </w:rPrChange>
          </w:rPr>
          <w:t xml:space="preserve">với </w:t>
        </w:r>
      </w:ins>
      <w:r w:rsidR="00E442B6" w:rsidRPr="00565503">
        <w:rPr>
          <w:snapToGrid w:val="0"/>
          <w:sz w:val="28"/>
          <w:szCs w:val="28"/>
          <w:lang w:val="pt-BR"/>
        </w:rPr>
        <w:t>2250</w:t>
      </w:r>
      <w:ins w:id="26" w:author="user" w:date="2008-09-20T20:39:00Z">
        <w:r w:rsidR="00D56936" w:rsidRPr="00565503">
          <w:rPr>
            <w:snapToGrid w:val="0"/>
            <w:sz w:val="28"/>
            <w:szCs w:val="28"/>
            <w:lang w:val="pt-BR"/>
            <w:rPrChange w:id="27" w:author="vtson" w:date="2008-09-22T09:17:00Z">
              <w:rPr>
                <w:snapToGrid w:val="0"/>
                <w:color w:val="000000"/>
                <w:szCs w:val="28"/>
              </w:rPr>
            </w:rPrChange>
          </w:rPr>
          <w:t>,</w:t>
        </w:r>
      </w:ins>
      <w:r w:rsidR="00E442B6" w:rsidRPr="00565503">
        <w:rPr>
          <w:snapToGrid w:val="0"/>
          <w:sz w:val="28"/>
          <w:szCs w:val="28"/>
          <w:lang w:val="pt-BR"/>
        </w:rPr>
        <w:t>7</w:t>
      </w:r>
      <w:ins w:id="28" w:author="user" w:date="2008-09-20T20:39:00Z">
        <w:r w:rsidR="00D56936" w:rsidRPr="00565503">
          <w:rPr>
            <w:snapToGrid w:val="0"/>
            <w:sz w:val="28"/>
            <w:szCs w:val="28"/>
            <w:lang w:val="pt-BR"/>
            <w:rPrChange w:id="29" w:author="vtson" w:date="2008-09-22T09:17:00Z">
              <w:rPr>
                <w:snapToGrid w:val="0"/>
                <w:color w:val="000000"/>
                <w:szCs w:val="28"/>
              </w:rPr>
            </w:rPrChange>
          </w:rPr>
          <w:t xml:space="preserve"> nghìn lượt </w:t>
        </w:r>
      </w:ins>
      <w:r w:rsidR="00D56936" w:rsidRPr="00565503">
        <w:rPr>
          <w:snapToGrid w:val="0"/>
          <w:sz w:val="28"/>
          <w:szCs w:val="28"/>
          <w:lang w:val="pt-BR"/>
        </w:rPr>
        <w:t xml:space="preserve">nhân khẩu </w:t>
      </w:r>
      <w:r w:rsidR="0065427D" w:rsidRPr="00565503">
        <w:rPr>
          <w:snapToGrid w:val="0"/>
          <w:sz w:val="28"/>
          <w:szCs w:val="28"/>
          <w:lang w:val="pt-BR"/>
        </w:rPr>
        <w:t xml:space="preserve">bị </w:t>
      </w:r>
      <w:r w:rsidR="00D56936" w:rsidRPr="00565503">
        <w:rPr>
          <w:snapToGrid w:val="0"/>
          <w:sz w:val="28"/>
          <w:szCs w:val="28"/>
          <w:lang w:val="pt-BR"/>
        </w:rPr>
        <w:t>thiếu đói</w:t>
      </w:r>
      <w:r w:rsidR="00E442B6" w:rsidRPr="00565503">
        <w:rPr>
          <w:snapToGrid w:val="0"/>
          <w:sz w:val="28"/>
          <w:szCs w:val="28"/>
          <w:lang w:val="pt-BR"/>
        </w:rPr>
        <w:t>,</w:t>
      </w:r>
      <w:r w:rsidR="00D56936" w:rsidRPr="00565503">
        <w:rPr>
          <w:sz w:val="28"/>
          <w:szCs w:val="28"/>
          <w:lang w:val="pt-BR"/>
        </w:rPr>
        <w:t xml:space="preserve"> </w:t>
      </w:r>
      <w:r w:rsidR="00E442B6" w:rsidRPr="00565503">
        <w:rPr>
          <w:sz w:val="28"/>
          <w:szCs w:val="28"/>
          <w:lang w:val="pt-BR"/>
        </w:rPr>
        <w:t>s</w:t>
      </w:r>
      <w:r w:rsidR="00717363" w:rsidRPr="00565503">
        <w:rPr>
          <w:sz w:val="28"/>
          <w:szCs w:val="28"/>
          <w:lang w:val="pt-BR"/>
        </w:rPr>
        <w:t xml:space="preserve">o với cùng kỳ năm 2008, </w:t>
      </w:r>
      <w:del w:id="30" w:author="ndchung" w:date="2009-09-21T12:46:00Z">
        <w:r w:rsidR="00717363" w:rsidRPr="00565503" w:rsidDel="0088746D">
          <w:rPr>
            <w:sz w:val="28"/>
            <w:szCs w:val="28"/>
            <w:lang w:val="pt-BR"/>
            <w:rPrChange w:id="31" w:author="ndchung" w:date="2009-09-21T16:13:00Z">
              <w:rPr/>
            </w:rPrChange>
          </w:rPr>
          <w:delText>số hộ và nhân khẩu thiếu đói 9 tháng năm 2009 tăng dần từ tháng 1 đến tháng 5 sau đó giảm dần từ tháng 6 đến tháng 9. T</w:delText>
        </w:r>
      </w:del>
      <w:del w:id="32" w:author="ndchung" w:date="2009-09-21T12:52:00Z">
        <w:r w:rsidR="00717363" w:rsidRPr="00565503" w:rsidDel="0088746D">
          <w:rPr>
            <w:sz w:val="28"/>
            <w:szCs w:val="28"/>
            <w:lang w:val="pt-BR"/>
            <w:rPrChange w:id="33" w:author="ndchung" w:date="2009-09-21T16:13:00Z">
              <w:rPr/>
            </w:rPrChange>
          </w:rPr>
          <w:delText xml:space="preserve">ổng </w:delText>
        </w:r>
      </w:del>
      <w:r w:rsidR="00717363" w:rsidRPr="00565503">
        <w:rPr>
          <w:sz w:val="28"/>
          <w:szCs w:val="28"/>
          <w:lang w:val="pt-BR"/>
          <w:rPrChange w:id="34" w:author="ndchung" w:date="2009-09-21T16:13:00Z">
            <w:rPr/>
          </w:rPrChange>
        </w:rPr>
        <w:t xml:space="preserve">số lượt hộ </w:t>
      </w:r>
      <w:ins w:id="35" w:author="ndchung" w:date="2009-09-21T12:52:00Z">
        <w:r w:rsidR="00717363" w:rsidRPr="00565503">
          <w:rPr>
            <w:sz w:val="28"/>
            <w:szCs w:val="28"/>
            <w:lang w:val="pt-BR"/>
            <w:rPrChange w:id="36" w:author="ndchung" w:date="2009-09-21T16:13:00Z">
              <w:rPr/>
            </w:rPrChange>
          </w:rPr>
          <w:t xml:space="preserve">thiếu đói giảm 40,8% </w:t>
        </w:r>
      </w:ins>
      <w:r w:rsidR="00717363" w:rsidRPr="00565503">
        <w:rPr>
          <w:sz w:val="28"/>
          <w:szCs w:val="28"/>
          <w:lang w:val="pt-BR"/>
          <w:rPrChange w:id="37" w:author="ndchung" w:date="2009-09-21T16:13:00Z">
            <w:rPr/>
          </w:rPrChange>
        </w:rPr>
        <w:t xml:space="preserve">và </w:t>
      </w:r>
      <w:r w:rsidR="00E4754F" w:rsidRPr="00565503">
        <w:rPr>
          <w:sz w:val="28"/>
          <w:szCs w:val="28"/>
          <w:lang w:val="pt-BR"/>
        </w:rPr>
        <w:t xml:space="preserve">số </w:t>
      </w:r>
      <w:r w:rsidR="0065427D" w:rsidRPr="00565503">
        <w:rPr>
          <w:sz w:val="28"/>
          <w:szCs w:val="28"/>
          <w:lang w:val="pt-BR"/>
        </w:rPr>
        <w:t xml:space="preserve">lượt </w:t>
      </w:r>
      <w:r w:rsidR="00717363" w:rsidRPr="00565503">
        <w:rPr>
          <w:sz w:val="28"/>
          <w:szCs w:val="28"/>
          <w:lang w:val="pt-BR"/>
          <w:rPrChange w:id="38" w:author="ndchung" w:date="2009-09-21T16:13:00Z">
            <w:rPr/>
          </w:rPrChange>
        </w:rPr>
        <w:t xml:space="preserve">nhân khẩu thiếu đói </w:t>
      </w:r>
      <w:ins w:id="39" w:author="ndchung" w:date="2009-09-21T12:52:00Z">
        <w:r w:rsidR="00717363" w:rsidRPr="00565503">
          <w:rPr>
            <w:sz w:val="28"/>
            <w:szCs w:val="28"/>
            <w:lang w:val="pt-BR"/>
            <w:rPrChange w:id="40" w:author="ndchung" w:date="2009-09-21T16:13:00Z">
              <w:rPr/>
            </w:rPrChange>
          </w:rPr>
          <w:t xml:space="preserve">giảm </w:t>
        </w:r>
      </w:ins>
      <w:ins w:id="41" w:author="ndchung" w:date="2009-09-21T12:53:00Z">
        <w:r w:rsidR="00717363" w:rsidRPr="00565503">
          <w:rPr>
            <w:sz w:val="28"/>
            <w:szCs w:val="28"/>
            <w:lang w:val="pt-BR"/>
            <w:rPrChange w:id="42" w:author="ndchung" w:date="2009-09-21T16:13:00Z">
              <w:rPr/>
            </w:rPrChange>
          </w:rPr>
          <w:t>37,6%</w:t>
        </w:r>
      </w:ins>
      <w:del w:id="43" w:author="ndchung" w:date="2009-09-21T12:56:00Z">
        <w:r w:rsidR="00717363" w:rsidRPr="00565503" w:rsidDel="00A41DFD">
          <w:rPr>
            <w:sz w:val="28"/>
            <w:szCs w:val="28"/>
            <w:lang w:val="pt-BR"/>
            <w:rPrChange w:id="44" w:author="ndchung" w:date="2009-09-21T16:13:00Z">
              <w:rPr/>
            </w:rPrChange>
          </w:rPr>
          <w:delText>trong 9 tháng năm 2009 so với cùng kỳ năm 2008 đều giảm với tổng số lượt hộ thiếu đói giảm 40,8% và tổng số lượt nhân khẩu thiếu đói giảm 37,6%</w:delText>
        </w:r>
      </w:del>
      <w:r w:rsidR="00717363" w:rsidRPr="00565503">
        <w:rPr>
          <w:sz w:val="28"/>
          <w:szCs w:val="28"/>
          <w:lang w:val="pt-BR"/>
        </w:rPr>
        <w:t xml:space="preserve">. </w:t>
      </w:r>
      <w:del w:id="45" w:author="ndchung" w:date="2009-09-21T13:34:00Z">
        <w:r w:rsidR="00717363" w:rsidRPr="00565503" w:rsidDel="00D326BE">
          <w:rPr>
            <w:sz w:val="28"/>
            <w:szCs w:val="28"/>
            <w:lang w:val="pt-BR"/>
            <w:rPrChange w:id="46" w:author="ndchung" w:date="2009-09-21T16:13:00Z">
              <w:rPr/>
            </w:rPrChange>
          </w:rPr>
          <w:delText>So với tháng 8/2009, số hộ thiếu đói và số nhân khẩu thiếu đói trong tháng 9/2009 đều giảm với số hộ giảm 16,7% và số nhân khẩu giảm 18%.</w:delText>
        </w:r>
      </w:del>
      <w:del w:id="47" w:author="ndchung" w:date="2009-09-21T17:47:00Z">
        <w:r w:rsidR="00717363" w:rsidRPr="00565503" w:rsidDel="00C557E6">
          <w:rPr>
            <w:sz w:val="28"/>
            <w:szCs w:val="28"/>
            <w:lang w:val="pt-BR"/>
            <w:rPrChange w:id="48" w:author="ndchung" w:date="2009-09-21T16:13:00Z">
              <w:rPr/>
            </w:rPrChange>
          </w:rPr>
          <w:tab/>
        </w:r>
      </w:del>
      <w:r w:rsidR="00717363" w:rsidRPr="00565503">
        <w:rPr>
          <w:sz w:val="28"/>
          <w:szCs w:val="28"/>
          <w:lang w:val="pt-BR"/>
          <w:rPrChange w:id="49" w:author="ndchung" w:date="2009-09-21T16:13:00Z">
            <w:rPr/>
          </w:rPrChange>
        </w:rPr>
        <w:t>Để khắc phục tình trạng thiế</w:t>
      </w:r>
      <w:r w:rsidR="00717363" w:rsidRPr="00565503">
        <w:rPr>
          <w:sz w:val="28"/>
          <w:szCs w:val="28"/>
          <w:lang w:val="pt-BR"/>
        </w:rPr>
        <w:t xml:space="preserve">u đói, </w:t>
      </w:r>
      <w:r w:rsidR="00E4754F" w:rsidRPr="00565503">
        <w:rPr>
          <w:sz w:val="28"/>
          <w:szCs w:val="28"/>
          <w:lang w:val="pt-BR"/>
        </w:rPr>
        <w:t>từ đầu năm</w:t>
      </w:r>
      <w:r w:rsidR="00717363" w:rsidRPr="00565503">
        <w:rPr>
          <w:sz w:val="28"/>
          <w:szCs w:val="28"/>
          <w:lang w:val="pt-BR"/>
          <w:rPrChange w:id="50" w:author="ndchung" w:date="2009-09-21T16:13:00Z">
            <w:rPr/>
          </w:rPrChange>
        </w:rPr>
        <w:t>, các cấp, các ngành</w:t>
      </w:r>
      <w:r w:rsidR="00717363" w:rsidRPr="00565503">
        <w:rPr>
          <w:sz w:val="28"/>
          <w:szCs w:val="28"/>
          <w:lang w:val="pt-BR"/>
        </w:rPr>
        <w:t xml:space="preserve"> và</w:t>
      </w:r>
      <w:r w:rsidR="00717363" w:rsidRPr="00565503">
        <w:rPr>
          <w:sz w:val="28"/>
          <w:szCs w:val="28"/>
          <w:lang w:val="pt-BR"/>
          <w:rPrChange w:id="51" w:author="ndchung" w:date="2009-09-21T16:13:00Z">
            <w:rPr/>
          </w:rPrChange>
        </w:rPr>
        <w:t xml:space="preserve"> các tổ chức đoàn thể từ trung ương đến địa phương đã hỗ trợ cho các hộ thiếu đói 33 nghìn tấn lương thực và </w:t>
      </w:r>
      <w:r w:rsidR="00E4754F" w:rsidRPr="00565503">
        <w:rPr>
          <w:sz w:val="28"/>
          <w:szCs w:val="28"/>
          <w:lang w:val="pt-BR"/>
        </w:rPr>
        <w:t xml:space="preserve">trên </w:t>
      </w:r>
      <w:r w:rsidR="00717363" w:rsidRPr="00565503">
        <w:rPr>
          <w:sz w:val="28"/>
          <w:szCs w:val="28"/>
          <w:lang w:val="pt-BR"/>
          <w:rPrChange w:id="52" w:author="ndchung" w:date="2009-09-21T16:13:00Z">
            <w:rPr/>
          </w:rPrChange>
        </w:rPr>
        <w:t>4</w:t>
      </w:r>
      <w:r w:rsidR="00E4754F" w:rsidRPr="00565503">
        <w:rPr>
          <w:sz w:val="28"/>
          <w:szCs w:val="28"/>
          <w:lang w:val="pt-BR"/>
        </w:rPr>
        <w:t>1 tỷ đồng,</w:t>
      </w:r>
      <w:r w:rsidR="00717363" w:rsidRPr="00565503">
        <w:rPr>
          <w:sz w:val="28"/>
          <w:szCs w:val="28"/>
          <w:lang w:val="pt-BR"/>
          <w:rPrChange w:id="53" w:author="ndchung" w:date="2009-09-21T16:13:00Z">
            <w:rPr/>
          </w:rPrChange>
        </w:rPr>
        <w:t xml:space="preserve"> riêng trong tháng 9</w:t>
      </w:r>
      <w:r w:rsidR="00E4754F" w:rsidRPr="00565503">
        <w:rPr>
          <w:sz w:val="28"/>
          <w:szCs w:val="28"/>
          <w:lang w:val="pt-BR"/>
        </w:rPr>
        <w:t xml:space="preserve"> đã hỗ trợ</w:t>
      </w:r>
      <w:r w:rsidR="00717363" w:rsidRPr="00565503">
        <w:rPr>
          <w:sz w:val="28"/>
          <w:szCs w:val="28"/>
          <w:lang w:val="pt-BR"/>
          <w:rPrChange w:id="54" w:author="ndchung" w:date="2009-09-21T16:13:00Z">
            <w:rPr/>
          </w:rPrChange>
        </w:rPr>
        <w:t xml:space="preserve"> </w:t>
      </w:r>
      <w:r w:rsidR="00E4754F" w:rsidRPr="00565503">
        <w:rPr>
          <w:sz w:val="28"/>
          <w:szCs w:val="28"/>
          <w:lang w:val="pt-BR"/>
        </w:rPr>
        <w:t>gần</w:t>
      </w:r>
      <w:r w:rsidR="00717363" w:rsidRPr="00565503">
        <w:rPr>
          <w:sz w:val="28"/>
          <w:szCs w:val="28"/>
          <w:lang w:val="pt-BR"/>
          <w:rPrChange w:id="55" w:author="ndchung" w:date="2009-09-21T16:13:00Z">
            <w:rPr/>
          </w:rPrChange>
        </w:rPr>
        <w:t xml:space="preserve"> </w:t>
      </w:r>
      <w:r w:rsidR="00E4754F" w:rsidRPr="00565503">
        <w:rPr>
          <w:sz w:val="28"/>
          <w:szCs w:val="28"/>
          <w:lang w:val="pt-BR"/>
        </w:rPr>
        <w:t>800</w:t>
      </w:r>
      <w:r w:rsidR="00717363" w:rsidRPr="00565503">
        <w:rPr>
          <w:sz w:val="28"/>
          <w:szCs w:val="28"/>
          <w:lang w:val="pt-BR"/>
          <w:rPrChange w:id="56" w:author="ndchung" w:date="2009-09-21T16:13:00Z">
            <w:rPr/>
          </w:rPrChange>
        </w:rPr>
        <w:t xml:space="preserve"> tấn</w:t>
      </w:r>
      <w:r w:rsidR="00717363" w:rsidRPr="00565503">
        <w:rPr>
          <w:sz w:val="28"/>
          <w:szCs w:val="28"/>
          <w:lang w:val="pt-BR"/>
        </w:rPr>
        <w:t xml:space="preserve"> lương thực</w:t>
      </w:r>
      <w:r w:rsidR="00717363" w:rsidRPr="00565503">
        <w:rPr>
          <w:sz w:val="28"/>
          <w:szCs w:val="28"/>
          <w:lang w:val="pt-BR"/>
          <w:rPrChange w:id="57" w:author="ndchung" w:date="2009-09-21T16:13:00Z">
            <w:rPr/>
          </w:rPrChange>
        </w:rPr>
        <w:t>.</w:t>
      </w:r>
      <w:ins w:id="58" w:author="ndchung" w:date="2009-09-21T17:47:00Z">
        <w:r w:rsidR="00717363" w:rsidRPr="00565503">
          <w:rPr>
            <w:sz w:val="28"/>
            <w:szCs w:val="28"/>
            <w:lang w:val="pt-BR"/>
          </w:rPr>
          <w:t xml:space="preserve"> </w:t>
        </w:r>
      </w:ins>
      <w:r w:rsidR="00717363" w:rsidRPr="00565503">
        <w:rPr>
          <w:sz w:val="28"/>
          <w:szCs w:val="28"/>
          <w:lang w:val="pt-BR"/>
        </w:rPr>
        <w:t xml:space="preserve">              </w:t>
      </w:r>
    </w:p>
    <w:p w14:paraId="2B7E0A87" w14:textId="77777777" w:rsidR="009C46EF" w:rsidRPr="00565503" w:rsidRDefault="00CB5049" w:rsidP="00841965">
      <w:pPr>
        <w:spacing w:before="40" w:after="40" w:line="274" w:lineRule="auto"/>
        <w:ind w:firstLine="720"/>
        <w:jc w:val="both"/>
        <w:rPr>
          <w:spacing w:val="2"/>
          <w:sz w:val="28"/>
          <w:szCs w:val="28"/>
          <w:lang w:val="pt-BR"/>
        </w:rPr>
      </w:pPr>
      <w:r w:rsidRPr="00565503">
        <w:rPr>
          <w:spacing w:val="2"/>
          <w:sz w:val="28"/>
          <w:szCs w:val="28"/>
          <w:lang w:val="pt-BR"/>
        </w:rPr>
        <w:t>Đời sống của bộ phận những người làm công ăn lương cũng được cải thiện đáng kể, mức lương tối thiểu đã tăng 20%, từ 540 nghìn đồng/tháng lên 650 nghìn đồng/tháng theo Nghị định số 33/2009/NĐ-CP ngày 06/4/2009 của Chính phủ. Cũng theo Nghị định này, trợ cấp hàng tháng của những đối tượng hưởng lương hưu cũng được tăng thêm 5%. Ngoài ra trong 4 tháng đầu năm, những cán bộ viên chức có hệ số lương dưới 3</w:t>
      </w:r>
      <w:r w:rsidR="00AC67C4" w:rsidRPr="00565503">
        <w:rPr>
          <w:spacing w:val="2"/>
          <w:sz w:val="28"/>
          <w:szCs w:val="28"/>
          <w:lang w:val="pt-BR"/>
        </w:rPr>
        <w:t>,0</w:t>
      </w:r>
      <w:r w:rsidRPr="00565503">
        <w:rPr>
          <w:spacing w:val="2"/>
          <w:sz w:val="28"/>
          <w:szCs w:val="28"/>
          <w:lang w:val="pt-BR"/>
        </w:rPr>
        <w:t xml:space="preserve"> cũng được phụ thêm 90 nghìn đồng mỗi tháng.</w:t>
      </w:r>
    </w:p>
    <w:p w14:paraId="1D66AFB1" w14:textId="77777777" w:rsidR="00717363" w:rsidRPr="00565503" w:rsidRDefault="00140B1D" w:rsidP="00841965">
      <w:pPr>
        <w:spacing w:before="120" w:after="40" w:line="274" w:lineRule="auto"/>
        <w:ind w:firstLine="720"/>
        <w:jc w:val="both"/>
        <w:rPr>
          <w:b/>
          <w:sz w:val="28"/>
          <w:szCs w:val="28"/>
          <w:lang w:val="pt-BR"/>
        </w:rPr>
      </w:pPr>
      <w:r w:rsidRPr="00565503">
        <w:rPr>
          <w:b/>
          <w:sz w:val="28"/>
          <w:szCs w:val="28"/>
          <w:lang w:val="pt-BR"/>
        </w:rPr>
        <w:t>3</w:t>
      </w:r>
      <w:r w:rsidR="00717363" w:rsidRPr="00565503">
        <w:rPr>
          <w:b/>
          <w:sz w:val="28"/>
          <w:szCs w:val="28"/>
          <w:lang w:val="pt-BR"/>
        </w:rPr>
        <w:t>. Giáo dục</w:t>
      </w:r>
      <w:r w:rsidRPr="00565503">
        <w:rPr>
          <w:b/>
          <w:sz w:val="28"/>
          <w:szCs w:val="28"/>
          <w:lang w:val="pt-BR"/>
        </w:rPr>
        <w:t>,</w:t>
      </w:r>
      <w:r w:rsidR="00717363" w:rsidRPr="00565503">
        <w:rPr>
          <w:b/>
          <w:sz w:val="28"/>
          <w:szCs w:val="28"/>
          <w:lang w:val="pt-BR"/>
        </w:rPr>
        <w:t xml:space="preserve"> đào tạo</w:t>
      </w:r>
    </w:p>
    <w:p w14:paraId="076EDA31" w14:textId="77777777" w:rsidR="00717363" w:rsidRPr="00565503" w:rsidRDefault="00717363" w:rsidP="00841965">
      <w:pPr>
        <w:spacing w:before="40" w:after="40" w:line="274" w:lineRule="auto"/>
        <w:ind w:firstLine="720"/>
        <w:jc w:val="both"/>
        <w:rPr>
          <w:b/>
          <w:i/>
          <w:iCs/>
          <w:sz w:val="28"/>
          <w:szCs w:val="28"/>
          <w:lang w:val="pt-BR"/>
        </w:rPr>
      </w:pPr>
      <w:r w:rsidRPr="00565503">
        <w:rPr>
          <w:b/>
          <w:i/>
          <w:iCs/>
          <w:sz w:val="28"/>
          <w:szCs w:val="28"/>
          <w:lang w:val="pt-BR"/>
        </w:rPr>
        <w:t>a. Giáo dục</w:t>
      </w:r>
    </w:p>
    <w:p w14:paraId="42B548D1" w14:textId="77777777" w:rsidR="00717363" w:rsidRPr="00565503" w:rsidRDefault="00717363" w:rsidP="00841965">
      <w:pPr>
        <w:spacing w:before="40" w:after="40" w:line="274" w:lineRule="auto"/>
        <w:ind w:firstLine="720"/>
        <w:jc w:val="both"/>
        <w:rPr>
          <w:spacing w:val="-4"/>
          <w:sz w:val="28"/>
          <w:szCs w:val="28"/>
          <w:lang w:val="pt-BR"/>
        </w:rPr>
      </w:pPr>
      <w:r w:rsidRPr="00565503">
        <w:rPr>
          <w:iCs/>
          <w:spacing w:val="-4"/>
          <w:sz w:val="28"/>
          <w:szCs w:val="28"/>
          <w:lang w:val="pt-BR"/>
        </w:rPr>
        <w:t xml:space="preserve">Kết </w:t>
      </w:r>
      <w:r w:rsidR="00912024" w:rsidRPr="00565503">
        <w:rPr>
          <w:iCs/>
          <w:spacing w:val="-4"/>
          <w:sz w:val="28"/>
          <w:szCs w:val="28"/>
          <w:lang w:val="pt-BR"/>
        </w:rPr>
        <w:t xml:space="preserve">thúc năm học 2008-2009, cả nước </w:t>
      </w:r>
      <w:r w:rsidRPr="00565503">
        <w:rPr>
          <w:spacing w:val="-4"/>
          <w:sz w:val="28"/>
          <w:szCs w:val="28"/>
          <w:lang w:val="pt-BR"/>
        </w:rPr>
        <w:t xml:space="preserve">có 765,1 nghìn học sinh tốt nghiệp trung học phổ thông, đạt 83,8% và 52,8 nghìn học sinh tốt nghiệp bổ túc trung học, đạt 39,6%. Các tỉnh, thành phố trực thuộc </w:t>
      </w:r>
      <w:r w:rsidR="00815AB8" w:rsidRPr="00565503">
        <w:rPr>
          <w:spacing w:val="-4"/>
          <w:sz w:val="28"/>
          <w:szCs w:val="28"/>
          <w:lang w:val="pt-BR"/>
        </w:rPr>
        <w:t>T</w:t>
      </w:r>
      <w:r w:rsidRPr="00565503">
        <w:rPr>
          <w:spacing w:val="-4"/>
          <w:sz w:val="28"/>
          <w:szCs w:val="28"/>
          <w:lang w:val="pt-BR"/>
        </w:rPr>
        <w:t xml:space="preserve">rung ương có tỷ lệ tốt nghiệp trung học phổ thông cao là: Nam Định 98,3%; </w:t>
      </w:r>
      <w:r w:rsidR="0065427D" w:rsidRPr="00565503">
        <w:rPr>
          <w:spacing w:val="-4"/>
          <w:sz w:val="28"/>
          <w:szCs w:val="28"/>
          <w:lang w:val="pt-BR"/>
        </w:rPr>
        <w:t>Hà Nam 97,4%; Thái Bình 96,9%; t</w:t>
      </w:r>
      <w:r w:rsidRPr="00565503">
        <w:rPr>
          <w:spacing w:val="-4"/>
          <w:sz w:val="28"/>
          <w:szCs w:val="28"/>
          <w:lang w:val="pt-BR"/>
        </w:rPr>
        <w:t xml:space="preserve">hành phố Hồ Chí Minh 94,6%; Bắc Ninh 94,1%; Hải Phòng 93,7%; Lâm Đồng 93,4%. </w:t>
      </w:r>
    </w:p>
    <w:p w14:paraId="3FB74A8D" w14:textId="77777777" w:rsidR="00717363" w:rsidRPr="00565503" w:rsidRDefault="00717363" w:rsidP="00E40FFB">
      <w:pPr>
        <w:spacing w:before="40" w:after="40" w:line="307" w:lineRule="auto"/>
        <w:ind w:firstLine="720"/>
        <w:jc w:val="both"/>
        <w:rPr>
          <w:sz w:val="28"/>
          <w:szCs w:val="28"/>
          <w:lang w:val="pt-BR"/>
        </w:rPr>
      </w:pPr>
      <w:r w:rsidRPr="00565503">
        <w:rPr>
          <w:bCs/>
          <w:sz w:val="28"/>
          <w:szCs w:val="28"/>
          <w:lang w:val="pt-BR"/>
        </w:rPr>
        <w:t xml:space="preserve">Công tác đào tạo và bồi dưỡng </w:t>
      </w:r>
      <w:r w:rsidR="00912024" w:rsidRPr="00565503">
        <w:rPr>
          <w:bCs/>
          <w:sz w:val="28"/>
          <w:szCs w:val="28"/>
          <w:lang w:val="pt-BR"/>
        </w:rPr>
        <w:t xml:space="preserve">nâng cao </w:t>
      </w:r>
      <w:r w:rsidRPr="00565503">
        <w:rPr>
          <w:bCs/>
          <w:sz w:val="28"/>
          <w:szCs w:val="28"/>
          <w:lang w:val="pt-BR"/>
        </w:rPr>
        <w:t xml:space="preserve">trình độ </w:t>
      </w:r>
      <w:r w:rsidR="00912024" w:rsidRPr="00565503">
        <w:rPr>
          <w:bCs/>
          <w:sz w:val="28"/>
          <w:szCs w:val="28"/>
          <w:lang w:val="pt-BR"/>
        </w:rPr>
        <w:t xml:space="preserve">cho </w:t>
      </w:r>
      <w:r w:rsidRPr="00565503">
        <w:rPr>
          <w:bCs/>
          <w:sz w:val="28"/>
          <w:szCs w:val="28"/>
          <w:lang w:val="pt-BR"/>
        </w:rPr>
        <w:t>giáo viên được tăng cường</w:t>
      </w:r>
      <w:r w:rsidR="00912024" w:rsidRPr="00565503">
        <w:rPr>
          <w:bCs/>
          <w:sz w:val="28"/>
          <w:szCs w:val="28"/>
          <w:lang w:val="pt-BR"/>
        </w:rPr>
        <w:t xml:space="preserve"> nên chất lượng giảng dạy trong các trường phổ thông đang từng bước được nâng lên</w:t>
      </w:r>
      <w:r w:rsidRPr="00565503">
        <w:rPr>
          <w:bCs/>
          <w:sz w:val="28"/>
          <w:szCs w:val="28"/>
          <w:lang w:val="pt-BR"/>
        </w:rPr>
        <w:t xml:space="preserve">. Tỷ lệ giáo viên đạt chuẩn và trên chuẩn của các cấp năm học 2008-2009 </w:t>
      </w:r>
      <w:r w:rsidR="00912024" w:rsidRPr="00565503">
        <w:rPr>
          <w:bCs/>
          <w:sz w:val="28"/>
          <w:szCs w:val="28"/>
          <w:lang w:val="pt-BR"/>
        </w:rPr>
        <w:t>chiếm tỷ lệ cao, trong đó t</w:t>
      </w:r>
      <w:r w:rsidRPr="00565503">
        <w:rPr>
          <w:bCs/>
          <w:sz w:val="28"/>
          <w:szCs w:val="28"/>
          <w:lang w:val="pt-BR"/>
        </w:rPr>
        <w:t>ỷ lệ giáo viên đạt chuẩn và trên chuẩn của mẫu giáo chiếm 94,7% tổng số giáo viên mẫu giáo; tiểu học chiếm 98%; trung học cơ sở chiếm 97,5% và trung học phổ thông chiếm 97,8%. Phong trào xây dựng trường chuẩn quốc gia cũng đạt được k</w:t>
      </w:r>
      <w:r w:rsidRPr="00565503">
        <w:rPr>
          <w:sz w:val="28"/>
          <w:szCs w:val="28"/>
          <w:lang w:val="pt-BR"/>
        </w:rPr>
        <w:t xml:space="preserve">ết quả </w:t>
      </w:r>
      <w:r w:rsidR="00815AB8" w:rsidRPr="00565503">
        <w:rPr>
          <w:sz w:val="28"/>
          <w:szCs w:val="28"/>
          <w:lang w:val="pt-BR"/>
        </w:rPr>
        <w:t>quan trọng</w:t>
      </w:r>
      <w:r w:rsidRPr="00565503">
        <w:rPr>
          <w:sz w:val="28"/>
          <w:szCs w:val="28"/>
          <w:lang w:val="pt-BR"/>
        </w:rPr>
        <w:t>. Tính đến tháng 8/2009, cả nước có 1644 trường mầm non; 5254 trường tiểu học; 1573 trường trung học cơ sở và 201 trường trung học phổ thông đạt chuẩn quốc gia.</w:t>
      </w:r>
    </w:p>
    <w:p w14:paraId="75B3C7C7" w14:textId="77777777" w:rsidR="00717363" w:rsidRPr="00565503" w:rsidRDefault="00717363" w:rsidP="00E40FFB">
      <w:pPr>
        <w:spacing w:before="40" w:after="40" w:line="307" w:lineRule="auto"/>
        <w:ind w:firstLine="720"/>
        <w:jc w:val="both"/>
        <w:rPr>
          <w:spacing w:val="-4"/>
          <w:sz w:val="28"/>
          <w:szCs w:val="28"/>
          <w:lang w:val="pt-BR"/>
        </w:rPr>
      </w:pPr>
      <w:r w:rsidRPr="00565503">
        <w:rPr>
          <w:spacing w:val="-4"/>
          <w:sz w:val="28"/>
          <w:szCs w:val="28"/>
          <w:lang w:val="pt-BR"/>
        </w:rPr>
        <w:t>Theo số liệu sơ bộ</w:t>
      </w:r>
      <w:r w:rsidR="00815AB8" w:rsidRPr="00565503">
        <w:rPr>
          <w:spacing w:val="-4"/>
          <w:sz w:val="28"/>
          <w:szCs w:val="28"/>
          <w:lang w:val="pt-BR"/>
        </w:rPr>
        <w:t>,</w:t>
      </w:r>
      <w:r w:rsidR="00912024" w:rsidRPr="00565503">
        <w:rPr>
          <w:spacing w:val="-4"/>
          <w:sz w:val="28"/>
          <w:szCs w:val="28"/>
          <w:lang w:val="pt-BR"/>
        </w:rPr>
        <w:t xml:space="preserve"> đầu năm học </w:t>
      </w:r>
      <w:r w:rsidRPr="00565503">
        <w:rPr>
          <w:spacing w:val="-4"/>
          <w:sz w:val="28"/>
          <w:szCs w:val="28"/>
          <w:lang w:val="pt-BR"/>
        </w:rPr>
        <w:t>2009-2010</w:t>
      </w:r>
      <w:r w:rsidR="00815AB8" w:rsidRPr="00565503">
        <w:rPr>
          <w:spacing w:val="-4"/>
          <w:sz w:val="28"/>
          <w:szCs w:val="28"/>
          <w:lang w:val="pt-BR"/>
        </w:rPr>
        <w:t>,</w:t>
      </w:r>
      <w:r w:rsidRPr="00565503">
        <w:rPr>
          <w:spacing w:val="-4"/>
          <w:sz w:val="28"/>
          <w:szCs w:val="28"/>
          <w:lang w:val="pt-BR"/>
        </w:rPr>
        <w:t xml:space="preserve"> cả nước có 580 nghìn trẻ em được gửi nhà trẻ, tăng 17,2% so với năm học</w:t>
      </w:r>
      <w:r w:rsidR="00912024" w:rsidRPr="00565503">
        <w:rPr>
          <w:spacing w:val="-4"/>
          <w:sz w:val="28"/>
          <w:szCs w:val="28"/>
          <w:lang w:val="pt-BR"/>
        </w:rPr>
        <w:t xml:space="preserve"> trước</w:t>
      </w:r>
      <w:r w:rsidRPr="00565503">
        <w:rPr>
          <w:spacing w:val="-4"/>
          <w:sz w:val="28"/>
          <w:szCs w:val="28"/>
          <w:lang w:val="pt-BR"/>
        </w:rPr>
        <w:t xml:space="preserve">; 2890 nghìn trẻ em học mẫu giáo, tăng 4,2%; 6840 nghìn học sinh tiểu học, tăng 1,4%; 5930 nghìn học sinh trung học cơ sở, tăng 7,2% và 3181 nghìn học sinh trung học phổ thông, tăng 6,3%. </w:t>
      </w:r>
    </w:p>
    <w:p w14:paraId="0D042537" w14:textId="77777777" w:rsidR="00717363" w:rsidRPr="00565503" w:rsidRDefault="00717363" w:rsidP="00E40FFB">
      <w:pPr>
        <w:spacing w:before="40" w:after="40" w:line="307" w:lineRule="auto"/>
        <w:ind w:firstLine="720"/>
        <w:jc w:val="both"/>
        <w:rPr>
          <w:b/>
          <w:i/>
          <w:iCs/>
          <w:sz w:val="28"/>
          <w:szCs w:val="28"/>
          <w:lang w:val="pt-BR"/>
        </w:rPr>
      </w:pPr>
      <w:r w:rsidRPr="00565503">
        <w:rPr>
          <w:b/>
          <w:i/>
          <w:iCs/>
          <w:sz w:val="28"/>
          <w:szCs w:val="28"/>
          <w:lang w:val="pt-BR"/>
        </w:rPr>
        <w:t xml:space="preserve">b. Đào tạo </w:t>
      </w:r>
    </w:p>
    <w:p w14:paraId="731475A3" w14:textId="77777777" w:rsidR="00717363" w:rsidRPr="00565503" w:rsidRDefault="00717363" w:rsidP="00E40FFB">
      <w:pPr>
        <w:spacing w:before="40" w:after="40" w:line="307" w:lineRule="auto"/>
        <w:ind w:firstLine="720"/>
        <w:jc w:val="both"/>
        <w:rPr>
          <w:bCs/>
          <w:sz w:val="28"/>
          <w:szCs w:val="28"/>
          <w:lang w:val="pt-BR"/>
        </w:rPr>
      </w:pPr>
      <w:r w:rsidRPr="00565503">
        <w:rPr>
          <w:bCs/>
          <w:sz w:val="28"/>
          <w:szCs w:val="28"/>
          <w:lang w:val="pt-BR"/>
        </w:rPr>
        <w:t>Trong kỳ thi tuyển sinh đại học và cao đẳng năm 200</w:t>
      </w:r>
      <w:r w:rsidR="00912024" w:rsidRPr="00565503">
        <w:rPr>
          <w:bCs/>
          <w:sz w:val="28"/>
          <w:szCs w:val="28"/>
          <w:lang w:val="pt-BR"/>
        </w:rPr>
        <w:t>9</w:t>
      </w:r>
      <w:r w:rsidRPr="00565503">
        <w:rPr>
          <w:bCs/>
          <w:sz w:val="28"/>
          <w:szCs w:val="28"/>
          <w:lang w:val="pt-BR"/>
        </w:rPr>
        <w:t>, cả nước có 1614</w:t>
      </w:r>
      <w:r w:rsidR="00BF41B7" w:rsidRPr="00565503">
        <w:rPr>
          <w:bCs/>
          <w:sz w:val="28"/>
          <w:szCs w:val="28"/>
          <w:lang w:val="pt-BR"/>
        </w:rPr>
        <w:t>,7</w:t>
      </w:r>
      <w:r w:rsidRPr="00565503">
        <w:rPr>
          <w:bCs/>
          <w:sz w:val="28"/>
          <w:szCs w:val="28"/>
          <w:lang w:val="pt-BR"/>
        </w:rPr>
        <w:t xml:space="preserve"> nghìn lượt thí sinh dự thi, giảm 3% so với </w:t>
      </w:r>
      <w:r w:rsidR="00912024" w:rsidRPr="00565503">
        <w:rPr>
          <w:bCs/>
          <w:sz w:val="28"/>
          <w:szCs w:val="28"/>
          <w:lang w:val="pt-BR"/>
        </w:rPr>
        <w:t xml:space="preserve">kỳ thi </w:t>
      </w:r>
      <w:r w:rsidRPr="00565503">
        <w:rPr>
          <w:bCs/>
          <w:sz w:val="28"/>
          <w:szCs w:val="28"/>
          <w:lang w:val="pt-BR"/>
        </w:rPr>
        <w:t>năm 2008, bao gồm 1261</w:t>
      </w:r>
      <w:r w:rsidR="00BF41B7" w:rsidRPr="00565503">
        <w:rPr>
          <w:bCs/>
          <w:sz w:val="28"/>
          <w:szCs w:val="28"/>
          <w:lang w:val="pt-BR"/>
        </w:rPr>
        <w:t>,9</w:t>
      </w:r>
      <w:r w:rsidRPr="00565503">
        <w:rPr>
          <w:bCs/>
          <w:sz w:val="28"/>
          <w:szCs w:val="28"/>
          <w:lang w:val="pt-BR"/>
        </w:rPr>
        <w:t xml:space="preserve"> nghìn lượt </w:t>
      </w:r>
      <w:r w:rsidR="00912024" w:rsidRPr="00565503">
        <w:rPr>
          <w:bCs/>
          <w:sz w:val="28"/>
          <w:szCs w:val="28"/>
          <w:lang w:val="pt-BR"/>
        </w:rPr>
        <w:t>thí sinh</w:t>
      </w:r>
      <w:r w:rsidRPr="00565503">
        <w:rPr>
          <w:bCs/>
          <w:sz w:val="28"/>
          <w:szCs w:val="28"/>
          <w:lang w:val="pt-BR"/>
        </w:rPr>
        <w:t xml:space="preserve"> dự thi đại học, tăng 1,2% và 352,8 nghìn lượt </w:t>
      </w:r>
      <w:r w:rsidR="00912024" w:rsidRPr="00565503">
        <w:rPr>
          <w:bCs/>
          <w:sz w:val="28"/>
          <w:szCs w:val="28"/>
          <w:lang w:val="pt-BR"/>
        </w:rPr>
        <w:t>thí sinh</w:t>
      </w:r>
      <w:r w:rsidRPr="00565503">
        <w:rPr>
          <w:bCs/>
          <w:sz w:val="28"/>
          <w:szCs w:val="28"/>
          <w:lang w:val="pt-BR"/>
        </w:rPr>
        <w:t xml:space="preserve"> dự thi vào hệ cao đẳng, giảm 15,3%. </w:t>
      </w:r>
    </w:p>
    <w:p w14:paraId="72F1D311" w14:textId="77777777" w:rsidR="00717363" w:rsidRPr="00AE7D1E" w:rsidRDefault="005D278B" w:rsidP="00E40FFB">
      <w:pPr>
        <w:spacing w:before="40" w:after="40" w:line="307" w:lineRule="auto"/>
        <w:ind w:firstLine="720"/>
        <w:jc w:val="both"/>
        <w:rPr>
          <w:bCs/>
          <w:spacing w:val="2"/>
          <w:sz w:val="28"/>
          <w:szCs w:val="28"/>
          <w:lang w:val="pt-BR"/>
        </w:rPr>
      </w:pPr>
      <w:r w:rsidRPr="00AE7D1E">
        <w:rPr>
          <w:bCs/>
          <w:spacing w:val="2"/>
          <w:sz w:val="28"/>
          <w:szCs w:val="28"/>
          <w:lang w:val="pt-BR"/>
        </w:rPr>
        <w:t xml:space="preserve">Công tác đào tạo nghề đang được các cấp, các ngành quan tâm đầu tư. </w:t>
      </w:r>
      <w:r w:rsidR="00572DB6" w:rsidRPr="00AE7D1E">
        <w:rPr>
          <w:bCs/>
          <w:spacing w:val="2"/>
          <w:sz w:val="28"/>
          <w:szCs w:val="28"/>
          <w:lang w:val="pt-BR"/>
        </w:rPr>
        <w:t>M</w:t>
      </w:r>
      <w:r w:rsidR="00912024" w:rsidRPr="00AE7D1E">
        <w:rPr>
          <w:bCs/>
          <w:spacing w:val="2"/>
          <w:sz w:val="28"/>
          <w:szCs w:val="28"/>
          <w:lang w:val="pt-BR"/>
        </w:rPr>
        <w:t xml:space="preserve">ạng lưới các cơ sở dạy nghề </w:t>
      </w:r>
      <w:r w:rsidR="00572DB6" w:rsidRPr="00AE7D1E">
        <w:rPr>
          <w:bCs/>
          <w:spacing w:val="2"/>
          <w:sz w:val="28"/>
          <w:szCs w:val="28"/>
          <w:lang w:val="pt-BR"/>
        </w:rPr>
        <w:t xml:space="preserve">phát triển mạnh </w:t>
      </w:r>
      <w:r w:rsidRPr="00AE7D1E">
        <w:rPr>
          <w:bCs/>
          <w:spacing w:val="2"/>
          <w:sz w:val="28"/>
          <w:szCs w:val="28"/>
          <w:lang w:val="pt-BR"/>
        </w:rPr>
        <w:t xml:space="preserve">ở các địa phương </w:t>
      </w:r>
      <w:r w:rsidR="00572DB6" w:rsidRPr="00AE7D1E">
        <w:rPr>
          <w:bCs/>
          <w:spacing w:val="2"/>
          <w:sz w:val="28"/>
          <w:szCs w:val="28"/>
          <w:lang w:val="pt-BR"/>
        </w:rPr>
        <w:t xml:space="preserve">nhằm </w:t>
      </w:r>
      <w:r w:rsidR="00912024" w:rsidRPr="00AE7D1E">
        <w:rPr>
          <w:bCs/>
          <w:spacing w:val="2"/>
          <w:sz w:val="28"/>
          <w:szCs w:val="28"/>
          <w:lang w:val="pt-BR"/>
        </w:rPr>
        <w:t>đáp ứng nhu cầu của xã h</w:t>
      </w:r>
      <w:r w:rsidR="00572DB6" w:rsidRPr="00AE7D1E">
        <w:rPr>
          <w:bCs/>
          <w:spacing w:val="2"/>
          <w:sz w:val="28"/>
          <w:szCs w:val="28"/>
          <w:lang w:val="pt-BR"/>
        </w:rPr>
        <w:t xml:space="preserve">ội. </w:t>
      </w:r>
      <w:r w:rsidR="00912024" w:rsidRPr="00AE7D1E">
        <w:rPr>
          <w:bCs/>
          <w:spacing w:val="2"/>
          <w:sz w:val="28"/>
          <w:szCs w:val="28"/>
          <w:lang w:val="pt-BR"/>
        </w:rPr>
        <w:t xml:space="preserve">Tính đến hết tháng 6/2009, cả </w:t>
      </w:r>
      <w:ins w:id="59" w:author="ndchung" w:date="2009-09-21T15:24:00Z">
        <w:r w:rsidR="00912024" w:rsidRPr="00AE7D1E">
          <w:rPr>
            <w:bCs/>
            <w:spacing w:val="2"/>
            <w:sz w:val="28"/>
            <w:szCs w:val="28"/>
            <w:lang w:val="pt-BR"/>
          </w:rPr>
          <w:t>n</w:t>
        </w:r>
      </w:ins>
      <w:r w:rsidR="00912024" w:rsidRPr="00AE7D1E">
        <w:rPr>
          <w:bCs/>
          <w:spacing w:val="2"/>
          <w:sz w:val="28"/>
          <w:szCs w:val="28"/>
          <w:lang w:val="pt-BR"/>
        </w:rPr>
        <w:t xml:space="preserve">ước có 102 trường </w:t>
      </w:r>
      <w:r w:rsidR="00572DB6" w:rsidRPr="00AE7D1E">
        <w:rPr>
          <w:bCs/>
          <w:spacing w:val="2"/>
          <w:sz w:val="28"/>
          <w:szCs w:val="28"/>
          <w:lang w:val="pt-BR"/>
        </w:rPr>
        <w:t>c</w:t>
      </w:r>
      <w:r w:rsidR="00912024" w:rsidRPr="00AE7D1E">
        <w:rPr>
          <w:bCs/>
          <w:spacing w:val="2"/>
          <w:sz w:val="28"/>
          <w:szCs w:val="28"/>
          <w:lang w:val="pt-BR"/>
        </w:rPr>
        <w:t xml:space="preserve">ao đẳng nghề, tăng 10% so với thời điểm cuối năm 2008; 270 trường trung cấp nghề, tăng 8% và 711 trung tâm dạy nghề, tăng 3%. </w:t>
      </w:r>
      <w:r w:rsidR="00572DB6" w:rsidRPr="00AE7D1E">
        <w:rPr>
          <w:bCs/>
          <w:spacing w:val="2"/>
          <w:sz w:val="28"/>
          <w:szCs w:val="28"/>
          <w:lang w:val="pt-BR"/>
        </w:rPr>
        <w:t>Số học sinh được tuyển mới vào các trường và trung tâm dạy nghề trong 9 tháng năm 2009 ước tính</w:t>
      </w:r>
      <w:r w:rsidR="00717363" w:rsidRPr="00AE7D1E">
        <w:rPr>
          <w:bCs/>
          <w:spacing w:val="2"/>
          <w:sz w:val="28"/>
          <w:szCs w:val="28"/>
          <w:lang w:val="pt-BR"/>
        </w:rPr>
        <w:t xml:space="preserve"> đạt 1645 nghìn lượt người, tăng 7% so với </w:t>
      </w:r>
      <w:del w:id="60" w:author="ndchung" w:date="2009-09-21T15:23:00Z">
        <w:r w:rsidR="00717363" w:rsidRPr="00AE7D1E" w:rsidDel="00424569">
          <w:rPr>
            <w:bCs/>
            <w:spacing w:val="2"/>
            <w:sz w:val="28"/>
            <w:szCs w:val="28"/>
            <w:lang w:val="pt-BR"/>
          </w:rPr>
          <w:delText xml:space="preserve">thực hiện </w:delText>
        </w:r>
      </w:del>
      <w:r w:rsidR="00717363" w:rsidRPr="00AE7D1E">
        <w:rPr>
          <w:bCs/>
          <w:spacing w:val="2"/>
          <w:sz w:val="28"/>
          <w:szCs w:val="28"/>
          <w:lang w:val="pt-BR"/>
        </w:rPr>
        <w:t xml:space="preserve">năm 2008, bao gồm </w:t>
      </w:r>
      <w:r w:rsidR="00F51CED" w:rsidRPr="00AE7D1E">
        <w:rPr>
          <w:bCs/>
          <w:spacing w:val="2"/>
          <w:sz w:val="28"/>
          <w:szCs w:val="28"/>
          <w:lang w:val="pt-BR"/>
        </w:rPr>
        <w:t>75</w:t>
      </w:r>
      <w:r w:rsidR="00717363" w:rsidRPr="00AE7D1E">
        <w:rPr>
          <w:bCs/>
          <w:spacing w:val="2"/>
          <w:sz w:val="28"/>
          <w:szCs w:val="28"/>
          <w:lang w:val="pt-BR"/>
        </w:rPr>
        <w:t xml:space="preserve"> nghìn lượt học sinh cao đẳng</w:t>
      </w:r>
      <w:r w:rsidR="00F51CED" w:rsidRPr="00AE7D1E">
        <w:rPr>
          <w:bCs/>
          <w:spacing w:val="2"/>
          <w:sz w:val="28"/>
          <w:szCs w:val="28"/>
          <w:lang w:val="pt-BR"/>
        </w:rPr>
        <w:t xml:space="preserve"> nghề; 230 nghìn lượt học sinh </w:t>
      </w:r>
      <w:r w:rsidR="00717363" w:rsidRPr="00AE7D1E">
        <w:rPr>
          <w:bCs/>
          <w:spacing w:val="2"/>
          <w:sz w:val="28"/>
          <w:szCs w:val="28"/>
          <w:lang w:val="pt-BR"/>
        </w:rPr>
        <w:t>trung cấp nghề</w:t>
      </w:r>
      <w:r w:rsidR="00F51CED" w:rsidRPr="00AE7D1E">
        <w:rPr>
          <w:bCs/>
          <w:spacing w:val="2"/>
          <w:sz w:val="28"/>
          <w:szCs w:val="28"/>
          <w:lang w:val="pt-BR"/>
        </w:rPr>
        <w:t xml:space="preserve"> và</w:t>
      </w:r>
      <w:r w:rsidR="00717363" w:rsidRPr="00AE7D1E">
        <w:rPr>
          <w:bCs/>
          <w:spacing w:val="2"/>
          <w:sz w:val="28"/>
          <w:szCs w:val="28"/>
          <w:lang w:val="pt-BR"/>
        </w:rPr>
        <w:t xml:space="preserve"> 1340 nghìn lượt học sinh sơ cấp nghề. </w:t>
      </w:r>
    </w:p>
    <w:p w14:paraId="423B1FE6" w14:textId="77777777" w:rsidR="00717363" w:rsidRPr="00565503" w:rsidRDefault="00140B1D" w:rsidP="00E40FFB">
      <w:pPr>
        <w:spacing w:before="40" w:after="40" w:line="307" w:lineRule="auto"/>
        <w:ind w:firstLine="720"/>
        <w:jc w:val="both"/>
        <w:rPr>
          <w:b/>
          <w:sz w:val="28"/>
          <w:szCs w:val="28"/>
          <w:lang w:val="pt-BR"/>
        </w:rPr>
      </w:pPr>
      <w:r w:rsidRPr="00565503">
        <w:rPr>
          <w:b/>
          <w:sz w:val="28"/>
          <w:szCs w:val="28"/>
          <w:lang w:val="pt-BR"/>
        </w:rPr>
        <w:t>4</w:t>
      </w:r>
      <w:r w:rsidR="00717363" w:rsidRPr="00565503">
        <w:rPr>
          <w:b/>
          <w:sz w:val="28"/>
          <w:szCs w:val="28"/>
          <w:lang w:val="pt-BR"/>
        </w:rPr>
        <w:t>. Y tế và chăm sóc sức khoẻ dân cư</w:t>
      </w:r>
    </w:p>
    <w:p w14:paraId="7143839B" w14:textId="77777777" w:rsidR="00572DB6" w:rsidRPr="00565503" w:rsidRDefault="00717363" w:rsidP="00E40FFB">
      <w:pPr>
        <w:spacing w:before="40" w:after="40" w:line="307" w:lineRule="auto"/>
        <w:ind w:firstLine="720"/>
        <w:jc w:val="both"/>
        <w:rPr>
          <w:bCs/>
          <w:spacing w:val="-4"/>
          <w:sz w:val="28"/>
          <w:szCs w:val="28"/>
          <w:lang w:val="pt-BR"/>
        </w:rPr>
      </w:pPr>
      <w:r w:rsidRPr="00565503">
        <w:rPr>
          <w:bCs/>
          <w:spacing w:val="-4"/>
          <w:sz w:val="28"/>
          <w:szCs w:val="28"/>
          <w:lang w:val="pt-BR"/>
        </w:rPr>
        <w:t>T</w:t>
      </w:r>
      <w:r w:rsidR="00572DB6" w:rsidRPr="00565503">
        <w:rPr>
          <w:bCs/>
          <w:spacing w:val="-4"/>
          <w:sz w:val="28"/>
          <w:szCs w:val="28"/>
          <w:lang w:val="pt-BR"/>
        </w:rPr>
        <w:t xml:space="preserve">rong </w:t>
      </w:r>
      <w:r w:rsidR="00815AB8" w:rsidRPr="00565503">
        <w:rPr>
          <w:bCs/>
          <w:spacing w:val="-4"/>
          <w:sz w:val="28"/>
          <w:szCs w:val="28"/>
          <w:lang w:val="pt-BR"/>
        </w:rPr>
        <w:t>9 tháng</w:t>
      </w:r>
      <w:r w:rsidRPr="00565503">
        <w:rPr>
          <w:bCs/>
          <w:spacing w:val="-4"/>
          <w:sz w:val="28"/>
          <w:szCs w:val="28"/>
          <w:lang w:val="pt-BR"/>
        </w:rPr>
        <w:t xml:space="preserve">, cả nước có 57,1 nghìn trường hợp mắc bệnh sốt xuất huyết, tăng 17,5% so với cùng kỳ năm trước, trong đó 44 trường hợp đã tử vong; 5 nghìn trường hợp mắc bệnh viêm gan vi rút, tăng 2,6%; 700 trường hợp viêm não vi rút, tăng 27,5%, trong đó 15 trường hợp tử vong; 1,1 nghìn trường hợp mắc bệnh thương hàn, gấp 2 lần và 232 trường hợp viêm màng não do mô cầu, giảm 33,1%. </w:t>
      </w:r>
    </w:p>
    <w:p w14:paraId="461CD555" w14:textId="77777777" w:rsidR="00900633" w:rsidRPr="00565503" w:rsidRDefault="00900633" w:rsidP="00E40FFB">
      <w:pPr>
        <w:spacing w:before="40" w:after="40" w:line="295" w:lineRule="auto"/>
        <w:ind w:firstLine="720"/>
        <w:jc w:val="both"/>
        <w:rPr>
          <w:bCs/>
          <w:sz w:val="28"/>
          <w:szCs w:val="28"/>
          <w:lang w:val="pt-BR"/>
        </w:rPr>
      </w:pPr>
      <w:r w:rsidRPr="00565503">
        <w:rPr>
          <w:bCs/>
          <w:sz w:val="28"/>
          <w:szCs w:val="28"/>
          <w:lang w:val="pt-BR"/>
        </w:rPr>
        <w:t>Công tác kiểm tra, giám sát và tuyên truyền thực hiện vệ sinh an toàn thực phẩm đối với các cơ sở sản xuất</w:t>
      </w:r>
      <w:r w:rsidR="005D278B" w:rsidRPr="00565503">
        <w:rPr>
          <w:bCs/>
          <w:sz w:val="28"/>
          <w:szCs w:val="28"/>
          <w:lang w:val="pt-BR"/>
        </w:rPr>
        <w:t>, kinh doanh</w:t>
      </w:r>
      <w:r w:rsidRPr="00565503">
        <w:rPr>
          <w:bCs/>
          <w:sz w:val="28"/>
          <w:szCs w:val="28"/>
          <w:lang w:val="pt-BR"/>
        </w:rPr>
        <w:t xml:space="preserve"> và người tiêu dùng </w:t>
      </w:r>
      <w:r w:rsidR="005D278B" w:rsidRPr="00565503">
        <w:rPr>
          <w:bCs/>
          <w:sz w:val="28"/>
          <w:szCs w:val="28"/>
          <w:lang w:val="pt-BR"/>
        </w:rPr>
        <w:t xml:space="preserve">tuy vẫn </w:t>
      </w:r>
      <w:r w:rsidRPr="00565503">
        <w:rPr>
          <w:bCs/>
          <w:sz w:val="28"/>
          <w:szCs w:val="28"/>
          <w:lang w:val="pt-BR"/>
        </w:rPr>
        <w:t xml:space="preserve">được triển khai tích cực nhưng tình trạng ngộ độc thực phẩm vẫn xảy ra ở một vài địa phương. </w:t>
      </w:r>
      <w:r w:rsidR="00572DB6" w:rsidRPr="00565503">
        <w:rPr>
          <w:bCs/>
          <w:sz w:val="28"/>
          <w:szCs w:val="28"/>
          <w:lang w:val="pt-BR"/>
        </w:rPr>
        <w:t xml:space="preserve">Tính chung 9 tháng năm 2009, cả nước có 3,4 nghìn trường hợp bị ngộ độc thực phẩm, trong đó 15 người đã tử vong. Riêng </w:t>
      </w:r>
      <w:r w:rsidR="00717363" w:rsidRPr="00565503">
        <w:rPr>
          <w:bCs/>
          <w:sz w:val="28"/>
          <w:szCs w:val="28"/>
          <w:lang w:val="pt-BR"/>
        </w:rPr>
        <w:t>tháng 9</w:t>
      </w:r>
      <w:r w:rsidR="00572DB6" w:rsidRPr="00565503">
        <w:rPr>
          <w:bCs/>
          <w:sz w:val="28"/>
          <w:szCs w:val="28"/>
          <w:lang w:val="pt-BR"/>
        </w:rPr>
        <w:t>/2009</w:t>
      </w:r>
      <w:r w:rsidR="00717363" w:rsidRPr="00565503">
        <w:rPr>
          <w:bCs/>
          <w:sz w:val="28"/>
          <w:szCs w:val="28"/>
          <w:lang w:val="pt-BR"/>
        </w:rPr>
        <w:t xml:space="preserve"> trên địa bàn cả nước đã xảy ra 4 vụ ngộ độc thực phẩm</w:t>
      </w:r>
      <w:r w:rsidR="00572DB6" w:rsidRPr="00565503">
        <w:rPr>
          <w:bCs/>
          <w:sz w:val="28"/>
          <w:szCs w:val="28"/>
          <w:lang w:val="pt-BR"/>
        </w:rPr>
        <w:t>,</w:t>
      </w:r>
      <w:r w:rsidR="00717363" w:rsidRPr="00565503">
        <w:rPr>
          <w:bCs/>
          <w:sz w:val="28"/>
          <w:szCs w:val="28"/>
          <w:lang w:val="pt-BR"/>
        </w:rPr>
        <w:t xml:space="preserve"> làm 200 trường hợp phải nhập viện. </w:t>
      </w:r>
    </w:p>
    <w:p w14:paraId="5B30F9D1" w14:textId="77777777" w:rsidR="00717363" w:rsidRPr="00565503" w:rsidRDefault="00B55B67" w:rsidP="00E40FFB">
      <w:pPr>
        <w:spacing w:before="40" w:after="40" w:line="295" w:lineRule="auto"/>
        <w:ind w:firstLine="720"/>
        <w:jc w:val="both"/>
        <w:rPr>
          <w:color w:val="000000"/>
          <w:sz w:val="28"/>
          <w:szCs w:val="28"/>
          <w:lang w:val="pt-BR" w:eastAsia="zh-TW"/>
        </w:rPr>
      </w:pPr>
      <w:r>
        <w:rPr>
          <w:bCs/>
          <w:sz w:val="28"/>
          <w:szCs w:val="28"/>
          <w:lang w:val="pt-BR"/>
        </w:rPr>
        <w:t>D</w:t>
      </w:r>
      <w:r w:rsidR="00717363" w:rsidRPr="00565503">
        <w:rPr>
          <w:bCs/>
          <w:sz w:val="28"/>
          <w:szCs w:val="28"/>
          <w:lang w:val="pt-BR"/>
        </w:rPr>
        <w:t xml:space="preserve">ịch cúm A(H1N1) </w:t>
      </w:r>
      <w:r w:rsidR="00572DB6" w:rsidRPr="00565503">
        <w:rPr>
          <w:bCs/>
          <w:sz w:val="28"/>
          <w:szCs w:val="28"/>
          <w:lang w:val="pt-BR"/>
        </w:rPr>
        <w:t xml:space="preserve">vẫn đang </w:t>
      </w:r>
      <w:r w:rsidR="00717363" w:rsidRPr="00565503">
        <w:rPr>
          <w:bCs/>
          <w:sz w:val="28"/>
          <w:szCs w:val="28"/>
          <w:lang w:val="pt-BR"/>
        </w:rPr>
        <w:t>diễn biến phức tạp</w:t>
      </w:r>
      <w:r w:rsidR="00572DB6" w:rsidRPr="00565503">
        <w:rPr>
          <w:bCs/>
          <w:sz w:val="28"/>
          <w:szCs w:val="28"/>
          <w:lang w:val="pt-BR"/>
        </w:rPr>
        <w:t xml:space="preserve"> với </w:t>
      </w:r>
      <w:r w:rsidR="00717363" w:rsidRPr="00565503">
        <w:rPr>
          <w:bCs/>
          <w:sz w:val="28"/>
          <w:szCs w:val="28"/>
          <w:lang w:val="pt-BR"/>
        </w:rPr>
        <w:t xml:space="preserve">tốc độ lây lan </w:t>
      </w:r>
      <w:r w:rsidR="00572DB6" w:rsidRPr="00565503">
        <w:rPr>
          <w:bCs/>
          <w:sz w:val="28"/>
          <w:szCs w:val="28"/>
          <w:lang w:val="pt-BR"/>
        </w:rPr>
        <w:t>n</w:t>
      </w:r>
      <w:r w:rsidR="00717363" w:rsidRPr="00565503">
        <w:rPr>
          <w:bCs/>
          <w:sz w:val="28"/>
          <w:szCs w:val="28"/>
          <w:lang w:val="pt-BR"/>
        </w:rPr>
        <w:t>hanh, đặc biệt trong khu vực trường học. Tính đến ngày 2</w:t>
      </w:r>
      <w:r w:rsidR="006150AA">
        <w:rPr>
          <w:bCs/>
          <w:sz w:val="28"/>
          <w:szCs w:val="28"/>
          <w:lang w:val="pt-BR"/>
        </w:rPr>
        <w:t>8</w:t>
      </w:r>
      <w:r w:rsidR="00717363" w:rsidRPr="00565503">
        <w:rPr>
          <w:bCs/>
          <w:sz w:val="28"/>
          <w:szCs w:val="28"/>
          <w:lang w:val="pt-BR"/>
        </w:rPr>
        <w:t xml:space="preserve">/9/2009, </w:t>
      </w:r>
      <w:r w:rsidR="00572DB6" w:rsidRPr="00565503">
        <w:rPr>
          <w:bCs/>
          <w:sz w:val="28"/>
          <w:szCs w:val="28"/>
          <w:lang w:val="pt-BR"/>
        </w:rPr>
        <w:t xml:space="preserve">cả nước </w:t>
      </w:r>
      <w:r w:rsidR="00572DB6" w:rsidRPr="00565503">
        <w:rPr>
          <w:color w:val="000000"/>
          <w:sz w:val="28"/>
          <w:szCs w:val="28"/>
          <w:lang w:val="pt-BR" w:eastAsia="zh-TW"/>
        </w:rPr>
        <w:t>ghi nhận</w:t>
      </w:r>
      <w:r>
        <w:rPr>
          <w:color w:val="000000"/>
          <w:sz w:val="28"/>
          <w:szCs w:val="28"/>
          <w:lang w:val="pt-BR" w:eastAsia="zh-TW"/>
        </w:rPr>
        <w:t xml:space="preserve"> c</w:t>
      </w:r>
      <w:r w:rsidRPr="00B55B67">
        <w:rPr>
          <w:color w:val="000000"/>
          <w:sz w:val="28"/>
          <w:szCs w:val="28"/>
          <w:lang w:val="pt-BR" w:eastAsia="zh-TW"/>
        </w:rPr>
        <w:t>ó</w:t>
      </w:r>
      <w:r w:rsidR="00717363" w:rsidRPr="00565503">
        <w:rPr>
          <w:color w:val="000000"/>
          <w:sz w:val="28"/>
          <w:szCs w:val="28"/>
          <w:lang w:val="pt-BR" w:eastAsia="zh-TW"/>
        </w:rPr>
        <w:t xml:space="preserve"> </w:t>
      </w:r>
      <w:r w:rsidR="00BF41B7" w:rsidRPr="00565503">
        <w:rPr>
          <w:color w:val="000000"/>
          <w:sz w:val="28"/>
          <w:szCs w:val="28"/>
          <w:lang w:val="pt-BR" w:eastAsia="zh-TW"/>
        </w:rPr>
        <w:t>8</w:t>
      </w:r>
      <w:r w:rsidR="006150AA">
        <w:rPr>
          <w:color w:val="000000"/>
          <w:sz w:val="28"/>
          <w:szCs w:val="28"/>
          <w:lang w:val="pt-BR" w:eastAsia="zh-TW"/>
        </w:rPr>
        <w:t>605</w:t>
      </w:r>
      <w:r w:rsidR="00717363" w:rsidRPr="00565503">
        <w:rPr>
          <w:color w:val="000000"/>
          <w:sz w:val="28"/>
          <w:szCs w:val="28"/>
          <w:lang w:val="pt-BR" w:eastAsia="zh-TW"/>
        </w:rPr>
        <w:t xml:space="preserve"> trường hợp dương tính với </w:t>
      </w:r>
      <w:r w:rsidR="00717363" w:rsidRPr="00565503">
        <w:rPr>
          <w:bCs/>
          <w:sz w:val="28"/>
          <w:szCs w:val="28"/>
          <w:lang w:val="pt-BR"/>
        </w:rPr>
        <w:t>cúm A (H1N1)</w:t>
      </w:r>
      <w:r w:rsidR="00717363" w:rsidRPr="00565503">
        <w:rPr>
          <w:color w:val="000000"/>
          <w:sz w:val="28"/>
          <w:szCs w:val="28"/>
          <w:lang w:val="pt-BR" w:eastAsia="zh-TW"/>
        </w:rPr>
        <w:t xml:space="preserve">, trong đó </w:t>
      </w:r>
      <w:r w:rsidR="00BF41B7" w:rsidRPr="00565503">
        <w:rPr>
          <w:color w:val="000000"/>
          <w:sz w:val="28"/>
          <w:szCs w:val="28"/>
          <w:lang w:val="pt-BR" w:eastAsia="zh-TW"/>
        </w:rPr>
        <w:t>1</w:t>
      </w:r>
      <w:r w:rsidR="006150AA">
        <w:rPr>
          <w:color w:val="000000"/>
          <w:sz w:val="28"/>
          <w:szCs w:val="28"/>
          <w:lang w:val="pt-BR" w:eastAsia="zh-TW"/>
        </w:rPr>
        <w:t>4</w:t>
      </w:r>
      <w:r w:rsidR="00BF41B7" w:rsidRPr="00565503">
        <w:rPr>
          <w:color w:val="000000"/>
          <w:sz w:val="28"/>
          <w:szCs w:val="28"/>
          <w:lang w:val="pt-BR" w:eastAsia="zh-TW"/>
        </w:rPr>
        <w:t xml:space="preserve"> </w:t>
      </w:r>
      <w:r w:rsidR="00717363" w:rsidRPr="00565503">
        <w:rPr>
          <w:color w:val="000000"/>
          <w:sz w:val="28"/>
          <w:szCs w:val="28"/>
          <w:lang w:val="pt-BR" w:eastAsia="zh-TW"/>
        </w:rPr>
        <w:t>ngư</w:t>
      </w:r>
      <w:r w:rsidR="00717363" w:rsidRPr="00565503">
        <w:rPr>
          <w:sz w:val="28"/>
          <w:szCs w:val="28"/>
          <w:lang w:val="pt-BR"/>
        </w:rPr>
        <w:t>ời đã</w:t>
      </w:r>
      <w:r w:rsidR="00717363" w:rsidRPr="00565503">
        <w:rPr>
          <w:color w:val="000000"/>
          <w:sz w:val="28"/>
          <w:szCs w:val="28"/>
          <w:lang w:val="pt-BR" w:eastAsia="zh-TW"/>
        </w:rPr>
        <w:t xml:space="preserve"> tử vong. Số bệnh nhân đã khỏi và ra viện là </w:t>
      </w:r>
      <w:r w:rsidR="00BF41B7" w:rsidRPr="00565503">
        <w:rPr>
          <w:color w:val="000000"/>
          <w:sz w:val="28"/>
          <w:szCs w:val="28"/>
          <w:lang w:val="pt-BR" w:eastAsia="zh-TW"/>
        </w:rPr>
        <w:t>6736</w:t>
      </w:r>
      <w:r w:rsidR="002154F5" w:rsidRPr="00565503">
        <w:rPr>
          <w:color w:val="000000"/>
          <w:sz w:val="28"/>
          <w:szCs w:val="28"/>
          <w:lang w:val="pt-BR" w:eastAsia="zh-TW"/>
        </w:rPr>
        <w:t xml:space="preserve"> </w:t>
      </w:r>
      <w:r w:rsidR="00717363" w:rsidRPr="00565503">
        <w:rPr>
          <w:color w:val="000000"/>
          <w:sz w:val="28"/>
          <w:szCs w:val="28"/>
          <w:lang w:val="pt-BR" w:eastAsia="zh-TW"/>
        </w:rPr>
        <w:t>ngư</w:t>
      </w:r>
      <w:r w:rsidR="00717363" w:rsidRPr="00565503">
        <w:rPr>
          <w:sz w:val="28"/>
          <w:szCs w:val="28"/>
          <w:lang w:val="pt-BR"/>
        </w:rPr>
        <w:t>ời</w:t>
      </w:r>
      <w:r w:rsidR="00717363" w:rsidRPr="00565503">
        <w:rPr>
          <w:color w:val="000000"/>
          <w:sz w:val="28"/>
          <w:szCs w:val="28"/>
          <w:lang w:val="pt-BR" w:eastAsia="zh-TW"/>
        </w:rPr>
        <w:t>, các trường hợp còn lại hiện đang được cách ly, điều trị tại các bệnh viện, cơ sở điều trị, giám sát cộng đồng trong tình trạng sức khỏe ổn định.</w:t>
      </w:r>
    </w:p>
    <w:p w14:paraId="00EC9BE6" w14:textId="77777777" w:rsidR="00717363" w:rsidRPr="00565503" w:rsidRDefault="00717363" w:rsidP="00E40FFB">
      <w:pPr>
        <w:spacing w:before="40" w:after="40" w:line="295" w:lineRule="auto"/>
        <w:ind w:firstLine="720"/>
        <w:jc w:val="both"/>
        <w:rPr>
          <w:bCs/>
          <w:sz w:val="28"/>
          <w:szCs w:val="28"/>
          <w:lang w:val="pt-BR"/>
        </w:rPr>
      </w:pPr>
      <w:r w:rsidRPr="00565503">
        <w:rPr>
          <w:bCs/>
          <w:sz w:val="28"/>
          <w:szCs w:val="28"/>
          <w:lang w:val="pt-BR"/>
        </w:rPr>
        <w:t>S</w:t>
      </w:r>
      <w:r w:rsidRPr="00565503">
        <w:rPr>
          <w:sz w:val="28"/>
          <w:szCs w:val="28"/>
          <w:lang w:val="pt-BR"/>
        </w:rPr>
        <w:t xml:space="preserve">ố trường hợp </w:t>
      </w:r>
      <w:r w:rsidR="00572DB6" w:rsidRPr="00565503">
        <w:rPr>
          <w:bCs/>
          <w:sz w:val="28"/>
          <w:szCs w:val="28"/>
          <w:lang w:val="pt-BR"/>
        </w:rPr>
        <w:t>nhiễm HIV/AIDS tại các địa phương</w:t>
      </w:r>
      <w:r w:rsidRPr="00565503">
        <w:rPr>
          <w:bCs/>
          <w:sz w:val="28"/>
          <w:szCs w:val="28"/>
          <w:lang w:val="pt-BR"/>
        </w:rPr>
        <w:t xml:space="preserve"> vẫn tiếp tục gia tăng. Tính từ ca phát hiện đầu tiên cho đến ngày 20/9/2009, trên địa bàn cả nước đã có 197,5 nghìn trường hợp nhiễm HIV/AIDS, trong đó 77,3 nghìn người đã chuyển sang giai đoạn AIDS và 43,8 nghìn người đã tử vong do AIDS. </w:t>
      </w:r>
    </w:p>
    <w:p w14:paraId="10257949" w14:textId="77777777" w:rsidR="00717363" w:rsidRPr="00565503" w:rsidRDefault="00140B1D" w:rsidP="00E40FFB">
      <w:pPr>
        <w:spacing w:before="40" w:after="40" w:line="295" w:lineRule="auto"/>
        <w:ind w:firstLine="720"/>
        <w:jc w:val="both"/>
        <w:rPr>
          <w:b/>
          <w:sz w:val="28"/>
          <w:szCs w:val="28"/>
          <w:lang w:val="pt-BR"/>
        </w:rPr>
      </w:pPr>
      <w:r w:rsidRPr="00565503">
        <w:rPr>
          <w:b/>
          <w:sz w:val="28"/>
          <w:szCs w:val="28"/>
          <w:lang w:val="pt-BR"/>
        </w:rPr>
        <w:t>5</w:t>
      </w:r>
      <w:r w:rsidR="00717363" w:rsidRPr="00565503">
        <w:rPr>
          <w:b/>
          <w:sz w:val="28"/>
          <w:szCs w:val="28"/>
          <w:lang w:val="pt-BR"/>
        </w:rPr>
        <w:t>. Hoạt động văn hóa, thể thao</w:t>
      </w:r>
    </w:p>
    <w:p w14:paraId="08AA97E0" w14:textId="77777777" w:rsidR="00717363" w:rsidRPr="00565503" w:rsidRDefault="00717363" w:rsidP="00E40FFB">
      <w:pPr>
        <w:spacing w:before="40" w:after="40" w:line="295" w:lineRule="auto"/>
        <w:ind w:firstLine="720"/>
        <w:jc w:val="both"/>
        <w:rPr>
          <w:spacing w:val="-2"/>
          <w:sz w:val="28"/>
          <w:szCs w:val="28"/>
          <w:lang w:val="pt-BR"/>
        </w:rPr>
      </w:pPr>
      <w:r w:rsidRPr="00565503">
        <w:rPr>
          <w:spacing w:val="-2"/>
          <w:sz w:val="28"/>
          <w:szCs w:val="28"/>
          <w:lang w:val="pt-BR"/>
        </w:rPr>
        <w:t xml:space="preserve">Trong 9 tháng năm 2009, ngành Văn hóa Thông tin đã tổ chức </w:t>
      </w:r>
      <w:r w:rsidR="00572DB6" w:rsidRPr="00565503">
        <w:rPr>
          <w:spacing w:val="-2"/>
          <w:sz w:val="28"/>
          <w:szCs w:val="28"/>
          <w:lang w:val="pt-BR"/>
        </w:rPr>
        <w:t>các hoạt</w:t>
      </w:r>
      <w:r w:rsidRPr="00565503">
        <w:rPr>
          <w:spacing w:val="-2"/>
          <w:sz w:val="28"/>
          <w:szCs w:val="28"/>
          <w:lang w:val="pt-BR"/>
        </w:rPr>
        <w:t xml:space="preserve"> động văn hoá, nghệ thuật, thông tin, báo chí chào mừng những ngày lễ lớn của dân tộc và các sự kiện trọng đại</w:t>
      </w:r>
      <w:r w:rsidR="00572DB6" w:rsidRPr="00565503">
        <w:rPr>
          <w:spacing w:val="-2"/>
          <w:sz w:val="28"/>
          <w:szCs w:val="28"/>
          <w:lang w:val="pt-BR"/>
        </w:rPr>
        <w:t xml:space="preserve"> của đất nước. Trong đó n</w:t>
      </w:r>
      <w:r w:rsidRPr="00565503">
        <w:rPr>
          <w:spacing w:val="-2"/>
          <w:sz w:val="28"/>
          <w:szCs w:val="28"/>
          <w:lang w:val="pt-BR"/>
        </w:rPr>
        <w:t xml:space="preserve">hiều hoạt động kỷ niệm đã được tổ chức trọng thể và thu hút sự </w:t>
      </w:r>
      <w:r w:rsidR="00572DB6" w:rsidRPr="00565503">
        <w:rPr>
          <w:spacing w:val="-2"/>
          <w:sz w:val="28"/>
          <w:szCs w:val="28"/>
          <w:lang w:val="pt-BR"/>
        </w:rPr>
        <w:t xml:space="preserve">quan tâm </w:t>
      </w:r>
      <w:r w:rsidRPr="00565503">
        <w:rPr>
          <w:spacing w:val="-2"/>
          <w:sz w:val="28"/>
          <w:szCs w:val="28"/>
          <w:lang w:val="pt-BR"/>
        </w:rPr>
        <w:t>của đông đảo quần chúng nhân dân như Lễ kỷ niệm 79 năm thành lập Đảng; Lễ kỷ niệm 55 năm chiến thắng lịch sử Điện Biên Phủ; Lễ kỷ niệm 119 năm ngày sinh Chủ tịch Hồ Chí</w:t>
      </w:r>
      <w:r w:rsidR="00572DB6" w:rsidRPr="00565503">
        <w:rPr>
          <w:spacing w:val="-2"/>
          <w:sz w:val="28"/>
          <w:szCs w:val="28"/>
          <w:lang w:val="pt-BR"/>
        </w:rPr>
        <w:t xml:space="preserve"> Minh, v.v</w:t>
      </w:r>
      <w:r w:rsidRPr="00565503">
        <w:rPr>
          <w:spacing w:val="-2"/>
          <w:sz w:val="28"/>
          <w:szCs w:val="28"/>
          <w:lang w:val="pt-BR"/>
        </w:rPr>
        <w:t>.</w:t>
      </w:r>
    </w:p>
    <w:p w14:paraId="13912DC1" w14:textId="77777777" w:rsidR="00717363" w:rsidRPr="00565503" w:rsidRDefault="00717363" w:rsidP="00E40FFB">
      <w:pPr>
        <w:spacing w:before="40" w:after="40" w:line="295" w:lineRule="auto"/>
        <w:ind w:firstLine="720"/>
        <w:jc w:val="both"/>
        <w:rPr>
          <w:spacing w:val="-2"/>
          <w:sz w:val="28"/>
          <w:szCs w:val="28"/>
          <w:lang w:val="pt-BR"/>
        </w:rPr>
      </w:pPr>
      <w:r w:rsidRPr="00565503">
        <w:rPr>
          <w:spacing w:val="-2"/>
          <w:sz w:val="28"/>
          <w:szCs w:val="28"/>
          <w:lang w:val="pt-BR"/>
        </w:rPr>
        <w:t xml:space="preserve">Công tác thanh tra, kiểm tra và phòng chống tệ nạn xã hội được triển khai </w:t>
      </w:r>
      <w:r w:rsidR="006F2FB0" w:rsidRPr="00565503">
        <w:rPr>
          <w:spacing w:val="-2"/>
          <w:sz w:val="28"/>
          <w:szCs w:val="28"/>
          <w:lang w:val="pt-BR"/>
        </w:rPr>
        <w:t xml:space="preserve">thường xuyên và </w:t>
      </w:r>
      <w:r w:rsidRPr="00565503">
        <w:rPr>
          <w:spacing w:val="-2"/>
          <w:sz w:val="28"/>
          <w:szCs w:val="28"/>
          <w:lang w:val="pt-BR"/>
        </w:rPr>
        <w:t>tích cực</w:t>
      </w:r>
      <w:r w:rsidR="006F2FB0" w:rsidRPr="00565503">
        <w:rPr>
          <w:spacing w:val="-2"/>
          <w:sz w:val="28"/>
          <w:szCs w:val="28"/>
          <w:lang w:val="pt-BR"/>
        </w:rPr>
        <w:t xml:space="preserve"> tại các địa phương</w:t>
      </w:r>
      <w:r w:rsidRPr="00565503">
        <w:rPr>
          <w:spacing w:val="-2"/>
          <w:sz w:val="28"/>
          <w:szCs w:val="28"/>
          <w:lang w:val="pt-BR"/>
        </w:rPr>
        <w:t xml:space="preserve">. Theo báo cáo sơ bộ, trong 9 tháng </w:t>
      </w:r>
      <w:r w:rsidR="006F2FB0" w:rsidRPr="00565503">
        <w:rPr>
          <w:spacing w:val="-2"/>
          <w:sz w:val="28"/>
          <w:szCs w:val="28"/>
          <w:lang w:val="pt-BR"/>
        </w:rPr>
        <w:t>qua</w:t>
      </w:r>
      <w:r w:rsidRPr="00565503">
        <w:rPr>
          <w:spacing w:val="-2"/>
          <w:sz w:val="28"/>
          <w:szCs w:val="28"/>
          <w:lang w:val="pt-BR"/>
        </w:rPr>
        <w:t>, thanh tra toàn ngành đã tiến hành kiểm tra 7,2 nghìn</w:t>
      </w:r>
      <w:r w:rsidR="006F2FB0" w:rsidRPr="00565503">
        <w:rPr>
          <w:spacing w:val="-2"/>
          <w:sz w:val="28"/>
          <w:szCs w:val="28"/>
          <w:lang w:val="pt-BR"/>
        </w:rPr>
        <w:t xml:space="preserve"> cơ sở kinh doanh và hoạt động dịch vụ văn hoá, kết quả đã</w:t>
      </w:r>
      <w:r w:rsidRPr="00565503">
        <w:rPr>
          <w:spacing w:val="-2"/>
          <w:sz w:val="28"/>
          <w:szCs w:val="28"/>
          <w:lang w:val="pt-BR"/>
        </w:rPr>
        <w:t xml:space="preserve"> phát hiện và xử lý gần 1,5 nghìn cơ sở vi phạm; xử phạt hành chính 6,6 tỷ đồng; đình chỉ hoạt động của 103 cơ sở; tịch thu và tiêu huỷ hàng triệu băng đĩa, văn hóa phẩm</w:t>
      </w:r>
      <w:r w:rsidR="006F2FB0" w:rsidRPr="00565503">
        <w:rPr>
          <w:spacing w:val="-2"/>
          <w:sz w:val="28"/>
          <w:szCs w:val="28"/>
          <w:lang w:val="pt-BR"/>
        </w:rPr>
        <w:t xml:space="preserve"> có nội dung không lành mạnh</w:t>
      </w:r>
      <w:r w:rsidRPr="00565503">
        <w:rPr>
          <w:spacing w:val="-2"/>
          <w:sz w:val="28"/>
          <w:szCs w:val="28"/>
          <w:lang w:val="pt-BR"/>
        </w:rPr>
        <w:t>.</w:t>
      </w:r>
    </w:p>
    <w:p w14:paraId="4394F7E1" w14:textId="77777777" w:rsidR="00717363" w:rsidRPr="00565503" w:rsidRDefault="00717363" w:rsidP="00E40FFB">
      <w:pPr>
        <w:numPr>
          <w:ins w:id="61" w:author="ndchung" w:date="2009-09-21T15:56:00Z"/>
        </w:numPr>
        <w:spacing w:before="40" w:after="40" w:line="295" w:lineRule="auto"/>
        <w:ind w:firstLine="720"/>
        <w:jc w:val="both"/>
        <w:rPr>
          <w:ins w:id="62" w:author="ndchung" w:date="2009-09-21T15:56:00Z"/>
          <w:bCs/>
          <w:sz w:val="28"/>
          <w:szCs w:val="28"/>
          <w:lang w:val="pt-BR"/>
        </w:rPr>
      </w:pPr>
      <w:r w:rsidRPr="00565503">
        <w:rPr>
          <w:sz w:val="28"/>
          <w:szCs w:val="28"/>
          <w:lang w:val="pt-BR"/>
        </w:rPr>
        <w:t xml:space="preserve">Phong trào thể dục, thể thao quần chúng </w:t>
      </w:r>
      <w:r w:rsidR="006F2FB0" w:rsidRPr="00565503">
        <w:rPr>
          <w:sz w:val="28"/>
          <w:szCs w:val="28"/>
          <w:lang w:val="pt-BR"/>
        </w:rPr>
        <w:t>phát triển mạnh ở nhiều nơi trên cả nước</w:t>
      </w:r>
      <w:r w:rsidRPr="00565503">
        <w:rPr>
          <w:sz w:val="28"/>
          <w:szCs w:val="28"/>
          <w:lang w:val="pt-BR"/>
        </w:rPr>
        <w:t xml:space="preserve">. Trong 9 tháng, ngành </w:t>
      </w:r>
      <w:r w:rsidR="006F2FB0" w:rsidRPr="00565503">
        <w:rPr>
          <w:sz w:val="28"/>
          <w:szCs w:val="28"/>
          <w:lang w:val="pt-BR"/>
        </w:rPr>
        <w:t>Thể dục T</w:t>
      </w:r>
      <w:r w:rsidRPr="00565503">
        <w:rPr>
          <w:sz w:val="28"/>
          <w:szCs w:val="28"/>
          <w:lang w:val="pt-BR"/>
        </w:rPr>
        <w:t xml:space="preserve">hể thao đã phối hợp với các ngành </w:t>
      </w:r>
      <w:r w:rsidR="006F2FB0" w:rsidRPr="00565503">
        <w:rPr>
          <w:sz w:val="28"/>
          <w:szCs w:val="28"/>
          <w:lang w:val="pt-BR"/>
        </w:rPr>
        <w:t>liên quan</w:t>
      </w:r>
      <w:r w:rsidRPr="00565503">
        <w:rPr>
          <w:sz w:val="28"/>
          <w:szCs w:val="28"/>
          <w:lang w:val="pt-BR"/>
        </w:rPr>
        <w:t xml:space="preserve"> tổ chức thành công 9 giải thể thao dân tộc và thể thao cho mọi nhà</w:t>
      </w:r>
      <w:r w:rsidR="006F2FB0" w:rsidRPr="00565503">
        <w:rPr>
          <w:sz w:val="28"/>
          <w:szCs w:val="28"/>
          <w:lang w:val="pt-BR"/>
        </w:rPr>
        <w:t>; tổ chức</w:t>
      </w:r>
      <w:r w:rsidRPr="00565503">
        <w:rPr>
          <w:sz w:val="28"/>
          <w:szCs w:val="28"/>
          <w:lang w:val="pt-BR"/>
        </w:rPr>
        <w:t xml:space="preserve"> hội thi </w:t>
      </w:r>
      <w:ins w:id="63" w:author="ndchung" w:date="2009-09-21T15:56:00Z">
        <w:r w:rsidRPr="00565503">
          <w:rPr>
            <w:sz w:val="28"/>
            <w:szCs w:val="28"/>
            <w:lang w:val="pt-BR"/>
          </w:rPr>
          <w:t>thể thao các dân tộc thiểu số toàn quốc</w:t>
        </w:r>
      </w:ins>
      <w:r w:rsidRPr="00565503">
        <w:rPr>
          <w:sz w:val="28"/>
          <w:szCs w:val="28"/>
          <w:lang w:val="pt-BR"/>
        </w:rPr>
        <w:t xml:space="preserve"> lần thứ VI khu vực 1 và 2 tại </w:t>
      </w:r>
      <w:r w:rsidR="006F2FB0" w:rsidRPr="00565503">
        <w:rPr>
          <w:sz w:val="28"/>
          <w:szCs w:val="28"/>
          <w:lang w:val="pt-BR"/>
        </w:rPr>
        <w:t xml:space="preserve">hai tỉnh </w:t>
      </w:r>
      <w:r w:rsidRPr="00565503">
        <w:rPr>
          <w:sz w:val="28"/>
          <w:szCs w:val="28"/>
          <w:lang w:val="pt-BR"/>
        </w:rPr>
        <w:t>Yên Bái và Ninh Thuận. Bên cạnh đó</w:t>
      </w:r>
      <w:r w:rsidR="006F2FB0" w:rsidRPr="00565503">
        <w:rPr>
          <w:sz w:val="28"/>
          <w:szCs w:val="28"/>
          <w:lang w:val="pt-BR"/>
        </w:rPr>
        <w:t>,</w:t>
      </w:r>
      <w:r w:rsidRPr="00565503">
        <w:rPr>
          <w:sz w:val="28"/>
          <w:szCs w:val="28"/>
          <w:lang w:val="pt-BR"/>
        </w:rPr>
        <w:t xml:space="preserve"> ngành</w:t>
      </w:r>
      <w:r w:rsidR="006F2FB0" w:rsidRPr="00565503">
        <w:rPr>
          <w:sz w:val="28"/>
          <w:szCs w:val="28"/>
          <w:lang w:val="pt-BR"/>
        </w:rPr>
        <w:t xml:space="preserve"> T</w:t>
      </w:r>
      <w:r w:rsidRPr="00565503">
        <w:rPr>
          <w:sz w:val="28"/>
          <w:szCs w:val="28"/>
          <w:lang w:val="pt-BR"/>
        </w:rPr>
        <w:t xml:space="preserve">hể dục </w:t>
      </w:r>
      <w:r w:rsidR="006F2FB0" w:rsidRPr="00565503">
        <w:rPr>
          <w:bCs/>
          <w:sz w:val="28"/>
          <w:szCs w:val="28"/>
          <w:lang w:val="pt-BR"/>
        </w:rPr>
        <w:t>T</w:t>
      </w:r>
      <w:r w:rsidRPr="00565503">
        <w:rPr>
          <w:bCs/>
          <w:sz w:val="28"/>
          <w:szCs w:val="28"/>
          <w:lang w:val="pt-BR"/>
        </w:rPr>
        <w:t>hể thao còn tổ chức, tham dự nhiều giải thi đấu quốc tế và đạt được những kết quả rất đáng khích lệ. Tại</w:t>
      </w:r>
      <w:ins w:id="64" w:author="ndchung" w:date="2009-09-21T15:56:00Z">
        <w:r w:rsidRPr="00565503">
          <w:rPr>
            <w:bCs/>
            <w:sz w:val="28"/>
            <w:szCs w:val="28"/>
            <w:lang w:val="pt-BR"/>
          </w:rPr>
          <w:t xml:space="preserve"> giải Vovinam thế giới lần thứ </w:t>
        </w:r>
      </w:ins>
      <w:r w:rsidR="00B55B67">
        <w:rPr>
          <w:bCs/>
          <w:sz w:val="28"/>
          <w:szCs w:val="28"/>
          <w:lang w:val="pt-BR"/>
        </w:rPr>
        <w:t>nh</w:t>
      </w:r>
      <w:r w:rsidR="00B55B67" w:rsidRPr="00B55B67">
        <w:rPr>
          <w:bCs/>
          <w:sz w:val="28"/>
          <w:szCs w:val="28"/>
          <w:lang w:val="pt-BR"/>
        </w:rPr>
        <w:t>ất</w:t>
      </w:r>
      <w:ins w:id="65" w:author="ndchung" w:date="2009-09-21T15:56:00Z">
        <w:r w:rsidRPr="00565503">
          <w:rPr>
            <w:bCs/>
            <w:sz w:val="28"/>
            <w:szCs w:val="28"/>
            <w:lang w:val="pt-BR"/>
          </w:rPr>
          <w:t xml:space="preserve"> </w:t>
        </w:r>
      </w:ins>
      <w:r w:rsidRPr="00565503">
        <w:rPr>
          <w:bCs/>
          <w:sz w:val="28"/>
          <w:szCs w:val="28"/>
          <w:lang w:val="pt-BR"/>
        </w:rPr>
        <w:t xml:space="preserve">tổ chức </w:t>
      </w:r>
      <w:ins w:id="66" w:author="ndchung" w:date="2009-09-21T15:56:00Z">
        <w:r w:rsidRPr="00565503">
          <w:rPr>
            <w:bCs/>
            <w:sz w:val="28"/>
            <w:szCs w:val="28"/>
            <w:lang w:val="pt-BR"/>
          </w:rPr>
          <w:t xml:space="preserve">tại thành phố Hồ Chí Minh, Việt Nam </w:t>
        </w:r>
      </w:ins>
      <w:r w:rsidR="006F2FB0" w:rsidRPr="00565503">
        <w:rPr>
          <w:bCs/>
          <w:sz w:val="28"/>
          <w:szCs w:val="28"/>
          <w:lang w:val="pt-BR"/>
        </w:rPr>
        <w:t>giành</w:t>
      </w:r>
      <w:r w:rsidRPr="00565503">
        <w:rPr>
          <w:bCs/>
          <w:sz w:val="28"/>
          <w:szCs w:val="28"/>
          <w:lang w:val="pt-BR"/>
        </w:rPr>
        <w:t xml:space="preserve"> vị trí </w:t>
      </w:r>
      <w:ins w:id="67" w:author="ndchung" w:date="2009-09-21T15:56:00Z">
        <w:r w:rsidRPr="00565503">
          <w:rPr>
            <w:bCs/>
            <w:sz w:val="28"/>
            <w:szCs w:val="28"/>
            <w:lang w:val="pt-BR"/>
          </w:rPr>
          <w:t xml:space="preserve">nhất toàn đoàn với 23 </w:t>
        </w:r>
      </w:ins>
      <w:r w:rsidR="006F2FB0" w:rsidRPr="00565503">
        <w:rPr>
          <w:bCs/>
          <w:sz w:val="28"/>
          <w:szCs w:val="28"/>
          <w:lang w:val="pt-BR"/>
        </w:rPr>
        <w:t>huy chương vàng</w:t>
      </w:r>
      <w:ins w:id="68" w:author="ndchung" w:date="2009-09-21T15:56:00Z">
        <w:r w:rsidRPr="00565503">
          <w:rPr>
            <w:bCs/>
            <w:sz w:val="28"/>
            <w:szCs w:val="28"/>
            <w:lang w:val="pt-BR"/>
          </w:rPr>
          <w:t>, 4</w:t>
        </w:r>
      </w:ins>
      <w:r w:rsidR="006F2FB0" w:rsidRPr="00565503">
        <w:rPr>
          <w:bCs/>
          <w:sz w:val="28"/>
          <w:szCs w:val="28"/>
          <w:lang w:val="pt-BR"/>
        </w:rPr>
        <w:t xml:space="preserve"> huy chương bạc và</w:t>
      </w:r>
      <w:ins w:id="69" w:author="ndchung" w:date="2009-09-21T15:56:00Z">
        <w:r w:rsidRPr="00565503">
          <w:rPr>
            <w:bCs/>
            <w:sz w:val="28"/>
            <w:szCs w:val="28"/>
            <w:lang w:val="pt-BR"/>
          </w:rPr>
          <w:t xml:space="preserve"> 2 </w:t>
        </w:r>
      </w:ins>
      <w:r w:rsidR="006F2FB0" w:rsidRPr="00565503">
        <w:rPr>
          <w:bCs/>
          <w:sz w:val="28"/>
          <w:szCs w:val="28"/>
          <w:lang w:val="pt-BR"/>
        </w:rPr>
        <w:t>huy chương đồng;</w:t>
      </w:r>
      <w:r w:rsidRPr="00565503">
        <w:rPr>
          <w:bCs/>
          <w:sz w:val="28"/>
          <w:szCs w:val="28"/>
          <w:lang w:val="pt-BR"/>
        </w:rPr>
        <w:t xml:space="preserve"> tại </w:t>
      </w:r>
      <w:ins w:id="70" w:author="ndchung" w:date="2009-09-21T15:56:00Z">
        <w:r w:rsidRPr="00565503">
          <w:rPr>
            <w:bCs/>
            <w:sz w:val="28"/>
            <w:szCs w:val="28"/>
            <w:lang w:val="pt-BR"/>
          </w:rPr>
          <w:t>giải Vovinam tiền AIG 3</w:t>
        </w:r>
      </w:ins>
      <w:r w:rsidR="006F2FB0" w:rsidRPr="00565503">
        <w:rPr>
          <w:bCs/>
          <w:sz w:val="28"/>
          <w:szCs w:val="28"/>
          <w:lang w:val="pt-BR"/>
        </w:rPr>
        <w:t>, đoàn thể thao nước ta cũng</w:t>
      </w:r>
      <w:ins w:id="71" w:author="ndchung" w:date="2009-09-21T15:56:00Z">
        <w:r w:rsidRPr="00565503">
          <w:rPr>
            <w:bCs/>
            <w:sz w:val="28"/>
            <w:szCs w:val="28"/>
            <w:lang w:val="pt-BR"/>
          </w:rPr>
          <w:t xml:space="preserve"> giành </w:t>
        </w:r>
      </w:ins>
      <w:r w:rsidR="006F2FB0" w:rsidRPr="00565503">
        <w:rPr>
          <w:bCs/>
          <w:sz w:val="28"/>
          <w:szCs w:val="28"/>
          <w:lang w:val="pt-BR"/>
        </w:rPr>
        <w:t xml:space="preserve">được </w:t>
      </w:r>
      <w:ins w:id="72" w:author="ndchung" w:date="2009-09-21T15:56:00Z">
        <w:r w:rsidRPr="00565503">
          <w:rPr>
            <w:bCs/>
            <w:sz w:val="28"/>
            <w:szCs w:val="28"/>
            <w:lang w:val="pt-BR"/>
          </w:rPr>
          <w:t xml:space="preserve">4 </w:t>
        </w:r>
      </w:ins>
      <w:r w:rsidR="006F2FB0" w:rsidRPr="00565503">
        <w:rPr>
          <w:bCs/>
          <w:sz w:val="28"/>
          <w:szCs w:val="28"/>
          <w:lang w:val="pt-BR"/>
        </w:rPr>
        <w:t>huy chương vàng</w:t>
      </w:r>
      <w:ins w:id="73" w:author="ndchung" w:date="2009-09-21T15:56:00Z">
        <w:r w:rsidRPr="00565503">
          <w:rPr>
            <w:bCs/>
            <w:sz w:val="28"/>
            <w:szCs w:val="28"/>
            <w:lang w:val="pt-BR"/>
          </w:rPr>
          <w:t xml:space="preserve">, 1 </w:t>
        </w:r>
      </w:ins>
      <w:r w:rsidR="00B45F3B" w:rsidRPr="00565503">
        <w:rPr>
          <w:bCs/>
          <w:sz w:val="28"/>
          <w:szCs w:val="28"/>
          <w:lang w:val="pt-BR"/>
        </w:rPr>
        <w:t xml:space="preserve">huy chương bạc </w:t>
      </w:r>
      <w:r w:rsidR="006F2FB0" w:rsidRPr="00565503">
        <w:rPr>
          <w:bCs/>
          <w:sz w:val="28"/>
          <w:szCs w:val="28"/>
          <w:lang w:val="pt-BR"/>
        </w:rPr>
        <w:t>và</w:t>
      </w:r>
      <w:ins w:id="74" w:author="ndchung" w:date="2009-09-21T15:56:00Z">
        <w:r w:rsidRPr="00565503">
          <w:rPr>
            <w:bCs/>
            <w:sz w:val="28"/>
            <w:szCs w:val="28"/>
            <w:lang w:val="pt-BR"/>
          </w:rPr>
          <w:t xml:space="preserve"> 2 </w:t>
        </w:r>
      </w:ins>
      <w:r w:rsidR="00B45F3B" w:rsidRPr="00565503">
        <w:rPr>
          <w:bCs/>
          <w:sz w:val="28"/>
          <w:szCs w:val="28"/>
          <w:lang w:val="pt-BR"/>
        </w:rPr>
        <w:t>huy chương đồng</w:t>
      </w:r>
      <w:r w:rsidRPr="00565503">
        <w:rPr>
          <w:bCs/>
          <w:sz w:val="28"/>
          <w:szCs w:val="28"/>
          <w:lang w:val="pt-BR"/>
        </w:rPr>
        <w:t xml:space="preserve">; </w:t>
      </w:r>
      <w:r w:rsidR="006F2FB0" w:rsidRPr="00565503">
        <w:rPr>
          <w:bCs/>
          <w:sz w:val="28"/>
          <w:szCs w:val="28"/>
          <w:lang w:val="pt-BR"/>
        </w:rPr>
        <w:t xml:space="preserve">đặc biệt tại giải </w:t>
      </w:r>
      <w:ins w:id="75" w:author="ndchung" w:date="2009-09-21T15:56:00Z">
        <w:r w:rsidR="006F2FB0" w:rsidRPr="00565503">
          <w:rPr>
            <w:bCs/>
            <w:sz w:val="28"/>
            <w:szCs w:val="28"/>
            <w:lang w:val="pt-BR"/>
          </w:rPr>
          <w:t xml:space="preserve">Paragames 5 </w:t>
        </w:r>
      </w:ins>
      <w:r w:rsidR="006F2FB0" w:rsidRPr="00565503">
        <w:rPr>
          <w:bCs/>
          <w:sz w:val="28"/>
          <w:szCs w:val="28"/>
          <w:lang w:val="pt-BR"/>
        </w:rPr>
        <w:t xml:space="preserve">tổ chức </w:t>
      </w:r>
      <w:ins w:id="76" w:author="ndchung" w:date="2009-09-21T15:56:00Z">
        <w:r w:rsidR="006F2FB0" w:rsidRPr="00565503">
          <w:rPr>
            <w:bCs/>
            <w:sz w:val="28"/>
            <w:szCs w:val="28"/>
            <w:lang w:val="pt-BR"/>
          </w:rPr>
          <w:t>tại Ma</w:t>
        </w:r>
      </w:ins>
      <w:r w:rsidR="00BF41B7" w:rsidRPr="00565503">
        <w:rPr>
          <w:bCs/>
          <w:sz w:val="28"/>
          <w:szCs w:val="28"/>
          <w:lang w:val="pt-BR"/>
        </w:rPr>
        <w:t>-</w:t>
      </w:r>
      <w:ins w:id="77" w:author="ndchung" w:date="2009-09-21T15:56:00Z">
        <w:r w:rsidR="006F2FB0" w:rsidRPr="00565503">
          <w:rPr>
            <w:bCs/>
            <w:sz w:val="28"/>
            <w:szCs w:val="28"/>
            <w:lang w:val="pt-BR"/>
          </w:rPr>
          <w:t>la</w:t>
        </w:r>
      </w:ins>
      <w:r w:rsidR="00BF41B7" w:rsidRPr="00565503">
        <w:rPr>
          <w:bCs/>
          <w:sz w:val="28"/>
          <w:szCs w:val="28"/>
          <w:lang w:val="pt-BR"/>
        </w:rPr>
        <w:t>i-x</w:t>
      </w:r>
      <w:ins w:id="78" w:author="ndchung" w:date="2009-09-21T15:56:00Z">
        <w:r w:rsidR="006F2FB0" w:rsidRPr="00565503">
          <w:rPr>
            <w:bCs/>
            <w:sz w:val="28"/>
            <w:szCs w:val="28"/>
            <w:lang w:val="pt-BR"/>
          </w:rPr>
          <w:t>i</w:t>
        </w:r>
      </w:ins>
      <w:r w:rsidR="00BF41B7" w:rsidRPr="00565503">
        <w:rPr>
          <w:bCs/>
          <w:sz w:val="28"/>
          <w:szCs w:val="28"/>
          <w:lang w:val="pt-BR"/>
        </w:rPr>
        <w:t>-</w:t>
      </w:r>
      <w:ins w:id="79" w:author="ndchung" w:date="2009-09-21T15:56:00Z">
        <w:r w:rsidR="006F2FB0" w:rsidRPr="00565503">
          <w:rPr>
            <w:bCs/>
            <w:sz w:val="28"/>
            <w:szCs w:val="28"/>
            <w:lang w:val="pt-BR"/>
          </w:rPr>
          <w:t>a</w:t>
        </w:r>
      </w:ins>
      <w:r w:rsidR="006F2FB0" w:rsidRPr="00565503">
        <w:rPr>
          <w:bCs/>
          <w:sz w:val="28"/>
          <w:szCs w:val="28"/>
          <w:lang w:val="pt-BR"/>
        </w:rPr>
        <w:t>, đ</w:t>
      </w:r>
      <w:ins w:id="80" w:author="ndchung" w:date="2009-09-21T15:56:00Z">
        <w:r w:rsidRPr="00565503">
          <w:rPr>
            <w:bCs/>
            <w:sz w:val="28"/>
            <w:szCs w:val="28"/>
            <w:lang w:val="pt-BR"/>
          </w:rPr>
          <w:t xml:space="preserve">oàn </w:t>
        </w:r>
      </w:ins>
      <w:r w:rsidR="006F2FB0" w:rsidRPr="00565503">
        <w:rPr>
          <w:bCs/>
          <w:sz w:val="28"/>
          <w:szCs w:val="28"/>
          <w:lang w:val="pt-BR"/>
        </w:rPr>
        <w:t>t</w:t>
      </w:r>
      <w:ins w:id="81" w:author="ndchung" w:date="2009-09-21T15:56:00Z">
        <w:r w:rsidRPr="00565503">
          <w:rPr>
            <w:bCs/>
            <w:sz w:val="28"/>
            <w:szCs w:val="28"/>
            <w:lang w:val="pt-BR"/>
          </w:rPr>
          <w:t xml:space="preserve">hể thao người khuyết tật Việt Nam </w:t>
        </w:r>
      </w:ins>
      <w:r w:rsidR="006F2FB0" w:rsidRPr="00565503">
        <w:rPr>
          <w:bCs/>
          <w:sz w:val="28"/>
          <w:szCs w:val="28"/>
          <w:lang w:val="pt-BR"/>
        </w:rPr>
        <w:t xml:space="preserve">đã </w:t>
      </w:r>
      <w:ins w:id="82" w:author="ndchung" w:date="2009-09-21T15:56:00Z">
        <w:r w:rsidRPr="00565503">
          <w:rPr>
            <w:bCs/>
            <w:sz w:val="28"/>
            <w:szCs w:val="28"/>
            <w:lang w:val="pt-BR"/>
          </w:rPr>
          <w:t>thi đấu xuất sắc</w:t>
        </w:r>
      </w:ins>
      <w:r w:rsidRPr="00565503">
        <w:rPr>
          <w:bCs/>
          <w:sz w:val="28"/>
          <w:szCs w:val="28"/>
          <w:lang w:val="pt-BR"/>
        </w:rPr>
        <w:t xml:space="preserve">, đứng vị trí thứ 3 toàn đoàn với </w:t>
      </w:r>
      <w:ins w:id="83" w:author="ndchung" w:date="2009-09-21T15:56:00Z">
        <w:r w:rsidRPr="00565503">
          <w:rPr>
            <w:bCs/>
            <w:sz w:val="28"/>
            <w:szCs w:val="28"/>
            <w:lang w:val="pt-BR"/>
          </w:rPr>
          <w:t xml:space="preserve">73 </w:t>
        </w:r>
      </w:ins>
      <w:r w:rsidR="006F2FB0" w:rsidRPr="00565503">
        <w:rPr>
          <w:bCs/>
          <w:sz w:val="28"/>
          <w:szCs w:val="28"/>
          <w:lang w:val="pt-BR"/>
        </w:rPr>
        <w:t>huy chương vàng</w:t>
      </w:r>
      <w:ins w:id="84" w:author="ndchung" w:date="2009-09-21T15:56:00Z">
        <w:r w:rsidRPr="00565503">
          <w:rPr>
            <w:bCs/>
            <w:sz w:val="28"/>
            <w:szCs w:val="28"/>
            <w:lang w:val="pt-BR"/>
          </w:rPr>
          <w:t xml:space="preserve">, 57 </w:t>
        </w:r>
      </w:ins>
      <w:r w:rsidR="00B45F3B" w:rsidRPr="00565503">
        <w:rPr>
          <w:bCs/>
          <w:sz w:val="28"/>
          <w:szCs w:val="28"/>
          <w:lang w:val="pt-BR"/>
        </w:rPr>
        <w:t xml:space="preserve">huy chương bạc </w:t>
      </w:r>
      <w:r w:rsidR="006F2FB0" w:rsidRPr="00565503">
        <w:rPr>
          <w:bCs/>
          <w:sz w:val="28"/>
          <w:szCs w:val="28"/>
          <w:lang w:val="pt-BR"/>
        </w:rPr>
        <w:t xml:space="preserve">và </w:t>
      </w:r>
      <w:ins w:id="85" w:author="ndchung" w:date="2009-09-21T15:56:00Z">
        <w:r w:rsidRPr="00565503">
          <w:rPr>
            <w:bCs/>
            <w:sz w:val="28"/>
            <w:szCs w:val="28"/>
            <w:lang w:val="pt-BR"/>
          </w:rPr>
          <w:t xml:space="preserve">45 </w:t>
        </w:r>
      </w:ins>
      <w:r w:rsidR="00B45F3B" w:rsidRPr="00565503">
        <w:rPr>
          <w:bCs/>
          <w:sz w:val="28"/>
          <w:szCs w:val="28"/>
          <w:lang w:val="pt-BR"/>
        </w:rPr>
        <w:t>huy chương đồng</w:t>
      </w:r>
      <w:r w:rsidRPr="00565503">
        <w:rPr>
          <w:bCs/>
          <w:sz w:val="28"/>
          <w:szCs w:val="28"/>
          <w:lang w:val="pt-BR"/>
        </w:rPr>
        <w:t>.</w:t>
      </w:r>
    </w:p>
    <w:p w14:paraId="44F63BC2" w14:textId="77777777" w:rsidR="00717363" w:rsidRPr="00565503" w:rsidRDefault="00717363" w:rsidP="00E40FFB">
      <w:pPr>
        <w:spacing w:before="40" w:after="40" w:line="302" w:lineRule="auto"/>
        <w:ind w:firstLine="720"/>
        <w:jc w:val="both"/>
        <w:rPr>
          <w:sz w:val="28"/>
          <w:szCs w:val="28"/>
          <w:lang w:val="pt-BR"/>
        </w:rPr>
      </w:pPr>
      <w:r w:rsidRPr="00565503">
        <w:rPr>
          <w:bCs/>
          <w:sz w:val="28"/>
          <w:szCs w:val="28"/>
          <w:lang w:val="pt-BR"/>
        </w:rPr>
        <w:t xml:space="preserve">Trong hoạt động thể thao thành tích cao, ngành Thể dục </w:t>
      </w:r>
      <w:r w:rsidR="00B45F3B" w:rsidRPr="00565503">
        <w:rPr>
          <w:bCs/>
          <w:sz w:val="28"/>
          <w:szCs w:val="28"/>
          <w:lang w:val="pt-BR"/>
        </w:rPr>
        <w:t>Thể</w:t>
      </w:r>
      <w:r w:rsidRPr="00565503">
        <w:rPr>
          <w:bCs/>
          <w:sz w:val="28"/>
          <w:szCs w:val="28"/>
          <w:lang w:val="pt-BR"/>
        </w:rPr>
        <w:t xml:space="preserve"> thao đang</w:t>
      </w:r>
      <w:r w:rsidRPr="00565503">
        <w:rPr>
          <w:sz w:val="28"/>
          <w:szCs w:val="28"/>
          <w:lang w:val="pt-BR"/>
        </w:rPr>
        <w:t xml:space="preserve"> </w:t>
      </w:r>
      <w:r w:rsidR="00B45F3B" w:rsidRPr="00565503">
        <w:rPr>
          <w:sz w:val="28"/>
          <w:szCs w:val="28"/>
          <w:lang w:val="pt-BR"/>
        </w:rPr>
        <w:t xml:space="preserve">khẩn trương thực hiện công tác </w:t>
      </w:r>
      <w:r w:rsidRPr="00565503">
        <w:rPr>
          <w:sz w:val="28"/>
          <w:szCs w:val="28"/>
          <w:lang w:val="pt-BR"/>
        </w:rPr>
        <w:t xml:space="preserve">chuẩn bị </w:t>
      </w:r>
      <w:r w:rsidR="00B45F3B" w:rsidRPr="00565503">
        <w:rPr>
          <w:sz w:val="28"/>
          <w:szCs w:val="28"/>
          <w:lang w:val="pt-BR"/>
        </w:rPr>
        <w:t xml:space="preserve">để tổ chức Đại hội thể thao Châu Á trong nhà lần thứ 3 trong </w:t>
      </w:r>
      <w:r w:rsidRPr="00565503">
        <w:rPr>
          <w:sz w:val="28"/>
          <w:szCs w:val="28"/>
          <w:lang w:val="pt-BR"/>
        </w:rPr>
        <w:t xml:space="preserve">năm </w:t>
      </w:r>
      <w:r w:rsidR="00B45F3B" w:rsidRPr="00565503">
        <w:rPr>
          <w:sz w:val="28"/>
          <w:szCs w:val="28"/>
          <w:lang w:val="pt-BR"/>
        </w:rPr>
        <w:t>nay</w:t>
      </w:r>
      <w:r w:rsidRPr="00565503">
        <w:rPr>
          <w:sz w:val="28"/>
          <w:szCs w:val="28"/>
          <w:lang w:val="pt-BR"/>
        </w:rPr>
        <w:t xml:space="preserve"> tại Việt Nam</w:t>
      </w:r>
      <w:r w:rsidR="00B45F3B" w:rsidRPr="00565503">
        <w:rPr>
          <w:sz w:val="28"/>
          <w:szCs w:val="28"/>
          <w:lang w:val="pt-BR"/>
        </w:rPr>
        <w:t xml:space="preserve">. </w:t>
      </w:r>
      <w:r w:rsidR="00B436FD" w:rsidRPr="00565503">
        <w:rPr>
          <w:sz w:val="28"/>
          <w:szCs w:val="28"/>
          <w:lang w:val="pt-BR"/>
        </w:rPr>
        <w:t>Ngoài ra, t</w:t>
      </w:r>
      <w:r w:rsidRPr="00565503">
        <w:rPr>
          <w:sz w:val="28"/>
          <w:szCs w:val="28"/>
          <w:lang w:val="pt-BR"/>
        </w:rPr>
        <w:t xml:space="preserve">ừ đầu năm </w:t>
      </w:r>
      <w:r w:rsidR="00B436FD" w:rsidRPr="00565503">
        <w:rPr>
          <w:bCs/>
          <w:sz w:val="28"/>
          <w:szCs w:val="28"/>
          <w:lang w:val="pt-BR"/>
        </w:rPr>
        <w:t xml:space="preserve">ngành Thể dục Thể thao </w:t>
      </w:r>
      <w:r w:rsidR="00B436FD" w:rsidRPr="00565503">
        <w:rPr>
          <w:sz w:val="28"/>
          <w:szCs w:val="28"/>
          <w:lang w:val="pt-BR"/>
        </w:rPr>
        <w:t xml:space="preserve">đã tổ chức thành công </w:t>
      </w:r>
      <w:r w:rsidRPr="00565503">
        <w:rPr>
          <w:sz w:val="28"/>
          <w:szCs w:val="28"/>
          <w:lang w:val="pt-BR"/>
        </w:rPr>
        <w:t xml:space="preserve">16 giải thi đấu thể thao quốc tế </w:t>
      </w:r>
      <w:r w:rsidR="00572279">
        <w:rPr>
          <w:sz w:val="28"/>
          <w:szCs w:val="28"/>
          <w:lang w:val="pt-BR"/>
        </w:rPr>
        <w:t>trong n</w:t>
      </w:r>
      <w:r w:rsidR="00572279" w:rsidRPr="00572279">
        <w:rPr>
          <w:sz w:val="28"/>
          <w:szCs w:val="28"/>
          <w:lang w:val="pt-BR"/>
        </w:rPr>
        <w:t>ước</w:t>
      </w:r>
      <w:r w:rsidR="00572279">
        <w:rPr>
          <w:sz w:val="28"/>
          <w:szCs w:val="28"/>
          <w:lang w:val="pt-BR"/>
        </w:rPr>
        <w:t xml:space="preserve"> </w:t>
      </w:r>
      <w:r w:rsidR="00B436FD" w:rsidRPr="00565503">
        <w:rPr>
          <w:sz w:val="28"/>
          <w:szCs w:val="28"/>
          <w:lang w:val="pt-BR"/>
        </w:rPr>
        <w:t>và tuyển chọn vận động viên tham dự</w:t>
      </w:r>
      <w:r w:rsidRPr="00565503">
        <w:rPr>
          <w:sz w:val="28"/>
          <w:szCs w:val="28"/>
          <w:lang w:val="pt-BR"/>
        </w:rPr>
        <w:t xml:space="preserve"> 64 giải thi đấu </w:t>
      </w:r>
      <w:r w:rsidR="00B436FD" w:rsidRPr="00565503">
        <w:rPr>
          <w:sz w:val="28"/>
          <w:szCs w:val="28"/>
          <w:lang w:val="pt-BR"/>
        </w:rPr>
        <w:t>ở nước ngoài với thành tích</w:t>
      </w:r>
      <w:r w:rsidRPr="00565503">
        <w:rPr>
          <w:sz w:val="28"/>
          <w:szCs w:val="28"/>
          <w:lang w:val="pt-BR"/>
        </w:rPr>
        <w:t xml:space="preserve"> 508 huy chương các loại, bao gồm 186 </w:t>
      </w:r>
      <w:r w:rsidR="00B436FD" w:rsidRPr="00565503">
        <w:rPr>
          <w:sz w:val="28"/>
          <w:szCs w:val="28"/>
          <w:lang w:val="pt-BR"/>
        </w:rPr>
        <w:t>huy chương vàng,</w:t>
      </w:r>
      <w:r w:rsidRPr="00565503">
        <w:rPr>
          <w:sz w:val="28"/>
          <w:szCs w:val="28"/>
          <w:lang w:val="pt-BR"/>
        </w:rPr>
        <w:t xml:space="preserve"> 145 </w:t>
      </w:r>
      <w:r w:rsidR="00B436FD" w:rsidRPr="00565503">
        <w:rPr>
          <w:sz w:val="28"/>
          <w:szCs w:val="28"/>
          <w:lang w:val="pt-BR"/>
        </w:rPr>
        <w:t>huy chương bạc và</w:t>
      </w:r>
      <w:r w:rsidRPr="00565503">
        <w:rPr>
          <w:sz w:val="28"/>
          <w:szCs w:val="28"/>
          <w:lang w:val="pt-BR"/>
        </w:rPr>
        <w:t xml:space="preserve"> 167 </w:t>
      </w:r>
      <w:r w:rsidR="00B436FD" w:rsidRPr="00565503">
        <w:rPr>
          <w:sz w:val="28"/>
          <w:szCs w:val="28"/>
          <w:lang w:val="pt-BR"/>
        </w:rPr>
        <w:t>huy chương đồng</w:t>
      </w:r>
      <w:r w:rsidRPr="00565503">
        <w:rPr>
          <w:sz w:val="28"/>
          <w:szCs w:val="28"/>
          <w:lang w:val="pt-BR"/>
        </w:rPr>
        <w:t>.</w:t>
      </w:r>
    </w:p>
    <w:p w14:paraId="355F4882" w14:textId="77777777" w:rsidR="00717363" w:rsidRPr="00565503" w:rsidDel="00BC6948" w:rsidRDefault="00140B1D" w:rsidP="00E40FFB">
      <w:pPr>
        <w:spacing w:before="40" w:after="40" w:line="302" w:lineRule="auto"/>
        <w:ind w:firstLine="720"/>
        <w:jc w:val="both"/>
        <w:rPr>
          <w:del w:id="86" w:author="user" w:date="2008-09-20T20:40:00Z"/>
          <w:b/>
          <w:bCs/>
          <w:sz w:val="28"/>
          <w:szCs w:val="28"/>
          <w:lang w:val="pt-BR"/>
          <w:rPrChange w:id="87" w:author="vtson" w:date="2008-09-22T09:18:00Z">
            <w:rPr>
              <w:del w:id="88" w:author="user" w:date="2008-09-20T20:40:00Z"/>
              <w:szCs w:val="26"/>
            </w:rPr>
          </w:rPrChange>
        </w:rPr>
      </w:pPr>
      <w:r w:rsidRPr="00565503">
        <w:rPr>
          <w:b/>
          <w:bCs/>
          <w:sz w:val="28"/>
          <w:szCs w:val="28"/>
          <w:lang w:val="pt-BR"/>
        </w:rPr>
        <w:t>6</w:t>
      </w:r>
      <w:r w:rsidR="00717363" w:rsidRPr="00565503">
        <w:rPr>
          <w:b/>
          <w:bCs/>
          <w:sz w:val="28"/>
          <w:szCs w:val="28"/>
          <w:lang w:val="pt-BR"/>
        </w:rPr>
        <w:t>. Tai nạn giao thông</w:t>
      </w:r>
      <w:del w:id="89" w:author="user" w:date="2008-09-20T20:40:00Z">
        <w:r w:rsidR="00717363" w:rsidRPr="00565503" w:rsidDel="00BC6948">
          <w:rPr>
            <w:b/>
            <w:bCs/>
            <w:sz w:val="28"/>
            <w:szCs w:val="28"/>
            <w:lang w:val="pt-BR"/>
          </w:rPr>
          <w:delText xml:space="preserve">Cũng theo báo cáo của các Cục Thống kê tỉnh/thành phố, </w:delText>
        </w:r>
      </w:del>
      <w:del w:id="90" w:author="user" w:date="2008-09-20T07:03:00Z">
        <w:r w:rsidR="00717363" w:rsidRPr="00565503" w:rsidDel="00BB6F0B">
          <w:rPr>
            <w:b/>
            <w:bCs/>
            <w:sz w:val="28"/>
            <w:szCs w:val="28"/>
            <w:lang w:val="pt-BR"/>
          </w:rPr>
          <w:delText>thiếu đói tăng nhẹ trong tháng 6 so với cùng kỳ năm trước</w:delText>
        </w:r>
      </w:del>
      <w:del w:id="91" w:author="user" w:date="2008-09-20T10:32:00Z">
        <w:r w:rsidR="00717363" w:rsidRPr="00565503" w:rsidDel="001E5357">
          <w:rPr>
            <w:b/>
            <w:bCs/>
            <w:sz w:val="28"/>
            <w:szCs w:val="28"/>
            <w:lang w:val="pt-BR"/>
          </w:rPr>
          <w:delText xml:space="preserve"> ở một số tỉnh như Cao Bằng, Bắc Giang, Hoà Bình, Nghệ An và trong tháng 9 ở một số tỉnh thuộc vùng Bắc Trung Bộ và Tây Nguyên </w:delText>
        </w:r>
        <w:r w:rsidR="00717363" w:rsidRPr="00565503" w:rsidDel="001E5357">
          <w:rPr>
            <w:b/>
            <w:bCs/>
            <w:snapToGrid w:val="0"/>
            <w:color w:val="000000"/>
            <w:sz w:val="28"/>
            <w:szCs w:val="28"/>
            <w:lang w:val="pt-BR"/>
            <w:rPrChange w:id="92" w:author="vtson" w:date="2008-09-22T09:18:00Z">
              <w:rPr>
                <w:snapToGrid w:val="0"/>
                <w:color w:val="000000"/>
                <w:szCs w:val="26"/>
              </w:rPr>
            </w:rPrChange>
          </w:rPr>
          <w:delText>d</w:delText>
        </w:r>
        <w:r w:rsidR="00717363" w:rsidRPr="00565503" w:rsidDel="001E5357">
          <w:rPr>
            <w:b/>
            <w:bCs/>
            <w:sz w:val="28"/>
            <w:szCs w:val="28"/>
            <w:lang w:val="pt-BR"/>
            <w:rPrChange w:id="93" w:author="vtson" w:date="2008-09-22T09:18:00Z">
              <w:rPr>
                <w:szCs w:val="26"/>
              </w:rPr>
            </w:rPrChange>
          </w:rPr>
          <w:delText>o ảnh hưởng của cơn bão số 2. Tuy nhiên, thiếu đói giảm hơn so với cùng kỳ năm trước đối với 7 tháng còn lại nên 9 tháng đầu năm 2007 số lượt hộ và nhân khẩu thiếu đói giảm so với cùng kỳ năm 2006 (lượt hộ thiếu đói giảm 24,1%; lượt nhân khẩu thiếu đói giảm 28,6%).</w:delText>
        </w:r>
      </w:del>
    </w:p>
    <w:p w14:paraId="236D848F" w14:textId="77777777" w:rsidR="00717363" w:rsidRPr="00565503" w:rsidDel="001E5357" w:rsidRDefault="00717363" w:rsidP="00E40FFB">
      <w:pPr>
        <w:spacing w:before="40" w:after="40" w:line="302" w:lineRule="auto"/>
        <w:ind w:firstLine="720"/>
        <w:jc w:val="both"/>
        <w:rPr>
          <w:del w:id="94" w:author="user" w:date="2008-09-20T10:35:00Z"/>
          <w:b/>
          <w:bCs/>
          <w:snapToGrid w:val="0"/>
          <w:color w:val="000000"/>
          <w:sz w:val="28"/>
          <w:szCs w:val="28"/>
          <w:lang w:val="pt-BR"/>
          <w:rPrChange w:id="95" w:author="vtson" w:date="2008-09-22T09:18:00Z">
            <w:rPr>
              <w:del w:id="96" w:author="user" w:date="2008-09-20T10:35:00Z"/>
              <w:snapToGrid w:val="0"/>
              <w:color w:val="000000"/>
              <w:szCs w:val="26"/>
            </w:rPr>
          </w:rPrChange>
        </w:rPr>
      </w:pPr>
      <w:del w:id="97" w:author="user" w:date="2008-09-20T10:35:00Z">
        <w:r w:rsidRPr="00565503" w:rsidDel="001E5357">
          <w:rPr>
            <w:b/>
            <w:bCs/>
            <w:sz w:val="28"/>
            <w:szCs w:val="28"/>
            <w:lang w:val="pt-BR"/>
            <w:rPrChange w:id="98" w:author="vtson" w:date="2008-09-22T09:18:00Z">
              <w:rPr>
                <w:szCs w:val="26"/>
              </w:rPr>
            </w:rPrChange>
          </w:rPr>
          <w:delText>So với cùng kỳ năm 2006, thiếu đói giảm nhiều nhất vào tháng 1 với số hộ và nhân khẩu thiếu đói đều giảm trên 50%</w:delText>
        </w:r>
        <w:r w:rsidRPr="00565503" w:rsidDel="001E5357">
          <w:rPr>
            <w:b/>
            <w:bCs/>
            <w:snapToGrid w:val="0"/>
            <w:color w:val="000000"/>
            <w:sz w:val="28"/>
            <w:szCs w:val="28"/>
            <w:lang w:val="pt-BR"/>
            <w:rPrChange w:id="99" w:author="vtson" w:date="2008-09-22T09:18:00Z">
              <w:rPr>
                <w:snapToGrid w:val="0"/>
                <w:color w:val="000000"/>
                <w:szCs w:val="26"/>
              </w:rPr>
            </w:rPrChange>
          </w:rPr>
          <w:delText>. Tháng 7 là tháng có số hộ và nhân khẩu thiếu đói ít nhất so với các tháng khác. Tính đến thời điểm 21/9/2007, s</w:delText>
        </w:r>
        <w:r w:rsidRPr="00565503" w:rsidDel="001E5357">
          <w:rPr>
            <w:b/>
            <w:bCs/>
            <w:sz w:val="28"/>
            <w:szCs w:val="28"/>
            <w:lang w:val="pt-BR"/>
            <w:rPrChange w:id="100" w:author="vtson" w:date="2008-09-22T09:18:00Z">
              <w:rPr>
                <w:szCs w:val="26"/>
              </w:rPr>
            </w:rPrChange>
          </w:rPr>
          <w:delText>ố hộ thiếu đói là 33.198</w:delText>
        </w:r>
        <w:r w:rsidRPr="00565503" w:rsidDel="001E5357">
          <w:rPr>
            <w:b/>
            <w:bCs/>
            <w:snapToGrid w:val="0"/>
            <w:color w:val="000000"/>
            <w:sz w:val="28"/>
            <w:szCs w:val="28"/>
            <w:lang w:val="pt-BR"/>
            <w:rPrChange w:id="101" w:author="vtson" w:date="2008-09-22T09:18:00Z">
              <w:rPr>
                <w:snapToGrid w:val="0"/>
                <w:color w:val="000000"/>
                <w:szCs w:val="26"/>
              </w:rPr>
            </w:rPrChange>
          </w:rPr>
          <w:delText xml:space="preserve"> hộ (chiếm khoảng 0,3% hộ nông nghiệp) tương ứng với 159.895 người (chiếm khoảng 0,3% nhân khẩu nông nghiệp), tập trung chủ yếu ở các tỉnh thuộc vùng Tây Bắc, Bắc Trung Bộ, Duyên hải Nam Trung Bộ và Tây Nguyên như Lai Châu, Cao Bằng, … Nguyên nhân chính dẫn đến thiếu đói vẫn là do thời tiết không thuận lợi, năng lực sản xuất trong nông nghiệp kém, thiếu vốn, hộ có đông con, hộ già cả neo đơn không nơi nương tựa.</w:delText>
        </w:r>
      </w:del>
    </w:p>
    <w:p w14:paraId="3B8339EA" w14:textId="77777777" w:rsidR="00717363" w:rsidRPr="00565503" w:rsidDel="001E5357" w:rsidRDefault="00717363" w:rsidP="00E40FFB">
      <w:pPr>
        <w:spacing w:before="40" w:after="40" w:line="302" w:lineRule="auto"/>
        <w:ind w:firstLine="720"/>
        <w:jc w:val="both"/>
        <w:rPr>
          <w:del w:id="102" w:author="user" w:date="2008-09-20T10:36:00Z"/>
          <w:b/>
          <w:bCs/>
          <w:snapToGrid w:val="0"/>
          <w:color w:val="000000"/>
          <w:sz w:val="28"/>
          <w:szCs w:val="28"/>
          <w:lang w:val="pt-BR"/>
        </w:rPr>
      </w:pPr>
      <w:del w:id="103" w:author="user" w:date="2008-09-20T10:36:00Z">
        <w:r w:rsidRPr="00565503" w:rsidDel="001E5357">
          <w:rPr>
            <w:b/>
            <w:bCs/>
            <w:snapToGrid w:val="0"/>
            <w:color w:val="000000"/>
            <w:sz w:val="28"/>
            <w:szCs w:val="28"/>
            <w:lang w:val="pt-BR"/>
          </w:rPr>
          <w:delText>Để khắc phục tình trạng thiếu đói, tính từ đầu năm 2007 đến nay các cấp, các ngành, các tổ chức đoàn thể từ Trung ương đến địa phương đã hỗ trợ cho các hộ thiếu đói khoảng 5.112 tấn lương thực và 3,31 tỷ đồng.</w:delText>
        </w:r>
      </w:del>
    </w:p>
    <w:p w14:paraId="3451A94A" w14:textId="77777777" w:rsidR="00717363" w:rsidRPr="00565503" w:rsidDel="00104C06" w:rsidRDefault="00717363" w:rsidP="00E40FFB">
      <w:pPr>
        <w:spacing w:before="40" w:after="40" w:line="302" w:lineRule="auto"/>
        <w:ind w:firstLine="720"/>
        <w:jc w:val="both"/>
        <w:rPr>
          <w:del w:id="104" w:author="vtson" w:date="2008-09-22T09:18:00Z"/>
          <w:b/>
          <w:bCs/>
          <w:sz w:val="28"/>
          <w:szCs w:val="28"/>
          <w:lang w:val="pt-BR"/>
        </w:rPr>
      </w:pPr>
    </w:p>
    <w:p w14:paraId="3BD84936" w14:textId="77777777" w:rsidR="00717363" w:rsidRPr="00565503" w:rsidRDefault="00717363" w:rsidP="00E40FFB">
      <w:pPr>
        <w:spacing w:before="40" w:after="40" w:line="302" w:lineRule="auto"/>
        <w:ind w:firstLine="720"/>
        <w:jc w:val="both"/>
        <w:rPr>
          <w:b/>
          <w:bCs/>
          <w:sz w:val="28"/>
          <w:szCs w:val="28"/>
          <w:lang w:val="pt-BR"/>
        </w:rPr>
      </w:pPr>
    </w:p>
    <w:p w14:paraId="737D6179" w14:textId="77777777" w:rsidR="00717363" w:rsidRPr="00565503" w:rsidRDefault="00717363" w:rsidP="00E40FFB">
      <w:pPr>
        <w:pStyle w:val="BodyText"/>
        <w:tabs>
          <w:tab w:val="left" w:pos="-2340"/>
          <w:tab w:val="num" w:pos="360"/>
        </w:tabs>
        <w:spacing w:before="40" w:after="40" w:line="302" w:lineRule="auto"/>
        <w:ind w:firstLine="720"/>
        <w:rPr>
          <w:rFonts w:ascii="Times New Roman" w:hAnsi="Times New Roman"/>
          <w:szCs w:val="28"/>
          <w:lang w:val="es-MX"/>
        </w:rPr>
      </w:pPr>
      <w:r w:rsidRPr="00565503">
        <w:rPr>
          <w:rFonts w:ascii="Times New Roman" w:hAnsi="Times New Roman"/>
          <w:szCs w:val="28"/>
          <w:lang w:val="es-MX"/>
        </w:rPr>
        <w:t>Tính chung 8 tháng năm 2009, trên địa bàn cả nước đã xảy ra 819</w:t>
      </w:r>
      <w:r w:rsidR="00BF41B7" w:rsidRPr="00565503">
        <w:rPr>
          <w:rFonts w:ascii="Times New Roman" w:hAnsi="Times New Roman"/>
          <w:szCs w:val="28"/>
          <w:lang w:val="es-MX"/>
        </w:rPr>
        <w:t>7</w:t>
      </w:r>
      <w:r w:rsidRPr="00565503">
        <w:rPr>
          <w:rFonts w:ascii="Times New Roman" w:hAnsi="Times New Roman"/>
          <w:szCs w:val="28"/>
          <w:lang w:val="es-MX"/>
        </w:rPr>
        <w:t xml:space="preserve"> vụ tai nạn giao thông, làm chết 7694 người và làm bị thương 5127 người, trong đó tai nạn giao thông đường bộ chiếm 94% về số vụ; 96% về số người chết và 96% về số người bị thương. So với cùng kỳ năm 2008, số vụ tai nạn giao thông giảm 3,8%; số người chết giảm 0,6% và số người bị thương giảm 7,7%. Bình quân một ngày trong 8 tháng năm 2009, trên địa bàn cả nước xảy ra 34 vụ tai nạn giao thông, làm chết 32 người và làm bị thương 21 người. </w:t>
      </w:r>
    </w:p>
    <w:p w14:paraId="2C115C63" w14:textId="77777777" w:rsidR="0058604A" w:rsidRPr="00E40FFB" w:rsidRDefault="00A0798F" w:rsidP="00E40FFB">
      <w:pPr>
        <w:spacing w:before="40" w:after="40" w:line="302" w:lineRule="auto"/>
        <w:ind w:firstLine="720"/>
        <w:jc w:val="both"/>
        <w:rPr>
          <w:spacing w:val="-6"/>
          <w:sz w:val="28"/>
          <w:szCs w:val="28"/>
          <w:lang w:val="es-MX"/>
        </w:rPr>
      </w:pPr>
      <w:r w:rsidRPr="00E40FFB">
        <w:rPr>
          <w:i/>
          <w:spacing w:val="-6"/>
          <w:sz w:val="28"/>
          <w:szCs w:val="28"/>
          <w:lang w:val="es-MX"/>
        </w:rPr>
        <w:t>Khái quát lại,</w:t>
      </w:r>
      <w:r w:rsidRPr="00E40FFB">
        <w:rPr>
          <w:spacing w:val="-6"/>
          <w:sz w:val="28"/>
          <w:szCs w:val="28"/>
          <w:lang w:val="es-MX"/>
        </w:rPr>
        <w:t xml:space="preserve"> </w:t>
      </w:r>
      <w:r w:rsidR="00815AB8" w:rsidRPr="00E40FFB">
        <w:rPr>
          <w:spacing w:val="-6"/>
          <w:sz w:val="28"/>
          <w:szCs w:val="28"/>
          <w:lang w:val="es-MX"/>
        </w:rPr>
        <w:t xml:space="preserve">trong bối cảnh khó khăn của khủng hoảng kinh tế thế giới, </w:t>
      </w:r>
      <w:r w:rsidRPr="00E40FFB">
        <w:rPr>
          <w:spacing w:val="-6"/>
          <w:sz w:val="28"/>
          <w:szCs w:val="28"/>
          <w:lang w:val="es-MX"/>
        </w:rPr>
        <w:t>kinh tế-xã hội 9 tháng năm 2009</w:t>
      </w:r>
      <w:r w:rsidR="00815AB8" w:rsidRPr="00E40FFB">
        <w:rPr>
          <w:spacing w:val="-6"/>
          <w:sz w:val="28"/>
          <w:szCs w:val="28"/>
          <w:lang w:val="es-MX"/>
        </w:rPr>
        <w:t xml:space="preserve"> của nước ta vẫn</w:t>
      </w:r>
      <w:r w:rsidRPr="00E40FFB">
        <w:rPr>
          <w:spacing w:val="-6"/>
          <w:sz w:val="28"/>
          <w:szCs w:val="28"/>
          <w:lang w:val="es-MX"/>
        </w:rPr>
        <w:t xml:space="preserve"> đạt được kết quả tích cực. Các cân đối vĩ mô được duy trì ở mức hợp lý; sản xuất công nghiệp </w:t>
      </w:r>
      <w:r w:rsidR="00815AB8" w:rsidRPr="00E40FFB">
        <w:rPr>
          <w:spacing w:val="-6"/>
          <w:sz w:val="28"/>
          <w:szCs w:val="28"/>
          <w:lang w:val="es-MX"/>
        </w:rPr>
        <w:t>phát triển</w:t>
      </w:r>
      <w:r w:rsidRPr="00E40FFB">
        <w:rPr>
          <w:spacing w:val="-6"/>
          <w:sz w:val="28"/>
          <w:szCs w:val="28"/>
          <w:lang w:val="es-MX"/>
        </w:rPr>
        <w:t>; sản lượng xuất khẩu của nhiều mặt hàng vẫn giữ được mức tăng khá; công tác an sinh xã hội được tă</w:t>
      </w:r>
      <w:r w:rsidR="00B55B67" w:rsidRPr="00E40FFB">
        <w:rPr>
          <w:spacing w:val="-6"/>
          <w:sz w:val="28"/>
          <w:szCs w:val="28"/>
          <w:lang w:val="es-MX"/>
        </w:rPr>
        <w:t>ng cường; củng cố lòng tin của nhân dân</w:t>
      </w:r>
      <w:r w:rsidRPr="00E40FFB">
        <w:rPr>
          <w:spacing w:val="-6"/>
          <w:sz w:val="28"/>
          <w:szCs w:val="28"/>
          <w:lang w:val="es-MX"/>
        </w:rPr>
        <w:t xml:space="preserve">. Những kết quả đạt được trong 9 tháng qua thể hiện sự nỗ lực và cố gắng rất lớn của Đảng, Chính phủ, của cộng đồng doanh nghiệp, </w:t>
      </w:r>
      <w:r w:rsidR="00197030" w:rsidRPr="00E40FFB">
        <w:rPr>
          <w:spacing w:val="-6"/>
          <w:sz w:val="28"/>
          <w:szCs w:val="28"/>
          <w:lang w:val="es-MX"/>
        </w:rPr>
        <w:t xml:space="preserve">các </w:t>
      </w:r>
      <w:r w:rsidRPr="00E40FFB">
        <w:rPr>
          <w:spacing w:val="-6"/>
          <w:sz w:val="28"/>
          <w:szCs w:val="28"/>
          <w:lang w:val="es-MX"/>
        </w:rPr>
        <w:t xml:space="preserve">tập đoàn và của mỗi người dân; là kết quả của sự thống nhất đồng thuận trong hành động của các cấp, các ngành từ trung ương đến địa phương. </w:t>
      </w:r>
      <w:r w:rsidR="005D278B" w:rsidRPr="00E40FFB">
        <w:rPr>
          <w:spacing w:val="-6"/>
          <w:sz w:val="28"/>
          <w:szCs w:val="28"/>
          <w:lang w:val="es-MX"/>
        </w:rPr>
        <w:t>Trên cơ sở kết quả đã đạt được trong 9 tháng</w:t>
      </w:r>
      <w:r w:rsidR="00197030" w:rsidRPr="00E40FFB">
        <w:rPr>
          <w:spacing w:val="-6"/>
          <w:sz w:val="28"/>
          <w:szCs w:val="28"/>
          <w:lang w:val="es-MX"/>
        </w:rPr>
        <w:t>,</w:t>
      </w:r>
      <w:r w:rsidR="005D278B" w:rsidRPr="00E40FFB">
        <w:rPr>
          <w:spacing w:val="-6"/>
          <w:sz w:val="28"/>
          <w:szCs w:val="28"/>
          <w:lang w:val="es-MX"/>
        </w:rPr>
        <w:t xml:space="preserve"> v</w:t>
      </w:r>
      <w:r w:rsidR="00197030" w:rsidRPr="00E40FFB">
        <w:rPr>
          <w:spacing w:val="-6"/>
          <w:sz w:val="28"/>
          <w:szCs w:val="28"/>
          <w:lang w:val="es-MX"/>
        </w:rPr>
        <w:t>ới</w:t>
      </w:r>
      <w:r w:rsidR="005D278B" w:rsidRPr="00E40FFB">
        <w:rPr>
          <w:spacing w:val="-6"/>
          <w:sz w:val="28"/>
          <w:szCs w:val="28"/>
          <w:lang w:val="es-MX"/>
        </w:rPr>
        <w:t xml:space="preserve"> những thuận lợi</w:t>
      </w:r>
      <w:r w:rsidR="00197030" w:rsidRPr="00E40FFB">
        <w:rPr>
          <w:spacing w:val="-6"/>
          <w:sz w:val="28"/>
          <w:szCs w:val="28"/>
          <w:lang w:val="es-MX"/>
        </w:rPr>
        <w:t xml:space="preserve"> và</w:t>
      </w:r>
      <w:r w:rsidR="005D278B" w:rsidRPr="00E40FFB">
        <w:rPr>
          <w:spacing w:val="-6"/>
          <w:sz w:val="28"/>
          <w:szCs w:val="28"/>
          <w:lang w:val="es-MX"/>
        </w:rPr>
        <w:t xml:space="preserve"> khó khăn của nền kinh tế từ nay đến cuối năm, có thể dự báo tăng trưởng kinh tế cả năm 2009 </w:t>
      </w:r>
      <w:r w:rsidR="00197030" w:rsidRPr="00E40FFB">
        <w:rPr>
          <w:spacing w:val="-6"/>
          <w:sz w:val="28"/>
          <w:szCs w:val="28"/>
          <w:lang w:val="es-MX"/>
        </w:rPr>
        <w:t>đạt</w:t>
      </w:r>
      <w:r w:rsidR="005D278B" w:rsidRPr="00E40FFB">
        <w:rPr>
          <w:spacing w:val="-6"/>
          <w:sz w:val="28"/>
          <w:szCs w:val="28"/>
          <w:lang w:val="es-MX"/>
        </w:rPr>
        <w:t xml:space="preserve"> 5-5,2%. </w:t>
      </w:r>
      <w:r w:rsidR="00815AB8" w:rsidRPr="00E40FFB">
        <w:rPr>
          <w:spacing w:val="-6"/>
          <w:sz w:val="28"/>
          <w:szCs w:val="28"/>
          <w:lang w:val="es-MX"/>
        </w:rPr>
        <w:t>Đ</w:t>
      </w:r>
      <w:r w:rsidRPr="00E40FFB">
        <w:rPr>
          <w:spacing w:val="-6"/>
          <w:sz w:val="28"/>
          <w:szCs w:val="28"/>
          <w:lang w:val="es-MX"/>
        </w:rPr>
        <w:t xml:space="preserve">ể đạt được </w:t>
      </w:r>
      <w:r w:rsidR="000631BF" w:rsidRPr="00E40FFB">
        <w:rPr>
          <w:spacing w:val="-6"/>
          <w:sz w:val="28"/>
          <w:szCs w:val="28"/>
          <w:lang w:val="es-MX"/>
        </w:rPr>
        <w:t xml:space="preserve">các </w:t>
      </w:r>
      <w:r w:rsidRPr="00E40FFB">
        <w:rPr>
          <w:spacing w:val="-6"/>
          <w:sz w:val="28"/>
          <w:szCs w:val="28"/>
          <w:lang w:val="es-MX"/>
        </w:rPr>
        <w:t>mục tiêu phát triển kinh tế-xã hội cả năm 2009</w:t>
      </w:r>
      <w:r w:rsidR="00197030" w:rsidRPr="00E40FFB">
        <w:rPr>
          <w:spacing w:val="-6"/>
          <w:sz w:val="28"/>
          <w:szCs w:val="28"/>
          <w:lang w:val="es-MX"/>
        </w:rPr>
        <w:t>,</w:t>
      </w:r>
      <w:r w:rsidR="00815AB8" w:rsidRPr="00E40FFB">
        <w:rPr>
          <w:spacing w:val="-6"/>
          <w:sz w:val="28"/>
          <w:szCs w:val="28"/>
          <w:lang w:val="es-MX"/>
        </w:rPr>
        <w:t xml:space="preserve"> </w:t>
      </w:r>
      <w:r w:rsidR="0058604A" w:rsidRPr="00E40FFB">
        <w:rPr>
          <w:spacing w:val="-6"/>
          <w:sz w:val="28"/>
          <w:szCs w:val="28"/>
          <w:lang w:val="es-MX"/>
        </w:rPr>
        <w:t xml:space="preserve">một số vấn đề chủ yếu sau đây cần được chú trọng trong </w:t>
      </w:r>
      <w:r w:rsidRPr="00E40FFB">
        <w:rPr>
          <w:spacing w:val="-6"/>
          <w:sz w:val="28"/>
          <w:szCs w:val="28"/>
          <w:lang w:val="es-MX"/>
        </w:rPr>
        <w:t xml:space="preserve">những tháng </w:t>
      </w:r>
      <w:r w:rsidR="0058604A" w:rsidRPr="00E40FFB">
        <w:rPr>
          <w:spacing w:val="-6"/>
          <w:sz w:val="28"/>
          <w:szCs w:val="28"/>
          <w:lang w:val="es-MX"/>
        </w:rPr>
        <w:t>tiếp theo:</w:t>
      </w:r>
    </w:p>
    <w:p w14:paraId="31121E81" w14:textId="77777777" w:rsidR="00815AB8" w:rsidRPr="00565503" w:rsidRDefault="00815AB8" w:rsidP="00E40FFB">
      <w:pPr>
        <w:spacing w:before="40" w:after="40" w:line="331" w:lineRule="auto"/>
        <w:ind w:firstLine="720"/>
        <w:jc w:val="both"/>
        <w:rPr>
          <w:sz w:val="28"/>
          <w:szCs w:val="28"/>
          <w:lang w:val="es-MX"/>
        </w:rPr>
      </w:pPr>
      <w:r w:rsidRPr="00565503">
        <w:rPr>
          <w:i/>
          <w:sz w:val="28"/>
          <w:szCs w:val="28"/>
          <w:lang w:val="es-MX"/>
        </w:rPr>
        <w:t>Một là</w:t>
      </w:r>
      <w:r w:rsidRPr="00565503">
        <w:rPr>
          <w:sz w:val="28"/>
          <w:szCs w:val="28"/>
          <w:lang w:val="es-MX"/>
        </w:rPr>
        <w:t xml:space="preserve">, khủng hoảng kinh tế thế giới là thời kỳ nền kinh tế trong nước bộc lộ rõ nhất những yếu kém nội tại, đây là thời điểm chúng ta phải chuẩn bị mọi điều kiện cần thiết để nhanh chóng thực hiện cấu trúc lại nền kinh tế trong sự gắn kết chặt chẽ với cấu trúc lại doanh nghiệp. Theo đó, Nhà nước cần tạo môi trường pháp lý thuận lợi cho cấu trúc lại doanh nghiệp, đồng thời đẩy nhanh quá trình cải cách thủ tục hành chính liên quan đến phát triển doanh nghiệp.  </w:t>
      </w:r>
    </w:p>
    <w:p w14:paraId="1F28FADB" w14:textId="77777777" w:rsidR="000631BF" w:rsidRPr="00565503" w:rsidRDefault="00815AB8" w:rsidP="00E40FFB">
      <w:pPr>
        <w:spacing w:before="40" w:after="40" w:line="331" w:lineRule="auto"/>
        <w:ind w:firstLine="720"/>
        <w:jc w:val="both"/>
        <w:rPr>
          <w:sz w:val="28"/>
          <w:szCs w:val="28"/>
          <w:lang w:val="es-MX"/>
        </w:rPr>
      </w:pPr>
      <w:r w:rsidRPr="00565503">
        <w:rPr>
          <w:rStyle w:val="fftimenewsromanfs12pt1"/>
          <w:i/>
          <w:color w:val="000000"/>
          <w:sz w:val="28"/>
          <w:szCs w:val="28"/>
          <w:lang w:val="es-MX"/>
        </w:rPr>
        <w:t>Hai</w:t>
      </w:r>
      <w:r w:rsidR="000631BF" w:rsidRPr="00565503">
        <w:rPr>
          <w:rStyle w:val="fftimenewsromanfs12pt1"/>
          <w:i/>
          <w:color w:val="000000"/>
          <w:sz w:val="28"/>
          <w:szCs w:val="28"/>
          <w:lang w:val="es-MX"/>
        </w:rPr>
        <w:t xml:space="preserve"> là,</w:t>
      </w:r>
      <w:r w:rsidR="000631BF" w:rsidRPr="00565503">
        <w:rPr>
          <w:rStyle w:val="fftimenewsromanfs12pt1"/>
          <w:color w:val="000000"/>
          <w:sz w:val="28"/>
          <w:szCs w:val="28"/>
          <w:lang w:val="es-MX"/>
        </w:rPr>
        <w:t xml:space="preserve"> nâng cao hiệu quả </w:t>
      </w:r>
      <w:r w:rsidR="00BF41B7" w:rsidRPr="00565503">
        <w:rPr>
          <w:rStyle w:val="fftimenewsromanfs12pt1"/>
          <w:color w:val="000000"/>
          <w:sz w:val="28"/>
          <w:szCs w:val="28"/>
          <w:lang w:val="es-MX"/>
        </w:rPr>
        <w:t>s</w:t>
      </w:r>
      <w:r w:rsidR="000631BF" w:rsidRPr="00565503">
        <w:rPr>
          <w:rStyle w:val="fftimenewsromanfs12pt1"/>
          <w:color w:val="000000"/>
          <w:sz w:val="28"/>
          <w:szCs w:val="28"/>
          <w:lang w:val="es-MX"/>
        </w:rPr>
        <w:t>ử dụng vốn của nền kinh tế</w:t>
      </w:r>
      <w:r w:rsidR="005F47D1" w:rsidRPr="00565503">
        <w:rPr>
          <w:rStyle w:val="fftimenewsromanfs12pt1"/>
          <w:color w:val="000000"/>
          <w:sz w:val="28"/>
          <w:szCs w:val="28"/>
          <w:lang w:val="es-MX"/>
        </w:rPr>
        <w:t xml:space="preserve"> theo hướng </w:t>
      </w:r>
      <w:r w:rsidR="000631BF" w:rsidRPr="00565503">
        <w:rPr>
          <w:rStyle w:val="fftimenewsromanfs12pt1"/>
          <w:color w:val="000000"/>
          <w:sz w:val="28"/>
          <w:szCs w:val="28"/>
          <w:lang w:val="es-MX"/>
        </w:rPr>
        <w:t>thực hiện tái cơ cấu vốn đầu tư. T</w:t>
      </w:r>
      <w:r w:rsidR="000631BF" w:rsidRPr="00565503">
        <w:rPr>
          <w:sz w:val="28"/>
          <w:szCs w:val="28"/>
          <w:lang w:val="es-MX"/>
        </w:rPr>
        <w:t xml:space="preserve">ập trung giải ngân </w:t>
      </w:r>
      <w:r w:rsidR="005F47D1" w:rsidRPr="00565503">
        <w:rPr>
          <w:sz w:val="28"/>
          <w:szCs w:val="28"/>
          <w:lang w:val="es-MX"/>
        </w:rPr>
        <w:t>có hiệu quả</w:t>
      </w:r>
      <w:r w:rsidR="000631BF" w:rsidRPr="00565503">
        <w:rPr>
          <w:sz w:val="28"/>
          <w:szCs w:val="28"/>
          <w:lang w:val="es-MX"/>
        </w:rPr>
        <w:t xml:space="preserve"> các nguồn vốn xây dựng cơ bản để </w:t>
      </w:r>
      <w:r w:rsidR="00A27B58" w:rsidRPr="00565503">
        <w:rPr>
          <w:sz w:val="28"/>
          <w:szCs w:val="28"/>
          <w:lang w:val="es-MX"/>
        </w:rPr>
        <w:t xml:space="preserve">bảo </w:t>
      </w:r>
      <w:r w:rsidR="000631BF" w:rsidRPr="00565503">
        <w:rPr>
          <w:sz w:val="28"/>
          <w:szCs w:val="28"/>
          <w:lang w:val="es-MX"/>
        </w:rPr>
        <w:t>đảm tăng trưởng kinh tế trong dài hạn</w:t>
      </w:r>
      <w:r w:rsidR="005F47D1" w:rsidRPr="00565503">
        <w:rPr>
          <w:sz w:val="28"/>
          <w:szCs w:val="28"/>
          <w:lang w:val="es-MX"/>
        </w:rPr>
        <w:t>, đồng thời</w:t>
      </w:r>
      <w:r w:rsidR="000631BF" w:rsidRPr="00565503">
        <w:rPr>
          <w:sz w:val="28"/>
          <w:szCs w:val="28"/>
          <w:lang w:val="es-MX"/>
        </w:rPr>
        <w:t xml:space="preserve"> vẫn giữ được ổn định kinh tế vĩ mô. Khuyến khích </w:t>
      </w:r>
      <w:r w:rsidR="005F47D1" w:rsidRPr="00565503">
        <w:rPr>
          <w:sz w:val="28"/>
          <w:szCs w:val="28"/>
          <w:lang w:val="es-MX"/>
        </w:rPr>
        <w:t xml:space="preserve">đầu tư </w:t>
      </w:r>
      <w:r w:rsidR="000631BF" w:rsidRPr="00565503">
        <w:rPr>
          <w:sz w:val="28"/>
          <w:szCs w:val="28"/>
          <w:lang w:val="es-MX"/>
        </w:rPr>
        <w:t>áp dụng công nghệ</w:t>
      </w:r>
      <w:r w:rsidR="00197030">
        <w:rPr>
          <w:sz w:val="28"/>
          <w:szCs w:val="28"/>
          <w:lang w:val="es-MX"/>
        </w:rPr>
        <w:t xml:space="preserve"> m</w:t>
      </w:r>
      <w:r w:rsidR="00197030" w:rsidRPr="00197030">
        <w:rPr>
          <w:sz w:val="28"/>
          <w:szCs w:val="28"/>
          <w:lang w:val="es-MX"/>
        </w:rPr>
        <w:t>ới</w:t>
      </w:r>
      <w:r w:rsidR="00197030">
        <w:rPr>
          <w:sz w:val="28"/>
          <w:szCs w:val="28"/>
          <w:lang w:val="es-MX"/>
        </w:rPr>
        <w:t xml:space="preserve"> v</w:t>
      </w:r>
      <w:r w:rsidR="00197030" w:rsidRPr="00197030">
        <w:rPr>
          <w:sz w:val="28"/>
          <w:szCs w:val="28"/>
          <w:lang w:val="es-MX"/>
        </w:rPr>
        <w:t>à</w:t>
      </w:r>
      <w:r w:rsidR="00197030">
        <w:rPr>
          <w:sz w:val="28"/>
          <w:szCs w:val="28"/>
          <w:lang w:val="es-MX"/>
        </w:rPr>
        <w:t xml:space="preserve"> hi</w:t>
      </w:r>
      <w:r w:rsidR="00197030" w:rsidRPr="00197030">
        <w:rPr>
          <w:sz w:val="28"/>
          <w:szCs w:val="28"/>
          <w:lang w:val="es-MX"/>
        </w:rPr>
        <w:t>ện</w:t>
      </w:r>
      <w:r w:rsidR="00197030">
        <w:rPr>
          <w:sz w:val="28"/>
          <w:szCs w:val="28"/>
          <w:lang w:val="es-MX"/>
        </w:rPr>
        <w:t xml:space="preserve"> </w:t>
      </w:r>
      <w:r w:rsidR="00197030" w:rsidRPr="00197030">
        <w:rPr>
          <w:sz w:val="28"/>
          <w:szCs w:val="28"/>
          <w:lang w:val="es-MX"/>
        </w:rPr>
        <w:t>đại</w:t>
      </w:r>
      <w:r w:rsidR="000631BF" w:rsidRPr="00565503">
        <w:rPr>
          <w:sz w:val="28"/>
          <w:szCs w:val="28"/>
          <w:lang w:val="es-MX"/>
        </w:rPr>
        <w:t xml:space="preserve"> vào sản xuất kinh doanh.</w:t>
      </w:r>
    </w:p>
    <w:p w14:paraId="022C5BAF" w14:textId="77777777" w:rsidR="000631BF" w:rsidRPr="00565503" w:rsidRDefault="003D383A" w:rsidP="00E40FFB">
      <w:pPr>
        <w:spacing w:before="40" w:after="40" w:line="331" w:lineRule="auto"/>
        <w:ind w:firstLine="720"/>
        <w:jc w:val="both"/>
        <w:rPr>
          <w:sz w:val="28"/>
          <w:szCs w:val="28"/>
          <w:lang w:val="es-MX"/>
        </w:rPr>
      </w:pPr>
      <w:r w:rsidRPr="00565503">
        <w:rPr>
          <w:i/>
          <w:sz w:val="28"/>
          <w:szCs w:val="28"/>
          <w:lang w:val="es-MX"/>
        </w:rPr>
        <w:t>B</w:t>
      </w:r>
      <w:r w:rsidR="00815AB8" w:rsidRPr="00565503">
        <w:rPr>
          <w:i/>
          <w:sz w:val="28"/>
          <w:szCs w:val="28"/>
          <w:lang w:val="es-MX"/>
        </w:rPr>
        <w:t>a</w:t>
      </w:r>
      <w:r w:rsidR="00A0798F" w:rsidRPr="00565503">
        <w:rPr>
          <w:i/>
          <w:sz w:val="28"/>
          <w:szCs w:val="28"/>
          <w:lang w:val="es-MX"/>
        </w:rPr>
        <w:t xml:space="preserve"> là,</w:t>
      </w:r>
      <w:r w:rsidR="00A0798F" w:rsidRPr="00565503">
        <w:rPr>
          <w:sz w:val="28"/>
          <w:szCs w:val="28"/>
          <w:lang w:val="es-MX"/>
        </w:rPr>
        <w:t xml:space="preserve"> phải tạo ra </w:t>
      </w:r>
      <w:r w:rsidR="005F47D1" w:rsidRPr="00565503">
        <w:rPr>
          <w:sz w:val="28"/>
          <w:szCs w:val="28"/>
          <w:lang w:val="es-MX"/>
        </w:rPr>
        <w:t xml:space="preserve">sự </w:t>
      </w:r>
      <w:r w:rsidR="00A0798F" w:rsidRPr="00565503">
        <w:rPr>
          <w:sz w:val="28"/>
          <w:szCs w:val="28"/>
          <w:lang w:val="es-MX"/>
        </w:rPr>
        <w:t>cân bằng giữa tăng trưởng</w:t>
      </w:r>
      <w:r w:rsidR="005F47D1" w:rsidRPr="00565503">
        <w:rPr>
          <w:sz w:val="28"/>
          <w:szCs w:val="28"/>
          <w:lang w:val="es-MX"/>
        </w:rPr>
        <w:t xml:space="preserve"> kinh tế thông qua các giải p</w:t>
      </w:r>
      <w:r w:rsidR="00A0798F" w:rsidRPr="00565503">
        <w:rPr>
          <w:sz w:val="28"/>
          <w:szCs w:val="28"/>
          <w:lang w:val="es-MX"/>
        </w:rPr>
        <w:t xml:space="preserve">háp kích cầu </w:t>
      </w:r>
      <w:r w:rsidR="005F47D1" w:rsidRPr="00565503">
        <w:rPr>
          <w:sz w:val="28"/>
          <w:szCs w:val="28"/>
          <w:lang w:val="es-MX"/>
        </w:rPr>
        <w:t xml:space="preserve">với </w:t>
      </w:r>
      <w:r w:rsidR="00A27B58" w:rsidRPr="00565503">
        <w:rPr>
          <w:sz w:val="28"/>
          <w:szCs w:val="28"/>
          <w:lang w:val="es-MX"/>
        </w:rPr>
        <w:t xml:space="preserve">bảo </w:t>
      </w:r>
      <w:r w:rsidR="00A0798F" w:rsidRPr="00565503">
        <w:rPr>
          <w:sz w:val="28"/>
          <w:szCs w:val="28"/>
          <w:lang w:val="es-MX"/>
        </w:rPr>
        <w:t xml:space="preserve">đảm sự ổn định kinh tế vĩ mô. </w:t>
      </w:r>
      <w:r w:rsidR="00815AB8" w:rsidRPr="00565503">
        <w:rPr>
          <w:sz w:val="28"/>
          <w:szCs w:val="28"/>
          <w:lang w:val="es-MX"/>
        </w:rPr>
        <w:t>T</w:t>
      </w:r>
      <w:r w:rsidR="00A0798F" w:rsidRPr="00565503">
        <w:rPr>
          <w:rStyle w:val="fftimenewsromanfs12pt1"/>
          <w:color w:val="000000"/>
          <w:sz w:val="28"/>
          <w:szCs w:val="28"/>
          <w:lang w:val="es-MX"/>
        </w:rPr>
        <w:t xml:space="preserve">heo dõi sát diễn biến giá cả thị trường thế giới và trong nước, nhất là diễn biến giá cả các mặt hàng quan trọng </w:t>
      </w:r>
      <w:r w:rsidR="005F47D1" w:rsidRPr="00565503">
        <w:rPr>
          <w:rStyle w:val="fftimenewsromanfs12pt1"/>
          <w:color w:val="000000"/>
          <w:sz w:val="28"/>
          <w:szCs w:val="28"/>
          <w:lang w:val="es-MX"/>
        </w:rPr>
        <w:t xml:space="preserve">ảnh hưởng tới sản xuất và đời sống dân cư </w:t>
      </w:r>
      <w:r w:rsidR="00A0798F" w:rsidRPr="00565503">
        <w:rPr>
          <w:rStyle w:val="fftimenewsromanfs12pt1"/>
          <w:color w:val="000000"/>
          <w:sz w:val="28"/>
          <w:szCs w:val="28"/>
          <w:lang w:val="es-MX"/>
        </w:rPr>
        <w:t xml:space="preserve">(dầu thô, </w:t>
      </w:r>
      <w:r w:rsidR="00A27B58" w:rsidRPr="00565503">
        <w:rPr>
          <w:rStyle w:val="fftimenewsromanfs12pt1"/>
          <w:color w:val="000000"/>
          <w:sz w:val="28"/>
          <w:szCs w:val="28"/>
          <w:lang w:val="es-MX"/>
        </w:rPr>
        <w:t>xăng dầu, sắt thép...) đ</w:t>
      </w:r>
      <w:r w:rsidR="00A27B58" w:rsidRPr="00565503">
        <w:rPr>
          <w:sz w:val="28"/>
          <w:szCs w:val="28"/>
          <w:lang w:val="es-MX"/>
        </w:rPr>
        <w:t>ể có chính sách phù hợp.</w:t>
      </w:r>
      <w:r w:rsidR="00815AB8" w:rsidRPr="00565503">
        <w:rPr>
          <w:sz w:val="28"/>
          <w:szCs w:val="28"/>
          <w:lang w:val="es-MX"/>
        </w:rPr>
        <w:t xml:space="preserve"> T</w:t>
      </w:r>
      <w:r w:rsidR="005F47D1" w:rsidRPr="00565503">
        <w:rPr>
          <w:sz w:val="28"/>
          <w:szCs w:val="28"/>
          <w:lang w:val="es-MX"/>
        </w:rPr>
        <w:t>hực hiện điều hành</w:t>
      </w:r>
      <w:r w:rsidR="000631BF" w:rsidRPr="00565503">
        <w:rPr>
          <w:sz w:val="28"/>
          <w:szCs w:val="28"/>
          <w:lang w:val="es-MX"/>
        </w:rPr>
        <w:t xml:space="preserve"> chính sách tiền tệ một cách chủ động, linh hoạt và thận trọng trên cơ sở các dự báo tốt về diễn biến kinh tế vĩ mô, diễn biến tiền tệ, tín dụng nhằm kiểm soát tốc độ tăng trưởng tín dụng và </w:t>
      </w:r>
      <w:r w:rsidR="005F47D1" w:rsidRPr="00565503">
        <w:rPr>
          <w:sz w:val="28"/>
          <w:szCs w:val="28"/>
          <w:lang w:val="es-MX"/>
        </w:rPr>
        <w:t xml:space="preserve">tổng phương tiện thanh toán, </w:t>
      </w:r>
      <w:r w:rsidR="000631BF" w:rsidRPr="00565503">
        <w:rPr>
          <w:sz w:val="28"/>
          <w:szCs w:val="28"/>
          <w:lang w:val="es-MX"/>
        </w:rPr>
        <w:t xml:space="preserve">phòng </w:t>
      </w:r>
      <w:r w:rsidR="005F47D1" w:rsidRPr="00565503">
        <w:rPr>
          <w:sz w:val="28"/>
          <w:szCs w:val="28"/>
          <w:lang w:val="es-MX"/>
        </w:rPr>
        <w:t xml:space="preserve">ngừa </w:t>
      </w:r>
      <w:r w:rsidR="000631BF" w:rsidRPr="00565503">
        <w:rPr>
          <w:sz w:val="28"/>
          <w:szCs w:val="28"/>
          <w:lang w:val="es-MX"/>
        </w:rPr>
        <w:t>lạm phát cao trở lại.</w:t>
      </w:r>
    </w:p>
    <w:p w14:paraId="7AC5FDEB" w14:textId="77777777" w:rsidR="00896F14" w:rsidRPr="00565503" w:rsidRDefault="00815AB8" w:rsidP="00E40FFB">
      <w:pPr>
        <w:spacing w:before="40" w:after="40" w:line="331" w:lineRule="auto"/>
        <w:ind w:firstLine="720"/>
        <w:jc w:val="both"/>
        <w:rPr>
          <w:sz w:val="28"/>
          <w:szCs w:val="28"/>
          <w:lang w:val="es-MX"/>
        </w:rPr>
      </w:pPr>
      <w:r w:rsidRPr="00565503">
        <w:rPr>
          <w:i/>
          <w:sz w:val="28"/>
          <w:szCs w:val="28"/>
          <w:lang w:val="es-MX"/>
        </w:rPr>
        <w:t>Bốn</w:t>
      </w:r>
      <w:r w:rsidR="007F004C" w:rsidRPr="00565503">
        <w:rPr>
          <w:i/>
          <w:sz w:val="28"/>
          <w:szCs w:val="28"/>
          <w:lang w:val="es-MX"/>
        </w:rPr>
        <w:t xml:space="preserve"> là,</w:t>
      </w:r>
      <w:r w:rsidR="007F004C" w:rsidRPr="00565503">
        <w:rPr>
          <w:sz w:val="28"/>
          <w:szCs w:val="28"/>
          <w:lang w:val="es-MX"/>
        </w:rPr>
        <w:t xml:space="preserve"> </w:t>
      </w:r>
      <w:r w:rsidR="005F47D1" w:rsidRPr="00565503">
        <w:rPr>
          <w:sz w:val="28"/>
          <w:szCs w:val="28"/>
          <w:lang w:val="es-MX"/>
        </w:rPr>
        <w:t>trong bối cảnh tăng trưởng chưa b</w:t>
      </w:r>
      <w:r w:rsidR="00664DC9" w:rsidRPr="00565503">
        <w:rPr>
          <w:sz w:val="28"/>
          <w:szCs w:val="28"/>
          <w:lang w:val="es-MX"/>
        </w:rPr>
        <w:t>ền</w:t>
      </w:r>
      <w:r w:rsidR="005F47D1" w:rsidRPr="00565503">
        <w:rPr>
          <w:sz w:val="28"/>
          <w:szCs w:val="28"/>
          <w:lang w:val="es-MX"/>
        </w:rPr>
        <w:t xml:space="preserve"> vững của kinh tế thế giới, cùng với việc tiếp tục thực hiện chính sách tă</w:t>
      </w:r>
      <w:r w:rsidR="00664DC9" w:rsidRPr="00565503">
        <w:rPr>
          <w:sz w:val="28"/>
          <w:szCs w:val="28"/>
          <w:lang w:val="es-MX"/>
        </w:rPr>
        <w:t>ng trưởng hướng</w:t>
      </w:r>
      <w:r w:rsidR="005F47D1" w:rsidRPr="00565503">
        <w:rPr>
          <w:sz w:val="28"/>
          <w:szCs w:val="28"/>
          <w:lang w:val="es-MX"/>
        </w:rPr>
        <w:t xml:space="preserve"> </w:t>
      </w:r>
      <w:r w:rsidR="00197030">
        <w:rPr>
          <w:sz w:val="28"/>
          <w:szCs w:val="28"/>
          <w:lang w:val="es-MX"/>
        </w:rPr>
        <w:t>t</w:t>
      </w:r>
      <w:r w:rsidR="00197030" w:rsidRPr="00197030">
        <w:rPr>
          <w:sz w:val="28"/>
          <w:szCs w:val="28"/>
          <w:lang w:val="es-MX"/>
        </w:rPr>
        <w:t>ới</w:t>
      </w:r>
      <w:r w:rsidR="005F47D1" w:rsidRPr="00565503">
        <w:rPr>
          <w:sz w:val="28"/>
          <w:szCs w:val="28"/>
          <w:lang w:val="es-MX"/>
        </w:rPr>
        <w:t xml:space="preserve"> xuất khẩu, trong thời gian tới Chính phủ cần chú trọng chính sách khuyến khích tiêu dùng hàng hoá sản xuất trong nước</w:t>
      </w:r>
      <w:r w:rsidR="004A1C06" w:rsidRPr="00565503">
        <w:rPr>
          <w:sz w:val="28"/>
          <w:szCs w:val="28"/>
          <w:lang w:val="es-MX"/>
        </w:rPr>
        <w:t xml:space="preserve">; lấy thị trường nội địa </w:t>
      </w:r>
      <w:r w:rsidR="007F004C" w:rsidRPr="00565503">
        <w:rPr>
          <w:sz w:val="28"/>
          <w:szCs w:val="28"/>
          <w:lang w:val="es-MX"/>
        </w:rPr>
        <w:t xml:space="preserve">làm điểm tựa để </w:t>
      </w:r>
      <w:r w:rsidR="00896F14" w:rsidRPr="00565503">
        <w:rPr>
          <w:sz w:val="28"/>
          <w:szCs w:val="28"/>
          <w:lang w:val="es-MX"/>
        </w:rPr>
        <w:t>phát triển</w:t>
      </w:r>
      <w:r w:rsidR="007F004C" w:rsidRPr="00565503">
        <w:rPr>
          <w:sz w:val="28"/>
          <w:szCs w:val="28"/>
          <w:lang w:val="es-MX"/>
        </w:rPr>
        <w:t xml:space="preserve">. </w:t>
      </w:r>
      <w:r w:rsidR="00197030">
        <w:rPr>
          <w:sz w:val="28"/>
          <w:szCs w:val="28"/>
          <w:lang w:val="es-MX"/>
        </w:rPr>
        <w:t>Ph</w:t>
      </w:r>
      <w:r w:rsidR="00197030" w:rsidRPr="00197030">
        <w:rPr>
          <w:sz w:val="28"/>
          <w:szCs w:val="28"/>
          <w:lang w:val="es-MX"/>
        </w:rPr>
        <w:t>ấn</w:t>
      </w:r>
      <w:r w:rsidR="00197030">
        <w:rPr>
          <w:sz w:val="28"/>
          <w:szCs w:val="28"/>
          <w:lang w:val="es-MX"/>
        </w:rPr>
        <w:t xml:space="preserve"> </w:t>
      </w:r>
      <w:r w:rsidR="00197030" w:rsidRPr="00197030">
        <w:rPr>
          <w:sz w:val="28"/>
          <w:szCs w:val="28"/>
          <w:lang w:val="es-MX"/>
        </w:rPr>
        <w:t>đấu</w:t>
      </w:r>
      <w:r w:rsidR="00B7686C" w:rsidRPr="00565503">
        <w:rPr>
          <w:sz w:val="28"/>
          <w:szCs w:val="28"/>
          <w:lang w:val="es-MX"/>
        </w:rPr>
        <w:t xml:space="preserve"> </w:t>
      </w:r>
      <w:r w:rsidR="000631BF" w:rsidRPr="00565503">
        <w:rPr>
          <w:sz w:val="28"/>
          <w:szCs w:val="28"/>
          <w:lang w:val="es-MX"/>
        </w:rPr>
        <w:t xml:space="preserve">nâng </w:t>
      </w:r>
      <w:r w:rsidR="00B7686C" w:rsidRPr="00565503">
        <w:rPr>
          <w:sz w:val="28"/>
          <w:szCs w:val="28"/>
          <w:lang w:val="es-MX"/>
        </w:rPr>
        <w:t xml:space="preserve">chất lượng hàng Việt Nam </w:t>
      </w:r>
      <w:r w:rsidR="00197030" w:rsidRPr="00197030">
        <w:rPr>
          <w:sz w:val="28"/>
          <w:szCs w:val="28"/>
          <w:lang w:val="es-MX"/>
        </w:rPr>
        <w:t>đạt</w:t>
      </w:r>
      <w:r w:rsidR="00B7686C" w:rsidRPr="00565503">
        <w:rPr>
          <w:sz w:val="28"/>
          <w:szCs w:val="28"/>
          <w:lang w:val="es-MX"/>
        </w:rPr>
        <w:t xml:space="preserve"> tiêu chuẩn quốc tế; giữ thương hiệu và uy tín một số hàng hóa chủ lực, sắp xếp lại cơ cấu hàng hóa nhằm mở rộng thị trường </w:t>
      </w:r>
      <w:r w:rsidR="00896F14" w:rsidRPr="00565503">
        <w:rPr>
          <w:sz w:val="28"/>
          <w:szCs w:val="28"/>
          <w:lang w:val="es-MX"/>
        </w:rPr>
        <w:t>xuất khẩu</w:t>
      </w:r>
      <w:r w:rsidR="00B7686C" w:rsidRPr="00565503">
        <w:rPr>
          <w:sz w:val="28"/>
          <w:szCs w:val="28"/>
          <w:lang w:val="es-MX"/>
        </w:rPr>
        <w:t xml:space="preserve">. </w:t>
      </w:r>
      <w:r w:rsidR="00896F14" w:rsidRPr="00565503">
        <w:rPr>
          <w:sz w:val="28"/>
          <w:szCs w:val="28"/>
          <w:lang w:val="es-MX"/>
        </w:rPr>
        <w:t xml:space="preserve">Xây dựng </w:t>
      </w:r>
      <w:r w:rsidR="007F004C" w:rsidRPr="00565503">
        <w:rPr>
          <w:sz w:val="28"/>
          <w:szCs w:val="28"/>
          <w:lang w:val="es-MX"/>
        </w:rPr>
        <w:t xml:space="preserve">chiến lược sản xuất nguyên phụ liệu </w:t>
      </w:r>
      <w:r w:rsidR="00896F14" w:rsidRPr="00565503">
        <w:rPr>
          <w:sz w:val="28"/>
          <w:szCs w:val="28"/>
          <w:lang w:val="es-MX"/>
        </w:rPr>
        <w:t>để làm hàng</w:t>
      </w:r>
      <w:r w:rsidR="007F004C" w:rsidRPr="00565503">
        <w:rPr>
          <w:sz w:val="28"/>
          <w:szCs w:val="28"/>
          <w:lang w:val="es-MX"/>
        </w:rPr>
        <w:t xml:space="preserve"> xuất khẩu </w:t>
      </w:r>
      <w:r w:rsidR="00664DC9" w:rsidRPr="00565503">
        <w:rPr>
          <w:sz w:val="28"/>
          <w:szCs w:val="28"/>
          <w:lang w:val="es-MX"/>
        </w:rPr>
        <w:t>và</w:t>
      </w:r>
      <w:r w:rsidR="007F004C" w:rsidRPr="00565503">
        <w:rPr>
          <w:sz w:val="28"/>
          <w:szCs w:val="28"/>
          <w:lang w:val="es-MX"/>
        </w:rPr>
        <w:t xml:space="preserve"> c</w:t>
      </w:r>
      <w:r w:rsidR="00896F14" w:rsidRPr="00565503">
        <w:rPr>
          <w:sz w:val="28"/>
          <w:szCs w:val="28"/>
          <w:lang w:val="es-MX"/>
        </w:rPr>
        <w:t>ung ứng cho thị trường nội địa.</w:t>
      </w:r>
    </w:p>
    <w:p w14:paraId="18AB2D2B" w14:textId="77777777" w:rsidR="000631BF" w:rsidRPr="00CE2216" w:rsidRDefault="00815AB8" w:rsidP="00E40FFB">
      <w:pPr>
        <w:spacing w:before="40" w:after="40" w:line="331" w:lineRule="auto"/>
        <w:ind w:firstLine="720"/>
        <w:jc w:val="both"/>
        <w:rPr>
          <w:spacing w:val="-4"/>
          <w:sz w:val="28"/>
          <w:szCs w:val="28"/>
          <w:lang w:val="es-MX"/>
        </w:rPr>
      </w:pPr>
      <w:r w:rsidRPr="00CE2216">
        <w:rPr>
          <w:i/>
          <w:spacing w:val="-4"/>
          <w:sz w:val="28"/>
          <w:szCs w:val="28"/>
          <w:lang w:val="es-MX"/>
        </w:rPr>
        <w:t xml:space="preserve">Năm </w:t>
      </w:r>
      <w:r w:rsidR="000631BF" w:rsidRPr="00CE2216">
        <w:rPr>
          <w:i/>
          <w:spacing w:val="-4"/>
          <w:sz w:val="28"/>
          <w:szCs w:val="28"/>
          <w:lang w:val="es-MX"/>
        </w:rPr>
        <w:t>là,</w:t>
      </w:r>
      <w:r w:rsidR="000631BF" w:rsidRPr="00CE2216">
        <w:rPr>
          <w:spacing w:val="-4"/>
          <w:sz w:val="28"/>
          <w:szCs w:val="28"/>
          <w:lang w:val="es-MX"/>
        </w:rPr>
        <w:t xml:space="preserve"> tăng cường công tác tuyên truyền chủ trương, chính sách của Đảng, Nhà nước và Chính phủ đến các vùng sâu, vùng xa; triển khai công tác an sinh xã hội </w:t>
      </w:r>
      <w:r w:rsidR="00896F14" w:rsidRPr="00CE2216">
        <w:rPr>
          <w:spacing w:val="-4"/>
          <w:sz w:val="28"/>
          <w:szCs w:val="28"/>
          <w:lang w:val="es-MX"/>
        </w:rPr>
        <w:t xml:space="preserve">cùng với </w:t>
      </w:r>
      <w:r w:rsidR="000631BF" w:rsidRPr="00CE2216">
        <w:rPr>
          <w:spacing w:val="-4"/>
          <w:sz w:val="28"/>
          <w:szCs w:val="28"/>
          <w:lang w:val="es-MX"/>
        </w:rPr>
        <w:t xml:space="preserve">kiểm tra, giám sát chặt chẽ để người dân có điều kiện tiếp cận đầy đủ và kịp thời hơn với những vấn đề liên quan trực tiếp tới sản xuất và đời sống. </w:t>
      </w:r>
    </w:p>
    <w:p w14:paraId="79F07A59" w14:textId="77777777" w:rsidR="00B175F2" w:rsidRPr="00565503" w:rsidRDefault="00815AB8" w:rsidP="00E40FFB">
      <w:pPr>
        <w:spacing w:before="40" w:after="40" w:line="312" w:lineRule="auto"/>
        <w:ind w:firstLine="720"/>
        <w:jc w:val="both"/>
        <w:rPr>
          <w:sz w:val="28"/>
          <w:szCs w:val="28"/>
          <w:lang w:val="es-MX"/>
        </w:rPr>
      </w:pPr>
      <w:r w:rsidRPr="00565503">
        <w:rPr>
          <w:i/>
          <w:sz w:val="28"/>
          <w:szCs w:val="28"/>
          <w:lang w:val="es-MX"/>
        </w:rPr>
        <w:t>Sáu</w:t>
      </w:r>
      <w:r w:rsidR="00B175F2" w:rsidRPr="00565503">
        <w:rPr>
          <w:i/>
          <w:sz w:val="28"/>
          <w:szCs w:val="28"/>
          <w:lang w:val="es-MX"/>
        </w:rPr>
        <w:t xml:space="preserve"> là,</w:t>
      </w:r>
      <w:r w:rsidR="00B175F2" w:rsidRPr="00565503">
        <w:rPr>
          <w:sz w:val="28"/>
          <w:szCs w:val="28"/>
          <w:lang w:val="es-MX"/>
        </w:rPr>
        <w:t xml:space="preserve"> </w:t>
      </w:r>
      <w:r w:rsidR="00896F14" w:rsidRPr="00565503">
        <w:rPr>
          <w:sz w:val="28"/>
          <w:szCs w:val="28"/>
          <w:lang w:val="es-MX"/>
        </w:rPr>
        <w:t>đối với</w:t>
      </w:r>
      <w:r w:rsidR="00B175F2" w:rsidRPr="00565503">
        <w:rPr>
          <w:sz w:val="28"/>
          <w:szCs w:val="28"/>
          <w:lang w:val="es-MX"/>
        </w:rPr>
        <w:t xml:space="preserve"> </w:t>
      </w:r>
      <w:r w:rsidR="00565041" w:rsidRPr="00565503">
        <w:rPr>
          <w:sz w:val="28"/>
          <w:szCs w:val="28"/>
          <w:lang w:val="es-MX"/>
        </w:rPr>
        <w:t>khu vực nông thôn</w:t>
      </w:r>
      <w:r w:rsidR="00B175F2" w:rsidRPr="00565503">
        <w:rPr>
          <w:sz w:val="28"/>
          <w:szCs w:val="28"/>
          <w:lang w:val="es-MX"/>
        </w:rPr>
        <w:t xml:space="preserve"> phải </w:t>
      </w:r>
      <w:r w:rsidR="00565041" w:rsidRPr="00565503">
        <w:rPr>
          <w:sz w:val="28"/>
          <w:szCs w:val="28"/>
          <w:lang w:val="es-MX"/>
        </w:rPr>
        <w:t xml:space="preserve">tập trung </w:t>
      </w:r>
      <w:r w:rsidR="00B175F2" w:rsidRPr="00565503">
        <w:rPr>
          <w:sz w:val="28"/>
          <w:szCs w:val="28"/>
          <w:lang w:val="es-MX"/>
        </w:rPr>
        <w:t xml:space="preserve">nghiên cứu, đề ra </w:t>
      </w:r>
      <w:r w:rsidR="00565041" w:rsidRPr="00565503">
        <w:rPr>
          <w:sz w:val="28"/>
          <w:szCs w:val="28"/>
          <w:lang w:val="es-MX"/>
        </w:rPr>
        <w:t xml:space="preserve">các </w:t>
      </w:r>
      <w:r w:rsidR="00B175F2" w:rsidRPr="00565503">
        <w:rPr>
          <w:sz w:val="28"/>
          <w:szCs w:val="28"/>
          <w:lang w:val="es-MX"/>
        </w:rPr>
        <w:t xml:space="preserve">chính sách và </w:t>
      </w:r>
      <w:r w:rsidR="00565041" w:rsidRPr="00565503">
        <w:rPr>
          <w:sz w:val="28"/>
          <w:szCs w:val="28"/>
          <w:lang w:val="es-MX"/>
        </w:rPr>
        <w:t xml:space="preserve">giải pháp về dạy nghề </w:t>
      </w:r>
      <w:r w:rsidR="00197030">
        <w:rPr>
          <w:sz w:val="28"/>
          <w:szCs w:val="28"/>
          <w:lang w:val="es-MX"/>
        </w:rPr>
        <w:t>c</w:t>
      </w:r>
      <w:r w:rsidR="00197030" w:rsidRPr="00197030">
        <w:rPr>
          <w:sz w:val="28"/>
          <w:szCs w:val="28"/>
          <w:lang w:val="es-MX"/>
        </w:rPr>
        <w:t>ùn</w:t>
      </w:r>
      <w:r w:rsidR="00197030">
        <w:rPr>
          <w:sz w:val="28"/>
          <w:szCs w:val="28"/>
          <w:lang w:val="es-MX"/>
        </w:rPr>
        <w:t>g v</w:t>
      </w:r>
      <w:r w:rsidR="00197030" w:rsidRPr="00197030">
        <w:rPr>
          <w:sz w:val="28"/>
          <w:szCs w:val="28"/>
          <w:lang w:val="es-MX"/>
        </w:rPr>
        <w:t>ới</w:t>
      </w:r>
      <w:r w:rsidR="00565041" w:rsidRPr="00565503">
        <w:rPr>
          <w:sz w:val="28"/>
          <w:szCs w:val="28"/>
          <w:lang w:val="es-MX"/>
        </w:rPr>
        <w:t xml:space="preserve"> với hỗ trợ tín dụng, giống</w:t>
      </w:r>
      <w:r w:rsidR="00F51CED">
        <w:rPr>
          <w:sz w:val="28"/>
          <w:szCs w:val="28"/>
          <w:lang w:val="es-MX"/>
        </w:rPr>
        <w:t xml:space="preserve"> c</w:t>
      </w:r>
      <w:r w:rsidR="00F51CED" w:rsidRPr="00F51CED">
        <w:rPr>
          <w:sz w:val="28"/>
          <w:szCs w:val="28"/>
          <w:lang w:val="es-MX"/>
        </w:rPr>
        <w:t>â</w:t>
      </w:r>
      <w:r w:rsidR="00F51CED">
        <w:rPr>
          <w:sz w:val="28"/>
          <w:szCs w:val="28"/>
          <w:lang w:val="es-MX"/>
        </w:rPr>
        <w:t>y, con</w:t>
      </w:r>
      <w:r w:rsidR="00565041" w:rsidRPr="00565503">
        <w:rPr>
          <w:sz w:val="28"/>
          <w:szCs w:val="28"/>
          <w:lang w:val="es-MX"/>
        </w:rPr>
        <w:t xml:space="preserve">, phương tiện sản xuất, tiêu thụ sản phẩm để khuyến khích các hộ gia đình phát triển sản xuất, </w:t>
      </w:r>
      <w:r w:rsidR="00896F14" w:rsidRPr="00565503">
        <w:rPr>
          <w:sz w:val="28"/>
          <w:szCs w:val="28"/>
          <w:lang w:val="es-MX"/>
        </w:rPr>
        <w:t>tạo thu nhập và có cuộc sống ổn định</w:t>
      </w:r>
      <w:r w:rsidR="00565041" w:rsidRPr="00565503">
        <w:rPr>
          <w:sz w:val="28"/>
          <w:szCs w:val="28"/>
          <w:lang w:val="es-MX"/>
        </w:rPr>
        <w:t>.</w:t>
      </w:r>
    </w:p>
    <w:p w14:paraId="19929D39" w14:textId="77777777" w:rsidR="00DA71E2" w:rsidRPr="00CE2216" w:rsidRDefault="00DA71E2" w:rsidP="00E40FFB">
      <w:pPr>
        <w:spacing w:before="40" w:after="40" w:line="312" w:lineRule="auto"/>
        <w:ind w:firstLine="720"/>
        <w:jc w:val="both"/>
        <w:rPr>
          <w:spacing w:val="-2"/>
          <w:sz w:val="28"/>
          <w:szCs w:val="28"/>
          <w:lang w:val="es-MX"/>
        </w:rPr>
      </w:pPr>
      <w:r w:rsidRPr="00CE2216">
        <w:rPr>
          <w:i/>
          <w:spacing w:val="-2"/>
          <w:sz w:val="28"/>
          <w:szCs w:val="28"/>
          <w:lang w:val="es-MX"/>
        </w:rPr>
        <w:t>Bảy là,</w:t>
      </w:r>
      <w:r w:rsidRPr="00CE2216">
        <w:rPr>
          <w:spacing w:val="-2"/>
          <w:sz w:val="28"/>
          <w:szCs w:val="28"/>
          <w:lang w:val="es-MX"/>
        </w:rPr>
        <w:t xml:space="preserve"> tiếp tục kiểm tra, giám sát chặt chẽ các doanh nghiệp thuộc đối tượng được hưởng chính sách hỗ trợ lãi suất của Chính phủ nhằm bảo đảm nguồn vốn hỗ trợ được sử dụng đúng mục đích và hiệu quả. Đánh giá đầy đủ và toàn bộ những mặt được và chưa được trong việc triển khai thực hiện các chính sách, làm cơ sở cho việc ban hành mới hoặc điều chỉnh chính sách, giải pháp phù hợp nhằm tiếp tục kích thích sản xuất và hạn chế những vấn đề tiêu cực nảy sinh.    </w:t>
      </w:r>
    </w:p>
    <w:p w14:paraId="28A654F9" w14:textId="77777777" w:rsidR="002154F5" w:rsidRDefault="002154F5" w:rsidP="002154F5">
      <w:pPr>
        <w:spacing w:line="336" w:lineRule="auto"/>
        <w:ind w:firstLine="720"/>
        <w:jc w:val="both"/>
        <w:rPr>
          <w:sz w:val="28"/>
          <w:szCs w:val="28"/>
          <w:lang w:val="es-MX"/>
        </w:rPr>
      </w:pPr>
    </w:p>
    <w:p w14:paraId="10168FF4" w14:textId="77777777" w:rsidR="002154F5" w:rsidRDefault="002154F5" w:rsidP="002154F5">
      <w:pPr>
        <w:ind w:firstLine="4865"/>
        <w:jc w:val="center"/>
        <w:rPr>
          <w:b/>
          <w:sz w:val="28"/>
          <w:szCs w:val="28"/>
          <w:lang w:val="de-DE"/>
        </w:rPr>
      </w:pPr>
      <w:r>
        <w:rPr>
          <w:b/>
          <w:sz w:val="28"/>
          <w:szCs w:val="28"/>
          <w:lang w:val="de-DE"/>
        </w:rPr>
        <w:t xml:space="preserve">KT. </w:t>
      </w:r>
      <w:r w:rsidRPr="002F1720">
        <w:rPr>
          <w:b/>
          <w:sz w:val="28"/>
          <w:szCs w:val="28"/>
          <w:lang w:val="de-DE"/>
        </w:rPr>
        <w:t>TỔNG CỤC TRƯỞNG</w:t>
      </w:r>
    </w:p>
    <w:p w14:paraId="4C9D3FA8" w14:textId="77777777" w:rsidR="002154F5" w:rsidRPr="004A437B" w:rsidRDefault="002154F5" w:rsidP="002154F5">
      <w:pPr>
        <w:ind w:firstLine="4865"/>
        <w:jc w:val="center"/>
        <w:rPr>
          <w:b/>
          <w:sz w:val="28"/>
          <w:szCs w:val="28"/>
          <w:lang w:val="de-DE"/>
        </w:rPr>
      </w:pPr>
      <w:r>
        <w:rPr>
          <w:b/>
          <w:sz w:val="28"/>
          <w:szCs w:val="28"/>
          <w:lang w:val="de-DE"/>
        </w:rPr>
        <w:t>PH</w:t>
      </w:r>
      <w:r w:rsidRPr="004A437B">
        <w:rPr>
          <w:b/>
          <w:sz w:val="28"/>
          <w:szCs w:val="28"/>
          <w:lang w:val="de-DE"/>
        </w:rPr>
        <w:t>Ó</w:t>
      </w:r>
      <w:r>
        <w:rPr>
          <w:b/>
          <w:sz w:val="28"/>
          <w:szCs w:val="28"/>
          <w:lang w:val="de-DE"/>
        </w:rPr>
        <w:t xml:space="preserve"> T</w:t>
      </w:r>
      <w:r w:rsidRPr="004A437B">
        <w:rPr>
          <w:b/>
          <w:sz w:val="28"/>
          <w:szCs w:val="28"/>
          <w:lang w:val="de-DE"/>
        </w:rPr>
        <w:t>ỔNG</w:t>
      </w:r>
      <w:r>
        <w:rPr>
          <w:b/>
          <w:sz w:val="28"/>
          <w:szCs w:val="28"/>
          <w:lang w:val="de-DE"/>
        </w:rPr>
        <w:t xml:space="preserve"> C</w:t>
      </w:r>
      <w:r w:rsidRPr="004A437B">
        <w:rPr>
          <w:b/>
          <w:sz w:val="28"/>
          <w:szCs w:val="28"/>
          <w:lang w:val="de-DE"/>
        </w:rPr>
        <w:t>ỤC</w:t>
      </w:r>
      <w:r>
        <w:rPr>
          <w:b/>
          <w:sz w:val="28"/>
          <w:szCs w:val="28"/>
          <w:lang w:val="de-DE"/>
        </w:rPr>
        <w:t xml:space="preserve"> TR</w:t>
      </w:r>
      <w:r w:rsidRPr="004A437B">
        <w:rPr>
          <w:rFonts w:hint="eastAsia"/>
          <w:b/>
          <w:sz w:val="28"/>
          <w:szCs w:val="28"/>
          <w:lang w:val="de-DE"/>
        </w:rPr>
        <w:t>Ư</w:t>
      </w:r>
      <w:r w:rsidRPr="004A437B">
        <w:rPr>
          <w:b/>
          <w:sz w:val="28"/>
          <w:szCs w:val="28"/>
          <w:lang w:val="de-DE"/>
        </w:rPr>
        <w:t>ỞNG</w:t>
      </w:r>
    </w:p>
    <w:p w14:paraId="479FFCD4" w14:textId="77777777" w:rsidR="002154F5" w:rsidRPr="002F1720" w:rsidRDefault="002154F5" w:rsidP="002154F5">
      <w:pPr>
        <w:spacing w:before="40" w:after="40" w:line="298" w:lineRule="auto"/>
        <w:ind w:firstLine="5103"/>
        <w:jc w:val="center"/>
        <w:rPr>
          <w:b/>
          <w:sz w:val="30"/>
          <w:lang w:val="de-DE"/>
        </w:rPr>
      </w:pPr>
    </w:p>
    <w:p w14:paraId="5FB320F6" w14:textId="77777777" w:rsidR="002154F5" w:rsidRDefault="002154F5" w:rsidP="002154F5">
      <w:pPr>
        <w:spacing w:before="40" w:after="40" w:line="298" w:lineRule="auto"/>
        <w:ind w:firstLine="5103"/>
        <w:rPr>
          <w:b/>
          <w:sz w:val="28"/>
          <w:szCs w:val="28"/>
          <w:lang w:val="de-DE"/>
        </w:rPr>
      </w:pPr>
    </w:p>
    <w:p w14:paraId="7604764C" w14:textId="77777777" w:rsidR="002154F5" w:rsidRDefault="002154F5" w:rsidP="002154F5">
      <w:pPr>
        <w:spacing w:before="40" w:after="40" w:line="298" w:lineRule="auto"/>
        <w:ind w:firstLine="5103"/>
        <w:rPr>
          <w:b/>
          <w:sz w:val="28"/>
          <w:szCs w:val="28"/>
          <w:lang w:val="de-DE"/>
        </w:rPr>
      </w:pPr>
    </w:p>
    <w:p w14:paraId="243B4842" w14:textId="77777777" w:rsidR="002154F5" w:rsidRDefault="002154F5" w:rsidP="002154F5">
      <w:pPr>
        <w:spacing w:before="40" w:after="40" w:line="298" w:lineRule="auto"/>
        <w:ind w:firstLine="5103"/>
        <w:rPr>
          <w:b/>
          <w:sz w:val="28"/>
          <w:szCs w:val="28"/>
          <w:lang w:val="de-DE"/>
        </w:rPr>
      </w:pPr>
    </w:p>
    <w:p w14:paraId="114FCF31" w14:textId="77777777" w:rsidR="000D1068" w:rsidRPr="00197030" w:rsidRDefault="002154F5" w:rsidP="00AF372C">
      <w:pPr>
        <w:spacing w:before="40" w:after="40" w:line="298" w:lineRule="auto"/>
        <w:ind w:firstLine="5103"/>
        <w:rPr>
          <w:b/>
          <w:sz w:val="29"/>
          <w:szCs w:val="29"/>
          <w:lang w:val="de-DE"/>
        </w:rPr>
      </w:pPr>
      <w:r>
        <w:rPr>
          <w:b/>
          <w:sz w:val="28"/>
          <w:szCs w:val="28"/>
          <w:lang w:val="de-DE"/>
        </w:rPr>
        <w:t xml:space="preserve">           </w:t>
      </w:r>
      <w:r w:rsidRPr="00197030">
        <w:rPr>
          <w:b/>
          <w:sz w:val="29"/>
          <w:szCs w:val="29"/>
          <w:lang w:val="de-DE"/>
        </w:rPr>
        <w:t>Nguyễn Bích Lâm</w:t>
      </w:r>
    </w:p>
    <w:sectPr w:rsidR="000D1068" w:rsidRPr="00197030" w:rsidSect="00BB0750">
      <w:footerReference w:type="even" r:id="rId7"/>
      <w:footerReference w:type="default" r:id="rId8"/>
      <w:pgSz w:w="11907" w:h="16840" w:code="9"/>
      <w:pgMar w:top="1584" w:right="1138" w:bottom="12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1F1AA" w14:textId="77777777" w:rsidR="00D77EE0" w:rsidRDefault="00D77EE0">
      <w:r>
        <w:separator/>
      </w:r>
    </w:p>
  </w:endnote>
  <w:endnote w:type="continuationSeparator" w:id="0">
    <w:p w14:paraId="11A64386" w14:textId="77777777" w:rsidR="00D77EE0" w:rsidRDefault="00D77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CFE5" w14:textId="77777777" w:rsidR="00986A2E" w:rsidRDefault="00986A2E" w:rsidP="002F4F3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DD776F" w14:textId="77777777" w:rsidR="00986A2E" w:rsidRDefault="00986A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41D5" w14:textId="77777777" w:rsidR="00986A2E" w:rsidRPr="002F4F36" w:rsidRDefault="00986A2E" w:rsidP="002F4F36">
    <w:pPr>
      <w:pStyle w:val="Footer"/>
      <w:framePr w:wrap="around" w:vAnchor="text" w:hAnchor="margin" w:xAlign="center" w:y="1"/>
      <w:rPr>
        <w:rStyle w:val="PageNumber"/>
        <w:rFonts w:ascii="Arial" w:hAnsi="Arial" w:cs="Arial"/>
      </w:rPr>
    </w:pPr>
    <w:r w:rsidRPr="002F4F36">
      <w:rPr>
        <w:rStyle w:val="PageNumber"/>
        <w:rFonts w:ascii="Arial" w:hAnsi="Arial" w:cs="Arial"/>
      </w:rPr>
      <w:fldChar w:fldCharType="begin"/>
    </w:r>
    <w:r w:rsidRPr="002F4F36">
      <w:rPr>
        <w:rStyle w:val="PageNumber"/>
        <w:rFonts w:ascii="Arial" w:hAnsi="Arial" w:cs="Arial"/>
      </w:rPr>
      <w:instrText xml:space="preserve">PAGE  </w:instrText>
    </w:r>
    <w:r w:rsidRPr="002F4F36">
      <w:rPr>
        <w:rStyle w:val="PageNumber"/>
        <w:rFonts w:ascii="Arial" w:hAnsi="Arial" w:cs="Arial"/>
      </w:rPr>
      <w:fldChar w:fldCharType="separate"/>
    </w:r>
    <w:r w:rsidR="007F419F">
      <w:rPr>
        <w:rStyle w:val="PageNumber"/>
        <w:rFonts w:ascii="Arial" w:hAnsi="Arial" w:cs="Arial"/>
        <w:noProof/>
      </w:rPr>
      <w:t>9</w:t>
    </w:r>
    <w:r w:rsidRPr="002F4F36">
      <w:rPr>
        <w:rStyle w:val="PageNumber"/>
        <w:rFonts w:ascii="Arial" w:hAnsi="Arial" w:cs="Arial"/>
      </w:rPr>
      <w:fldChar w:fldCharType="end"/>
    </w:r>
  </w:p>
  <w:p w14:paraId="71297144" w14:textId="77777777" w:rsidR="00986A2E" w:rsidRDefault="00986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46372" w14:textId="77777777" w:rsidR="00D77EE0" w:rsidRDefault="00D77EE0">
      <w:r>
        <w:separator/>
      </w:r>
    </w:p>
  </w:footnote>
  <w:footnote w:type="continuationSeparator" w:id="0">
    <w:p w14:paraId="6D8445D2" w14:textId="77777777" w:rsidR="00D77EE0" w:rsidRDefault="00D77E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D46AA"/>
    <w:multiLevelType w:val="hybridMultilevel"/>
    <w:tmpl w:val="5EDC7720"/>
    <w:lvl w:ilvl="0" w:tplc="2384E5D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F626F01"/>
    <w:multiLevelType w:val="hybridMultilevel"/>
    <w:tmpl w:val="86D8ABD4"/>
    <w:lvl w:ilvl="0" w:tplc="04090019">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E266FBC"/>
    <w:multiLevelType w:val="hybridMultilevel"/>
    <w:tmpl w:val="37BC7DD0"/>
    <w:lvl w:ilvl="0" w:tplc="3814BD2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392617"/>
    <w:multiLevelType w:val="hybridMultilevel"/>
    <w:tmpl w:val="878A290C"/>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7FF5D04"/>
    <w:multiLevelType w:val="hybridMultilevel"/>
    <w:tmpl w:val="199E39C2"/>
    <w:lvl w:ilvl="0" w:tplc="42E26A5E">
      <w:start w:val="3"/>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fr-FR" w:vendorID="64" w:dllVersion="131078" w:nlCheck="1" w:checkStyle="1"/>
  <w:activeWritingStyle w:appName="MSWord" w:lang="es-NI" w:vendorID="64" w:dllVersion="131078" w:nlCheck="1" w:checkStyle="1"/>
  <w:activeWritingStyle w:appName="MSWord" w:lang="es-MX"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54EF"/>
    <w:rsid w:val="00001F8D"/>
    <w:rsid w:val="0000719F"/>
    <w:rsid w:val="0002158A"/>
    <w:rsid w:val="0006202B"/>
    <w:rsid w:val="000631BF"/>
    <w:rsid w:val="000805A2"/>
    <w:rsid w:val="00090EBC"/>
    <w:rsid w:val="00091F2B"/>
    <w:rsid w:val="00093433"/>
    <w:rsid w:val="0009708F"/>
    <w:rsid w:val="000A20A2"/>
    <w:rsid w:val="000B19CC"/>
    <w:rsid w:val="000B440D"/>
    <w:rsid w:val="000B68BF"/>
    <w:rsid w:val="000C20C3"/>
    <w:rsid w:val="000D1068"/>
    <w:rsid w:val="00100A09"/>
    <w:rsid w:val="00111457"/>
    <w:rsid w:val="00112402"/>
    <w:rsid w:val="001150B1"/>
    <w:rsid w:val="0013748A"/>
    <w:rsid w:val="00140B1D"/>
    <w:rsid w:val="00151274"/>
    <w:rsid w:val="00190EC1"/>
    <w:rsid w:val="00197030"/>
    <w:rsid w:val="001972DA"/>
    <w:rsid w:val="001A4199"/>
    <w:rsid w:val="001D1DB4"/>
    <w:rsid w:val="001F6431"/>
    <w:rsid w:val="00214D7D"/>
    <w:rsid w:val="002154F5"/>
    <w:rsid w:val="0024470D"/>
    <w:rsid w:val="00267ACD"/>
    <w:rsid w:val="0027711D"/>
    <w:rsid w:val="00277E73"/>
    <w:rsid w:val="0028169C"/>
    <w:rsid w:val="002A38E3"/>
    <w:rsid w:val="002A4013"/>
    <w:rsid w:val="002B7ECE"/>
    <w:rsid w:val="002F4A88"/>
    <w:rsid w:val="002F4F36"/>
    <w:rsid w:val="00303ACC"/>
    <w:rsid w:val="00305B6A"/>
    <w:rsid w:val="003327BD"/>
    <w:rsid w:val="0034561C"/>
    <w:rsid w:val="0035377C"/>
    <w:rsid w:val="003749C3"/>
    <w:rsid w:val="00375A83"/>
    <w:rsid w:val="00385906"/>
    <w:rsid w:val="003A76D5"/>
    <w:rsid w:val="003D383A"/>
    <w:rsid w:val="003D403D"/>
    <w:rsid w:val="003E5206"/>
    <w:rsid w:val="003F4429"/>
    <w:rsid w:val="0040155A"/>
    <w:rsid w:val="00410117"/>
    <w:rsid w:val="00416415"/>
    <w:rsid w:val="0041721F"/>
    <w:rsid w:val="004456D1"/>
    <w:rsid w:val="00461303"/>
    <w:rsid w:val="00461688"/>
    <w:rsid w:val="004851A3"/>
    <w:rsid w:val="004A1A7C"/>
    <w:rsid w:val="004A1C06"/>
    <w:rsid w:val="004C0A87"/>
    <w:rsid w:val="004C497C"/>
    <w:rsid w:val="00516CBF"/>
    <w:rsid w:val="0054758C"/>
    <w:rsid w:val="00551688"/>
    <w:rsid w:val="00555353"/>
    <w:rsid w:val="00562B0C"/>
    <w:rsid w:val="00565041"/>
    <w:rsid w:val="00565503"/>
    <w:rsid w:val="00572279"/>
    <w:rsid w:val="00572DB6"/>
    <w:rsid w:val="0058604A"/>
    <w:rsid w:val="005A53E5"/>
    <w:rsid w:val="005B630F"/>
    <w:rsid w:val="005D278B"/>
    <w:rsid w:val="005F0798"/>
    <w:rsid w:val="005F47D1"/>
    <w:rsid w:val="005F7FB1"/>
    <w:rsid w:val="006061CB"/>
    <w:rsid w:val="006150AA"/>
    <w:rsid w:val="006241E0"/>
    <w:rsid w:val="0065427D"/>
    <w:rsid w:val="00664DC9"/>
    <w:rsid w:val="0067373E"/>
    <w:rsid w:val="00691AAE"/>
    <w:rsid w:val="006A3F1F"/>
    <w:rsid w:val="006D4A11"/>
    <w:rsid w:val="006D5D03"/>
    <w:rsid w:val="006E7CE6"/>
    <w:rsid w:val="006F2FB0"/>
    <w:rsid w:val="00700875"/>
    <w:rsid w:val="007076C6"/>
    <w:rsid w:val="00717363"/>
    <w:rsid w:val="0072621D"/>
    <w:rsid w:val="00734117"/>
    <w:rsid w:val="00736432"/>
    <w:rsid w:val="00796A16"/>
    <w:rsid w:val="007B5D91"/>
    <w:rsid w:val="007D491B"/>
    <w:rsid w:val="007F004C"/>
    <w:rsid w:val="007F419F"/>
    <w:rsid w:val="008054EF"/>
    <w:rsid w:val="0081329D"/>
    <w:rsid w:val="00815AB8"/>
    <w:rsid w:val="0081683E"/>
    <w:rsid w:val="008231E9"/>
    <w:rsid w:val="00824877"/>
    <w:rsid w:val="00841965"/>
    <w:rsid w:val="00857E4C"/>
    <w:rsid w:val="008667C6"/>
    <w:rsid w:val="00873B55"/>
    <w:rsid w:val="00874D78"/>
    <w:rsid w:val="00875E02"/>
    <w:rsid w:val="0089537C"/>
    <w:rsid w:val="00895ADB"/>
    <w:rsid w:val="00896F14"/>
    <w:rsid w:val="008B49F7"/>
    <w:rsid w:val="008B5FB7"/>
    <w:rsid w:val="008E3ABD"/>
    <w:rsid w:val="008E4421"/>
    <w:rsid w:val="00900633"/>
    <w:rsid w:val="00912024"/>
    <w:rsid w:val="0091553C"/>
    <w:rsid w:val="0092132D"/>
    <w:rsid w:val="00927D0A"/>
    <w:rsid w:val="00942230"/>
    <w:rsid w:val="0094243E"/>
    <w:rsid w:val="00963EA7"/>
    <w:rsid w:val="00983409"/>
    <w:rsid w:val="00986A2E"/>
    <w:rsid w:val="00994EA3"/>
    <w:rsid w:val="009C46EF"/>
    <w:rsid w:val="009E1638"/>
    <w:rsid w:val="009F5522"/>
    <w:rsid w:val="00A029DE"/>
    <w:rsid w:val="00A053AF"/>
    <w:rsid w:val="00A0798F"/>
    <w:rsid w:val="00A22FD5"/>
    <w:rsid w:val="00A273C1"/>
    <w:rsid w:val="00A27B58"/>
    <w:rsid w:val="00A27CFD"/>
    <w:rsid w:val="00A31753"/>
    <w:rsid w:val="00A35114"/>
    <w:rsid w:val="00A779F2"/>
    <w:rsid w:val="00AC67C4"/>
    <w:rsid w:val="00AC7B0C"/>
    <w:rsid w:val="00AD1757"/>
    <w:rsid w:val="00AD365B"/>
    <w:rsid w:val="00AE365B"/>
    <w:rsid w:val="00AE4BC1"/>
    <w:rsid w:val="00AE7D1E"/>
    <w:rsid w:val="00AF372C"/>
    <w:rsid w:val="00B0148C"/>
    <w:rsid w:val="00B064F4"/>
    <w:rsid w:val="00B175F2"/>
    <w:rsid w:val="00B203C3"/>
    <w:rsid w:val="00B22130"/>
    <w:rsid w:val="00B24572"/>
    <w:rsid w:val="00B416C7"/>
    <w:rsid w:val="00B436FD"/>
    <w:rsid w:val="00B45F3B"/>
    <w:rsid w:val="00B47D8E"/>
    <w:rsid w:val="00B52D64"/>
    <w:rsid w:val="00B55B67"/>
    <w:rsid w:val="00B7686C"/>
    <w:rsid w:val="00B921A5"/>
    <w:rsid w:val="00B96E45"/>
    <w:rsid w:val="00BB0750"/>
    <w:rsid w:val="00BB1885"/>
    <w:rsid w:val="00BF41B7"/>
    <w:rsid w:val="00C00EAE"/>
    <w:rsid w:val="00C04A55"/>
    <w:rsid w:val="00C22D4A"/>
    <w:rsid w:val="00C24990"/>
    <w:rsid w:val="00C26544"/>
    <w:rsid w:val="00C266C1"/>
    <w:rsid w:val="00C73075"/>
    <w:rsid w:val="00CA2C14"/>
    <w:rsid w:val="00CB4680"/>
    <w:rsid w:val="00CB5049"/>
    <w:rsid w:val="00CD3945"/>
    <w:rsid w:val="00CE1E69"/>
    <w:rsid w:val="00CE2216"/>
    <w:rsid w:val="00CE6648"/>
    <w:rsid w:val="00D215C5"/>
    <w:rsid w:val="00D30CC9"/>
    <w:rsid w:val="00D33699"/>
    <w:rsid w:val="00D4041D"/>
    <w:rsid w:val="00D50770"/>
    <w:rsid w:val="00D563A9"/>
    <w:rsid w:val="00D56936"/>
    <w:rsid w:val="00D7245D"/>
    <w:rsid w:val="00D77EE0"/>
    <w:rsid w:val="00DA71E2"/>
    <w:rsid w:val="00DF0B84"/>
    <w:rsid w:val="00DF1EBF"/>
    <w:rsid w:val="00E00A00"/>
    <w:rsid w:val="00E018ED"/>
    <w:rsid w:val="00E06289"/>
    <w:rsid w:val="00E21B1B"/>
    <w:rsid w:val="00E226CD"/>
    <w:rsid w:val="00E40FFB"/>
    <w:rsid w:val="00E4125D"/>
    <w:rsid w:val="00E442B6"/>
    <w:rsid w:val="00E4754F"/>
    <w:rsid w:val="00E77291"/>
    <w:rsid w:val="00EA52DD"/>
    <w:rsid w:val="00F43C03"/>
    <w:rsid w:val="00F51CED"/>
    <w:rsid w:val="00F522BA"/>
    <w:rsid w:val="00F66F2A"/>
    <w:rsid w:val="00F740F0"/>
    <w:rsid w:val="00F85B8F"/>
    <w:rsid w:val="00FB1616"/>
    <w:rsid w:val="00FC15F1"/>
    <w:rsid w:val="00FD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D20D07B"/>
  <w15:chartTrackingRefBased/>
  <w15:docId w15:val="{A72BEAA5-837B-4E4B-B4C6-DB92E987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EC1"/>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717363"/>
    <w:pPr>
      <w:jc w:val="both"/>
    </w:pPr>
    <w:rPr>
      <w:rFonts w:ascii=".VnTime" w:eastAsia="PMingLiU" w:hAnsi=".VnTime"/>
      <w:sz w:val="28"/>
      <w:szCs w:val="20"/>
    </w:rPr>
  </w:style>
  <w:style w:type="paragraph" w:styleId="BalloonText">
    <w:name w:val="Balloon Text"/>
    <w:basedOn w:val="Normal"/>
    <w:semiHidden/>
    <w:rsid w:val="00717363"/>
    <w:rPr>
      <w:rFonts w:ascii="Tahoma" w:hAnsi="Tahoma" w:cs="Tahoma"/>
      <w:sz w:val="16"/>
      <w:szCs w:val="16"/>
    </w:rPr>
  </w:style>
  <w:style w:type="paragraph" w:customStyle="1" w:styleId="NormalTimesNewRoman">
    <w:name w:val="Normal + Times New Roman"/>
    <w:aliases w:val="14 pt,Justified,First line:  1 cm,Before:  2 pt,..."/>
    <w:basedOn w:val="Normal"/>
    <w:rsid w:val="00717363"/>
    <w:pPr>
      <w:spacing w:before="40" w:line="274" w:lineRule="auto"/>
      <w:ind w:firstLine="567"/>
      <w:jc w:val="both"/>
    </w:pPr>
    <w:rPr>
      <w:spacing w:val="-2"/>
      <w:sz w:val="28"/>
      <w:szCs w:val="26"/>
      <w:lang w:val="pt-BR"/>
    </w:rPr>
  </w:style>
  <w:style w:type="character" w:customStyle="1" w:styleId="fftimenewsromanfs12pt1">
    <w:name w:val="ff_time_news_roman_fs_12pt1"/>
    <w:basedOn w:val="DefaultParagraphFont"/>
    <w:rsid w:val="0028169C"/>
    <w:rPr>
      <w:rFonts w:ascii="Times New Roman" w:hAnsi="Times New Roman" w:cs="Times New Roman" w:hint="default"/>
      <w:sz w:val="24"/>
      <w:szCs w:val="24"/>
    </w:rPr>
  </w:style>
  <w:style w:type="paragraph" w:customStyle="1" w:styleId="psubtitle">
    <w:name w:val="psubtitle"/>
    <w:basedOn w:val="Normal"/>
    <w:rsid w:val="00090EBC"/>
    <w:pPr>
      <w:spacing w:before="100" w:beforeAutospacing="1" w:after="100" w:afterAutospacing="1"/>
    </w:pPr>
  </w:style>
  <w:style w:type="paragraph" w:customStyle="1" w:styleId="pbody">
    <w:name w:val="pbody"/>
    <w:basedOn w:val="Normal"/>
    <w:rsid w:val="00090EBC"/>
    <w:pPr>
      <w:spacing w:before="100" w:beforeAutospacing="1" w:after="100" w:afterAutospacing="1"/>
    </w:pPr>
  </w:style>
  <w:style w:type="paragraph" w:styleId="NormalWeb">
    <w:name w:val="Normal (Web)"/>
    <w:basedOn w:val="Normal"/>
    <w:rsid w:val="0058604A"/>
    <w:pPr>
      <w:spacing w:before="100" w:beforeAutospacing="1" w:after="100" w:afterAutospacing="1"/>
    </w:pPr>
  </w:style>
  <w:style w:type="paragraph" w:styleId="Footer">
    <w:name w:val="footer"/>
    <w:basedOn w:val="Normal"/>
    <w:rsid w:val="002F4F36"/>
    <w:pPr>
      <w:tabs>
        <w:tab w:val="center" w:pos="4320"/>
        <w:tab w:val="right" w:pos="8640"/>
      </w:tabs>
    </w:pPr>
  </w:style>
  <w:style w:type="character" w:styleId="PageNumber">
    <w:name w:val="page number"/>
    <w:basedOn w:val="DefaultParagraphFont"/>
    <w:rsid w:val="002F4F36"/>
  </w:style>
  <w:style w:type="paragraph" w:styleId="Header">
    <w:name w:val="header"/>
    <w:basedOn w:val="Normal"/>
    <w:rsid w:val="002F4F36"/>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00124">
      <w:bodyDiv w:val="1"/>
      <w:marLeft w:val="0"/>
      <w:marRight w:val="0"/>
      <w:marTop w:val="0"/>
      <w:marBottom w:val="0"/>
      <w:divBdr>
        <w:top w:val="none" w:sz="0" w:space="0" w:color="auto"/>
        <w:left w:val="none" w:sz="0" w:space="0" w:color="auto"/>
        <w:bottom w:val="none" w:sz="0" w:space="0" w:color="auto"/>
        <w:right w:val="none" w:sz="0" w:space="0" w:color="auto"/>
      </w:divBdr>
      <w:divsChild>
        <w:div w:id="1517888174">
          <w:marLeft w:val="0"/>
          <w:marRight w:val="0"/>
          <w:marTop w:val="0"/>
          <w:marBottom w:val="0"/>
          <w:divBdr>
            <w:top w:val="none" w:sz="0" w:space="0" w:color="auto"/>
            <w:left w:val="none" w:sz="0" w:space="0" w:color="auto"/>
            <w:bottom w:val="none" w:sz="0" w:space="0" w:color="auto"/>
            <w:right w:val="none" w:sz="0" w:space="0" w:color="auto"/>
          </w:divBdr>
          <w:divsChild>
            <w:div w:id="1726441428">
              <w:marLeft w:val="0"/>
              <w:marRight w:val="0"/>
              <w:marTop w:val="0"/>
              <w:marBottom w:val="0"/>
              <w:divBdr>
                <w:top w:val="none" w:sz="0" w:space="0" w:color="auto"/>
                <w:left w:val="none" w:sz="0" w:space="0" w:color="auto"/>
                <w:bottom w:val="none" w:sz="0" w:space="0" w:color="auto"/>
                <w:right w:val="none" w:sz="0" w:space="0" w:color="auto"/>
              </w:divBdr>
              <w:divsChild>
                <w:div w:id="1173648184">
                  <w:marLeft w:val="0"/>
                  <w:marRight w:val="0"/>
                  <w:marTop w:val="95"/>
                  <w:marBottom w:val="0"/>
                  <w:divBdr>
                    <w:top w:val="none" w:sz="0" w:space="0" w:color="auto"/>
                    <w:left w:val="none" w:sz="0" w:space="0" w:color="auto"/>
                    <w:bottom w:val="none" w:sz="0" w:space="0" w:color="auto"/>
                    <w:right w:val="none" w:sz="0" w:space="0" w:color="auto"/>
                  </w:divBdr>
                  <w:divsChild>
                    <w:div w:id="8757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6432</Words>
  <Characters>36664</Characters>
  <Application>Microsoft Office Word</Application>
  <DocSecurity>4</DocSecurity>
  <Lines>305</Lines>
  <Paragraphs>86</Paragraphs>
  <ScaleCrop>false</ScaleCrop>
  <HeadingPairs>
    <vt:vector size="2" baseType="variant">
      <vt:variant>
        <vt:lpstr>Title</vt:lpstr>
      </vt:variant>
      <vt:variant>
        <vt:i4>1</vt:i4>
      </vt:variant>
    </vt:vector>
  </HeadingPairs>
  <TitlesOfParts>
    <vt:vector size="1" baseType="lpstr">
      <vt:lpstr>đoàn Bưu chính, Viễn thông đạt 33,5 nghìn tỷ đồng, tăng 27,2%</vt:lpstr>
    </vt:vector>
  </TitlesOfParts>
  <Company>TCTK</Company>
  <LinksUpToDate>false</LinksUpToDate>
  <CharactersWithSpaces>43010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đoàn Bưu chính, Viễn thông đạt 33,5 nghìn tỷ đồng, tăng 27,2%</dc:title>
  <dc:subject/>
  <dc:creator>nttnga</dc:creator>
  <cp:keywords/>
  <dc:description/>
  <cp:lastModifiedBy>Luận Quang</cp:lastModifiedBy>
  <cp:revision>2</cp:revision>
  <cp:lastPrinted>2009-09-28T08:42:00Z</cp:lastPrinted>
  <dcterms:created xsi:type="dcterms:W3CDTF">2026-08-11T09:22:00Z</dcterms:created>
  <dcterms:modified xsi:type="dcterms:W3CDTF">2026-08-11T09:22:00Z</dcterms:modified>
</cp:coreProperties>
</file>