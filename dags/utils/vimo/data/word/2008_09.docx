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0" w:type="dxa"/>
        <w:tblInd w:w="-252" w:type="dxa"/>
        <w:tblLayout w:type="fixed"/>
        <w:tblLook w:val="0000" w:firstRow="0" w:lastRow="0" w:firstColumn="0" w:lastColumn="0" w:noHBand="0" w:noVBand="0"/>
      </w:tblPr>
      <w:tblGrid>
        <w:gridCol w:w="3252"/>
        <w:gridCol w:w="6648"/>
      </w:tblGrid>
      <w:tr w:rsidR="006400C3" w:rsidRPr="00CD3868" w14:paraId="35AFAC8E" w14:textId="77777777">
        <w:tblPrEx>
          <w:tblCellMar>
            <w:top w:w="0" w:type="dxa"/>
            <w:bottom w:w="0" w:type="dxa"/>
          </w:tblCellMar>
        </w:tblPrEx>
        <w:tc>
          <w:tcPr>
            <w:tcW w:w="3252" w:type="dxa"/>
          </w:tcPr>
          <w:p w14:paraId="63F3DCF8" w14:textId="77777777" w:rsidR="006400C3" w:rsidRPr="005C2650" w:rsidRDefault="006400C3" w:rsidP="00FF761E">
            <w:pPr>
              <w:spacing w:before="60"/>
              <w:ind w:left="-288" w:firstLine="288"/>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1D7111E1" w14:textId="77777777" w:rsidR="006400C3" w:rsidRPr="00455A4E" w:rsidRDefault="006400C3" w:rsidP="00FF761E">
            <w:pPr>
              <w:spacing w:before="120"/>
              <w:jc w:val="both"/>
              <w:rPr>
                <w:rFonts w:ascii=".VnTimeH" w:hAnsi=".VnTimeH"/>
                <w:sz w:val="32"/>
                <w:szCs w:val="26"/>
              </w:rPr>
            </w:pPr>
            <w:r w:rsidRPr="00455A4E">
              <w:rPr>
                <w:b/>
                <w:bCs/>
                <w:i/>
                <w:noProof/>
                <w:sz w:val="38"/>
                <w:szCs w:val="42"/>
              </w:rPr>
              <w:pict w14:anchorId="460EB3CC">
                <v:line id="_x0000_s1052" style="position:absolute;left:0;text-align:left;z-index:251657216" from="29.55pt,1.95pt" to="106.05pt,1.95pt" strokeweight="1pt"/>
              </w:pict>
            </w:r>
          </w:p>
          <w:p w14:paraId="15C79AEA" w14:textId="77777777" w:rsidR="006400C3" w:rsidRPr="00BB4FB3" w:rsidRDefault="006400C3" w:rsidP="00FF761E">
            <w:pPr>
              <w:spacing w:before="60"/>
              <w:jc w:val="both"/>
              <w:rPr>
                <w:rFonts w:ascii="Times New Roman" w:hAnsi="Times New Roman"/>
              </w:rPr>
            </w:pPr>
            <w:r w:rsidRPr="00CD3868">
              <w:rPr>
                <w:rFonts w:ascii=".VnTimeH" w:hAnsi=".VnTimeH"/>
              </w:rPr>
              <w:t xml:space="preserve">  </w:t>
            </w:r>
            <w:r w:rsidRPr="00BB4FB3">
              <w:rPr>
                <w:rFonts w:ascii="Times New Roman" w:hAnsi="Times New Roman"/>
                <w:sz w:val="28"/>
                <w:szCs w:val="32"/>
              </w:rPr>
              <w:t>Số:</w:t>
            </w:r>
            <w:r w:rsidRPr="00BB4FB3">
              <w:rPr>
                <w:rFonts w:ascii="Times New Roman" w:hAnsi="Times New Roman"/>
                <w:sz w:val="28"/>
                <w:szCs w:val="28"/>
              </w:rPr>
              <w:t xml:space="preserve"> </w:t>
            </w:r>
            <w:r w:rsidR="00351045">
              <w:rPr>
                <w:rFonts w:ascii="Times New Roman" w:hAnsi="Times New Roman"/>
                <w:sz w:val="28"/>
                <w:szCs w:val="28"/>
              </w:rPr>
              <w:t>37</w:t>
            </w:r>
            <w:r w:rsidRPr="00BB4FB3">
              <w:rPr>
                <w:rFonts w:ascii="Times New Roman" w:hAnsi="Times New Roman"/>
                <w:sz w:val="28"/>
                <w:szCs w:val="28"/>
              </w:rPr>
              <w:t>/</w:t>
            </w:r>
            <w:r w:rsidRPr="00BB4FB3">
              <w:rPr>
                <w:sz w:val="28"/>
                <w:szCs w:val="28"/>
              </w:rPr>
              <w:t>TCTK</w:t>
            </w:r>
            <w:r w:rsidRPr="00BB4FB3">
              <w:rPr>
                <w:rFonts w:ascii="Times New Roman" w:hAnsi="Times New Roman"/>
                <w:sz w:val="28"/>
                <w:szCs w:val="28"/>
              </w:rPr>
              <w:t>-TK</w:t>
            </w:r>
            <w:r w:rsidRPr="00BB4FB3">
              <w:rPr>
                <w:sz w:val="28"/>
                <w:szCs w:val="28"/>
              </w:rPr>
              <w:t>TH</w:t>
            </w:r>
          </w:p>
        </w:tc>
        <w:tc>
          <w:tcPr>
            <w:tcW w:w="6648" w:type="dxa"/>
          </w:tcPr>
          <w:p w14:paraId="258EC300" w14:textId="77777777" w:rsidR="006400C3" w:rsidRPr="00CD3868" w:rsidRDefault="006400C3" w:rsidP="00FF761E">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70DB8F1E" w14:textId="77777777" w:rsidR="006400C3" w:rsidRPr="008D54EA" w:rsidRDefault="006400C3" w:rsidP="00FF761E">
            <w:pPr>
              <w:jc w:val="center"/>
              <w:rPr>
                <w:b/>
                <w:bCs/>
                <w:sz w:val="28"/>
                <w:szCs w:val="28"/>
                <w:lang w:val="pt-BR"/>
              </w:rPr>
            </w:pPr>
            <w:r w:rsidRPr="008D54EA">
              <w:rPr>
                <w:b/>
                <w:bCs/>
                <w:sz w:val="28"/>
                <w:szCs w:val="28"/>
                <w:lang w:val="pt-BR"/>
              </w:rPr>
              <w:t>§éc lËp-Tù do-H¹nh phóc</w:t>
            </w:r>
          </w:p>
          <w:p w14:paraId="320E73FA" w14:textId="77777777" w:rsidR="006400C3" w:rsidRDefault="006400C3" w:rsidP="00FF761E">
            <w:pPr>
              <w:spacing w:line="120" w:lineRule="auto"/>
              <w:jc w:val="center"/>
              <w:rPr>
                <w:b/>
                <w:bCs/>
                <w:szCs w:val="26"/>
                <w:u w:val="single"/>
                <w:lang w:val="pt-BR"/>
              </w:rPr>
            </w:pPr>
            <w:r>
              <w:rPr>
                <w:rFonts w:ascii=".VnTimeH" w:hAnsi=".VnTimeH"/>
                <w:b/>
                <w:bCs/>
                <w:noProof/>
              </w:rPr>
              <w:pict w14:anchorId="3D1466F6">
                <v:line id="_x0000_s1053" style="position:absolute;left:0;text-align:left;z-index:251658240" from="83.4pt,1.75pt" to="223.05pt,1.75pt" strokeweight="1pt"/>
              </w:pict>
            </w:r>
          </w:p>
          <w:p w14:paraId="6F83FDE2" w14:textId="77777777" w:rsidR="006400C3" w:rsidRPr="008D54EA" w:rsidRDefault="006400C3" w:rsidP="00FF761E">
            <w:pPr>
              <w:tabs>
                <w:tab w:val="left" w:pos="5364"/>
              </w:tabs>
              <w:spacing w:before="120"/>
              <w:ind w:right="373"/>
              <w:jc w:val="center"/>
              <w:rPr>
                <w:i/>
                <w:sz w:val="28"/>
                <w:szCs w:val="28"/>
                <w:lang w:val="pt-BR"/>
              </w:rPr>
            </w:pPr>
            <w:r w:rsidRPr="008D54EA">
              <w:rPr>
                <w:i/>
                <w:sz w:val="28"/>
                <w:szCs w:val="28"/>
                <w:lang w:val="pt-BR"/>
              </w:rPr>
              <w:t xml:space="preserve">      Hµ Néi, ngµy </w:t>
            </w:r>
            <w:r>
              <w:rPr>
                <w:i/>
                <w:sz w:val="28"/>
                <w:szCs w:val="28"/>
                <w:lang w:val="pt-BR"/>
              </w:rPr>
              <w:t xml:space="preserve"> </w:t>
            </w:r>
            <w:r w:rsidR="00890E28">
              <w:rPr>
                <w:i/>
                <w:sz w:val="28"/>
                <w:szCs w:val="28"/>
                <w:lang w:val="pt-BR"/>
              </w:rPr>
              <w:t>27</w:t>
            </w:r>
            <w:r w:rsidRPr="008D54EA">
              <w:rPr>
                <w:i/>
                <w:sz w:val="28"/>
                <w:szCs w:val="28"/>
                <w:lang w:val="pt-BR"/>
              </w:rPr>
              <w:t xml:space="preserve"> th¸ng </w:t>
            </w:r>
            <w:r>
              <w:rPr>
                <w:i/>
                <w:sz w:val="28"/>
                <w:szCs w:val="28"/>
                <w:lang w:val="pt-BR"/>
              </w:rPr>
              <w:t>9</w:t>
            </w:r>
            <w:r w:rsidRPr="008D54EA">
              <w:rPr>
                <w:i/>
                <w:sz w:val="28"/>
                <w:szCs w:val="28"/>
                <w:lang w:val="pt-BR"/>
              </w:rPr>
              <w:t xml:space="preserve"> n¨m 2008</w:t>
            </w:r>
          </w:p>
        </w:tc>
      </w:tr>
    </w:tbl>
    <w:p w14:paraId="2F7B9B54" w14:textId="77777777" w:rsidR="006400C3" w:rsidRPr="00103432" w:rsidRDefault="006400C3" w:rsidP="006400C3">
      <w:pPr>
        <w:spacing w:line="120" w:lineRule="auto"/>
        <w:rPr>
          <w:sz w:val="44"/>
          <w:szCs w:val="2"/>
          <w:lang w:val="pt-BR"/>
        </w:rPr>
      </w:pPr>
    </w:p>
    <w:p w14:paraId="3402B3E4" w14:textId="77777777" w:rsidR="006400C3" w:rsidRPr="00367B43" w:rsidRDefault="006400C3" w:rsidP="006400C3">
      <w:pPr>
        <w:jc w:val="center"/>
        <w:rPr>
          <w:rFonts w:ascii=".VnArialH" w:hAnsi=".VnArialH"/>
          <w:b/>
          <w:sz w:val="34"/>
          <w:szCs w:val="34"/>
          <w:lang w:val="fr-FR"/>
        </w:rPr>
      </w:pPr>
      <w:r w:rsidRPr="00893C99">
        <w:rPr>
          <w:rFonts w:ascii=".VnArialH" w:hAnsi=".VnArialH"/>
          <w:b/>
          <w:sz w:val="14"/>
          <w:lang w:val="fr-FR"/>
        </w:rPr>
        <w:softHyphen/>
      </w:r>
      <w:r w:rsidRPr="00367B43">
        <w:rPr>
          <w:rFonts w:ascii=".VnArialH" w:hAnsi=".VnArialH"/>
          <w:b/>
          <w:sz w:val="34"/>
          <w:szCs w:val="34"/>
          <w:lang w:val="fr-FR"/>
        </w:rPr>
        <w:t>T×nh h×nh kinh tÕ-x· héi</w:t>
      </w:r>
    </w:p>
    <w:p w14:paraId="66BC0B84" w14:textId="77777777" w:rsidR="006400C3" w:rsidRPr="00CC3E01" w:rsidRDefault="006400C3" w:rsidP="006400C3">
      <w:pPr>
        <w:jc w:val="center"/>
        <w:rPr>
          <w:rFonts w:ascii=".VnArialH" w:hAnsi=".VnArialH"/>
          <w:b/>
          <w:sz w:val="36"/>
          <w:lang w:val="fr-FR"/>
        </w:rPr>
      </w:pPr>
      <w:r w:rsidRPr="00CC3E01">
        <w:rPr>
          <w:rFonts w:ascii=".VnArialH" w:hAnsi=".VnArialH"/>
          <w:b/>
          <w:sz w:val="34"/>
          <w:szCs w:val="34"/>
          <w:lang w:val="fr-FR"/>
        </w:rPr>
        <w:t>9 THÁNG n¨m 2008</w:t>
      </w:r>
    </w:p>
    <w:p w14:paraId="5712B10D" w14:textId="77777777" w:rsidR="006400C3" w:rsidRPr="00103432" w:rsidRDefault="006400C3" w:rsidP="006400C3">
      <w:pPr>
        <w:spacing w:before="40" w:after="40" w:line="283" w:lineRule="auto"/>
        <w:ind w:firstLine="539"/>
        <w:jc w:val="both"/>
        <w:rPr>
          <w:sz w:val="8"/>
          <w:szCs w:val="8"/>
          <w:lang w:val="fr-FR"/>
        </w:rPr>
      </w:pPr>
    </w:p>
    <w:p w14:paraId="031F215C" w14:textId="77777777" w:rsidR="006400C3" w:rsidRPr="00CC0260" w:rsidRDefault="005204FB" w:rsidP="006C2B75">
      <w:pPr>
        <w:spacing w:before="40" w:after="40" w:line="276" w:lineRule="auto"/>
        <w:ind w:firstLine="539"/>
        <w:jc w:val="both"/>
        <w:rPr>
          <w:rFonts w:ascii="Times New Roman" w:hAnsi="Times New Roman"/>
          <w:b/>
          <w:sz w:val="28"/>
          <w:szCs w:val="28"/>
          <w:lang w:val="de-DE"/>
        </w:rPr>
      </w:pPr>
      <w:r w:rsidRPr="00CC0260">
        <w:rPr>
          <w:rFonts w:ascii="Times New Roman" w:hAnsi="Times New Roman"/>
          <w:sz w:val="28"/>
          <w:szCs w:val="28"/>
          <w:lang w:val="fr-FR"/>
        </w:rPr>
        <w:t>Trong 9 tháng vừa qua, tình hình kinh tế-xã hội n</w:t>
      </w:r>
      <w:r w:rsidRPr="00CC0260">
        <w:rPr>
          <w:rFonts w:ascii="Times New Roman" w:hAnsi="Times New Roman" w:hint="eastAsia"/>
          <w:sz w:val="28"/>
          <w:szCs w:val="28"/>
          <w:lang w:val="fr-FR"/>
        </w:rPr>
        <w:t>ư</w:t>
      </w:r>
      <w:r w:rsidRPr="00CC0260">
        <w:rPr>
          <w:rFonts w:ascii="Times New Roman" w:hAnsi="Times New Roman"/>
          <w:sz w:val="28"/>
          <w:szCs w:val="28"/>
          <w:lang w:val="fr-FR"/>
        </w:rPr>
        <w:t xml:space="preserve">ớc ta chịu tác </w:t>
      </w:r>
      <w:r w:rsidRPr="00CC0260">
        <w:rPr>
          <w:rFonts w:ascii="Times New Roman" w:hAnsi="Times New Roman" w:hint="eastAsia"/>
          <w:sz w:val="28"/>
          <w:szCs w:val="28"/>
          <w:lang w:val="fr-FR"/>
        </w:rPr>
        <w:t>đ</w:t>
      </w:r>
      <w:r w:rsidRPr="00CC0260">
        <w:rPr>
          <w:rFonts w:ascii="Times New Roman" w:hAnsi="Times New Roman"/>
          <w:sz w:val="28"/>
          <w:szCs w:val="28"/>
          <w:lang w:val="fr-FR"/>
        </w:rPr>
        <w:t xml:space="preserve">ộng của nhiều yếu tố không thuận. Trong khi sức cạnh tranh của </w:t>
      </w:r>
      <w:r w:rsidR="006C2B75">
        <w:rPr>
          <w:rFonts w:ascii="Times New Roman" w:hAnsi="Times New Roman"/>
          <w:sz w:val="28"/>
          <w:szCs w:val="28"/>
          <w:lang w:val="fr-FR"/>
        </w:rPr>
        <w:t>nhi</w:t>
      </w:r>
      <w:r w:rsidR="006C2B75" w:rsidRPr="006C2B75">
        <w:rPr>
          <w:rFonts w:ascii="Times New Roman" w:hAnsi="Times New Roman"/>
          <w:sz w:val="28"/>
          <w:szCs w:val="28"/>
          <w:lang w:val="fr-FR"/>
        </w:rPr>
        <w:t>ều</w:t>
      </w:r>
      <w:r w:rsidR="006C2B75">
        <w:rPr>
          <w:rFonts w:ascii="Times New Roman" w:hAnsi="Times New Roman"/>
          <w:sz w:val="28"/>
          <w:szCs w:val="28"/>
          <w:lang w:val="fr-FR"/>
        </w:rPr>
        <w:t xml:space="preserve"> ng</w:t>
      </w:r>
      <w:r w:rsidR="006C2B75" w:rsidRPr="006C2B75">
        <w:rPr>
          <w:rFonts w:ascii="Times New Roman" w:hAnsi="Times New Roman"/>
          <w:sz w:val="28"/>
          <w:szCs w:val="28"/>
          <w:lang w:val="fr-FR"/>
        </w:rPr>
        <w:t>à</w:t>
      </w:r>
      <w:r w:rsidR="006C2B75">
        <w:rPr>
          <w:rFonts w:ascii="Times New Roman" w:hAnsi="Times New Roman"/>
          <w:sz w:val="28"/>
          <w:szCs w:val="28"/>
          <w:lang w:val="fr-FR"/>
        </w:rPr>
        <w:t>nh v</w:t>
      </w:r>
      <w:r w:rsidR="006C2B75" w:rsidRPr="006C2B75">
        <w:rPr>
          <w:rFonts w:ascii="Times New Roman" w:hAnsi="Times New Roman"/>
          <w:sz w:val="28"/>
          <w:szCs w:val="28"/>
          <w:lang w:val="fr-FR"/>
        </w:rPr>
        <w:t>à</w:t>
      </w:r>
      <w:r w:rsidR="006C2B75">
        <w:rPr>
          <w:rFonts w:ascii="Times New Roman" w:hAnsi="Times New Roman"/>
          <w:sz w:val="28"/>
          <w:szCs w:val="28"/>
          <w:lang w:val="fr-FR"/>
        </w:rPr>
        <w:t xml:space="preserve"> c</w:t>
      </w:r>
      <w:r w:rsidR="006C2B75" w:rsidRPr="006C2B75">
        <w:rPr>
          <w:rFonts w:ascii="Times New Roman" w:hAnsi="Times New Roman"/>
          <w:sz w:val="28"/>
          <w:szCs w:val="28"/>
          <w:lang w:val="fr-FR"/>
        </w:rPr>
        <w:t>ủa</w:t>
      </w:r>
      <w:r w:rsidR="006C2B75">
        <w:rPr>
          <w:rFonts w:ascii="Times New Roman" w:hAnsi="Times New Roman"/>
          <w:sz w:val="28"/>
          <w:szCs w:val="28"/>
          <w:lang w:val="fr-FR"/>
        </w:rPr>
        <w:t xml:space="preserve"> </w:t>
      </w:r>
      <w:r w:rsidRPr="00CC0260">
        <w:rPr>
          <w:rFonts w:ascii="Times New Roman" w:hAnsi="Times New Roman"/>
          <w:sz w:val="28"/>
          <w:szCs w:val="28"/>
          <w:lang w:val="fr-FR"/>
        </w:rPr>
        <w:t>nền kinh tế còn nhiều hạn chế thì giá cả của hầu hết các loại vật t</w:t>
      </w:r>
      <w:r w:rsidRPr="00CC0260">
        <w:rPr>
          <w:rFonts w:ascii="Times New Roman" w:hAnsi="Times New Roman" w:hint="eastAsia"/>
          <w:sz w:val="28"/>
          <w:szCs w:val="28"/>
          <w:lang w:val="fr-FR"/>
        </w:rPr>
        <w:t>ư</w:t>
      </w:r>
      <w:r w:rsidRPr="00CC0260">
        <w:rPr>
          <w:rFonts w:ascii="Times New Roman" w:hAnsi="Times New Roman"/>
          <w:sz w:val="28"/>
          <w:szCs w:val="28"/>
          <w:lang w:val="fr-FR"/>
        </w:rPr>
        <w:t xml:space="preserve"> nguyên liệu </w:t>
      </w:r>
      <w:r w:rsidRPr="00CC0260">
        <w:rPr>
          <w:rFonts w:ascii="Times New Roman" w:hAnsi="Times New Roman" w:hint="eastAsia"/>
          <w:sz w:val="28"/>
          <w:szCs w:val="28"/>
          <w:lang w:val="fr-FR"/>
        </w:rPr>
        <w:t>đ</w:t>
      </w:r>
      <w:r w:rsidRPr="00CC0260">
        <w:rPr>
          <w:rFonts w:ascii="Times New Roman" w:hAnsi="Times New Roman"/>
          <w:sz w:val="28"/>
          <w:szCs w:val="28"/>
          <w:lang w:val="fr-FR"/>
        </w:rPr>
        <w:t>ầu vào nhập khẩu trên thị tr</w:t>
      </w:r>
      <w:r w:rsidRPr="00CC0260">
        <w:rPr>
          <w:rFonts w:ascii="Times New Roman" w:hAnsi="Times New Roman" w:hint="eastAsia"/>
          <w:sz w:val="28"/>
          <w:szCs w:val="28"/>
          <w:lang w:val="fr-FR"/>
        </w:rPr>
        <w:t>ư</w:t>
      </w:r>
      <w:r w:rsidRPr="00CC0260">
        <w:rPr>
          <w:rFonts w:ascii="Times New Roman" w:hAnsi="Times New Roman"/>
          <w:sz w:val="28"/>
          <w:szCs w:val="28"/>
          <w:lang w:val="fr-FR"/>
        </w:rPr>
        <w:t>ờng thế giới liên tục t</w:t>
      </w:r>
      <w:r w:rsidRPr="00CC0260">
        <w:rPr>
          <w:rFonts w:ascii="Times New Roman" w:hAnsi="Times New Roman" w:hint="eastAsia"/>
          <w:sz w:val="28"/>
          <w:szCs w:val="28"/>
          <w:lang w:val="fr-FR"/>
        </w:rPr>
        <w:t>ă</w:t>
      </w:r>
      <w:r w:rsidRPr="00CC0260">
        <w:rPr>
          <w:rFonts w:ascii="Times New Roman" w:hAnsi="Times New Roman"/>
          <w:sz w:val="28"/>
          <w:szCs w:val="28"/>
          <w:lang w:val="fr-FR"/>
        </w:rPr>
        <w:t xml:space="preserve">ng hoặc </w:t>
      </w:r>
      <w:r w:rsidRPr="00CC0260">
        <w:rPr>
          <w:rFonts w:ascii="Times New Roman" w:hAnsi="Times New Roman" w:hint="eastAsia"/>
          <w:sz w:val="28"/>
          <w:szCs w:val="28"/>
          <w:lang w:val="fr-FR"/>
        </w:rPr>
        <w:t>đ</w:t>
      </w:r>
      <w:r w:rsidR="00E713E4" w:rsidRPr="00CC0260">
        <w:rPr>
          <w:rFonts w:ascii="Times New Roman" w:hAnsi="Times New Roman"/>
          <w:sz w:val="28"/>
          <w:szCs w:val="28"/>
          <w:lang w:val="fr-FR"/>
        </w:rPr>
        <w:t>ứ</w:t>
      </w:r>
      <w:r w:rsidRPr="00CC0260">
        <w:rPr>
          <w:rFonts w:ascii="Times New Roman" w:hAnsi="Times New Roman"/>
          <w:sz w:val="28"/>
          <w:szCs w:val="28"/>
          <w:lang w:val="fr-FR"/>
        </w:rPr>
        <w:t xml:space="preserve">ng ở mức cao; thiên tai, dịch bệnh </w:t>
      </w:r>
      <w:r w:rsidR="00E713E4" w:rsidRPr="00CC0260">
        <w:rPr>
          <w:rFonts w:ascii="Times New Roman" w:hAnsi="Times New Roman"/>
          <w:sz w:val="28"/>
          <w:szCs w:val="28"/>
          <w:lang w:val="fr-FR"/>
        </w:rPr>
        <w:t xml:space="preserve">lại </w:t>
      </w:r>
      <w:r w:rsidRPr="00CC0260">
        <w:rPr>
          <w:rFonts w:ascii="Times New Roman" w:hAnsi="Times New Roman"/>
          <w:sz w:val="28"/>
          <w:szCs w:val="28"/>
          <w:lang w:val="fr-FR"/>
        </w:rPr>
        <w:t xml:space="preserve">xảy ra ở nhiều </w:t>
      </w:r>
      <w:r w:rsidRPr="00CC0260">
        <w:rPr>
          <w:rFonts w:ascii="Times New Roman" w:hAnsi="Times New Roman" w:hint="eastAsia"/>
          <w:sz w:val="28"/>
          <w:szCs w:val="28"/>
          <w:lang w:val="fr-FR"/>
        </w:rPr>
        <w:t>đ</w:t>
      </w:r>
      <w:r w:rsidRPr="00CC0260">
        <w:rPr>
          <w:rFonts w:ascii="Times New Roman" w:hAnsi="Times New Roman"/>
          <w:sz w:val="28"/>
          <w:szCs w:val="28"/>
          <w:lang w:val="fr-FR"/>
        </w:rPr>
        <w:t>ịa ph</w:t>
      </w:r>
      <w:r w:rsidRPr="00CC0260">
        <w:rPr>
          <w:rFonts w:ascii="Times New Roman" w:hAnsi="Times New Roman" w:hint="eastAsia"/>
          <w:sz w:val="28"/>
          <w:szCs w:val="28"/>
          <w:lang w:val="fr-FR"/>
        </w:rPr>
        <w:t>ươ</w:t>
      </w:r>
      <w:r w:rsidRPr="00CC0260">
        <w:rPr>
          <w:rFonts w:ascii="Times New Roman" w:hAnsi="Times New Roman"/>
          <w:sz w:val="28"/>
          <w:szCs w:val="28"/>
          <w:lang w:val="fr-FR"/>
        </w:rPr>
        <w:t xml:space="preserve">ng trên </w:t>
      </w:r>
      <w:r w:rsidRPr="00CC0260">
        <w:rPr>
          <w:rFonts w:ascii="Times New Roman" w:hAnsi="Times New Roman" w:hint="eastAsia"/>
          <w:sz w:val="28"/>
          <w:szCs w:val="28"/>
          <w:lang w:val="fr-FR"/>
        </w:rPr>
        <w:t>đ</w:t>
      </w:r>
      <w:r w:rsidRPr="00CC0260">
        <w:rPr>
          <w:rFonts w:ascii="Times New Roman" w:hAnsi="Times New Roman"/>
          <w:sz w:val="28"/>
          <w:szCs w:val="28"/>
          <w:lang w:val="fr-FR"/>
        </w:rPr>
        <w:t>ịa bàn cả n</w:t>
      </w:r>
      <w:r w:rsidRPr="00CC0260">
        <w:rPr>
          <w:rFonts w:ascii="Times New Roman" w:hAnsi="Times New Roman" w:hint="eastAsia"/>
          <w:sz w:val="28"/>
          <w:szCs w:val="28"/>
          <w:lang w:val="fr-FR"/>
        </w:rPr>
        <w:t>ư</w:t>
      </w:r>
      <w:r w:rsidRPr="00CC0260">
        <w:rPr>
          <w:rFonts w:ascii="Times New Roman" w:hAnsi="Times New Roman"/>
          <w:sz w:val="28"/>
          <w:szCs w:val="28"/>
          <w:lang w:val="fr-FR"/>
        </w:rPr>
        <w:t xml:space="preserve">ớc. </w:t>
      </w:r>
      <w:r w:rsidR="006400C3" w:rsidRPr="00CC0260">
        <w:rPr>
          <w:rFonts w:ascii="Times New Roman" w:hAnsi="Times New Roman"/>
          <w:sz w:val="28"/>
          <w:szCs w:val="28"/>
          <w:lang w:val="fr-FR"/>
        </w:rPr>
        <w:t xml:space="preserve">Trước tình hình đó, </w:t>
      </w:r>
      <w:r w:rsidR="008607EE" w:rsidRPr="00CC0260">
        <w:rPr>
          <w:rFonts w:ascii="Times New Roman" w:hAnsi="Times New Roman"/>
          <w:sz w:val="28"/>
          <w:szCs w:val="28"/>
          <w:lang w:val="fr-FR"/>
        </w:rPr>
        <w:t xml:space="preserve">Bộ Chính trị, Quốc hội, </w:t>
      </w:r>
      <w:r w:rsidR="006400C3" w:rsidRPr="00CC0260">
        <w:rPr>
          <w:rFonts w:ascii="Times New Roman" w:hAnsi="Times New Roman"/>
          <w:sz w:val="28"/>
          <w:szCs w:val="28"/>
          <w:lang w:val="fr-FR"/>
        </w:rPr>
        <w:t xml:space="preserve">Chính phủ đã </w:t>
      </w:r>
      <w:r w:rsidR="008607EE" w:rsidRPr="00CC0260">
        <w:rPr>
          <w:rFonts w:ascii="Times New Roman" w:hAnsi="Times New Roman"/>
          <w:sz w:val="28"/>
          <w:szCs w:val="28"/>
          <w:lang w:val="fr-FR"/>
        </w:rPr>
        <w:t xml:space="preserve">kịp thời lãnh </w:t>
      </w:r>
      <w:r w:rsidR="008607EE" w:rsidRPr="00CC0260">
        <w:rPr>
          <w:rFonts w:ascii="Times New Roman" w:hAnsi="Times New Roman" w:hint="eastAsia"/>
          <w:sz w:val="28"/>
          <w:szCs w:val="28"/>
          <w:lang w:val="fr-FR"/>
        </w:rPr>
        <w:t>đ</w:t>
      </w:r>
      <w:r w:rsidR="008607EE" w:rsidRPr="00CC0260">
        <w:rPr>
          <w:rFonts w:ascii="Times New Roman" w:hAnsi="Times New Roman"/>
          <w:sz w:val="28"/>
          <w:szCs w:val="28"/>
          <w:lang w:val="fr-FR"/>
        </w:rPr>
        <w:t xml:space="preserve">ạo, </w:t>
      </w:r>
      <w:r w:rsidR="006400C3" w:rsidRPr="00CC0260">
        <w:rPr>
          <w:rFonts w:ascii="Times New Roman" w:hAnsi="Times New Roman"/>
          <w:sz w:val="28"/>
          <w:szCs w:val="28"/>
          <w:lang w:val="fr-FR"/>
        </w:rPr>
        <w:t xml:space="preserve">chỉ đạo các ngành, các địa phương </w:t>
      </w:r>
      <w:r w:rsidRPr="00CC0260">
        <w:rPr>
          <w:rFonts w:ascii="Times New Roman" w:hAnsi="Times New Roman"/>
          <w:sz w:val="28"/>
          <w:szCs w:val="28"/>
          <w:lang w:val="fr-FR"/>
        </w:rPr>
        <w:t>khắc phục khó kh</w:t>
      </w:r>
      <w:r w:rsidRPr="00CC0260">
        <w:rPr>
          <w:rFonts w:ascii="Times New Roman" w:hAnsi="Times New Roman" w:hint="eastAsia"/>
          <w:sz w:val="28"/>
          <w:szCs w:val="28"/>
          <w:lang w:val="fr-FR"/>
        </w:rPr>
        <w:t>ă</w:t>
      </w:r>
      <w:r w:rsidRPr="00CC0260">
        <w:rPr>
          <w:rFonts w:ascii="Times New Roman" w:hAnsi="Times New Roman"/>
          <w:sz w:val="28"/>
          <w:szCs w:val="28"/>
          <w:lang w:val="fr-FR"/>
        </w:rPr>
        <w:t xml:space="preserve">n, triển khai </w:t>
      </w:r>
      <w:r w:rsidR="006400C3" w:rsidRPr="00CC0260">
        <w:rPr>
          <w:rFonts w:ascii="Times New Roman" w:hAnsi="Times New Roman"/>
          <w:sz w:val="28"/>
          <w:szCs w:val="28"/>
          <w:lang w:val="fr-FR"/>
        </w:rPr>
        <w:t xml:space="preserve">thực hiện </w:t>
      </w:r>
      <w:r w:rsidR="00906402" w:rsidRPr="00CC0260">
        <w:rPr>
          <w:rFonts w:ascii="Times New Roman" w:hAnsi="Times New Roman" w:hint="eastAsia"/>
          <w:sz w:val="28"/>
          <w:szCs w:val="28"/>
          <w:lang w:val="fr-FR"/>
        </w:rPr>
        <w:t>đ</w:t>
      </w:r>
      <w:r w:rsidR="00906402" w:rsidRPr="00CC0260">
        <w:rPr>
          <w:rFonts w:ascii="Times New Roman" w:hAnsi="Times New Roman"/>
          <w:sz w:val="28"/>
          <w:szCs w:val="28"/>
          <w:lang w:val="fr-FR"/>
        </w:rPr>
        <w:t xml:space="preserve">ồng bộ </w:t>
      </w:r>
      <w:r w:rsidR="006400C3" w:rsidRPr="00CC0260">
        <w:rPr>
          <w:rFonts w:ascii="Times New Roman" w:hAnsi="Times New Roman"/>
          <w:sz w:val="28"/>
          <w:szCs w:val="28"/>
          <w:lang w:val="fr-FR"/>
        </w:rPr>
        <w:t xml:space="preserve">8 nhóm giải pháp kiềm chế lạm phát, ổn định kinh tế vĩ mô, bảo đảm an sinh xã hội </w:t>
      </w:r>
      <w:r w:rsidR="00906402" w:rsidRPr="00CC0260">
        <w:rPr>
          <w:rFonts w:ascii="Times New Roman" w:hAnsi="Times New Roman" w:hint="eastAsia"/>
          <w:sz w:val="28"/>
          <w:szCs w:val="28"/>
          <w:lang w:val="fr-FR"/>
        </w:rPr>
        <w:t>đ</w:t>
      </w:r>
      <w:r w:rsidR="00906402" w:rsidRPr="00CC0260">
        <w:rPr>
          <w:rFonts w:ascii="Times New Roman" w:hAnsi="Times New Roman"/>
          <w:sz w:val="28"/>
          <w:szCs w:val="28"/>
          <w:lang w:val="fr-FR"/>
        </w:rPr>
        <w:t xml:space="preserve">ã </w:t>
      </w:r>
      <w:r w:rsidR="006C2B75" w:rsidRPr="006C2B75">
        <w:rPr>
          <w:rFonts w:ascii="Times New Roman" w:hAnsi="Times New Roman" w:hint="eastAsia"/>
          <w:sz w:val="28"/>
          <w:szCs w:val="28"/>
          <w:lang w:val="fr-FR"/>
        </w:rPr>
        <w:t>đư</w:t>
      </w:r>
      <w:r w:rsidR="006C2B75" w:rsidRPr="006C2B75">
        <w:rPr>
          <w:rFonts w:ascii="Times New Roman" w:hAnsi="Times New Roman"/>
          <w:sz w:val="28"/>
          <w:szCs w:val="28"/>
          <w:lang w:val="fr-FR"/>
        </w:rPr>
        <w:t>ợc</w:t>
      </w:r>
      <w:r w:rsidR="006C2B75">
        <w:rPr>
          <w:rFonts w:ascii="Times New Roman" w:hAnsi="Times New Roman"/>
          <w:sz w:val="28"/>
          <w:szCs w:val="28"/>
          <w:lang w:val="fr-FR"/>
        </w:rPr>
        <w:t xml:space="preserve"> </w:t>
      </w:r>
      <w:r w:rsidR="00906402" w:rsidRPr="00CC0260">
        <w:rPr>
          <w:rFonts w:ascii="Times New Roman" w:hAnsi="Times New Roman" w:hint="eastAsia"/>
          <w:sz w:val="28"/>
          <w:szCs w:val="28"/>
          <w:lang w:val="fr-FR"/>
        </w:rPr>
        <w:t>đ</w:t>
      </w:r>
      <w:r w:rsidR="00906402" w:rsidRPr="00CC0260">
        <w:rPr>
          <w:rFonts w:ascii="Times New Roman" w:hAnsi="Times New Roman"/>
          <w:sz w:val="28"/>
          <w:szCs w:val="28"/>
          <w:lang w:val="fr-FR"/>
        </w:rPr>
        <w:t xml:space="preserve">ề ra </w:t>
      </w:r>
      <w:r w:rsidR="006400C3" w:rsidRPr="00CC0260">
        <w:rPr>
          <w:rFonts w:ascii="Times New Roman" w:hAnsi="Times New Roman"/>
          <w:sz w:val="28"/>
          <w:szCs w:val="28"/>
          <w:lang w:val="fr-FR"/>
        </w:rPr>
        <w:t xml:space="preserve">nên kinh tế -xã hội nước ta </w:t>
      </w:r>
      <w:r w:rsidR="00906402" w:rsidRPr="00CC0260">
        <w:rPr>
          <w:rFonts w:ascii="Times New Roman" w:hAnsi="Times New Roman"/>
          <w:sz w:val="28"/>
          <w:szCs w:val="28"/>
          <w:lang w:val="fr-FR"/>
        </w:rPr>
        <w:t xml:space="preserve">trong </w:t>
      </w:r>
      <w:r w:rsidR="006400C3" w:rsidRPr="00CC0260">
        <w:rPr>
          <w:rFonts w:ascii="Times New Roman" w:hAnsi="Times New Roman"/>
          <w:sz w:val="28"/>
          <w:szCs w:val="28"/>
          <w:lang w:val="fr-FR"/>
        </w:rPr>
        <w:t>9 tháng năm 2008 vẫn phát triển ổn định</w:t>
      </w:r>
      <w:r w:rsidR="00906402" w:rsidRPr="00CC0260">
        <w:rPr>
          <w:rFonts w:ascii="Times New Roman" w:hAnsi="Times New Roman"/>
          <w:sz w:val="28"/>
          <w:szCs w:val="28"/>
          <w:lang w:val="fr-FR"/>
        </w:rPr>
        <w:t xml:space="preserve">, nhiều ngành, lĩnh vực then chốt </w:t>
      </w:r>
      <w:r w:rsidR="00906402" w:rsidRPr="00CC0260">
        <w:rPr>
          <w:rFonts w:ascii="Times New Roman" w:hAnsi="Times New Roman" w:hint="eastAsia"/>
          <w:sz w:val="28"/>
          <w:szCs w:val="28"/>
          <w:lang w:val="fr-FR"/>
        </w:rPr>
        <w:t>đ</w:t>
      </w:r>
      <w:r w:rsidR="00906402" w:rsidRPr="00CC0260">
        <w:rPr>
          <w:rFonts w:ascii="Times New Roman" w:hAnsi="Times New Roman"/>
          <w:sz w:val="28"/>
          <w:szCs w:val="28"/>
          <w:lang w:val="fr-FR"/>
        </w:rPr>
        <w:t xml:space="preserve">ã thu </w:t>
      </w:r>
      <w:r w:rsidR="00906402" w:rsidRPr="00CC0260">
        <w:rPr>
          <w:rFonts w:ascii="Times New Roman" w:hAnsi="Times New Roman" w:hint="eastAsia"/>
          <w:sz w:val="28"/>
          <w:szCs w:val="28"/>
          <w:lang w:val="fr-FR"/>
        </w:rPr>
        <w:t>đư</w:t>
      </w:r>
      <w:r w:rsidR="00906402" w:rsidRPr="00CC0260">
        <w:rPr>
          <w:rFonts w:ascii="Times New Roman" w:hAnsi="Times New Roman"/>
          <w:sz w:val="28"/>
          <w:szCs w:val="28"/>
          <w:lang w:val="fr-FR"/>
        </w:rPr>
        <w:t>ợc kết quả</w:t>
      </w:r>
      <w:r w:rsidR="008607EE" w:rsidRPr="00CC0260">
        <w:rPr>
          <w:rFonts w:ascii="Times New Roman" w:hAnsi="Times New Roman"/>
          <w:sz w:val="28"/>
          <w:szCs w:val="28"/>
          <w:lang w:val="fr-FR"/>
        </w:rPr>
        <w:t xml:space="preserve"> tích cực tạo </w:t>
      </w:r>
      <w:r w:rsidR="008607EE" w:rsidRPr="00CC0260">
        <w:rPr>
          <w:rFonts w:ascii="Times New Roman" w:hAnsi="Times New Roman" w:hint="eastAsia"/>
          <w:sz w:val="28"/>
          <w:szCs w:val="28"/>
          <w:lang w:val="fr-FR"/>
        </w:rPr>
        <w:t>đ</w:t>
      </w:r>
      <w:r w:rsidR="008607EE" w:rsidRPr="00CC0260">
        <w:rPr>
          <w:rFonts w:ascii="Times New Roman" w:hAnsi="Times New Roman"/>
          <w:sz w:val="28"/>
          <w:szCs w:val="28"/>
          <w:lang w:val="fr-FR"/>
        </w:rPr>
        <w:t xml:space="preserve">iều kiện cho </w:t>
      </w:r>
      <w:r w:rsidR="006C2B75">
        <w:rPr>
          <w:rFonts w:ascii="Times New Roman" w:hAnsi="Times New Roman"/>
          <w:sz w:val="28"/>
          <w:szCs w:val="28"/>
          <w:lang w:val="fr-FR"/>
        </w:rPr>
        <w:t>s</w:t>
      </w:r>
      <w:r w:rsidR="006C2B75" w:rsidRPr="006C2B75">
        <w:rPr>
          <w:rFonts w:ascii="Times New Roman" w:hAnsi="Times New Roman"/>
          <w:sz w:val="28"/>
          <w:szCs w:val="28"/>
          <w:lang w:val="fr-FR"/>
        </w:rPr>
        <w:t>ự</w:t>
      </w:r>
      <w:r w:rsidR="006C2B75">
        <w:rPr>
          <w:rFonts w:ascii="Times New Roman" w:hAnsi="Times New Roman"/>
          <w:sz w:val="28"/>
          <w:szCs w:val="28"/>
          <w:lang w:val="fr-FR"/>
        </w:rPr>
        <w:t xml:space="preserve"> </w:t>
      </w:r>
      <w:r w:rsidR="008607EE" w:rsidRPr="00CC0260">
        <w:rPr>
          <w:rFonts w:ascii="Times New Roman" w:hAnsi="Times New Roman"/>
          <w:sz w:val="28"/>
          <w:szCs w:val="28"/>
          <w:lang w:val="fr-FR"/>
        </w:rPr>
        <w:t>phát triển trong các tháng tới</w:t>
      </w:r>
      <w:r w:rsidR="00906402" w:rsidRPr="00CC0260">
        <w:rPr>
          <w:rFonts w:ascii="Times New Roman" w:hAnsi="Times New Roman"/>
          <w:sz w:val="28"/>
          <w:szCs w:val="28"/>
          <w:lang w:val="fr-FR"/>
        </w:rPr>
        <w:t>.</w:t>
      </w:r>
      <w:r w:rsidR="006400C3" w:rsidRPr="00CC0260">
        <w:rPr>
          <w:rFonts w:ascii="Times New Roman" w:hAnsi="Times New Roman"/>
          <w:b/>
          <w:sz w:val="28"/>
          <w:szCs w:val="28"/>
          <w:lang w:val="de-DE"/>
        </w:rPr>
        <w:t xml:space="preserve"> </w:t>
      </w:r>
    </w:p>
    <w:p w14:paraId="5C4F6D88" w14:textId="77777777" w:rsidR="006400C3" w:rsidRPr="00CC0260" w:rsidRDefault="006400C3" w:rsidP="00103432">
      <w:pPr>
        <w:spacing w:before="40" w:after="40" w:line="276" w:lineRule="auto"/>
        <w:ind w:firstLine="539"/>
        <w:jc w:val="both"/>
        <w:rPr>
          <w:rFonts w:ascii="Times New Roman" w:hAnsi="Times New Roman"/>
          <w:b/>
          <w:sz w:val="28"/>
          <w:szCs w:val="28"/>
          <w:lang w:val="de-DE"/>
        </w:rPr>
      </w:pPr>
      <w:r w:rsidRPr="00CC0260">
        <w:rPr>
          <w:rFonts w:ascii="Times New Roman" w:hAnsi="Times New Roman"/>
          <w:b/>
          <w:sz w:val="28"/>
          <w:szCs w:val="28"/>
          <w:lang w:val="de-DE"/>
        </w:rPr>
        <w:t>A. TÌNH HÌNH KINH TẾ</w:t>
      </w:r>
    </w:p>
    <w:p w14:paraId="6E29F391" w14:textId="77777777" w:rsidR="006400C3" w:rsidRPr="00CC0260" w:rsidRDefault="006400C3" w:rsidP="00103432">
      <w:pPr>
        <w:spacing w:before="40" w:after="40" w:line="276" w:lineRule="auto"/>
        <w:ind w:firstLine="539"/>
        <w:jc w:val="both"/>
        <w:rPr>
          <w:rFonts w:ascii="Times New Roman" w:hAnsi="Times New Roman"/>
          <w:sz w:val="28"/>
          <w:szCs w:val="28"/>
          <w:lang w:val="de-DE"/>
        </w:rPr>
      </w:pPr>
      <w:r w:rsidRPr="00CC0260">
        <w:rPr>
          <w:rFonts w:ascii="Times New Roman" w:hAnsi="Times New Roman"/>
          <w:b/>
          <w:sz w:val="28"/>
          <w:szCs w:val="28"/>
          <w:lang w:val="de-DE"/>
        </w:rPr>
        <w:t>1. Tổng sản phẩm trong nước</w:t>
      </w:r>
    </w:p>
    <w:p w14:paraId="5A71E781" w14:textId="77777777" w:rsidR="006400C3" w:rsidRPr="00103432" w:rsidRDefault="006400C3" w:rsidP="00103432">
      <w:pPr>
        <w:spacing w:before="40" w:after="40" w:line="276" w:lineRule="auto"/>
        <w:ind w:firstLine="539"/>
        <w:jc w:val="both"/>
        <w:rPr>
          <w:rFonts w:ascii="Times New Roman" w:hAnsi="Times New Roman"/>
          <w:spacing w:val="-2"/>
          <w:sz w:val="32"/>
          <w:szCs w:val="32"/>
          <w:lang w:val="de-DE"/>
        </w:rPr>
      </w:pPr>
      <w:r w:rsidRPr="00CC0260">
        <w:rPr>
          <w:rFonts w:ascii="Times New Roman" w:hAnsi="Times New Roman"/>
          <w:spacing w:val="-2"/>
          <w:sz w:val="28"/>
          <w:szCs w:val="28"/>
          <w:lang w:val="de-DE"/>
        </w:rPr>
        <w:t>Tổng sản phẩm trong nước (GDP) 9 tháng năm 2008 ước tính tăng 6,52% so với cùng kỳ năm trước, trong đó khu vực nông, lâ</w:t>
      </w:r>
      <w:r w:rsidR="008607EE" w:rsidRPr="00CC0260">
        <w:rPr>
          <w:rFonts w:ascii="Times New Roman" w:hAnsi="Times New Roman"/>
          <w:spacing w:val="-2"/>
          <w:sz w:val="28"/>
          <w:szCs w:val="28"/>
          <w:lang w:val="de-DE"/>
        </w:rPr>
        <w:t>m nghiệp và thủy sản tăng 3,57%</w:t>
      </w:r>
      <w:r w:rsidRPr="00CC0260">
        <w:rPr>
          <w:rFonts w:ascii="Times New Roman" w:hAnsi="Times New Roman"/>
          <w:spacing w:val="-2"/>
          <w:sz w:val="28"/>
          <w:szCs w:val="28"/>
          <w:lang w:val="de-DE"/>
        </w:rPr>
        <w:t>; khu vực công nghiệp và xây dựng tăn</w:t>
      </w:r>
      <w:r w:rsidR="008607EE" w:rsidRPr="00CC0260">
        <w:rPr>
          <w:rFonts w:ascii="Times New Roman" w:hAnsi="Times New Roman"/>
          <w:spacing w:val="-2"/>
          <w:sz w:val="28"/>
          <w:szCs w:val="28"/>
          <w:lang w:val="de-DE"/>
        </w:rPr>
        <w:t>g 7,09%</w:t>
      </w:r>
      <w:r w:rsidRPr="00CC0260">
        <w:rPr>
          <w:rFonts w:ascii="Times New Roman" w:hAnsi="Times New Roman"/>
          <w:spacing w:val="-2"/>
          <w:sz w:val="28"/>
          <w:szCs w:val="28"/>
          <w:lang w:val="de-DE"/>
        </w:rPr>
        <w:t xml:space="preserve">; khu vực dịch vụ tăng 7,23%. </w:t>
      </w:r>
      <w:r w:rsidR="00906402" w:rsidRPr="00CC0260">
        <w:rPr>
          <w:rFonts w:ascii="Times New Roman" w:hAnsi="Times New Roman"/>
          <w:spacing w:val="-2"/>
          <w:sz w:val="28"/>
          <w:szCs w:val="28"/>
          <w:lang w:val="de-DE"/>
        </w:rPr>
        <w:t xml:space="preserve">Tốc </w:t>
      </w:r>
      <w:r w:rsidR="00906402" w:rsidRPr="00CC0260">
        <w:rPr>
          <w:rFonts w:ascii="Times New Roman" w:hAnsi="Times New Roman" w:hint="eastAsia"/>
          <w:spacing w:val="-2"/>
          <w:sz w:val="28"/>
          <w:szCs w:val="28"/>
          <w:lang w:val="de-DE"/>
        </w:rPr>
        <w:t>đ</w:t>
      </w:r>
      <w:r w:rsidR="00906402" w:rsidRPr="00CC0260">
        <w:rPr>
          <w:rFonts w:ascii="Times New Roman" w:hAnsi="Times New Roman"/>
          <w:spacing w:val="-2"/>
          <w:sz w:val="28"/>
          <w:szCs w:val="28"/>
          <w:lang w:val="de-DE"/>
        </w:rPr>
        <w:t>ộ t</w:t>
      </w:r>
      <w:r w:rsidR="00906402" w:rsidRPr="00CC0260">
        <w:rPr>
          <w:rFonts w:ascii="Times New Roman" w:hAnsi="Times New Roman" w:hint="eastAsia"/>
          <w:spacing w:val="-2"/>
          <w:sz w:val="28"/>
          <w:szCs w:val="28"/>
          <w:lang w:val="de-DE"/>
        </w:rPr>
        <w:t>ă</w:t>
      </w:r>
      <w:r w:rsidR="00906402" w:rsidRPr="00CC0260">
        <w:rPr>
          <w:rFonts w:ascii="Times New Roman" w:hAnsi="Times New Roman"/>
          <w:spacing w:val="-2"/>
          <w:sz w:val="28"/>
          <w:szCs w:val="28"/>
          <w:lang w:val="de-DE"/>
        </w:rPr>
        <w:t>ng tổng sản phẩm trong n</w:t>
      </w:r>
      <w:r w:rsidR="00906402" w:rsidRPr="00CC0260">
        <w:rPr>
          <w:rFonts w:ascii="Times New Roman" w:hAnsi="Times New Roman" w:hint="eastAsia"/>
          <w:spacing w:val="-2"/>
          <w:sz w:val="28"/>
          <w:szCs w:val="28"/>
          <w:lang w:val="de-DE"/>
        </w:rPr>
        <w:t>ư</w:t>
      </w:r>
      <w:r w:rsidR="00906402" w:rsidRPr="00CC0260">
        <w:rPr>
          <w:rFonts w:ascii="Times New Roman" w:hAnsi="Times New Roman"/>
          <w:spacing w:val="-2"/>
          <w:sz w:val="28"/>
          <w:szCs w:val="28"/>
          <w:lang w:val="de-DE"/>
        </w:rPr>
        <w:t>ớc 9 tháng vừa qua tuy thấp h</w:t>
      </w:r>
      <w:r w:rsidR="00906402" w:rsidRPr="00CC0260">
        <w:rPr>
          <w:rFonts w:ascii="Times New Roman" w:hAnsi="Times New Roman" w:hint="eastAsia"/>
          <w:spacing w:val="-2"/>
          <w:sz w:val="28"/>
          <w:szCs w:val="28"/>
          <w:lang w:val="de-DE"/>
        </w:rPr>
        <w:t>ơ</w:t>
      </w:r>
      <w:r w:rsidR="00906402" w:rsidRPr="00CC0260">
        <w:rPr>
          <w:rFonts w:ascii="Times New Roman" w:hAnsi="Times New Roman"/>
          <w:spacing w:val="-2"/>
          <w:sz w:val="28"/>
          <w:szCs w:val="28"/>
          <w:lang w:val="de-DE"/>
        </w:rPr>
        <w:t>n mức t</w:t>
      </w:r>
      <w:r w:rsidR="00906402" w:rsidRPr="00CC0260">
        <w:rPr>
          <w:rFonts w:ascii="Times New Roman" w:hAnsi="Times New Roman" w:hint="eastAsia"/>
          <w:spacing w:val="-2"/>
          <w:sz w:val="28"/>
          <w:szCs w:val="28"/>
          <w:lang w:val="de-DE"/>
        </w:rPr>
        <w:t>ă</w:t>
      </w:r>
      <w:r w:rsidR="00906402" w:rsidRPr="00CC0260">
        <w:rPr>
          <w:rFonts w:ascii="Times New Roman" w:hAnsi="Times New Roman"/>
          <w:spacing w:val="-2"/>
          <w:sz w:val="28"/>
          <w:szCs w:val="28"/>
          <w:lang w:val="de-DE"/>
        </w:rPr>
        <w:t>ng cùng kỳ của một số n</w:t>
      </w:r>
      <w:r w:rsidR="00906402" w:rsidRPr="00CC0260">
        <w:rPr>
          <w:rFonts w:ascii="Times New Roman" w:hAnsi="Times New Roman" w:hint="eastAsia"/>
          <w:spacing w:val="-2"/>
          <w:sz w:val="28"/>
          <w:szCs w:val="28"/>
          <w:lang w:val="de-DE"/>
        </w:rPr>
        <w:t>ă</w:t>
      </w:r>
      <w:r w:rsidR="00906402" w:rsidRPr="00CC0260">
        <w:rPr>
          <w:rFonts w:ascii="Times New Roman" w:hAnsi="Times New Roman"/>
          <w:spacing w:val="-2"/>
          <w:sz w:val="28"/>
          <w:szCs w:val="28"/>
          <w:lang w:val="de-DE"/>
        </w:rPr>
        <w:t xml:space="preserve">m gần </w:t>
      </w:r>
      <w:r w:rsidR="00906402" w:rsidRPr="00CC0260">
        <w:rPr>
          <w:rFonts w:ascii="Times New Roman" w:hAnsi="Times New Roman" w:hint="eastAsia"/>
          <w:spacing w:val="-2"/>
          <w:sz w:val="28"/>
          <w:szCs w:val="28"/>
          <w:lang w:val="de-DE"/>
        </w:rPr>
        <w:t>đ</w:t>
      </w:r>
      <w:r w:rsidR="00906402" w:rsidRPr="00CC0260">
        <w:rPr>
          <w:rFonts w:ascii="Times New Roman" w:hAnsi="Times New Roman"/>
          <w:spacing w:val="-2"/>
          <w:sz w:val="28"/>
          <w:szCs w:val="28"/>
          <w:lang w:val="de-DE"/>
        </w:rPr>
        <w:t>ây và ch</w:t>
      </w:r>
      <w:r w:rsidR="00906402" w:rsidRPr="00CC0260">
        <w:rPr>
          <w:rFonts w:ascii="Times New Roman" w:hAnsi="Times New Roman" w:hint="eastAsia"/>
          <w:spacing w:val="-2"/>
          <w:sz w:val="28"/>
          <w:szCs w:val="28"/>
          <w:lang w:val="de-DE"/>
        </w:rPr>
        <w:t>ư</w:t>
      </w:r>
      <w:r w:rsidR="00906402" w:rsidRPr="00CC0260">
        <w:rPr>
          <w:rFonts w:ascii="Times New Roman" w:hAnsi="Times New Roman"/>
          <w:spacing w:val="-2"/>
          <w:sz w:val="28"/>
          <w:szCs w:val="28"/>
          <w:lang w:val="de-DE"/>
        </w:rPr>
        <w:t xml:space="preserve">a </w:t>
      </w:r>
      <w:r w:rsidR="00906402" w:rsidRPr="00CC0260">
        <w:rPr>
          <w:rFonts w:ascii="Times New Roman" w:hAnsi="Times New Roman" w:hint="eastAsia"/>
          <w:spacing w:val="-2"/>
          <w:sz w:val="28"/>
          <w:szCs w:val="28"/>
          <w:lang w:val="de-DE"/>
        </w:rPr>
        <w:t>đ</w:t>
      </w:r>
      <w:r w:rsidR="00906402" w:rsidRPr="00CC0260">
        <w:rPr>
          <w:rFonts w:ascii="Times New Roman" w:hAnsi="Times New Roman"/>
          <w:spacing w:val="-2"/>
          <w:sz w:val="28"/>
          <w:szCs w:val="28"/>
          <w:lang w:val="de-DE"/>
        </w:rPr>
        <w:t>ạt mức t</w:t>
      </w:r>
      <w:r w:rsidR="00906402" w:rsidRPr="00CC0260">
        <w:rPr>
          <w:rFonts w:ascii="Times New Roman" w:hAnsi="Times New Roman" w:hint="eastAsia"/>
          <w:spacing w:val="-2"/>
          <w:sz w:val="28"/>
          <w:szCs w:val="28"/>
          <w:lang w:val="de-DE"/>
        </w:rPr>
        <w:t>ă</w:t>
      </w:r>
      <w:r w:rsidR="00906402" w:rsidRPr="00CC0260">
        <w:rPr>
          <w:rFonts w:ascii="Times New Roman" w:hAnsi="Times New Roman"/>
          <w:spacing w:val="-2"/>
          <w:sz w:val="28"/>
          <w:szCs w:val="28"/>
          <w:lang w:val="de-DE"/>
        </w:rPr>
        <w:t xml:space="preserve">ng 7% </w:t>
      </w:r>
      <w:r w:rsidR="00906402" w:rsidRPr="00CC0260">
        <w:rPr>
          <w:rFonts w:ascii="Times New Roman" w:hAnsi="Times New Roman" w:hint="eastAsia"/>
          <w:spacing w:val="-2"/>
          <w:sz w:val="28"/>
          <w:szCs w:val="28"/>
          <w:lang w:val="de-DE"/>
        </w:rPr>
        <w:t>đ</w:t>
      </w:r>
      <w:r w:rsidR="00906402" w:rsidRPr="00CC0260">
        <w:rPr>
          <w:rFonts w:ascii="Times New Roman" w:hAnsi="Times New Roman"/>
          <w:spacing w:val="-2"/>
          <w:sz w:val="28"/>
          <w:szCs w:val="28"/>
          <w:lang w:val="de-DE"/>
        </w:rPr>
        <w:t>ề ra cho cả n</w:t>
      </w:r>
      <w:r w:rsidR="00906402" w:rsidRPr="00CC0260">
        <w:rPr>
          <w:rFonts w:ascii="Times New Roman" w:hAnsi="Times New Roman" w:hint="eastAsia"/>
          <w:spacing w:val="-2"/>
          <w:sz w:val="28"/>
          <w:szCs w:val="28"/>
          <w:lang w:val="de-DE"/>
        </w:rPr>
        <w:t>ă</w:t>
      </w:r>
      <w:r w:rsidR="00906402" w:rsidRPr="00CC0260">
        <w:rPr>
          <w:rFonts w:ascii="Times New Roman" w:hAnsi="Times New Roman"/>
          <w:spacing w:val="-2"/>
          <w:sz w:val="28"/>
          <w:szCs w:val="28"/>
          <w:lang w:val="de-DE"/>
        </w:rPr>
        <w:t>m</w:t>
      </w:r>
      <w:r w:rsidR="008607EE" w:rsidRPr="00CC0260">
        <w:rPr>
          <w:rFonts w:ascii="Times New Roman" w:hAnsi="Times New Roman"/>
          <w:spacing w:val="-2"/>
          <w:sz w:val="28"/>
          <w:szCs w:val="28"/>
          <w:lang w:val="de-DE"/>
        </w:rPr>
        <w:t xml:space="preserve"> </w:t>
      </w:r>
      <w:r w:rsidR="00906402" w:rsidRPr="00CC0260">
        <w:rPr>
          <w:rFonts w:ascii="Times New Roman" w:hAnsi="Times New Roman"/>
          <w:spacing w:val="-2"/>
          <w:sz w:val="28"/>
          <w:szCs w:val="28"/>
          <w:lang w:val="de-DE"/>
        </w:rPr>
        <w:t>2008, nh</w:t>
      </w:r>
      <w:r w:rsidR="00906402" w:rsidRPr="00CC0260">
        <w:rPr>
          <w:rFonts w:ascii="Times New Roman" w:hAnsi="Times New Roman" w:hint="eastAsia"/>
          <w:spacing w:val="-2"/>
          <w:sz w:val="28"/>
          <w:szCs w:val="28"/>
          <w:lang w:val="de-DE"/>
        </w:rPr>
        <w:t>ư</w:t>
      </w:r>
      <w:r w:rsidR="00906402" w:rsidRPr="00CC0260">
        <w:rPr>
          <w:rFonts w:ascii="Times New Roman" w:hAnsi="Times New Roman"/>
          <w:spacing w:val="-2"/>
          <w:sz w:val="28"/>
          <w:szCs w:val="28"/>
          <w:lang w:val="de-DE"/>
        </w:rPr>
        <w:t>ng trong bối cảnh kinh tế thế giới suy giảm mà nền kinh tế n</w:t>
      </w:r>
      <w:r w:rsidR="00906402" w:rsidRPr="00CC0260">
        <w:rPr>
          <w:rFonts w:ascii="Times New Roman" w:hAnsi="Times New Roman" w:hint="eastAsia"/>
          <w:spacing w:val="-2"/>
          <w:sz w:val="28"/>
          <w:szCs w:val="28"/>
          <w:lang w:val="de-DE"/>
        </w:rPr>
        <w:t>ư</w:t>
      </w:r>
      <w:r w:rsidR="00906402" w:rsidRPr="00CC0260">
        <w:rPr>
          <w:rFonts w:ascii="Times New Roman" w:hAnsi="Times New Roman"/>
          <w:spacing w:val="-2"/>
          <w:sz w:val="28"/>
          <w:szCs w:val="28"/>
          <w:lang w:val="de-DE"/>
        </w:rPr>
        <w:t xml:space="preserve">ớc ta </w:t>
      </w:r>
      <w:r w:rsidR="00906402" w:rsidRPr="00CC0260">
        <w:rPr>
          <w:rFonts w:ascii="Times New Roman" w:hAnsi="Times New Roman" w:hint="eastAsia"/>
          <w:spacing w:val="-2"/>
          <w:sz w:val="28"/>
          <w:szCs w:val="28"/>
          <w:lang w:val="de-DE"/>
        </w:rPr>
        <w:t>đ</w:t>
      </w:r>
      <w:r w:rsidR="00906402" w:rsidRPr="00CC0260">
        <w:rPr>
          <w:rFonts w:ascii="Times New Roman" w:hAnsi="Times New Roman"/>
          <w:spacing w:val="-2"/>
          <w:sz w:val="28"/>
          <w:szCs w:val="28"/>
          <w:lang w:val="de-DE"/>
        </w:rPr>
        <w:t xml:space="preserve">ạt </w:t>
      </w:r>
      <w:r w:rsidR="00906402" w:rsidRPr="00CC0260">
        <w:rPr>
          <w:rFonts w:ascii="Times New Roman" w:hAnsi="Times New Roman" w:hint="eastAsia"/>
          <w:spacing w:val="-2"/>
          <w:sz w:val="28"/>
          <w:szCs w:val="28"/>
          <w:lang w:val="de-DE"/>
        </w:rPr>
        <w:t>đư</w:t>
      </w:r>
      <w:r w:rsidR="00906402" w:rsidRPr="00CC0260">
        <w:rPr>
          <w:rFonts w:ascii="Times New Roman" w:hAnsi="Times New Roman"/>
          <w:spacing w:val="-2"/>
          <w:sz w:val="28"/>
          <w:szCs w:val="28"/>
          <w:lang w:val="de-DE"/>
        </w:rPr>
        <w:t xml:space="preserve">ợc tốc </w:t>
      </w:r>
      <w:r w:rsidR="00906402" w:rsidRPr="00CC0260">
        <w:rPr>
          <w:rFonts w:ascii="Times New Roman" w:hAnsi="Times New Roman" w:hint="eastAsia"/>
          <w:spacing w:val="-2"/>
          <w:sz w:val="28"/>
          <w:szCs w:val="28"/>
          <w:lang w:val="de-DE"/>
        </w:rPr>
        <w:t>đ</w:t>
      </w:r>
      <w:r w:rsidR="00906402" w:rsidRPr="00CC0260">
        <w:rPr>
          <w:rFonts w:ascii="Times New Roman" w:hAnsi="Times New Roman"/>
          <w:spacing w:val="-2"/>
          <w:sz w:val="28"/>
          <w:szCs w:val="28"/>
          <w:lang w:val="de-DE"/>
        </w:rPr>
        <w:t>ộ t</w:t>
      </w:r>
      <w:r w:rsidR="00906402" w:rsidRPr="00CC0260">
        <w:rPr>
          <w:rFonts w:ascii="Times New Roman" w:hAnsi="Times New Roman" w:hint="eastAsia"/>
          <w:spacing w:val="-2"/>
          <w:sz w:val="28"/>
          <w:szCs w:val="28"/>
          <w:lang w:val="de-DE"/>
        </w:rPr>
        <w:t>ă</w:t>
      </w:r>
      <w:r w:rsidR="00906402" w:rsidRPr="00CC0260">
        <w:rPr>
          <w:rFonts w:ascii="Times New Roman" w:hAnsi="Times New Roman"/>
          <w:spacing w:val="-2"/>
          <w:sz w:val="28"/>
          <w:szCs w:val="28"/>
          <w:lang w:val="de-DE"/>
        </w:rPr>
        <w:t>ng tr</w:t>
      </w:r>
      <w:r w:rsidR="00906402" w:rsidRPr="00CC0260">
        <w:rPr>
          <w:rFonts w:ascii="Times New Roman" w:hAnsi="Times New Roman" w:hint="eastAsia"/>
          <w:spacing w:val="-2"/>
          <w:sz w:val="28"/>
          <w:szCs w:val="28"/>
          <w:lang w:val="de-DE"/>
        </w:rPr>
        <w:t>ư</w:t>
      </w:r>
      <w:r w:rsidR="00906402" w:rsidRPr="00CC0260">
        <w:rPr>
          <w:rFonts w:ascii="Times New Roman" w:hAnsi="Times New Roman"/>
          <w:spacing w:val="-2"/>
          <w:sz w:val="28"/>
          <w:szCs w:val="28"/>
          <w:lang w:val="de-DE"/>
        </w:rPr>
        <w:t>ởng nh</w:t>
      </w:r>
      <w:r w:rsidR="00906402" w:rsidRPr="00CC0260">
        <w:rPr>
          <w:rFonts w:ascii="Times New Roman" w:hAnsi="Times New Roman" w:hint="eastAsia"/>
          <w:spacing w:val="-2"/>
          <w:sz w:val="28"/>
          <w:szCs w:val="28"/>
          <w:lang w:val="de-DE"/>
        </w:rPr>
        <w:t>ư</w:t>
      </w:r>
      <w:r w:rsidR="00906402" w:rsidRPr="00CC0260">
        <w:rPr>
          <w:rFonts w:ascii="Times New Roman" w:hAnsi="Times New Roman"/>
          <w:spacing w:val="-2"/>
          <w:sz w:val="28"/>
          <w:szCs w:val="28"/>
          <w:lang w:val="de-DE"/>
        </w:rPr>
        <w:t xml:space="preserve"> trên là một kết quả quan trọng và rất </w:t>
      </w:r>
      <w:r w:rsidR="00906402" w:rsidRPr="00CC0260">
        <w:rPr>
          <w:rFonts w:ascii="Times New Roman" w:hAnsi="Times New Roman" w:hint="eastAsia"/>
          <w:spacing w:val="-2"/>
          <w:sz w:val="28"/>
          <w:szCs w:val="28"/>
          <w:lang w:val="de-DE"/>
        </w:rPr>
        <w:t>đ</w:t>
      </w:r>
      <w:r w:rsidR="00906402" w:rsidRPr="00CC0260">
        <w:rPr>
          <w:rFonts w:ascii="Times New Roman" w:hAnsi="Times New Roman"/>
          <w:spacing w:val="-2"/>
          <w:sz w:val="28"/>
          <w:szCs w:val="28"/>
          <w:lang w:val="de-DE"/>
        </w:rPr>
        <w:t>áng phấn khởi.</w:t>
      </w:r>
    </w:p>
    <w:p w14:paraId="5ECB1402" w14:textId="77777777" w:rsidR="00CC0260" w:rsidRPr="00CC0260" w:rsidRDefault="00CC0260" w:rsidP="006400C3">
      <w:pPr>
        <w:jc w:val="center"/>
        <w:rPr>
          <w:rFonts w:ascii=".VnArial" w:hAnsi=".VnArial" w:cs="Arial"/>
          <w:b/>
          <w:sz w:val="8"/>
          <w:szCs w:val="8"/>
          <w:lang w:val="pt-BR"/>
        </w:rPr>
      </w:pPr>
    </w:p>
    <w:p w14:paraId="2FCB69E4" w14:textId="77777777" w:rsidR="006400C3" w:rsidRPr="008607EE" w:rsidRDefault="006400C3" w:rsidP="006400C3">
      <w:pPr>
        <w:jc w:val="center"/>
        <w:rPr>
          <w:rFonts w:ascii=".VnArial" w:hAnsi=".VnArial" w:cs="Arial"/>
          <w:b/>
          <w:sz w:val="24"/>
          <w:szCs w:val="24"/>
          <w:lang w:val="pt-BR"/>
        </w:rPr>
      </w:pPr>
      <w:r w:rsidRPr="008607EE">
        <w:rPr>
          <w:rFonts w:ascii=".VnArial" w:hAnsi=".VnArial" w:cs="Arial"/>
          <w:b/>
          <w:sz w:val="24"/>
          <w:szCs w:val="24"/>
          <w:lang w:val="pt-BR"/>
        </w:rPr>
        <w:t>Tèc ®é t¨ng tæng s¶n phÈm trong n­íc</w:t>
      </w:r>
    </w:p>
    <w:p w14:paraId="29AA2F83" w14:textId="77777777" w:rsidR="006400C3" w:rsidRPr="00291B05" w:rsidRDefault="006400C3" w:rsidP="006400C3">
      <w:pPr>
        <w:jc w:val="center"/>
        <w:rPr>
          <w:rFonts w:ascii=".VnArial" w:hAnsi=".VnArial" w:cs="Arial"/>
          <w:b/>
          <w:sz w:val="28"/>
          <w:szCs w:val="28"/>
        </w:rPr>
      </w:pPr>
      <w:r w:rsidRPr="008607EE">
        <w:rPr>
          <w:rFonts w:ascii=".VnArial" w:hAnsi=".VnArial" w:cs="Arial"/>
          <w:b/>
          <w:sz w:val="24"/>
          <w:szCs w:val="24"/>
        </w:rPr>
        <w:t>theo gi¸ so s¸nh 1994</w:t>
      </w:r>
    </w:p>
    <w:p w14:paraId="00ED8CB6" w14:textId="77777777" w:rsidR="006400C3" w:rsidRPr="00291B05" w:rsidRDefault="006400C3" w:rsidP="00FF761E">
      <w:pPr>
        <w:ind w:right="285" w:firstLine="2268"/>
        <w:jc w:val="right"/>
        <w:rPr>
          <w:rFonts w:ascii=".VnArial" w:hAnsi=".VnArial"/>
          <w:sz w:val="28"/>
          <w:szCs w:val="28"/>
        </w:rPr>
      </w:pPr>
      <w:r w:rsidRPr="00291B05">
        <w:rPr>
          <w:rFonts w:ascii=".VnArial" w:hAnsi=".VnArial"/>
          <w:sz w:val="28"/>
          <w:szCs w:val="28"/>
        </w:rPr>
        <w:t xml:space="preserve">                                  </w:t>
      </w:r>
      <w:r w:rsidRPr="008607EE">
        <w:rPr>
          <w:rFonts w:ascii=".VnArial" w:hAnsi=".VnArial"/>
          <w:sz w:val="20"/>
        </w:rPr>
        <w:t>%</w:t>
      </w:r>
    </w:p>
    <w:tbl>
      <w:tblPr>
        <w:tblW w:w="8789" w:type="dxa"/>
        <w:jc w:val="center"/>
        <w:tblLook w:val="0000" w:firstRow="0" w:lastRow="0" w:firstColumn="0" w:lastColumn="0" w:noHBand="0" w:noVBand="0"/>
      </w:tblPr>
      <w:tblGrid>
        <w:gridCol w:w="446"/>
        <w:gridCol w:w="2976"/>
        <w:gridCol w:w="1276"/>
        <w:gridCol w:w="1340"/>
        <w:gridCol w:w="1311"/>
        <w:gridCol w:w="1440"/>
      </w:tblGrid>
      <w:tr w:rsidR="006400C3" w:rsidRPr="00291B05" w14:paraId="3499BB47" w14:textId="77777777">
        <w:trPr>
          <w:trHeight w:val="300"/>
          <w:jc w:val="center"/>
        </w:trPr>
        <w:tc>
          <w:tcPr>
            <w:tcW w:w="3422" w:type="dxa"/>
            <w:gridSpan w:val="2"/>
            <w:tcBorders>
              <w:top w:val="single" w:sz="4" w:space="0" w:color="auto"/>
              <w:left w:val="nil"/>
              <w:bottom w:val="nil"/>
              <w:right w:val="nil"/>
            </w:tcBorders>
            <w:shd w:val="clear" w:color="auto" w:fill="auto"/>
            <w:noWrap/>
            <w:vAlign w:val="bottom"/>
          </w:tcPr>
          <w:p w14:paraId="343BC69C" w14:textId="77777777" w:rsidR="006400C3" w:rsidRPr="008607EE" w:rsidRDefault="006400C3" w:rsidP="00FF761E">
            <w:pPr>
              <w:spacing w:before="60" w:after="60"/>
              <w:rPr>
                <w:rFonts w:ascii="Arial" w:hAnsi="Arial" w:cs="Arial"/>
                <w:sz w:val="20"/>
              </w:rPr>
            </w:pPr>
          </w:p>
        </w:tc>
        <w:tc>
          <w:tcPr>
            <w:tcW w:w="3927" w:type="dxa"/>
            <w:gridSpan w:val="3"/>
            <w:tcBorders>
              <w:top w:val="single" w:sz="4" w:space="0" w:color="auto"/>
              <w:left w:val="nil"/>
              <w:bottom w:val="single" w:sz="4" w:space="0" w:color="auto"/>
              <w:right w:val="nil"/>
            </w:tcBorders>
            <w:shd w:val="clear" w:color="auto" w:fill="auto"/>
            <w:noWrap/>
            <w:vAlign w:val="bottom"/>
          </w:tcPr>
          <w:p w14:paraId="743F13C1" w14:textId="77777777" w:rsidR="006400C3" w:rsidRPr="008607EE" w:rsidRDefault="006400C3" w:rsidP="00FF761E">
            <w:pPr>
              <w:spacing w:before="60" w:after="60"/>
              <w:jc w:val="center"/>
              <w:rPr>
                <w:rFonts w:ascii="Arial" w:hAnsi="Arial" w:cs="Arial"/>
                <w:sz w:val="20"/>
              </w:rPr>
            </w:pPr>
            <w:r w:rsidRPr="008607EE">
              <w:rPr>
                <w:rFonts w:ascii="Arial" w:hAnsi="Arial" w:cs="Arial"/>
                <w:sz w:val="20"/>
              </w:rPr>
              <w:t xml:space="preserve">Tốc </w:t>
            </w:r>
            <w:r w:rsidRPr="008607EE">
              <w:rPr>
                <w:rFonts w:ascii="Arial" w:hAnsi="Arial" w:cs="Arial" w:hint="eastAsia"/>
                <w:sz w:val="20"/>
              </w:rPr>
              <w:t>đ</w:t>
            </w:r>
            <w:r w:rsidRPr="008607EE">
              <w:rPr>
                <w:rFonts w:ascii="Arial" w:hAnsi="Arial" w:cs="Arial"/>
                <w:sz w:val="20"/>
              </w:rPr>
              <w:t>ộ t</w:t>
            </w:r>
            <w:r w:rsidRPr="008607EE">
              <w:rPr>
                <w:rFonts w:ascii="Arial" w:hAnsi="Arial" w:cs="Arial" w:hint="eastAsia"/>
                <w:sz w:val="20"/>
              </w:rPr>
              <w:t>ă</w:t>
            </w:r>
            <w:r w:rsidRPr="008607EE">
              <w:rPr>
                <w:rFonts w:ascii="Arial" w:hAnsi="Arial" w:cs="Arial"/>
                <w:sz w:val="20"/>
              </w:rPr>
              <w:t>ng so với cùng kỳ n</w:t>
            </w:r>
            <w:r w:rsidRPr="008607EE">
              <w:rPr>
                <w:rFonts w:ascii="Arial" w:hAnsi="Arial" w:cs="Arial" w:hint="eastAsia"/>
                <w:sz w:val="20"/>
              </w:rPr>
              <w:t>ă</w:t>
            </w:r>
            <w:r w:rsidRPr="008607EE">
              <w:rPr>
                <w:rFonts w:ascii="Arial" w:hAnsi="Arial" w:cs="Arial"/>
                <w:sz w:val="20"/>
              </w:rPr>
              <w:t>m tr</w:t>
            </w:r>
            <w:r w:rsidRPr="008607EE">
              <w:rPr>
                <w:rFonts w:ascii="Arial" w:hAnsi="Arial" w:cs="Arial" w:hint="eastAsia"/>
                <w:sz w:val="20"/>
              </w:rPr>
              <w:t>ư</w:t>
            </w:r>
            <w:r w:rsidRPr="008607EE">
              <w:rPr>
                <w:rFonts w:ascii="Arial" w:hAnsi="Arial" w:cs="Arial"/>
                <w:sz w:val="20"/>
              </w:rPr>
              <w:t>ớc</w:t>
            </w:r>
          </w:p>
        </w:tc>
        <w:tc>
          <w:tcPr>
            <w:tcW w:w="1440" w:type="dxa"/>
            <w:vMerge w:val="restart"/>
            <w:tcBorders>
              <w:top w:val="single" w:sz="4" w:space="0" w:color="auto"/>
              <w:left w:val="nil"/>
              <w:right w:val="nil"/>
            </w:tcBorders>
            <w:shd w:val="clear" w:color="auto" w:fill="auto"/>
            <w:noWrap/>
            <w:vAlign w:val="bottom"/>
          </w:tcPr>
          <w:p w14:paraId="32E5CA96" w14:textId="77777777" w:rsidR="006400C3" w:rsidRPr="008607EE" w:rsidRDefault="006400C3" w:rsidP="00FF761E">
            <w:pPr>
              <w:spacing w:before="60" w:after="60"/>
              <w:jc w:val="center"/>
              <w:rPr>
                <w:rFonts w:ascii="Arial" w:hAnsi="Arial" w:cs="Arial"/>
                <w:sz w:val="20"/>
              </w:rPr>
            </w:pPr>
            <w:r w:rsidRPr="008607EE">
              <w:rPr>
                <w:rFonts w:ascii="Arial" w:hAnsi="Arial" w:cs="Arial" w:hint="eastAsia"/>
                <w:sz w:val="20"/>
              </w:rPr>
              <w:t>Đ</w:t>
            </w:r>
            <w:r w:rsidRPr="008607EE">
              <w:rPr>
                <w:rFonts w:ascii="Arial" w:hAnsi="Arial" w:cs="Arial"/>
                <w:sz w:val="20"/>
              </w:rPr>
              <w:t>óng góp vào t</w:t>
            </w:r>
            <w:r w:rsidRPr="008607EE">
              <w:rPr>
                <w:rFonts w:ascii="Arial" w:hAnsi="Arial" w:cs="Arial" w:hint="eastAsia"/>
                <w:sz w:val="20"/>
              </w:rPr>
              <w:t>ă</w:t>
            </w:r>
            <w:r w:rsidRPr="008607EE">
              <w:rPr>
                <w:rFonts w:ascii="Arial" w:hAnsi="Arial" w:cs="Arial"/>
                <w:sz w:val="20"/>
              </w:rPr>
              <w:t>ng tr</w:t>
            </w:r>
            <w:r w:rsidRPr="008607EE">
              <w:rPr>
                <w:rFonts w:ascii="Arial" w:hAnsi="Arial" w:cs="Arial" w:hint="eastAsia"/>
                <w:sz w:val="20"/>
              </w:rPr>
              <w:t>ư</w:t>
            </w:r>
            <w:r w:rsidRPr="008607EE">
              <w:rPr>
                <w:rFonts w:ascii="Arial" w:hAnsi="Arial" w:cs="Arial"/>
                <w:sz w:val="20"/>
              </w:rPr>
              <w:t>ởng  (</w:t>
            </w:r>
            <w:r w:rsidRPr="008607EE">
              <w:rPr>
                <w:rFonts w:ascii="Arial" w:hAnsi="Arial" w:cs="Arial" w:hint="eastAsia"/>
                <w:sz w:val="20"/>
              </w:rPr>
              <w:t>đ</w:t>
            </w:r>
            <w:r w:rsidRPr="008607EE">
              <w:rPr>
                <w:rFonts w:ascii="Arial" w:hAnsi="Arial" w:cs="Arial"/>
                <w:sz w:val="20"/>
              </w:rPr>
              <w:t>iểm phần tr</w:t>
            </w:r>
            <w:r w:rsidRPr="008607EE">
              <w:rPr>
                <w:rFonts w:ascii="Arial" w:hAnsi="Arial" w:cs="Arial" w:hint="eastAsia"/>
                <w:sz w:val="20"/>
              </w:rPr>
              <w:t>ă</w:t>
            </w:r>
            <w:r w:rsidRPr="008607EE">
              <w:rPr>
                <w:rFonts w:ascii="Arial" w:hAnsi="Arial" w:cs="Arial"/>
                <w:sz w:val="20"/>
              </w:rPr>
              <w:t xml:space="preserve">m) </w:t>
            </w:r>
          </w:p>
        </w:tc>
      </w:tr>
      <w:tr w:rsidR="006400C3" w:rsidRPr="00291B05" w14:paraId="647D70BD" w14:textId="77777777">
        <w:trPr>
          <w:gridBefore w:val="1"/>
          <w:wBefore w:w="446" w:type="dxa"/>
          <w:trHeight w:val="300"/>
          <w:jc w:val="center"/>
        </w:trPr>
        <w:tc>
          <w:tcPr>
            <w:tcW w:w="2976" w:type="dxa"/>
            <w:tcBorders>
              <w:top w:val="nil"/>
              <w:left w:val="nil"/>
              <w:bottom w:val="nil"/>
              <w:right w:val="nil"/>
            </w:tcBorders>
            <w:shd w:val="clear" w:color="auto" w:fill="auto"/>
            <w:noWrap/>
            <w:vAlign w:val="bottom"/>
          </w:tcPr>
          <w:p w14:paraId="08B26405" w14:textId="77777777" w:rsidR="006400C3" w:rsidRPr="008607EE" w:rsidRDefault="006400C3" w:rsidP="00FF761E">
            <w:pPr>
              <w:spacing w:before="60" w:after="60"/>
              <w:rPr>
                <w:rFonts w:ascii="Arial" w:hAnsi="Arial" w:cs="Arial"/>
                <w:sz w:val="20"/>
              </w:rPr>
            </w:pPr>
          </w:p>
        </w:tc>
        <w:tc>
          <w:tcPr>
            <w:tcW w:w="1276" w:type="dxa"/>
            <w:tcBorders>
              <w:top w:val="single" w:sz="4" w:space="0" w:color="auto"/>
              <w:left w:val="nil"/>
              <w:bottom w:val="single" w:sz="4" w:space="0" w:color="auto"/>
              <w:right w:val="nil"/>
            </w:tcBorders>
            <w:shd w:val="clear" w:color="auto" w:fill="auto"/>
            <w:noWrap/>
            <w:vAlign w:val="center"/>
          </w:tcPr>
          <w:p w14:paraId="3EB3C365" w14:textId="77777777" w:rsidR="006400C3" w:rsidRPr="008607EE" w:rsidRDefault="006400C3" w:rsidP="00FF761E">
            <w:pPr>
              <w:spacing w:before="60" w:after="60"/>
              <w:jc w:val="center"/>
              <w:rPr>
                <w:rFonts w:ascii="Arial" w:hAnsi="Arial" w:cs="Arial"/>
                <w:sz w:val="20"/>
              </w:rPr>
            </w:pPr>
            <w:r w:rsidRPr="008607EE">
              <w:rPr>
                <w:rFonts w:ascii="Arial" w:hAnsi="Arial" w:cs="Arial"/>
                <w:sz w:val="20"/>
                <w:lang w:val="pt-BR"/>
              </w:rPr>
              <w:t>9 tháng n</w:t>
            </w:r>
            <w:r w:rsidRPr="008607EE">
              <w:rPr>
                <w:rFonts w:ascii="Arial" w:hAnsi="Arial" w:cs="Arial" w:hint="eastAsia"/>
                <w:sz w:val="20"/>
                <w:lang w:val="pt-BR"/>
              </w:rPr>
              <w:t>ă</w:t>
            </w:r>
            <w:r w:rsidRPr="008607EE">
              <w:rPr>
                <w:rFonts w:ascii="Arial" w:hAnsi="Arial" w:cs="Arial"/>
                <w:sz w:val="20"/>
                <w:lang w:val="pt-BR"/>
              </w:rPr>
              <w:t>m 2006</w:t>
            </w:r>
          </w:p>
        </w:tc>
        <w:tc>
          <w:tcPr>
            <w:tcW w:w="1340" w:type="dxa"/>
            <w:tcBorders>
              <w:top w:val="single" w:sz="4" w:space="0" w:color="auto"/>
              <w:left w:val="nil"/>
              <w:bottom w:val="single" w:sz="4" w:space="0" w:color="auto"/>
              <w:right w:val="nil"/>
            </w:tcBorders>
            <w:shd w:val="clear" w:color="auto" w:fill="auto"/>
            <w:noWrap/>
            <w:vAlign w:val="center"/>
          </w:tcPr>
          <w:p w14:paraId="115BE0A5" w14:textId="77777777" w:rsidR="006400C3" w:rsidRPr="008607EE" w:rsidRDefault="006400C3" w:rsidP="00FF761E">
            <w:pPr>
              <w:spacing w:before="60" w:after="60"/>
              <w:jc w:val="center"/>
              <w:rPr>
                <w:rFonts w:ascii="Arial" w:hAnsi="Arial" w:cs="Arial"/>
                <w:sz w:val="20"/>
              </w:rPr>
            </w:pPr>
            <w:r w:rsidRPr="008607EE">
              <w:rPr>
                <w:rFonts w:ascii="Arial" w:hAnsi="Arial" w:cs="Arial"/>
                <w:sz w:val="20"/>
                <w:lang w:val="pt-BR"/>
              </w:rPr>
              <w:t>9 tháng n</w:t>
            </w:r>
            <w:r w:rsidRPr="008607EE">
              <w:rPr>
                <w:rFonts w:ascii="Arial" w:hAnsi="Arial" w:cs="Arial" w:hint="eastAsia"/>
                <w:sz w:val="20"/>
                <w:lang w:val="pt-BR"/>
              </w:rPr>
              <w:t>ă</w:t>
            </w:r>
            <w:r w:rsidRPr="008607EE">
              <w:rPr>
                <w:rFonts w:ascii="Arial" w:hAnsi="Arial" w:cs="Arial"/>
                <w:sz w:val="20"/>
                <w:lang w:val="pt-BR"/>
              </w:rPr>
              <w:t>m 2007</w:t>
            </w:r>
          </w:p>
        </w:tc>
        <w:tc>
          <w:tcPr>
            <w:tcW w:w="1311" w:type="dxa"/>
            <w:tcBorders>
              <w:top w:val="single" w:sz="4" w:space="0" w:color="auto"/>
              <w:left w:val="nil"/>
              <w:bottom w:val="single" w:sz="4" w:space="0" w:color="auto"/>
              <w:right w:val="nil"/>
            </w:tcBorders>
            <w:shd w:val="clear" w:color="auto" w:fill="auto"/>
            <w:noWrap/>
            <w:vAlign w:val="center"/>
          </w:tcPr>
          <w:p w14:paraId="0CC5E373" w14:textId="77777777" w:rsidR="006400C3" w:rsidRPr="008607EE" w:rsidRDefault="006400C3" w:rsidP="00FF761E">
            <w:pPr>
              <w:spacing w:before="60" w:after="60"/>
              <w:jc w:val="center"/>
              <w:rPr>
                <w:rFonts w:ascii="Arial" w:hAnsi="Arial" w:cs="Arial"/>
                <w:sz w:val="20"/>
              </w:rPr>
            </w:pPr>
            <w:r w:rsidRPr="008607EE">
              <w:rPr>
                <w:rFonts w:ascii="Arial" w:hAnsi="Arial" w:cs="Arial"/>
                <w:sz w:val="20"/>
              </w:rPr>
              <w:t>9 tháng năm 2008</w:t>
            </w:r>
          </w:p>
        </w:tc>
        <w:tc>
          <w:tcPr>
            <w:tcW w:w="1440" w:type="dxa"/>
            <w:vMerge/>
            <w:tcBorders>
              <w:left w:val="nil"/>
              <w:bottom w:val="single" w:sz="4" w:space="0" w:color="auto"/>
              <w:right w:val="nil"/>
            </w:tcBorders>
            <w:shd w:val="clear" w:color="auto" w:fill="auto"/>
            <w:noWrap/>
            <w:vAlign w:val="bottom"/>
          </w:tcPr>
          <w:p w14:paraId="1EB36D86" w14:textId="77777777" w:rsidR="006400C3" w:rsidRPr="008607EE" w:rsidRDefault="006400C3" w:rsidP="00FF761E">
            <w:pPr>
              <w:spacing w:before="60" w:after="60"/>
              <w:jc w:val="right"/>
              <w:rPr>
                <w:rFonts w:ascii="Arial" w:hAnsi="Arial" w:cs="Arial"/>
                <w:sz w:val="20"/>
              </w:rPr>
            </w:pPr>
          </w:p>
        </w:tc>
      </w:tr>
      <w:tr w:rsidR="006400C3" w:rsidRPr="00291B05" w14:paraId="35A6256E" w14:textId="77777777">
        <w:trPr>
          <w:trHeight w:val="300"/>
          <w:jc w:val="center"/>
        </w:trPr>
        <w:tc>
          <w:tcPr>
            <w:tcW w:w="3422" w:type="dxa"/>
            <w:gridSpan w:val="2"/>
            <w:tcBorders>
              <w:top w:val="nil"/>
              <w:left w:val="nil"/>
              <w:bottom w:val="nil"/>
              <w:right w:val="nil"/>
            </w:tcBorders>
            <w:shd w:val="clear" w:color="auto" w:fill="auto"/>
            <w:noWrap/>
            <w:vAlign w:val="bottom"/>
          </w:tcPr>
          <w:p w14:paraId="3B5AF24E" w14:textId="77777777" w:rsidR="006400C3" w:rsidRPr="008607EE" w:rsidRDefault="006400C3" w:rsidP="00FF761E">
            <w:pPr>
              <w:spacing w:before="120" w:after="80"/>
              <w:rPr>
                <w:rFonts w:ascii="Arial" w:hAnsi="Arial" w:cs="Arial"/>
                <w:b/>
                <w:sz w:val="20"/>
              </w:rPr>
            </w:pPr>
            <w:r w:rsidRPr="008607EE">
              <w:rPr>
                <w:rFonts w:ascii="Arial" w:hAnsi="Arial" w:cs="Arial"/>
                <w:b/>
                <w:sz w:val="20"/>
              </w:rPr>
              <w:t>TỔNG SỐ</w:t>
            </w:r>
          </w:p>
        </w:tc>
        <w:tc>
          <w:tcPr>
            <w:tcW w:w="1276" w:type="dxa"/>
            <w:tcBorders>
              <w:top w:val="nil"/>
              <w:left w:val="nil"/>
              <w:bottom w:val="nil"/>
              <w:right w:val="nil"/>
            </w:tcBorders>
            <w:shd w:val="clear" w:color="auto" w:fill="auto"/>
            <w:noWrap/>
            <w:vAlign w:val="bottom"/>
          </w:tcPr>
          <w:p w14:paraId="2B0E668A" w14:textId="77777777" w:rsidR="006400C3" w:rsidRPr="008607EE" w:rsidRDefault="006400C3" w:rsidP="00FF761E">
            <w:pPr>
              <w:spacing w:before="120" w:after="80"/>
              <w:ind w:right="176"/>
              <w:jc w:val="right"/>
              <w:rPr>
                <w:rFonts w:ascii="Arial" w:hAnsi="Arial" w:cs="Arial"/>
                <w:b/>
                <w:sz w:val="20"/>
              </w:rPr>
            </w:pPr>
            <w:r w:rsidRPr="008607EE">
              <w:rPr>
                <w:rFonts w:ascii="Arial" w:hAnsi="Arial" w:cs="Arial"/>
                <w:b/>
                <w:sz w:val="20"/>
              </w:rPr>
              <w:t>7,84</w:t>
            </w:r>
          </w:p>
        </w:tc>
        <w:tc>
          <w:tcPr>
            <w:tcW w:w="1340" w:type="dxa"/>
            <w:tcBorders>
              <w:top w:val="nil"/>
              <w:left w:val="nil"/>
              <w:bottom w:val="nil"/>
              <w:right w:val="nil"/>
            </w:tcBorders>
            <w:shd w:val="clear" w:color="auto" w:fill="auto"/>
            <w:noWrap/>
            <w:vAlign w:val="bottom"/>
          </w:tcPr>
          <w:p w14:paraId="62808B8E" w14:textId="77777777" w:rsidR="006400C3" w:rsidRPr="008607EE" w:rsidRDefault="006400C3" w:rsidP="00FF761E">
            <w:pPr>
              <w:spacing w:before="120" w:after="80"/>
              <w:ind w:right="240"/>
              <w:jc w:val="right"/>
              <w:rPr>
                <w:rFonts w:ascii="Arial" w:hAnsi="Arial" w:cs="Arial"/>
                <w:b/>
                <w:sz w:val="20"/>
              </w:rPr>
            </w:pPr>
            <w:r w:rsidRPr="008607EE">
              <w:rPr>
                <w:rFonts w:ascii="Arial" w:hAnsi="Arial" w:cs="Arial"/>
                <w:b/>
                <w:sz w:val="20"/>
              </w:rPr>
              <w:t>8,16</w:t>
            </w:r>
          </w:p>
        </w:tc>
        <w:tc>
          <w:tcPr>
            <w:tcW w:w="1311" w:type="dxa"/>
            <w:tcBorders>
              <w:top w:val="nil"/>
              <w:left w:val="nil"/>
              <w:bottom w:val="nil"/>
              <w:right w:val="nil"/>
            </w:tcBorders>
            <w:shd w:val="clear" w:color="auto" w:fill="auto"/>
            <w:noWrap/>
            <w:vAlign w:val="bottom"/>
          </w:tcPr>
          <w:p w14:paraId="7876B51A" w14:textId="77777777" w:rsidR="006400C3" w:rsidRPr="008607EE" w:rsidRDefault="006400C3" w:rsidP="00FF761E">
            <w:pPr>
              <w:spacing w:before="120" w:after="80"/>
              <w:ind w:right="176"/>
              <w:jc w:val="right"/>
              <w:rPr>
                <w:rFonts w:ascii="Arial" w:hAnsi="Arial" w:cs="Arial"/>
                <w:b/>
                <w:sz w:val="20"/>
              </w:rPr>
            </w:pPr>
            <w:r w:rsidRPr="008607EE">
              <w:rPr>
                <w:rFonts w:ascii="Arial" w:hAnsi="Arial" w:cs="Arial"/>
                <w:b/>
                <w:sz w:val="20"/>
              </w:rPr>
              <w:t>6,52</w:t>
            </w:r>
          </w:p>
        </w:tc>
        <w:tc>
          <w:tcPr>
            <w:tcW w:w="1440" w:type="dxa"/>
            <w:tcBorders>
              <w:top w:val="nil"/>
              <w:left w:val="nil"/>
              <w:bottom w:val="nil"/>
              <w:right w:val="nil"/>
            </w:tcBorders>
            <w:shd w:val="clear" w:color="auto" w:fill="auto"/>
            <w:noWrap/>
            <w:vAlign w:val="bottom"/>
          </w:tcPr>
          <w:p w14:paraId="7D0EA392" w14:textId="77777777" w:rsidR="006400C3" w:rsidRPr="008607EE" w:rsidRDefault="006400C3" w:rsidP="00FF761E">
            <w:pPr>
              <w:spacing w:before="120" w:after="80"/>
              <w:ind w:right="301"/>
              <w:jc w:val="right"/>
              <w:rPr>
                <w:rFonts w:ascii="Arial" w:hAnsi="Arial" w:cs="Arial"/>
                <w:b/>
                <w:sz w:val="20"/>
              </w:rPr>
            </w:pPr>
            <w:r w:rsidRPr="008607EE">
              <w:rPr>
                <w:rFonts w:ascii="Arial" w:hAnsi="Arial" w:cs="Arial"/>
                <w:b/>
                <w:sz w:val="20"/>
              </w:rPr>
              <w:t>6,52</w:t>
            </w:r>
          </w:p>
        </w:tc>
      </w:tr>
      <w:tr w:rsidR="006400C3" w:rsidRPr="00291B05" w14:paraId="439E2464" w14:textId="77777777">
        <w:trPr>
          <w:trHeight w:val="300"/>
          <w:jc w:val="center"/>
        </w:trPr>
        <w:tc>
          <w:tcPr>
            <w:tcW w:w="3422" w:type="dxa"/>
            <w:gridSpan w:val="2"/>
            <w:tcBorders>
              <w:top w:val="nil"/>
              <w:left w:val="nil"/>
              <w:bottom w:val="nil"/>
              <w:right w:val="nil"/>
            </w:tcBorders>
            <w:shd w:val="clear" w:color="auto" w:fill="auto"/>
            <w:noWrap/>
            <w:vAlign w:val="bottom"/>
          </w:tcPr>
          <w:p w14:paraId="41F6BD82" w14:textId="77777777" w:rsidR="006400C3" w:rsidRPr="008607EE" w:rsidRDefault="006400C3" w:rsidP="00103432">
            <w:pPr>
              <w:spacing w:before="40" w:after="40"/>
              <w:rPr>
                <w:rFonts w:ascii="Arial" w:hAnsi="Arial" w:cs="Arial"/>
                <w:sz w:val="20"/>
              </w:rPr>
            </w:pPr>
            <w:r w:rsidRPr="008607EE">
              <w:rPr>
                <w:rFonts w:ascii="Arial" w:hAnsi="Arial" w:cs="Arial"/>
                <w:sz w:val="20"/>
              </w:rPr>
              <w:t xml:space="preserve">Khu vực nông, lâm nghiệp, thuỷ sản </w:t>
            </w:r>
          </w:p>
        </w:tc>
        <w:tc>
          <w:tcPr>
            <w:tcW w:w="1276" w:type="dxa"/>
            <w:tcBorders>
              <w:top w:val="nil"/>
              <w:left w:val="nil"/>
              <w:bottom w:val="nil"/>
              <w:right w:val="nil"/>
            </w:tcBorders>
            <w:shd w:val="clear" w:color="auto" w:fill="auto"/>
            <w:noWrap/>
            <w:vAlign w:val="bottom"/>
          </w:tcPr>
          <w:p w14:paraId="31D1082F" w14:textId="77777777" w:rsidR="006400C3" w:rsidRPr="008607EE" w:rsidRDefault="006400C3" w:rsidP="00103432">
            <w:pPr>
              <w:spacing w:before="40" w:after="40"/>
              <w:ind w:right="176"/>
              <w:jc w:val="right"/>
              <w:rPr>
                <w:rFonts w:ascii="Arial" w:hAnsi="Arial" w:cs="Arial"/>
                <w:sz w:val="20"/>
              </w:rPr>
            </w:pPr>
            <w:r w:rsidRPr="008607EE">
              <w:rPr>
                <w:rFonts w:ascii="Arial" w:hAnsi="Arial" w:cs="Arial"/>
                <w:sz w:val="20"/>
              </w:rPr>
              <w:t>3,41</w:t>
            </w:r>
          </w:p>
        </w:tc>
        <w:tc>
          <w:tcPr>
            <w:tcW w:w="1340" w:type="dxa"/>
            <w:tcBorders>
              <w:top w:val="nil"/>
              <w:left w:val="nil"/>
              <w:bottom w:val="nil"/>
              <w:right w:val="nil"/>
            </w:tcBorders>
            <w:shd w:val="clear" w:color="auto" w:fill="auto"/>
            <w:noWrap/>
            <w:vAlign w:val="bottom"/>
          </w:tcPr>
          <w:p w14:paraId="3B33B264" w14:textId="77777777" w:rsidR="006400C3" w:rsidRPr="008607EE" w:rsidRDefault="006400C3" w:rsidP="00103432">
            <w:pPr>
              <w:spacing w:before="40" w:after="40"/>
              <w:ind w:right="240"/>
              <w:jc w:val="right"/>
              <w:rPr>
                <w:rFonts w:ascii="Arial" w:hAnsi="Arial" w:cs="Arial"/>
                <w:sz w:val="20"/>
              </w:rPr>
            </w:pPr>
            <w:r w:rsidRPr="008607EE">
              <w:rPr>
                <w:rFonts w:ascii="Arial" w:hAnsi="Arial" w:cs="Arial"/>
                <w:sz w:val="20"/>
              </w:rPr>
              <w:t>3,22</w:t>
            </w:r>
          </w:p>
        </w:tc>
        <w:tc>
          <w:tcPr>
            <w:tcW w:w="1311" w:type="dxa"/>
            <w:tcBorders>
              <w:top w:val="nil"/>
              <w:left w:val="nil"/>
              <w:bottom w:val="nil"/>
              <w:right w:val="nil"/>
            </w:tcBorders>
            <w:shd w:val="clear" w:color="auto" w:fill="auto"/>
            <w:noWrap/>
            <w:vAlign w:val="bottom"/>
          </w:tcPr>
          <w:p w14:paraId="494F6C76" w14:textId="77777777" w:rsidR="006400C3" w:rsidRPr="008607EE" w:rsidRDefault="006400C3" w:rsidP="00103432">
            <w:pPr>
              <w:spacing w:before="40" w:after="40"/>
              <w:ind w:right="176"/>
              <w:jc w:val="right"/>
              <w:rPr>
                <w:rFonts w:ascii="Arial" w:hAnsi="Arial" w:cs="Arial"/>
                <w:sz w:val="20"/>
              </w:rPr>
            </w:pPr>
            <w:r w:rsidRPr="008607EE">
              <w:rPr>
                <w:rFonts w:ascii="Arial" w:hAnsi="Arial" w:cs="Arial"/>
                <w:sz w:val="20"/>
              </w:rPr>
              <w:t>3,57</w:t>
            </w:r>
          </w:p>
        </w:tc>
        <w:tc>
          <w:tcPr>
            <w:tcW w:w="1440" w:type="dxa"/>
            <w:tcBorders>
              <w:top w:val="nil"/>
              <w:left w:val="nil"/>
              <w:bottom w:val="nil"/>
              <w:right w:val="nil"/>
            </w:tcBorders>
            <w:shd w:val="clear" w:color="auto" w:fill="auto"/>
            <w:noWrap/>
            <w:vAlign w:val="bottom"/>
          </w:tcPr>
          <w:p w14:paraId="0700C54F" w14:textId="77777777" w:rsidR="006400C3" w:rsidRPr="008607EE" w:rsidRDefault="006400C3" w:rsidP="00103432">
            <w:pPr>
              <w:spacing w:before="40" w:after="40"/>
              <w:ind w:right="301"/>
              <w:jc w:val="right"/>
              <w:rPr>
                <w:rFonts w:ascii="Arial" w:hAnsi="Arial" w:cs="Arial"/>
                <w:sz w:val="20"/>
              </w:rPr>
            </w:pPr>
            <w:r w:rsidRPr="008607EE">
              <w:rPr>
                <w:rFonts w:ascii="Arial" w:hAnsi="Arial" w:cs="Arial"/>
                <w:sz w:val="20"/>
              </w:rPr>
              <w:t>0,64</w:t>
            </w:r>
          </w:p>
        </w:tc>
      </w:tr>
      <w:tr w:rsidR="006400C3" w:rsidRPr="00291B05" w14:paraId="59B192A3" w14:textId="77777777">
        <w:trPr>
          <w:trHeight w:val="300"/>
          <w:jc w:val="center"/>
        </w:trPr>
        <w:tc>
          <w:tcPr>
            <w:tcW w:w="3422" w:type="dxa"/>
            <w:gridSpan w:val="2"/>
            <w:tcBorders>
              <w:top w:val="nil"/>
              <w:left w:val="nil"/>
              <w:bottom w:val="nil"/>
              <w:right w:val="nil"/>
            </w:tcBorders>
            <w:shd w:val="clear" w:color="auto" w:fill="auto"/>
            <w:noWrap/>
            <w:vAlign w:val="bottom"/>
          </w:tcPr>
          <w:p w14:paraId="24E6EF1D" w14:textId="77777777" w:rsidR="006400C3" w:rsidRPr="008607EE" w:rsidRDefault="006400C3" w:rsidP="00103432">
            <w:pPr>
              <w:spacing w:before="40" w:after="40"/>
              <w:rPr>
                <w:rFonts w:ascii="Arial" w:hAnsi="Arial" w:cs="Arial"/>
                <w:sz w:val="20"/>
              </w:rPr>
            </w:pPr>
            <w:r w:rsidRPr="008607EE">
              <w:rPr>
                <w:rFonts w:ascii="Arial" w:hAnsi="Arial" w:cs="Arial"/>
                <w:sz w:val="20"/>
              </w:rPr>
              <w:t xml:space="preserve">Khu vực công nghiệp, xây dựng </w:t>
            </w:r>
          </w:p>
        </w:tc>
        <w:tc>
          <w:tcPr>
            <w:tcW w:w="1276" w:type="dxa"/>
            <w:tcBorders>
              <w:top w:val="nil"/>
              <w:left w:val="nil"/>
              <w:bottom w:val="nil"/>
              <w:right w:val="nil"/>
            </w:tcBorders>
            <w:shd w:val="clear" w:color="auto" w:fill="auto"/>
            <w:noWrap/>
            <w:vAlign w:val="bottom"/>
          </w:tcPr>
          <w:p w14:paraId="4A6FFCC2" w14:textId="77777777" w:rsidR="006400C3" w:rsidRPr="008607EE" w:rsidRDefault="006400C3" w:rsidP="00103432">
            <w:pPr>
              <w:spacing w:before="40" w:after="40"/>
              <w:ind w:right="176"/>
              <w:jc w:val="right"/>
              <w:rPr>
                <w:rFonts w:ascii="Arial" w:hAnsi="Arial" w:cs="Arial"/>
                <w:sz w:val="20"/>
              </w:rPr>
            </w:pPr>
            <w:r w:rsidRPr="008607EE">
              <w:rPr>
                <w:rFonts w:ascii="Arial" w:hAnsi="Arial" w:cs="Arial"/>
                <w:sz w:val="20"/>
              </w:rPr>
              <w:t>9,78</w:t>
            </w:r>
          </w:p>
        </w:tc>
        <w:tc>
          <w:tcPr>
            <w:tcW w:w="1340" w:type="dxa"/>
            <w:tcBorders>
              <w:top w:val="nil"/>
              <w:left w:val="nil"/>
              <w:bottom w:val="nil"/>
              <w:right w:val="nil"/>
            </w:tcBorders>
            <w:shd w:val="clear" w:color="auto" w:fill="auto"/>
            <w:noWrap/>
            <w:vAlign w:val="bottom"/>
          </w:tcPr>
          <w:p w14:paraId="4540746B" w14:textId="77777777" w:rsidR="006400C3" w:rsidRPr="008607EE" w:rsidRDefault="006400C3" w:rsidP="00103432">
            <w:pPr>
              <w:spacing w:before="40" w:after="40"/>
              <w:ind w:right="240"/>
              <w:jc w:val="right"/>
              <w:rPr>
                <w:rFonts w:ascii="Arial" w:hAnsi="Arial" w:cs="Arial"/>
                <w:sz w:val="20"/>
              </w:rPr>
            </w:pPr>
            <w:r w:rsidRPr="008607EE">
              <w:rPr>
                <w:rFonts w:ascii="Arial" w:hAnsi="Arial" w:cs="Arial"/>
                <w:sz w:val="20"/>
              </w:rPr>
              <w:t>10,07</w:t>
            </w:r>
          </w:p>
        </w:tc>
        <w:tc>
          <w:tcPr>
            <w:tcW w:w="1311" w:type="dxa"/>
            <w:tcBorders>
              <w:top w:val="nil"/>
              <w:left w:val="nil"/>
              <w:bottom w:val="nil"/>
              <w:right w:val="nil"/>
            </w:tcBorders>
            <w:shd w:val="clear" w:color="auto" w:fill="auto"/>
            <w:noWrap/>
            <w:vAlign w:val="bottom"/>
          </w:tcPr>
          <w:p w14:paraId="54BF13D2" w14:textId="77777777" w:rsidR="006400C3" w:rsidRPr="008607EE" w:rsidRDefault="006400C3" w:rsidP="00103432">
            <w:pPr>
              <w:spacing w:before="40" w:after="40"/>
              <w:ind w:right="176"/>
              <w:jc w:val="right"/>
              <w:rPr>
                <w:rFonts w:ascii="Arial" w:hAnsi="Arial" w:cs="Arial"/>
                <w:sz w:val="20"/>
              </w:rPr>
            </w:pPr>
            <w:r w:rsidRPr="008607EE">
              <w:rPr>
                <w:rFonts w:ascii="Arial" w:hAnsi="Arial" w:cs="Arial"/>
                <w:sz w:val="20"/>
              </w:rPr>
              <w:t>7,09</w:t>
            </w:r>
          </w:p>
        </w:tc>
        <w:tc>
          <w:tcPr>
            <w:tcW w:w="1440" w:type="dxa"/>
            <w:tcBorders>
              <w:top w:val="nil"/>
              <w:left w:val="nil"/>
              <w:bottom w:val="nil"/>
              <w:right w:val="nil"/>
            </w:tcBorders>
            <w:shd w:val="clear" w:color="auto" w:fill="auto"/>
            <w:noWrap/>
            <w:vAlign w:val="bottom"/>
          </w:tcPr>
          <w:p w14:paraId="41684F28" w14:textId="77777777" w:rsidR="006400C3" w:rsidRPr="008607EE" w:rsidRDefault="006400C3" w:rsidP="00103432">
            <w:pPr>
              <w:spacing w:before="40" w:after="40"/>
              <w:ind w:right="301"/>
              <w:jc w:val="right"/>
              <w:rPr>
                <w:rFonts w:ascii="Arial" w:hAnsi="Arial" w:cs="Arial"/>
                <w:sz w:val="20"/>
              </w:rPr>
            </w:pPr>
            <w:r w:rsidRPr="008607EE">
              <w:rPr>
                <w:rFonts w:ascii="Arial" w:hAnsi="Arial" w:cs="Arial"/>
                <w:sz w:val="20"/>
              </w:rPr>
              <w:t>2,95</w:t>
            </w:r>
          </w:p>
        </w:tc>
      </w:tr>
      <w:tr w:rsidR="006400C3" w:rsidRPr="00291B05" w14:paraId="5CE50D65" w14:textId="77777777">
        <w:trPr>
          <w:trHeight w:val="300"/>
          <w:jc w:val="center"/>
        </w:trPr>
        <w:tc>
          <w:tcPr>
            <w:tcW w:w="3422" w:type="dxa"/>
            <w:gridSpan w:val="2"/>
            <w:tcBorders>
              <w:top w:val="nil"/>
              <w:left w:val="nil"/>
              <w:bottom w:val="single" w:sz="4" w:space="0" w:color="auto"/>
              <w:right w:val="nil"/>
            </w:tcBorders>
            <w:shd w:val="clear" w:color="auto" w:fill="auto"/>
            <w:noWrap/>
            <w:vAlign w:val="bottom"/>
          </w:tcPr>
          <w:p w14:paraId="0C5360A4" w14:textId="77777777" w:rsidR="006400C3" w:rsidRPr="008607EE" w:rsidRDefault="006400C3" w:rsidP="00103432">
            <w:pPr>
              <w:spacing w:before="40" w:after="40"/>
              <w:rPr>
                <w:rFonts w:ascii="Arial" w:hAnsi="Arial" w:cs="Arial"/>
                <w:sz w:val="20"/>
              </w:rPr>
            </w:pPr>
            <w:r w:rsidRPr="008607EE">
              <w:rPr>
                <w:rFonts w:ascii="Arial" w:hAnsi="Arial" w:cs="Arial"/>
                <w:sz w:val="20"/>
              </w:rPr>
              <w:t>Khu vực dịch vụ</w:t>
            </w:r>
          </w:p>
        </w:tc>
        <w:tc>
          <w:tcPr>
            <w:tcW w:w="1276" w:type="dxa"/>
            <w:tcBorders>
              <w:top w:val="nil"/>
              <w:left w:val="nil"/>
              <w:bottom w:val="single" w:sz="4" w:space="0" w:color="auto"/>
              <w:right w:val="nil"/>
            </w:tcBorders>
            <w:shd w:val="clear" w:color="auto" w:fill="auto"/>
            <w:noWrap/>
            <w:vAlign w:val="bottom"/>
          </w:tcPr>
          <w:p w14:paraId="75AF3CDB" w14:textId="77777777" w:rsidR="006400C3" w:rsidRPr="008607EE" w:rsidRDefault="006400C3" w:rsidP="00103432">
            <w:pPr>
              <w:spacing w:before="40" w:after="40"/>
              <w:ind w:right="176"/>
              <w:jc w:val="right"/>
              <w:rPr>
                <w:rFonts w:ascii="Arial" w:hAnsi="Arial" w:cs="Arial"/>
                <w:sz w:val="20"/>
              </w:rPr>
            </w:pPr>
            <w:r w:rsidRPr="008607EE">
              <w:rPr>
                <w:rFonts w:ascii="Arial" w:hAnsi="Arial" w:cs="Arial"/>
                <w:sz w:val="20"/>
              </w:rPr>
              <w:t>8,06</w:t>
            </w:r>
          </w:p>
        </w:tc>
        <w:tc>
          <w:tcPr>
            <w:tcW w:w="1340" w:type="dxa"/>
            <w:tcBorders>
              <w:top w:val="nil"/>
              <w:left w:val="nil"/>
              <w:bottom w:val="single" w:sz="4" w:space="0" w:color="auto"/>
              <w:right w:val="nil"/>
            </w:tcBorders>
            <w:shd w:val="clear" w:color="auto" w:fill="auto"/>
            <w:noWrap/>
            <w:vAlign w:val="bottom"/>
          </w:tcPr>
          <w:p w14:paraId="5EBE901F" w14:textId="77777777" w:rsidR="006400C3" w:rsidRPr="008607EE" w:rsidRDefault="006400C3" w:rsidP="00103432">
            <w:pPr>
              <w:spacing w:before="40" w:after="40"/>
              <w:ind w:right="240"/>
              <w:jc w:val="right"/>
              <w:rPr>
                <w:rFonts w:ascii="Arial" w:hAnsi="Arial" w:cs="Arial"/>
                <w:sz w:val="20"/>
              </w:rPr>
            </w:pPr>
            <w:r w:rsidRPr="008607EE">
              <w:rPr>
                <w:rFonts w:ascii="Arial" w:hAnsi="Arial" w:cs="Arial"/>
                <w:sz w:val="20"/>
              </w:rPr>
              <w:t>8,52</w:t>
            </w:r>
          </w:p>
        </w:tc>
        <w:tc>
          <w:tcPr>
            <w:tcW w:w="1311" w:type="dxa"/>
            <w:tcBorders>
              <w:top w:val="nil"/>
              <w:left w:val="nil"/>
              <w:bottom w:val="single" w:sz="4" w:space="0" w:color="auto"/>
              <w:right w:val="nil"/>
            </w:tcBorders>
            <w:shd w:val="clear" w:color="auto" w:fill="auto"/>
            <w:noWrap/>
            <w:vAlign w:val="bottom"/>
          </w:tcPr>
          <w:p w14:paraId="4FABEB20" w14:textId="77777777" w:rsidR="006400C3" w:rsidRPr="008607EE" w:rsidRDefault="006400C3" w:rsidP="00103432">
            <w:pPr>
              <w:spacing w:before="40" w:after="40"/>
              <w:ind w:right="176"/>
              <w:jc w:val="right"/>
              <w:rPr>
                <w:rFonts w:ascii="Arial" w:hAnsi="Arial" w:cs="Arial"/>
                <w:sz w:val="20"/>
              </w:rPr>
            </w:pPr>
            <w:r w:rsidRPr="008607EE">
              <w:rPr>
                <w:rFonts w:ascii="Arial" w:hAnsi="Arial" w:cs="Arial"/>
                <w:sz w:val="20"/>
              </w:rPr>
              <w:t>7,23</w:t>
            </w:r>
          </w:p>
        </w:tc>
        <w:tc>
          <w:tcPr>
            <w:tcW w:w="1440" w:type="dxa"/>
            <w:tcBorders>
              <w:top w:val="nil"/>
              <w:left w:val="nil"/>
              <w:bottom w:val="single" w:sz="4" w:space="0" w:color="auto"/>
              <w:right w:val="nil"/>
            </w:tcBorders>
            <w:shd w:val="clear" w:color="auto" w:fill="auto"/>
            <w:noWrap/>
            <w:vAlign w:val="bottom"/>
          </w:tcPr>
          <w:p w14:paraId="1167F9C1" w14:textId="77777777" w:rsidR="006400C3" w:rsidRPr="008607EE" w:rsidRDefault="006400C3" w:rsidP="00103432">
            <w:pPr>
              <w:spacing w:before="40" w:after="40"/>
              <w:ind w:right="301"/>
              <w:jc w:val="right"/>
              <w:rPr>
                <w:rFonts w:ascii="Arial" w:hAnsi="Arial" w:cs="Arial"/>
                <w:sz w:val="20"/>
              </w:rPr>
            </w:pPr>
            <w:r w:rsidRPr="008607EE">
              <w:rPr>
                <w:rFonts w:ascii="Arial" w:hAnsi="Arial" w:cs="Arial"/>
                <w:sz w:val="20"/>
              </w:rPr>
              <w:t>2,93</w:t>
            </w:r>
          </w:p>
        </w:tc>
      </w:tr>
    </w:tbl>
    <w:p w14:paraId="5A3FC2F1" w14:textId="77777777" w:rsidR="006400C3" w:rsidRPr="00CC0260" w:rsidRDefault="006400C3" w:rsidP="00467494">
      <w:pPr>
        <w:spacing w:before="40" w:after="40" w:line="302" w:lineRule="auto"/>
        <w:ind w:firstLine="539"/>
        <w:jc w:val="both"/>
        <w:rPr>
          <w:rFonts w:ascii="Times New Roman" w:hAnsi="Times New Roman"/>
          <w:b/>
          <w:sz w:val="28"/>
          <w:szCs w:val="28"/>
          <w:lang w:val="de-DE"/>
        </w:rPr>
      </w:pPr>
      <w:r w:rsidRPr="00CC0260">
        <w:rPr>
          <w:rFonts w:ascii="Times New Roman" w:hAnsi="Times New Roman"/>
          <w:sz w:val="28"/>
          <w:szCs w:val="28"/>
          <w:lang w:val="de-DE"/>
        </w:rPr>
        <w:lastRenderedPageBreak/>
        <w:t xml:space="preserve">Trong khu vực nông, lâm nghiệp và thuỷ sản, tăng trưởng </w:t>
      </w:r>
      <w:r w:rsidR="00906402" w:rsidRPr="00CC0260">
        <w:rPr>
          <w:rFonts w:ascii="Times New Roman" w:hAnsi="Times New Roman"/>
          <w:sz w:val="28"/>
          <w:szCs w:val="28"/>
          <w:lang w:val="de-DE"/>
        </w:rPr>
        <w:t xml:space="preserve">của </w:t>
      </w:r>
      <w:r w:rsidRPr="00CC0260">
        <w:rPr>
          <w:rFonts w:ascii="Times New Roman" w:hAnsi="Times New Roman"/>
          <w:sz w:val="28"/>
          <w:szCs w:val="28"/>
          <w:lang w:val="de-DE"/>
        </w:rPr>
        <w:t xml:space="preserve">ngành nông nghiệp đạt 3,05%, cao hơn mức 2,2% của cùng kỳ năm trước do vụ lúa đông xuân và hè thu năm nay được mùa. Khu vực công nghiệp và xây dựng chịu ảnh hưởng lớn </w:t>
      </w:r>
      <w:r w:rsidR="00906402" w:rsidRPr="00CC0260">
        <w:rPr>
          <w:rFonts w:ascii="Times New Roman" w:hAnsi="Times New Roman"/>
          <w:sz w:val="28"/>
          <w:szCs w:val="28"/>
          <w:lang w:val="de-DE"/>
        </w:rPr>
        <w:t xml:space="preserve">do </w:t>
      </w:r>
      <w:r w:rsidRPr="00CC0260">
        <w:rPr>
          <w:rFonts w:ascii="Times New Roman" w:hAnsi="Times New Roman"/>
          <w:sz w:val="28"/>
          <w:szCs w:val="28"/>
          <w:lang w:val="de-DE"/>
        </w:rPr>
        <w:t>giá nguyên nhiên vật liệu đầu vào tăng cao, hoạt động sản xuất và tiêu thụ sản phẩm gặp nhiều khó khăn</w:t>
      </w:r>
      <w:r w:rsidR="00906402" w:rsidRPr="00CC0260">
        <w:rPr>
          <w:rFonts w:ascii="Times New Roman" w:hAnsi="Times New Roman"/>
          <w:sz w:val="28"/>
          <w:szCs w:val="28"/>
          <w:lang w:val="de-DE"/>
        </w:rPr>
        <w:t xml:space="preserve"> nên</w:t>
      </w:r>
      <w:r w:rsidRPr="00CC0260">
        <w:rPr>
          <w:rFonts w:ascii="Times New Roman" w:hAnsi="Times New Roman"/>
          <w:sz w:val="28"/>
          <w:szCs w:val="28"/>
          <w:lang w:val="de-DE"/>
        </w:rPr>
        <w:t xml:space="preserve"> công nghiệp chế biến </w:t>
      </w:r>
      <w:r w:rsidR="00906402" w:rsidRPr="00CC0260">
        <w:rPr>
          <w:rFonts w:ascii="Times New Roman" w:hAnsi="Times New Roman"/>
          <w:sz w:val="28"/>
          <w:szCs w:val="28"/>
          <w:lang w:val="de-DE"/>
        </w:rPr>
        <w:t xml:space="preserve">là ngành </w:t>
      </w:r>
      <w:r w:rsidRPr="00CC0260">
        <w:rPr>
          <w:rFonts w:ascii="Times New Roman" w:hAnsi="Times New Roman"/>
          <w:sz w:val="28"/>
          <w:szCs w:val="28"/>
          <w:lang w:val="de-DE"/>
        </w:rPr>
        <w:t xml:space="preserve">chiếm tỷ trọng lớn nhưng chỉ tăng 11,45%, thấp hơn mức tăng 12,64% của 9 tháng năm trước; công nghiệp khai thác giảm 4,69%; xây dựng giảm 0,33% (9 tháng năm 2007 tăng 10,14%). Các ngành dịch vụ nhìn chung tăng chậm hoặc thấp hơn mức tăng cùng kỳ năm 2007, trong đó thương nghiệp chiếm tỷ trọng </w:t>
      </w:r>
      <w:r w:rsidR="00906402" w:rsidRPr="00CC0260">
        <w:rPr>
          <w:rFonts w:ascii="Times New Roman" w:hAnsi="Times New Roman"/>
          <w:sz w:val="28"/>
          <w:szCs w:val="28"/>
          <w:lang w:val="de-DE"/>
        </w:rPr>
        <w:t>3,9% của toàn ngành dịch vụ</w:t>
      </w:r>
      <w:r w:rsidRPr="00CC0260">
        <w:rPr>
          <w:rFonts w:ascii="Times New Roman" w:hAnsi="Times New Roman"/>
          <w:sz w:val="28"/>
          <w:szCs w:val="28"/>
          <w:lang w:val="de-DE"/>
        </w:rPr>
        <w:t xml:space="preserve"> nhưng </w:t>
      </w:r>
      <w:r w:rsidR="00906402" w:rsidRPr="00CC0260">
        <w:rPr>
          <w:rFonts w:ascii="Times New Roman" w:hAnsi="Times New Roman"/>
          <w:sz w:val="28"/>
          <w:szCs w:val="28"/>
          <w:lang w:val="de-DE"/>
        </w:rPr>
        <w:t xml:space="preserve">chỉ </w:t>
      </w:r>
      <w:r w:rsidRPr="00CC0260">
        <w:rPr>
          <w:rFonts w:ascii="Times New Roman" w:hAnsi="Times New Roman"/>
          <w:sz w:val="28"/>
          <w:szCs w:val="28"/>
          <w:lang w:val="de-DE"/>
        </w:rPr>
        <w:t xml:space="preserve">tăng 6,31% </w:t>
      </w:r>
      <w:r w:rsidR="00906402" w:rsidRPr="00CC0260">
        <w:rPr>
          <w:rFonts w:ascii="Times New Roman" w:hAnsi="Times New Roman"/>
          <w:sz w:val="28"/>
          <w:szCs w:val="28"/>
          <w:lang w:val="de-DE"/>
        </w:rPr>
        <w:t>so với mức t</w:t>
      </w:r>
      <w:r w:rsidR="00906402" w:rsidRPr="00CC0260">
        <w:rPr>
          <w:rFonts w:ascii="Times New Roman" w:hAnsi="Times New Roman" w:hint="eastAsia"/>
          <w:sz w:val="28"/>
          <w:szCs w:val="28"/>
          <w:lang w:val="de-DE"/>
        </w:rPr>
        <w:t>ă</w:t>
      </w:r>
      <w:r w:rsidR="00906402" w:rsidRPr="00CC0260">
        <w:rPr>
          <w:rFonts w:ascii="Times New Roman" w:hAnsi="Times New Roman"/>
          <w:sz w:val="28"/>
          <w:szCs w:val="28"/>
          <w:lang w:val="de-DE"/>
        </w:rPr>
        <w:t>ng 8,27% của 9 tháng n</w:t>
      </w:r>
      <w:r w:rsidR="00906402" w:rsidRPr="00CC0260">
        <w:rPr>
          <w:rFonts w:ascii="Times New Roman" w:hAnsi="Times New Roman" w:hint="eastAsia"/>
          <w:sz w:val="28"/>
          <w:szCs w:val="28"/>
          <w:lang w:val="de-DE"/>
        </w:rPr>
        <w:t>ă</w:t>
      </w:r>
      <w:r w:rsidR="00906402" w:rsidRPr="00CC0260">
        <w:rPr>
          <w:rFonts w:ascii="Times New Roman" w:hAnsi="Times New Roman"/>
          <w:sz w:val="28"/>
          <w:szCs w:val="28"/>
          <w:lang w:val="de-DE"/>
        </w:rPr>
        <w:t>m 2007;</w:t>
      </w:r>
      <w:r w:rsidRPr="00CC0260">
        <w:rPr>
          <w:rFonts w:ascii="Times New Roman" w:hAnsi="Times New Roman"/>
          <w:sz w:val="28"/>
          <w:szCs w:val="28"/>
          <w:lang w:val="de-DE"/>
        </w:rPr>
        <w:t xml:space="preserve"> </w:t>
      </w:r>
      <w:r w:rsidR="00CD5643" w:rsidRPr="00CC0260">
        <w:rPr>
          <w:rFonts w:ascii="Times New Roman" w:hAnsi="Times New Roman"/>
          <w:sz w:val="28"/>
          <w:szCs w:val="28"/>
          <w:lang w:val="de-DE"/>
        </w:rPr>
        <w:t>khách sạn nhà hàng t</w:t>
      </w:r>
      <w:r w:rsidR="00CD5643" w:rsidRPr="00CC0260">
        <w:rPr>
          <w:rFonts w:ascii="Times New Roman" w:hAnsi="Times New Roman" w:hint="eastAsia"/>
          <w:sz w:val="28"/>
          <w:szCs w:val="28"/>
          <w:lang w:val="de-DE"/>
        </w:rPr>
        <w:t>ă</w:t>
      </w:r>
      <w:r w:rsidR="00CD5643" w:rsidRPr="00CC0260">
        <w:rPr>
          <w:rFonts w:ascii="Times New Roman" w:hAnsi="Times New Roman"/>
          <w:sz w:val="28"/>
          <w:szCs w:val="28"/>
          <w:lang w:val="de-DE"/>
        </w:rPr>
        <w:t>ng 8,89% so với mức t</w:t>
      </w:r>
      <w:r w:rsidR="00CD5643" w:rsidRPr="00CC0260">
        <w:rPr>
          <w:rFonts w:ascii="Times New Roman" w:hAnsi="Times New Roman" w:hint="eastAsia"/>
          <w:sz w:val="28"/>
          <w:szCs w:val="28"/>
          <w:lang w:val="de-DE"/>
        </w:rPr>
        <w:t>ă</w:t>
      </w:r>
      <w:r w:rsidR="00CD5643" w:rsidRPr="00CC0260">
        <w:rPr>
          <w:rFonts w:ascii="Times New Roman" w:hAnsi="Times New Roman"/>
          <w:sz w:val="28"/>
          <w:szCs w:val="28"/>
          <w:lang w:val="de-DE"/>
        </w:rPr>
        <w:t>ng 12,73% của cùng kỳ n</w:t>
      </w:r>
      <w:r w:rsidR="00CD5643" w:rsidRPr="00CC0260">
        <w:rPr>
          <w:rFonts w:ascii="Times New Roman" w:hAnsi="Times New Roman" w:hint="eastAsia"/>
          <w:sz w:val="28"/>
          <w:szCs w:val="28"/>
          <w:lang w:val="de-DE"/>
        </w:rPr>
        <w:t>ă</w:t>
      </w:r>
      <w:r w:rsidR="00CD5643" w:rsidRPr="00CC0260">
        <w:rPr>
          <w:rFonts w:ascii="Times New Roman" w:hAnsi="Times New Roman"/>
          <w:sz w:val="28"/>
          <w:szCs w:val="28"/>
          <w:lang w:val="de-DE"/>
        </w:rPr>
        <w:t>m tr</w:t>
      </w:r>
      <w:r w:rsidR="00CD5643" w:rsidRPr="00CC0260">
        <w:rPr>
          <w:rFonts w:ascii="Times New Roman" w:hAnsi="Times New Roman" w:hint="eastAsia"/>
          <w:sz w:val="28"/>
          <w:szCs w:val="28"/>
          <w:lang w:val="de-DE"/>
        </w:rPr>
        <w:t>ư</w:t>
      </w:r>
      <w:r w:rsidR="00CD5643" w:rsidRPr="00CC0260">
        <w:rPr>
          <w:rFonts w:ascii="Times New Roman" w:hAnsi="Times New Roman"/>
          <w:sz w:val="28"/>
          <w:szCs w:val="28"/>
          <w:lang w:val="de-DE"/>
        </w:rPr>
        <w:t xml:space="preserve">ớc; </w:t>
      </w:r>
      <w:r w:rsidRPr="00CC0260">
        <w:rPr>
          <w:rFonts w:ascii="Times New Roman" w:hAnsi="Times New Roman"/>
          <w:sz w:val="28"/>
          <w:szCs w:val="28"/>
          <w:lang w:val="de-DE"/>
        </w:rPr>
        <w:t xml:space="preserve">các ngành dịch vụ khác </w:t>
      </w:r>
      <w:r w:rsidR="00CD5643" w:rsidRPr="00CC0260">
        <w:rPr>
          <w:rFonts w:ascii="Times New Roman" w:hAnsi="Times New Roman"/>
          <w:sz w:val="28"/>
          <w:szCs w:val="28"/>
          <w:lang w:val="de-DE"/>
        </w:rPr>
        <w:t>cũng t</w:t>
      </w:r>
      <w:r w:rsidR="00CD5643" w:rsidRPr="00CC0260">
        <w:rPr>
          <w:rFonts w:ascii="Times New Roman" w:hAnsi="Times New Roman" w:hint="eastAsia"/>
          <w:sz w:val="28"/>
          <w:szCs w:val="28"/>
          <w:lang w:val="de-DE"/>
        </w:rPr>
        <w:t>ă</w:t>
      </w:r>
      <w:r w:rsidR="00CD5643" w:rsidRPr="00CC0260">
        <w:rPr>
          <w:rFonts w:ascii="Times New Roman" w:hAnsi="Times New Roman"/>
          <w:sz w:val="28"/>
          <w:szCs w:val="28"/>
          <w:lang w:val="de-DE"/>
        </w:rPr>
        <w:t xml:space="preserve">ng chậm, hầu hết có tốc </w:t>
      </w:r>
      <w:r w:rsidR="00CD5643" w:rsidRPr="00CC0260">
        <w:rPr>
          <w:rFonts w:ascii="Times New Roman" w:hAnsi="Times New Roman" w:hint="eastAsia"/>
          <w:sz w:val="28"/>
          <w:szCs w:val="28"/>
          <w:lang w:val="de-DE"/>
        </w:rPr>
        <w:t>đ</w:t>
      </w:r>
      <w:r w:rsidR="00CD5643" w:rsidRPr="00CC0260">
        <w:rPr>
          <w:rFonts w:ascii="Times New Roman" w:hAnsi="Times New Roman"/>
          <w:sz w:val="28"/>
          <w:szCs w:val="28"/>
          <w:lang w:val="de-DE"/>
        </w:rPr>
        <w:t>ộ t</w:t>
      </w:r>
      <w:r w:rsidR="00CD5643" w:rsidRPr="00CC0260">
        <w:rPr>
          <w:rFonts w:ascii="Times New Roman" w:hAnsi="Times New Roman" w:hint="eastAsia"/>
          <w:sz w:val="28"/>
          <w:szCs w:val="28"/>
          <w:lang w:val="de-DE"/>
        </w:rPr>
        <w:t>ă</w:t>
      </w:r>
      <w:r w:rsidR="00CD5643" w:rsidRPr="00CC0260">
        <w:rPr>
          <w:rFonts w:ascii="Times New Roman" w:hAnsi="Times New Roman"/>
          <w:sz w:val="28"/>
          <w:szCs w:val="28"/>
          <w:lang w:val="de-DE"/>
        </w:rPr>
        <w:t>ng thấp h</w:t>
      </w:r>
      <w:r w:rsidR="00CD5643" w:rsidRPr="00CC0260">
        <w:rPr>
          <w:rFonts w:ascii="Times New Roman" w:hAnsi="Times New Roman" w:hint="eastAsia"/>
          <w:sz w:val="28"/>
          <w:szCs w:val="28"/>
          <w:lang w:val="de-DE"/>
        </w:rPr>
        <w:t>ơ</w:t>
      </w:r>
      <w:r w:rsidR="00CD5643" w:rsidRPr="00CC0260">
        <w:rPr>
          <w:rFonts w:ascii="Times New Roman" w:hAnsi="Times New Roman"/>
          <w:sz w:val="28"/>
          <w:szCs w:val="28"/>
          <w:lang w:val="de-DE"/>
        </w:rPr>
        <w:t xml:space="preserve">n tốc </w:t>
      </w:r>
      <w:r w:rsidR="00CD5643" w:rsidRPr="00CC0260">
        <w:rPr>
          <w:rFonts w:ascii="Times New Roman" w:hAnsi="Times New Roman" w:hint="eastAsia"/>
          <w:sz w:val="28"/>
          <w:szCs w:val="28"/>
          <w:lang w:val="de-DE"/>
        </w:rPr>
        <w:t>đ</w:t>
      </w:r>
      <w:r w:rsidR="00CD5643" w:rsidRPr="00CC0260">
        <w:rPr>
          <w:rFonts w:ascii="Times New Roman" w:hAnsi="Times New Roman"/>
          <w:sz w:val="28"/>
          <w:szCs w:val="28"/>
          <w:lang w:val="de-DE"/>
        </w:rPr>
        <w:t>ộ t</w:t>
      </w:r>
      <w:r w:rsidR="00CD5643" w:rsidRPr="00CC0260">
        <w:rPr>
          <w:rFonts w:ascii="Times New Roman" w:hAnsi="Times New Roman" w:hint="eastAsia"/>
          <w:sz w:val="28"/>
          <w:szCs w:val="28"/>
          <w:lang w:val="de-DE"/>
        </w:rPr>
        <w:t>ă</w:t>
      </w:r>
      <w:r w:rsidR="00CD5643" w:rsidRPr="00CC0260">
        <w:rPr>
          <w:rFonts w:ascii="Times New Roman" w:hAnsi="Times New Roman"/>
          <w:sz w:val="28"/>
          <w:szCs w:val="28"/>
          <w:lang w:val="de-DE"/>
        </w:rPr>
        <w:t>ng cùng kỳ n</w:t>
      </w:r>
      <w:r w:rsidR="00CD5643" w:rsidRPr="00CC0260">
        <w:rPr>
          <w:rFonts w:ascii="Times New Roman" w:hAnsi="Times New Roman" w:hint="eastAsia"/>
          <w:sz w:val="28"/>
          <w:szCs w:val="28"/>
          <w:lang w:val="de-DE"/>
        </w:rPr>
        <w:t>ă</w:t>
      </w:r>
      <w:r w:rsidR="00CD5643" w:rsidRPr="00CC0260">
        <w:rPr>
          <w:rFonts w:ascii="Times New Roman" w:hAnsi="Times New Roman"/>
          <w:sz w:val="28"/>
          <w:szCs w:val="28"/>
          <w:lang w:val="de-DE"/>
        </w:rPr>
        <w:t>m tr</w:t>
      </w:r>
      <w:r w:rsidR="00CD5643" w:rsidRPr="00CC0260">
        <w:rPr>
          <w:rFonts w:ascii="Times New Roman" w:hAnsi="Times New Roman" w:hint="eastAsia"/>
          <w:sz w:val="28"/>
          <w:szCs w:val="28"/>
          <w:lang w:val="de-DE"/>
        </w:rPr>
        <w:t>ư</w:t>
      </w:r>
      <w:r w:rsidR="00CD5643" w:rsidRPr="00CC0260">
        <w:rPr>
          <w:rFonts w:ascii="Times New Roman" w:hAnsi="Times New Roman"/>
          <w:sz w:val="28"/>
          <w:szCs w:val="28"/>
          <w:lang w:val="de-DE"/>
        </w:rPr>
        <w:t>ớc</w:t>
      </w:r>
      <w:r w:rsidRPr="00CC0260">
        <w:rPr>
          <w:rFonts w:ascii="Times New Roman" w:hAnsi="Times New Roman"/>
          <w:sz w:val="28"/>
          <w:szCs w:val="28"/>
          <w:lang w:val="de-DE"/>
        </w:rPr>
        <w:t>.</w:t>
      </w:r>
    </w:p>
    <w:p w14:paraId="5B267CED" w14:textId="77777777" w:rsidR="006400C3" w:rsidRPr="00CC0260" w:rsidRDefault="006400C3" w:rsidP="00467494">
      <w:pPr>
        <w:spacing w:before="40" w:after="40" w:line="302" w:lineRule="auto"/>
        <w:ind w:firstLine="539"/>
        <w:jc w:val="both"/>
        <w:rPr>
          <w:rFonts w:ascii="Times New Roman" w:hAnsi="Times New Roman"/>
          <w:b/>
          <w:sz w:val="28"/>
          <w:szCs w:val="28"/>
          <w:lang w:val="de-DE"/>
        </w:rPr>
      </w:pPr>
      <w:r w:rsidRPr="00CC0260">
        <w:rPr>
          <w:rFonts w:ascii="Times New Roman" w:hAnsi="Times New Roman"/>
          <w:b/>
          <w:sz w:val="28"/>
          <w:szCs w:val="28"/>
          <w:lang w:val="de-DE"/>
        </w:rPr>
        <w:t>2. Thu chi ngân sách Nhà nước</w:t>
      </w:r>
    </w:p>
    <w:p w14:paraId="6E938715" w14:textId="77777777" w:rsidR="006400C3" w:rsidRPr="00CC0260" w:rsidRDefault="006400C3" w:rsidP="00467494">
      <w:pPr>
        <w:spacing w:before="40" w:after="40" w:line="302" w:lineRule="auto"/>
        <w:ind w:firstLine="539"/>
        <w:jc w:val="both"/>
        <w:rPr>
          <w:rFonts w:ascii="Times New Roman" w:hAnsi="Times New Roman"/>
          <w:sz w:val="28"/>
          <w:szCs w:val="28"/>
          <w:lang w:val="de-DE"/>
        </w:rPr>
      </w:pPr>
      <w:r w:rsidRPr="00CC0260">
        <w:rPr>
          <w:rFonts w:ascii="Times New Roman" w:hAnsi="Times New Roman"/>
          <w:sz w:val="28"/>
          <w:szCs w:val="28"/>
          <w:lang w:val="de-DE"/>
        </w:rPr>
        <w:t>Tổng thu ngân sách Nhà nước từ đầu năm đến 15/9/2008 ước tính đạt 90,5% dự toán năm</w:t>
      </w:r>
      <w:r w:rsidR="008607EE" w:rsidRPr="00CC0260">
        <w:rPr>
          <w:rFonts w:ascii="Times New Roman" w:hAnsi="Times New Roman"/>
          <w:sz w:val="28"/>
          <w:szCs w:val="28"/>
          <w:lang w:val="de-DE"/>
        </w:rPr>
        <w:t xml:space="preserve"> (cùng kỳ n</w:t>
      </w:r>
      <w:r w:rsidR="008607EE" w:rsidRPr="00CC0260">
        <w:rPr>
          <w:rFonts w:ascii="Times New Roman" w:hAnsi="Times New Roman" w:hint="eastAsia"/>
          <w:sz w:val="28"/>
          <w:szCs w:val="28"/>
          <w:lang w:val="de-DE"/>
        </w:rPr>
        <w:t>ă</w:t>
      </w:r>
      <w:r w:rsidR="008607EE" w:rsidRPr="00CC0260">
        <w:rPr>
          <w:rFonts w:ascii="Times New Roman" w:hAnsi="Times New Roman"/>
          <w:sz w:val="28"/>
          <w:szCs w:val="28"/>
          <w:lang w:val="de-DE"/>
        </w:rPr>
        <w:t>m tr</w:t>
      </w:r>
      <w:r w:rsidR="008607EE" w:rsidRPr="00CC0260">
        <w:rPr>
          <w:rFonts w:ascii="Times New Roman" w:hAnsi="Times New Roman" w:hint="eastAsia"/>
          <w:sz w:val="28"/>
          <w:szCs w:val="28"/>
          <w:lang w:val="de-DE"/>
        </w:rPr>
        <w:t>ư</w:t>
      </w:r>
      <w:r w:rsidR="008607EE" w:rsidRPr="00CC0260">
        <w:rPr>
          <w:rFonts w:ascii="Times New Roman" w:hAnsi="Times New Roman"/>
          <w:sz w:val="28"/>
          <w:szCs w:val="28"/>
          <w:lang w:val="de-DE"/>
        </w:rPr>
        <w:t xml:space="preserve">ớc </w:t>
      </w:r>
      <w:r w:rsidR="00CD5643" w:rsidRPr="00CC0260">
        <w:rPr>
          <w:rFonts w:ascii="Times New Roman" w:hAnsi="Times New Roman" w:hint="eastAsia"/>
          <w:sz w:val="28"/>
          <w:szCs w:val="28"/>
          <w:lang w:val="de-DE"/>
        </w:rPr>
        <w:t>đ</w:t>
      </w:r>
      <w:r w:rsidR="00CD5643" w:rsidRPr="00CC0260">
        <w:rPr>
          <w:rFonts w:ascii="Times New Roman" w:hAnsi="Times New Roman"/>
          <w:sz w:val="28"/>
          <w:szCs w:val="28"/>
          <w:lang w:val="de-DE"/>
        </w:rPr>
        <w:t>ạt 68,6% dự toán cả n</w:t>
      </w:r>
      <w:r w:rsidR="00CD5643" w:rsidRPr="00CC0260">
        <w:rPr>
          <w:rFonts w:ascii="Times New Roman" w:hAnsi="Times New Roman" w:hint="eastAsia"/>
          <w:sz w:val="28"/>
          <w:szCs w:val="28"/>
          <w:lang w:val="de-DE"/>
        </w:rPr>
        <w:t>ă</w:t>
      </w:r>
      <w:r w:rsidR="00CD5643" w:rsidRPr="00CC0260">
        <w:rPr>
          <w:rFonts w:ascii="Times New Roman" w:hAnsi="Times New Roman"/>
          <w:sz w:val="28"/>
          <w:szCs w:val="28"/>
          <w:lang w:val="de-DE"/>
        </w:rPr>
        <w:t>m</w:t>
      </w:r>
      <w:r w:rsidR="008607EE" w:rsidRPr="00CC0260">
        <w:rPr>
          <w:rFonts w:ascii="Times New Roman" w:hAnsi="Times New Roman"/>
          <w:sz w:val="28"/>
          <w:szCs w:val="28"/>
          <w:lang w:val="de-DE"/>
        </w:rPr>
        <w:t>)</w:t>
      </w:r>
      <w:r w:rsidR="00CD5643" w:rsidRPr="00CC0260">
        <w:rPr>
          <w:rFonts w:ascii="Times New Roman" w:hAnsi="Times New Roman"/>
          <w:sz w:val="28"/>
          <w:szCs w:val="28"/>
          <w:lang w:val="de-DE"/>
        </w:rPr>
        <w:t xml:space="preserve">, </w:t>
      </w:r>
      <w:r w:rsidRPr="00CC0260">
        <w:rPr>
          <w:rFonts w:ascii="Times New Roman" w:hAnsi="Times New Roman"/>
          <w:sz w:val="28"/>
          <w:szCs w:val="28"/>
          <w:lang w:val="de-DE"/>
        </w:rPr>
        <w:t xml:space="preserve">trong </w:t>
      </w:r>
      <w:r w:rsidRPr="00CC0260">
        <w:rPr>
          <w:rFonts w:ascii="Times New Roman" w:hAnsi="Times New Roman" w:hint="eastAsia"/>
          <w:sz w:val="28"/>
          <w:szCs w:val="28"/>
          <w:lang w:val="de-DE"/>
        </w:rPr>
        <w:t>đ</w:t>
      </w:r>
      <w:r w:rsidRPr="00CC0260">
        <w:rPr>
          <w:rFonts w:ascii="Times New Roman" w:hAnsi="Times New Roman"/>
          <w:sz w:val="28"/>
          <w:szCs w:val="28"/>
          <w:lang w:val="de-DE"/>
        </w:rPr>
        <w:t>ó thu nội địa đạt 84,8%; thu từ dầu thô đạt 86%; thu cân đối ngân sách từ hoạt động xuất nhập khẩu đạt 111%. Trong thu nội địa, thu từ khu vực doanh nghiệp Nhà nước đạt 83% dự toán cả n</w:t>
      </w:r>
      <w:r w:rsidRPr="00CC0260">
        <w:rPr>
          <w:rFonts w:ascii="Times New Roman" w:hAnsi="Times New Roman" w:hint="eastAsia"/>
          <w:sz w:val="28"/>
          <w:szCs w:val="28"/>
          <w:lang w:val="de-DE"/>
        </w:rPr>
        <w:t>ă</w:t>
      </w:r>
      <w:r w:rsidRPr="00CC0260">
        <w:rPr>
          <w:rFonts w:ascii="Times New Roman" w:hAnsi="Times New Roman"/>
          <w:sz w:val="28"/>
          <w:szCs w:val="28"/>
          <w:lang w:val="de-DE"/>
        </w:rPr>
        <w:t>m; thu từ doanh nghiệp có vốn đầu tư nước ngoài (không kể dầu thô) đạt 75%; thu thuế công, thương nghiệp và dịch vụ ngoài Nhà nước đạt 77,7%; thuế thu nhập từ người có thu nhập cao đạt 105,6%; thu phí xăng dầu đạt 68,3%; thu phí, lệ phí đạt 72,8%.</w:t>
      </w:r>
    </w:p>
    <w:p w14:paraId="2CB21B8E" w14:textId="77777777" w:rsidR="006400C3" w:rsidRPr="00CC0260" w:rsidRDefault="006400C3" w:rsidP="00961835">
      <w:pPr>
        <w:spacing w:before="40" w:after="40" w:line="302" w:lineRule="auto"/>
        <w:ind w:firstLine="539"/>
        <w:jc w:val="both"/>
        <w:rPr>
          <w:rFonts w:ascii="Times New Roman" w:hAnsi="Times New Roman"/>
          <w:color w:val="FF0000"/>
          <w:sz w:val="28"/>
          <w:szCs w:val="28"/>
          <w:lang w:val="de-DE"/>
        </w:rPr>
      </w:pPr>
      <w:r w:rsidRPr="00CC0260">
        <w:rPr>
          <w:rFonts w:ascii="Times New Roman" w:hAnsi="Times New Roman"/>
          <w:sz w:val="28"/>
          <w:szCs w:val="28"/>
          <w:lang w:val="de-DE"/>
        </w:rPr>
        <w:t>Tổng chi ngân sách Nhà nước từ đầu năm đến 15/9/2008 ước tính đạt 78% dự toán năm</w:t>
      </w:r>
      <w:r w:rsidR="00CD5643" w:rsidRPr="00CC0260">
        <w:rPr>
          <w:rFonts w:ascii="Times New Roman" w:hAnsi="Times New Roman"/>
          <w:sz w:val="28"/>
          <w:szCs w:val="28"/>
          <w:lang w:val="de-DE"/>
        </w:rPr>
        <w:t xml:space="preserve"> (</w:t>
      </w:r>
      <w:r w:rsidR="00961835">
        <w:rPr>
          <w:rFonts w:ascii="Times New Roman" w:hAnsi="Times New Roman"/>
          <w:sz w:val="28"/>
          <w:szCs w:val="28"/>
          <w:lang w:val="de-DE"/>
        </w:rPr>
        <w:t>c</w:t>
      </w:r>
      <w:r w:rsidR="00CD5643" w:rsidRPr="00CC0260">
        <w:rPr>
          <w:rFonts w:ascii="Times New Roman" w:hAnsi="Times New Roman"/>
          <w:sz w:val="28"/>
          <w:szCs w:val="28"/>
          <w:lang w:val="de-DE"/>
        </w:rPr>
        <w:t>ùng kỳ n</w:t>
      </w:r>
      <w:r w:rsidR="00CD5643" w:rsidRPr="00CC0260">
        <w:rPr>
          <w:rFonts w:ascii="Times New Roman" w:hAnsi="Times New Roman" w:hint="eastAsia"/>
          <w:sz w:val="28"/>
          <w:szCs w:val="28"/>
          <w:lang w:val="de-DE"/>
        </w:rPr>
        <w:t>ă</w:t>
      </w:r>
      <w:r w:rsidR="00CD5643" w:rsidRPr="00CC0260">
        <w:rPr>
          <w:rFonts w:ascii="Times New Roman" w:hAnsi="Times New Roman"/>
          <w:sz w:val="28"/>
          <w:szCs w:val="28"/>
          <w:lang w:val="de-DE"/>
        </w:rPr>
        <w:t>m tr</w:t>
      </w:r>
      <w:r w:rsidR="00CD5643" w:rsidRPr="00CC0260">
        <w:rPr>
          <w:rFonts w:ascii="Times New Roman" w:hAnsi="Times New Roman" w:hint="eastAsia"/>
          <w:sz w:val="28"/>
          <w:szCs w:val="28"/>
          <w:lang w:val="de-DE"/>
        </w:rPr>
        <w:t>ư</w:t>
      </w:r>
      <w:r w:rsidR="00CD5643" w:rsidRPr="00CC0260">
        <w:rPr>
          <w:rFonts w:ascii="Times New Roman" w:hAnsi="Times New Roman"/>
          <w:sz w:val="28"/>
          <w:szCs w:val="28"/>
          <w:lang w:val="de-DE"/>
        </w:rPr>
        <w:t xml:space="preserve">ớc </w:t>
      </w:r>
      <w:r w:rsidR="00CD5643" w:rsidRPr="00CC0260">
        <w:rPr>
          <w:rFonts w:ascii="Times New Roman" w:hAnsi="Times New Roman" w:hint="eastAsia"/>
          <w:sz w:val="28"/>
          <w:szCs w:val="28"/>
          <w:lang w:val="de-DE"/>
        </w:rPr>
        <w:t>đ</w:t>
      </w:r>
      <w:r w:rsidR="00CD5643" w:rsidRPr="00CC0260">
        <w:rPr>
          <w:rFonts w:ascii="Times New Roman" w:hAnsi="Times New Roman"/>
          <w:sz w:val="28"/>
          <w:szCs w:val="28"/>
          <w:lang w:val="de-DE"/>
        </w:rPr>
        <w:t>ạt 66,6%)</w:t>
      </w:r>
      <w:r w:rsidRPr="00CC0260">
        <w:rPr>
          <w:rFonts w:ascii="Times New Roman" w:hAnsi="Times New Roman"/>
          <w:sz w:val="28"/>
          <w:szCs w:val="28"/>
          <w:lang w:val="de-DE"/>
        </w:rPr>
        <w:t xml:space="preserve">, trong </w:t>
      </w:r>
      <w:r w:rsidRPr="00CC0260">
        <w:rPr>
          <w:rFonts w:ascii="Times New Roman" w:hAnsi="Times New Roman" w:hint="eastAsia"/>
          <w:sz w:val="28"/>
          <w:szCs w:val="28"/>
          <w:lang w:val="de-DE"/>
        </w:rPr>
        <w:t>đ</w:t>
      </w:r>
      <w:r w:rsidRPr="00CC0260">
        <w:rPr>
          <w:rFonts w:ascii="Times New Roman" w:hAnsi="Times New Roman"/>
          <w:sz w:val="28"/>
          <w:szCs w:val="28"/>
          <w:lang w:val="de-DE"/>
        </w:rPr>
        <w:t>ó chi đầu tư phát triển đạt 68,6% (riêng chi đầu tư xây dựng cơ bản đạt 64,8%); chi sự nghiệp kinh tế-xã hội, quốc phòng, an ninh, quản lý Nhà nước, Đảng, đoàn thể (gồm cả chi cải cách tiền lương) đạt 77,7%; chi trả nợ và viện trợ đạt 75,8%.</w:t>
      </w:r>
      <w:r w:rsidRPr="00CC0260">
        <w:rPr>
          <w:rFonts w:ascii="Times New Roman" w:hAnsi="Times New Roman"/>
          <w:color w:val="FF0000"/>
          <w:sz w:val="28"/>
          <w:szCs w:val="28"/>
          <w:lang w:val="de-DE"/>
        </w:rPr>
        <w:t xml:space="preserve"> </w:t>
      </w:r>
    </w:p>
    <w:p w14:paraId="47D7D1DB" w14:textId="77777777" w:rsidR="00CD5643" w:rsidRPr="00CC0260" w:rsidRDefault="00CD5643" w:rsidP="00467494">
      <w:pPr>
        <w:spacing w:before="40" w:after="40" w:line="302" w:lineRule="auto"/>
        <w:ind w:firstLine="539"/>
        <w:jc w:val="both"/>
        <w:rPr>
          <w:rFonts w:ascii="Times New Roman" w:hAnsi="Times New Roman"/>
          <w:b/>
          <w:sz w:val="28"/>
          <w:szCs w:val="28"/>
          <w:lang w:val="de-DE"/>
        </w:rPr>
      </w:pPr>
      <w:r w:rsidRPr="00CC0260">
        <w:rPr>
          <w:rFonts w:ascii="Times New Roman" w:hAnsi="Times New Roman"/>
          <w:b/>
          <w:sz w:val="28"/>
          <w:szCs w:val="28"/>
          <w:lang w:val="de-DE"/>
        </w:rPr>
        <w:t>3. Đầu tư</w:t>
      </w:r>
    </w:p>
    <w:p w14:paraId="3D9A8C09" w14:textId="77777777" w:rsidR="00CD5643" w:rsidRPr="00CC0260" w:rsidRDefault="00CD5643" w:rsidP="00467494">
      <w:pPr>
        <w:spacing w:before="40" w:after="40" w:line="302" w:lineRule="auto"/>
        <w:ind w:firstLine="539"/>
        <w:jc w:val="both"/>
        <w:rPr>
          <w:iCs/>
          <w:sz w:val="28"/>
          <w:szCs w:val="28"/>
          <w:lang w:val="de-DE"/>
        </w:rPr>
      </w:pPr>
      <w:r w:rsidRPr="00CC0260">
        <w:rPr>
          <w:rFonts w:ascii="Times New Roman" w:hAnsi="Times New Roman"/>
          <w:iCs/>
          <w:sz w:val="28"/>
          <w:szCs w:val="28"/>
          <w:lang w:val="de-DE"/>
        </w:rPr>
        <w:t xml:space="preserve">Vốn đầu tư toàn xã hội thực hiện 9 tháng theo giá thực tế ước tính đạt 422,5 nghìn tỷ đồng, tăng 26,2% so với cùng kỳ năm 2007, trong </w:t>
      </w:r>
      <w:r w:rsidRPr="00CC0260">
        <w:rPr>
          <w:rFonts w:ascii="Times New Roman" w:hAnsi="Times New Roman" w:hint="eastAsia"/>
          <w:iCs/>
          <w:sz w:val="28"/>
          <w:szCs w:val="28"/>
          <w:lang w:val="de-DE"/>
        </w:rPr>
        <w:t>đ</w:t>
      </w:r>
      <w:r w:rsidRPr="00CC0260">
        <w:rPr>
          <w:rFonts w:ascii="Times New Roman" w:hAnsi="Times New Roman"/>
          <w:iCs/>
          <w:sz w:val="28"/>
          <w:szCs w:val="28"/>
          <w:lang w:val="de-DE"/>
        </w:rPr>
        <w:t xml:space="preserve">ó khu vực Nhà nước 162,2 nghìn tỷ đồng, chiếm 38,4% tổng vốn và tăng 8%; khu vực ngoài Nhà nước 118,5 nghìn tỷ đồng, chiếm 28% và giảm 9,6%; khu vực có vốn đầu tư trực tiếp nước ngoài 141,8 nghìn tỷ đồng, chiếm 33,6% và tăng 165%. </w:t>
      </w:r>
    </w:p>
    <w:p w14:paraId="6CFB0810" w14:textId="77777777" w:rsidR="00CD5643" w:rsidRPr="00CC0260" w:rsidRDefault="00CD5643" w:rsidP="00961835">
      <w:pPr>
        <w:spacing w:before="40" w:after="20" w:line="298" w:lineRule="auto"/>
        <w:ind w:firstLine="561"/>
        <w:jc w:val="both"/>
        <w:rPr>
          <w:rFonts w:ascii="Times New Roman" w:hAnsi="Times New Roman"/>
          <w:iCs/>
          <w:spacing w:val="-4"/>
          <w:sz w:val="28"/>
          <w:szCs w:val="28"/>
          <w:lang w:val="de-DE"/>
        </w:rPr>
      </w:pPr>
      <w:r w:rsidRPr="00CC0260">
        <w:rPr>
          <w:rFonts w:ascii="Times New Roman" w:hAnsi="Times New Roman"/>
          <w:iCs/>
          <w:spacing w:val="-4"/>
          <w:sz w:val="28"/>
          <w:szCs w:val="28"/>
          <w:lang w:val="de-DE"/>
        </w:rPr>
        <w:lastRenderedPageBreak/>
        <w:t xml:space="preserve">Vốn đầu tư từ ngân sách Nhà nước thực hiện 9 tháng ước tính 65,8 nghìn tỷ đồng, đạt 67% kế hoạch năm, trong đó vốn </w:t>
      </w:r>
      <w:r w:rsidR="00961835">
        <w:rPr>
          <w:rFonts w:ascii="Times New Roman" w:hAnsi="Times New Roman"/>
          <w:iCs/>
          <w:spacing w:val="-4"/>
          <w:sz w:val="28"/>
          <w:szCs w:val="28"/>
          <w:lang w:val="de-DE"/>
        </w:rPr>
        <w:t>T</w:t>
      </w:r>
      <w:r w:rsidRPr="00CC0260">
        <w:rPr>
          <w:rFonts w:ascii="Times New Roman" w:hAnsi="Times New Roman"/>
          <w:iCs/>
          <w:spacing w:val="-4"/>
          <w:sz w:val="28"/>
          <w:szCs w:val="28"/>
          <w:lang w:val="de-DE"/>
        </w:rPr>
        <w:t xml:space="preserve">rung ương quản lý </w:t>
      </w:r>
      <w:r w:rsidR="00FD011D" w:rsidRPr="00CC0260">
        <w:rPr>
          <w:rFonts w:ascii="Times New Roman" w:hAnsi="Times New Roman" w:hint="eastAsia"/>
          <w:iCs/>
          <w:spacing w:val="-4"/>
          <w:sz w:val="28"/>
          <w:szCs w:val="28"/>
          <w:lang w:val="de-DE"/>
        </w:rPr>
        <w:t>đ</w:t>
      </w:r>
      <w:r w:rsidR="00FD011D" w:rsidRPr="00CC0260">
        <w:rPr>
          <w:rFonts w:ascii="Times New Roman" w:hAnsi="Times New Roman"/>
          <w:iCs/>
          <w:spacing w:val="-4"/>
          <w:sz w:val="28"/>
          <w:szCs w:val="28"/>
          <w:lang w:val="de-DE"/>
        </w:rPr>
        <w:t xml:space="preserve">ạt </w:t>
      </w:r>
      <w:r w:rsidRPr="00CC0260">
        <w:rPr>
          <w:rFonts w:ascii="Times New Roman" w:hAnsi="Times New Roman"/>
          <w:iCs/>
          <w:spacing w:val="-4"/>
          <w:sz w:val="28"/>
          <w:szCs w:val="28"/>
          <w:lang w:val="de-DE"/>
        </w:rPr>
        <w:t>20,7 nghìn tỷ đồng, đạt 62,3%; vốn địa phương quản lý</w:t>
      </w:r>
      <w:r w:rsidR="00FD011D" w:rsidRPr="00CC0260">
        <w:rPr>
          <w:rFonts w:ascii="Times New Roman" w:hAnsi="Times New Roman"/>
          <w:iCs/>
          <w:spacing w:val="-4"/>
          <w:sz w:val="28"/>
          <w:szCs w:val="28"/>
          <w:lang w:val="de-DE"/>
        </w:rPr>
        <w:t xml:space="preserve"> </w:t>
      </w:r>
      <w:r w:rsidR="00FD011D" w:rsidRPr="00CC0260">
        <w:rPr>
          <w:rFonts w:ascii="Times New Roman" w:hAnsi="Times New Roman" w:hint="eastAsia"/>
          <w:iCs/>
          <w:spacing w:val="-4"/>
          <w:sz w:val="28"/>
          <w:szCs w:val="28"/>
          <w:lang w:val="de-DE"/>
        </w:rPr>
        <w:t>đ</w:t>
      </w:r>
      <w:r w:rsidR="00FD011D" w:rsidRPr="00CC0260">
        <w:rPr>
          <w:rFonts w:ascii="Times New Roman" w:hAnsi="Times New Roman"/>
          <w:iCs/>
          <w:spacing w:val="-4"/>
          <w:sz w:val="28"/>
          <w:szCs w:val="28"/>
          <w:lang w:val="de-DE"/>
        </w:rPr>
        <w:t>ạt</w:t>
      </w:r>
      <w:r w:rsidRPr="00CC0260">
        <w:rPr>
          <w:rFonts w:ascii="Times New Roman" w:hAnsi="Times New Roman"/>
          <w:iCs/>
          <w:spacing w:val="-4"/>
          <w:sz w:val="28"/>
          <w:szCs w:val="28"/>
          <w:lang w:val="de-DE"/>
        </w:rPr>
        <w:t xml:space="preserve"> 45,1 nghìn tỷ đồng, đạt 69,4%. Khối lượng vốn thực hiện của các </w:t>
      </w:r>
      <w:r w:rsidR="006C2B75">
        <w:rPr>
          <w:rFonts w:ascii="Times New Roman" w:hAnsi="Times New Roman"/>
          <w:iCs/>
          <w:spacing w:val="-4"/>
          <w:sz w:val="28"/>
          <w:szCs w:val="28"/>
          <w:lang w:val="de-DE"/>
        </w:rPr>
        <w:t>Bộ, Ngành</w:t>
      </w:r>
      <w:r w:rsidRPr="00CC0260">
        <w:rPr>
          <w:rFonts w:ascii="Times New Roman" w:hAnsi="Times New Roman"/>
          <w:iCs/>
          <w:spacing w:val="-4"/>
          <w:sz w:val="28"/>
          <w:szCs w:val="28"/>
          <w:lang w:val="de-DE"/>
        </w:rPr>
        <w:t xml:space="preserve"> và địa phương nhìn chung đạt thấp: Bộ Xây dựng 90 tỷ đồng, chỉ đạt 25,6% kế hoạch năm; Bộ Giao thông Vận tải 3,7 nghìn tỷ đồng, đạt 58,7%; Bộ Giáo dục và Đào tạo 759,2 tỷ đồng, đạt 67,8%; Bộ Văn hóa, Thể thao và Du lịch 303,9 tỷ đồng, đạt 68,9%. Các địa phương có tiến độ giải ngân nhanh là: Lâm Đồng đạt 95,2% kế hoạch năm; Quảng Trị đạt 89,3%; Thái Nguyên 86,1%; Yên Bái 84,7%; Bà Rịa-Vũng Tàu 81,1%.</w:t>
      </w:r>
    </w:p>
    <w:p w14:paraId="757142FF" w14:textId="77777777" w:rsidR="00CD5643" w:rsidRPr="00CC0260" w:rsidRDefault="00CD5643" w:rsidP="006C2B75">
      <w:pPr>
        <w:pStyle w:val="NormalTimesNewRoman"/>
        <w:spacing w:after="20" w:line="298" w:lineRule="auto"/>
        <w:ind w:firstLine="561"/>
        <w:rPr>
          <w:spacing w:val="0"/>
          <w:szCs w:val="28"/>
          <w:lang w:val="fr-FR"/>
        </w:rPr>
      </w:pPr>
      <w:r w:rsidRPr="00CC0260">
        <w:rPr>
          <w:spacing w:val="0"/>
          <w:szCs w:val="28"/>
        </w:rPr>
        <w:t xml:space="preserve">Thu hút vốn đầu tư trực tiếp của nước ngoài đạt kết quả khá cao. Trong tháng 9/2008 cả nước có 113 dự án được cấp phép với tổng vốn đăng ký 9,9 tỷ USD, nâng tổng số dự án cấp mới từ đầu năm </w:t>
      </w:r>
      <w:r w:rsidRPr="00CC0260">
        <w:rPr>
          <w:spacing w:val="0"/>
          <w:szCs w:val="28"/>
          <w:lang w:val="fr-FR"/>
        </w:rPr>
        <w:t>đến 22/9/2008 lên 885 dự án với tổng vốn đăng ký 56,3 tỷ USD, trong đó lĩnh vực công nghiệp và xây dựng 32,3 tỷ USD, chiếm 57,5% tổng vốn đăng ký; lĩnh vực dịch vụ 23,7 tỷ USD, chiếm 42,1%. Nếu tính cả 855,7 triệu USD vốn đăng ký tăng thêm của 225 dự án cấp phép các năm trước thì tổng vốn đăng ký 9 tháng cả nước là 57,1 tỷ USD</w:t>
      </w:r>
      <w:r w:rsidR="00FD2510" w:rsidRPr="00CC0260">
        <w:rPr>
          <w:spacing w:val="0"/>
          <w:szCs w:val="28"/>
          <w:lang w:val="fr-FR"/>
        </w:rPr>
        <w:t>, gấp gần 5 lần so với cùng kỳ n</w:t>
      </w:r>
      <w:r w:rsidR="00FD2510" w:rsidRPr="00CC0260">
        <w:rPr>
          <w:rFonts w:hint="eastAsia"/>
          <w:spacing w:val="0"/>
          <w:szCs w:val="28"/>
          <w:lang w:val="fr-FR"/>
        </w:rPr>
        <w:t>ă</w:t>
      </w:r>
      <w:r w:rsidR="00E33B1F" w:rsidRPr="00CC0260">
        <w:rPr>
          <w:spacing w:val="0"/>
          <w:szCs w:val="28"/>
          <w:lang w:val="fr-FR"/>
        </w:rPr>
        <w:t xml:space="preserve">m 2007; vốn thực hiện </w:t>
      </w:r>
      <w:r w:rsidR="00E33B1F" w:rsidRPr="00CC0260">
        <w:rPr>
          <w:rFonts w:hint="eastAsia"/>
          <w:spacing w:val="0"/>
          <w:szCs w:val="28"/>
          <w:lang w:val="fr-FR"/>
        </w:rPr>
        <w:t>đ</w:t>
      </w:r>
      <w:r w:rsidR="00E33B1F" w:rsidRPr="00CC0260">
        <w:rPr>
          <w:spacing w:val="0"/>
          <w:szCs w:val="28"/>
          <w:lang w:val="fr-FR"/>
        </w:rPr>
        <w:t xml:space="preserve">ạt 8,1 tỷ USD, bằng 14,2% vốn </w:t>
      </w:r>
      <w:r w:rsidR="00E33B1F" w:rsidRPr="00CC0260">
        <w:rPr>
          <w:rFonts w:hint="eastAsia"/>
          <w:spacing w:val="0"/>
          <w:szCs w:val="28"/>
          <w:lang w:val="fr-FR"/>
        </w:rPr>
        <w:t>đă</w:t>
      </w:r>
      <w:r w:rsidR="00E33B1F" w:rsidRPr="00CC0260">
        <w:rPr>
          <w:spacing w:val="0"/>
          <w:szCs w:val="28"/>
          <w:lang w:val="fr-FR"/>
        </w:rPr>
        <w:t>ng ký và t</w:t>
      </w:r>
      <w:r w:rsidR="00E33B1F" w:rsidRPr="00CC0260">
        <w:rPr>
          <w:rFonts w:hint="eastAsia"/>
          <w:spacing w:val="0"/>
          <w:szCs w:val="28"/>
          <w:lang w:val="fr-FR"/>
        </w:rPr>
        <w:t>ă</w:t>
      </w:r>
      <w:r w:rsidR="00E33B1F" w:rsidRPr="00CC0260">
        <w:rPr>
          <w:spacing w:val="0"/>
          <w:szCs w:val="28"/>
          <w:lang w:val="fr-FR"/>
        </w:rPr>
        <w:t>ng 37,3% so với 9 tháng 2007.</w:t>
      </w:r>
    </w:p>
    <w:p w14:paraId="15243424" w14:textId="77777777" w:rsidR="00CD5643" w:rsidRPr="00CC0260" w:rsidRDefault="00CD5643" w:rsidP="00961835">
      <w:pPr>
        <w:pStyle w:val="NormalTimesNewRoman"/>
        <w:spacing w:after="20" w:line="298" w:lineRule="auto"/>
        <w:ind w:firstLine="561"/>
        <w:rPr>
          <w:spacing w:val="0"/>
          <w:szCs w:val="28"/>
        </w:rPr>
      </w:pPr>
      <w:r w:rsidRPr="00CC0260">
        <w:rPr>
          <w:spacing w:val="0"/>
          <w:szCs w:val="28"/>
          <w:lang w:val="fr-FR"/>
        </w:rPr>
        <w:t xml:space="preserve">Vốn đăng ký tăng cao chủ yếu do nhiều dự án lớn được cấp giấy phép như: Dự án Công ty TNHH thép Vinashin-Lion của Ma-lai-xi-a có số vốn đăng ký 9,8 tỷ USD; Dự án Công ty gang thép Hưng </w:t>
      </w:r>
      <w:r w:rsidR="00961835">
        <w:rPr>
          <w:spacing w:val="0"/>
          <w:szCs w:val="28"/>
          <w:lang w:val="fr-FR"/>
        </w:rPr>
        <w:t>N</w:t>
      </w:r>
      <w:r w:rsidRPr="00CC0260">
        <w:rPr>
          <w:spacing w:val="0"/>
          <w:szCs w:val="28"/>
          <w:lang w:val="fr-FR"/>
        </w:rPr>
        <w:t xml:space="preserve">ghiệp Formosa của Đài Loan 7,9 tỷ USD; Dự án Nhà máy lọc dầu Nghi Sơn-Thanh Hóa của Nhật Bản và Cô-oét liên doanh 6,2 tỷ USD; Dự án Công ty TNHH New City Việt Nam 4,3 tỷ USD; Dự án Hồ Tràm của Ca-na-đa trên 4,2 tỷ USD. </w:t>
      </w:r>
    </w:p>
    <w:p w14:paraId="28F0F42A" w14:textId="77777777" w:rsidR="00CD5643" w:rsidRPr="00CC0260" w:rsidRDefault="00FD011D" w:rsidP="00E33B1F">
      <w:pPr>
        <w:pStyle w:val="NormalTimesNewRoman"/>
        <w:spacing w:after="20" w:line="298" w:lineRule="auto"/>
        <w:ind w:firstLine="561"/>
        <w:rPr>
          <w:spacing w:val="-6"/>
          <w:szCs w:val="28"/>
          <w:lang w:val="fr-FR"/>
        </w:rPr>
      </w:pPr>
      <w:r w:rsidRPr="00CC0260">
        <w:rPr>
          <w:spacing w:val="-6"/>
          <w:szCs w:val="28"/>
          <w:lang w:val="fr-FR"/>
        </w:rPr>
        <w:t xml:space="preserve">Trong 9 tháng vừa qua, </w:t>
      </w:r>
      <w:r w:rsidRPr="00CC0260">
        <w:rPr>
          <w:spacing w:val="-6"/>
          <w:szCs w:val="28"/>
          <w:lang w:val="de-DE"/>
        </w:rPr>
        <w:t>t</w:t>
      </w:r>
      <w:r w:rsidR="00467494" w:rsidRPr="00CC0260">
        <w:rPr>
          <w:spacing w:val="-6"/>
          <w:szCs w:val="28"/>
          <w:lang w:val="de-DE"/>
        </w:rPr>
        <w:t>ro</w:t>
      </w:r>
      <w:r w:rsidR="00CD5643" w:rsidRPr="00CC0260">
        <w:rPr>
          <w:spacing w:val="-6"/>
          <w:szCs w:val="28"/>
          <w:lang w:val="de-DE"/>
        </w:rPr>
        <w:t xml:space="preserve">ng số </w:t>
      </w:r>
      <w:r w:rsidR="00CD5643" w:rsidRPr="00CC0260">
        <w:rPr>
          <w:spacing w:val="-6"/>
          <w:szCs w:val="28"/>
          <w:lang w:val="fr-FR"/>
        </w:rPr>
        <w:t xml:space="preserve">43 tỉnh, thành phố trực thuộc Trung ương cấp giấy phép </w:t>
      </w:r>
      <w:r w:rsidR="00CD5643" w:rsidRPr="00CC0260">
        <w:rPr>
          <w:rFonts w:hint="eastAsia"/>
          <w:spacing w:val="-6"/>
          <w:szCs w:val="28"/>
          <w:lang w:val="fr-FR"/>
        </w:rPr>
        <w:t>đ</w:t>
      </w:r>
      <w:r w:rsidR="00CD5643" w:rsidRPr="00CC0260">
        <w:rPr>
          <w:spacing w:val="-6"/>
          <w:szCs w:val="28"/>
          <w:lang w:val="fr-FR"/>
        </w:rPr>
        <w:t>ầu t</w:t>
      </w:r>
      <w:r w:rsidR="00CD5643" w:rsidRPr="00CC0260">
        <w:rPr>
          <w:rFonts w:hint="eastAsia"/>
          <w:spacing w:val="-6"/>
          <w:szCs w:val="28"/>
          <w:lang w:val="fr-FR"/>
        </w:rPr>
        <w:t>ư</w:t>
      </w:r>
      <w:r w:rsidR="00CD5643" w:rsidRPr="00CC0260">
        <w:rPr>
          <w:spacing w:val="-6"/>
          <w:szCs w:val="28"/>
          <w:lang w:val="fr-FR"/>
        </w:rPr>
        <w:t xml:space="preserve"> trực tiếp cho các </w:t>
      </w:r>
      <w:r w:rsidR="00CD5643" w:rsidRPr="00CC0260">
        <w:rPr>
          <w:rFonts w:hint="eastAsia"/>
          <w:spacing w:val="-6"/>
          <w:szCs w:val="28"/>
          <w:lang w:val="fr-FR"/>
        </w:rPr>
        <w:t>đ</w:t>
      </w:r>
      <w:r w:rsidR="00CD5643" w:rsidRPr="00CC0260">
        <w:rPr>
          <w:spacing w:val="-6"/>
          <w:szCs w:val="28"/>
          <w:lang w:val="fr-FR"/>
        </w:rPr>
        <w:t>ối tác n</w:t>
      </w:r>
      <w:r w:rsidR="00CD5643" w:rsidRPr="00CC0260">
        <w:rPr>
          <w:rFonts w:hint="eastAsia"/>
          <w:spacing w:val="-6"/>
          <w:szCs w:val="28"/>
          <w:lang w:val="fr-FR"/>
        </w:rPr>
        <w:t>ư</w:t>
      </w:r>
      <w:r w:rsidR="00CD5643" w:rsidRPr="00CC0260">
        <w:rPr>
          <w:spacing w:val="-6"/>
          <w:szCs w:val="28"/>
          <w:lang w:val="fr-FR"/>
        </w:rPr>
        <w:t>ớc ngoài thì Ninh Thuận dẫn đầu với 9,8 tỷ USD, chiếm 14,7% tổng vốn đăng ký; tiếp đến là Bà Rịa-Vũng Tàu 9,3 tỷ USD, chiếm 16,6%; thành phố Hồ Chí Minh gần 8 tỷ USD, chiếm 14,2%; Hà Tĩnh 7,9 tỷ USD, chiếm 14%; Thanh Hóa 6,2 tỷ USD, chiếm 11%; Phú Yên 4,3 tỷ USD, chiếm 7,7%; Kiên Giang 2,3 tỷ USD, chiếm 4,1%.</w:t>
      </w:r>
    </w:p>
    <w:p w14:paraId="3ED3B3BE" w14:textId="77777777" w:rsidR="00291B05" w:rsidRPr="00CC0260" w:rsidRDefault="00CD5643" w:rsidP="00E33B1F">
      <w:pPr>
        <w:spacing w:before="40" w:after="20" w:line="298" w:lineRule="auto"/>
        <w:ind w:firstLine="561"/>
        <w:jc w:val="both"/>
        <w:rPr>
          <w:rFonts w:ascii="Times New Roman" w:hAnsi="Times New Roman"/>
          <w:spacing w:val="-4"/>
          <w:sz w:val="28"/>
          <w:szCs w:val="28"/>
          <w:lang w:val="fr-FR"/>
        </w:rPr>
      </w:pPr>
      <w:r w:rsidRPr="00CC0260">
        <w:rPr>
          <w:rFonts w:ascii="Times New Roman" w:hAnsi="Times New Roman"/>
          <w:spacing w:val="-4"/>
          <w:sz w:val="28"/>
          <w:szCs w:val="28"/>
          <w:lang w:val="fr-FR"/>
        </w:rPr>
        <w:t>Trong số các quốc gia và vùng lãnh thổ đầu tư vào Việt Nam, Ma-lai-xi-a là nhà đầu tư lớn nhất với 14,9 tỷ USD, chiếm 26,4% tổng vốn đăng ký; Đài Loan 8,6 tỷ USD, chiếm 15,3%; Nhật Bản 7,3 tỷ USD, chiếm 12,9%; Bru-nây 4,4 tỷ USD, chiếm 7,8%; Ca-na-đa 4,2 tỷ USD, chiếm 7,5%; Xin-ga-po 4 tỷ USD, chiếm 7,2%.</w:t>
      </w:r>
    </w:p>
    <w:p w14:paraId="5AA35A9C" w14:textId="77777777" w:rsidR="001C6761" w:rsidRPr="00CC0260" w:rsidRDefault="001C6761" w:rsidP="001B1C6B">
      <w:pPr>
        <w:spacing w:before="40" w:after="40" w:line="310" w:lineRule="auto"/>
        <w:ind w:firstLine="561"/>
        <w:jc w:val="both"/>
        <w:rPr>
          <w:rFonts w:ascii="Times New Roman" w:hAnsi="Times New Roman"/>
          <w:sz w:val="28"/>
          <w:szCs w:val="28"/>
          <w:lang w:val="fr-FR"/>
        </w:rPr>
      </w:pPr>
      <w:r w:rsidRPr="00CC0260">
        <w:rPr>
          <w:rFonts w:ascii="Times New Roman" w:hAnsi="Times New Roman"/>
          <w:sz w:val="28"/>
          <w:szCs w:val="28"/>
          <w:lang w:val="fr-FR"/>
        </w:rPr>
        <w:lastRenderedPageBreak/>
        <w:t xml:space="preserve">Số dự án </w:t>
      </w:r>
      <w:r w:rsidRPr="00CC0260">
        <w:rPr>
          <w:rFonts w:ascii="Times New Roman" w:hAnsi="Times New Roman" w:hint="eastAsia"/>
          <w:sz w:val="28"/>
          <w:szCs w:val="28"/>
          <w:lang w:val="fr-FR"/>
        </w:rPr>
        <w:t>đ</w:t>
      </w:r>
      <w:r w:rsidRPr="00CC0260">
        <w:rPr>
          <w:rFonts w:ascii="Times New Roman" w:hAnsi="Times New Roman"/>
          <w:sz w:val="28"/>
          <w:szCs w:val="28"/>
          <w:lang w:val="fr-FR"/>
        </w:rPr>
        <w:t>ầu t</w:t>
      </w:r>
      <w:r w:rsidRPr="00CC0260">
        <w:rPr>
          <w:rFonts w:ascii="Times New Roman" w:hAnsi="Times New Roman" w:hint="eastAsia"/>
          <w:sz w:val="28"/>
          <w:szCs w:val="28"/>
          <w:lang w:val="fr-FR"/>
        </w:rPr>
        <w:t>ư</w:t>
      </w:r>
      <w:r w:rsidRPr="00CC0260">
        <w:rPr>
          <w:rFonts w:ascii="Times New Roman" w:hAnsi="Times New Roman"/>
          <w:sz w:val="28"/>
          <w:szCs w:val="28"/>
          <w:lang w:val="fr-FR"/>
        </w:rPr>
        <w:t xml:space="preserve"> trực tiếp của n</w:t>
      </w:r>
      <w:r w:rsidRPr="00CC0260">
        <w:rPr>
          <w:rFonts w:ascii="Times New Roman" w:hAnsi="Times New Roman" w:hint="eastAsia"/>
          <w:sz w:val="28"/>
          <w:szCs w:val="28"/>
          <w:lang w:val="fr-FR"/>
        </w:rPr>
        <w:t>ư</w:t>
      </w:r>
      <w:r w:rsidRPr="00CC0260">
        <w:rPr>
          <w:rFonts w:ascii="Times New Roman" w:hAnsi="Times New Roman"/>
          <w:sz w:val="28"/>
          <w:szCs w:val="28"/>
          <w:lang w:val="fr-FR"/>
        </w:rPr>
        <w:t xml:space="preserve">ớc ngoài thời gian gần </w:t>
      </w:r>
      <w:r w:rsidRPr="00CC0260">
        <w:rPr>
          <w:rFonts w:ascii="Times New Roman" w:hAnsi="Times New Roman" w:hint="eastAsia"/>
          <w:sz w:val="28"/>
          <w:szCs w:val="28"/>
          <w:lang w:val="fr-FR"/>
        </w:rPr>
        <w:t>đ</w:t>
      </w:r>
      <w:r w:rsidRPr="00CC0260">
        <w:rPr>
          <w:rFonts w:ascii="Times New Roman" w:hAnsi="Times New Roman"/>
          <w:sz w:val="28"/>
          <w:szCs w:val="28"/>
          <w:lang w:val="fr-FR"/>
        </w:rPr>
        <w:t>ây t</w:t>
      </w:r>
      <w:r w:rsidRPr="00CC0260">
        <w:rPr>
          <w:rFonts w:ascii="Times New Roman" w:hAnsi="Times New Roman" w:hint="eastAsia"/>
          <w:sz w:val="28"/>
          <w:szCs w:val="28"/>
          <w:lang w:val="fr-FR"/>
        </w:rPr>
        <w:t>ă</w:t>
      </w:r>
      <w:r w:rsidRPr="00CC0260">
        <w:rPr>
          <w:rFonts w:ascii="Times New Roman" w:hAnsi="Times New Roman"/>
          <w:sz w:val="28"/>
          <w:szCs w:val="28"/>
          <w:lang w:val="fr-FR"/>
        </w:rPr>
        <w:t>ng nhanh</w:t>
      </w:r>
      <w:r w:rsidR="006C2B75">
        <w:rPr>
          <w:rFonts w:ascii="Times New Roman" w:hAnsi="Times New Roman"/>
          <w:sz w:val="28"/>
          <w:szCs w:val="28"/>
          <w:lang w:val="fr-FR"/>
        </w:rPr>
        <w:t>.</w:t>
      </w:r>
      <w:r w:rsidRPr="00CC0260">
        <w:rPr>
          <w:rFonts w:ascii="Times New Roman" w:hAnsi="Times New Roman"/>
          <w:sz w:val="28"/>
          <w:szCs w:val="28"/>
          <w:lang w:val="fr-FR"/>
        </w:rPr>
        <w:t xml:space="preserve"> </w:t>
      </w:r>
      <w:r w:rsidR="006C2B75" w:rsidRPr="006C2B75">
        <w:rPr>
          <w:rFonts w:ascii="Times New Roman" w:hAnsi="Times New Roman" w:hint="eastAsia"/>
          <w:sz w:val="28"/>
          <w:szCs w:val="28"/>
          <w:lang w:val="fr-FR"/>
        </w:rPr>
        <w:t>Đ</w:t>
      </w:r>
      <w:r w:rsidRPr="00CC0260">
        <w:rPr>
          <w:rFonts w:ascii="Times New Roman" w:hAnsi="Times New Roman"/>
          <w:sz w:val="28"/>
          <w:szCs w:val="28"/>
          <w:lang w:val="fr-FR"/>
        </w:rPr>
        <w:t xml:space="preserve">iều </w:t>
      </w:r>
      <w:r w:rsidRPr="00CC0260">
        <w:rPr>
          <w:rFonts w:ascii="Times New Roman" w:hAnsi="Times New Roman" w:hint="eastAsia"/>
          <w:sz w:val="28"/>
          <w:szCs w:val="28"/>
          <w:lang w:val="fr-FR"/>
        </w:rPr>
        <w:t>đ</w:t>
      </w:r>
      <w:r w:rsidRPr="00CC0260">
        <w:rPr>
          <w:rFonts w:ascii="Times New Roman" w:hAnsi="Times New Roman"/>
          <w:sz w:val="28"/>
          <w:szCs w:val="28"/>
          <w:lang w:val="fr-FR"/>
        </w:rPr>
        <w:t>ó cho thấy</w:t>
      </w:r>
      <w:r w:rsidR="006C2B75">
        <w:rPr>
          <w:rFonts w:ascii="Times New Roman" w:hAnsi="Times New Roman"/>
          <w:sz w:val="28"/>
          <w:szCs w:val="28"/>
          <w:lang w:val="fr-FR"/>
        </w:rPr>
        <w:t>,</w:t>
      </w:r>
      <w:r w:rsidRPr="00CC0260">
        <w:rPr>
          <w:rFonts w:ascii="Times New Roman" w:hAnsi="Times New Roman"/>
          <w:sz w:val="28"/>
          <w:szCs w:val="28"/>
          <w:lang w:val="fr-FR"/>
        </w:rPr>
        <w:t xml:space="preserve"> </w:t>
      </w:r>
      <w:r w:rsidR="00E33B1F" w:rsidRPr="00CC0260">
        <w:rPr>
          <w:rFonts w:ascii="Times New Roman" w:hAnsi="Times New Roman"/>
          <w:sz w:val="28"/>
          <w:szCs w:val="28"/>
          <w:lang w:val="fr-FR"/>
        </w:rPr>
        <w:t>mặc dù tình hình kinh tế trong n</w:t>
      </w:r>
      <w:r w:rsidR="00E33B1F" w:rsidRPr="00CC0260">
        <w:rPr>
          <w:rFonts w:ascii="Times New Roman" w:hAnsi="Times New Roman" w:hint="eastAsia"/>
          <w:sz w:val="28"/>
          <w:szCs w:val="28"/>
          <w:lang w:val="fr-FR"/>
        </w:rPr>
        <w:t>ư</w:t>
      </w:r>
      <w:r w:rsidR="00E33B1F" w:rsidRPr="00CC0260">
        <w:rPr>
          <w:rFonts w:ascii="Times New Roman" w:hAnsi="Times New Roman"/>
          <w:sz w:val="28"/>
          <w:szCs w:val="28"/>
          <w:lang w:val="fr-FR"/>
        </w:rPr>
        <w:t>ớc vẫn còn khó kh</w:t>
      </w:r>
      <w:r w:rsidR="00E33B1F" w:rsidRPr="00CC0260">
        <w:rPr>
          <w:rFonts w:ascii="Times New Roman" w:hAnsi="Times New Roman" w:hint="eastAsia"/>
          <w:sz w:val="28"/>
          <w:szCs w:val="28"/>
          <w:lang w:val="fr-FR"/>
        </w:rPr>
        <w:t>ă</w:t>
      </w:r>
      <w:r w:rsidR="00E33B1F" w:rsidRPr="00CC0260">
        <w:rPr>
          <w:rFonts w:ascii="Times New Roman" w:hAnsi="Times New Roman"/>
          <w:sz w:val="28"/>
          <w:szCs w:val="28"/>
          <w:lang w:val="fr-FR"/>
        </w:rPr>
        <w:t>n nh</w:t>
      </w:r>
      <w:r w:rsidR="00E33B1F" w:rsidRPr="00CC0260">
        <w:rPr>
          <w:rFonts w:ascii="Times New Roman" w:hAnsi="Times New Roman" w:hint="eastAsia"/>
          <w:sz w:val="28"/>
          <w:szCs w:val="28"/>
          <w:lang w:val="fr-FR"/>
        </w:rPr>
        <w:t>ư</w:t>
      </w:r>
      <w:r w:rsidR="00E33B1F" w:rsidRPr="00CC0260">
        <w:rPr>
          <w:rFonts w:ascii="Times New Roman" w:hAnsi="Times New Roman"/>
          <w:sz w:val="28"/>
          <w:szCs w:val="28"/>
          <w:lang w:val="fr-FR"/>
        </w:rPr>
        <w:t xml:space="preserve">ng </w:t>
      </w:r>
      <w:r w:rsidRPr="00CC0260">
        <w:rPr>
          <w:rFonts w:ascii="Times New Roman" w:hAnsi="Times New Roman"/>
          <w:sz w:val="28"/>
          <w:szCs w:val="28"/>
          <w:lang w:val="fr-FR"/>
        </w:rPr>
        <w:t>n</w:t>
      </w:r>
      <w:r w:rsidRPr="00CC0260">
        <w:rPr>
          <w:rFonts w:ascii="Times New Roman" w:hAnsi="Times New Roman" w:hint="eastAsia"/>
          <w:sz w:val="28"/>
          <w:szCs w:val="28"/>
          <w:lang w:val="fr-FR"/>
        </w:rPr>
        <w:t>ư</w:t>
      </w:r>
      <w:r w:rsidRPr="00CC0260">
        <w:rPr>
          <w:rFonts w:ascii="Times New Roman" w:hAnsi="Times New Roman"/>
          <w:sz w:val="28"/>
          <w:szCs w:val="28"/>
          <w:lang w:val="fr-FR"/>
        </w:rPr>
        <w:t xml:space="preserve">ớc ta </w:t>
      </w:r>
      <w:r w:rsidR="00E33B1F" w:rsidRPr="00CC0260">
        <w:rPr>
          <w:rFonts w:ascii="Times New Roman" w:hAnsi="Times New Roman"/>
          <w:sz w:val="28"/>
          <w:szCs w:val="28"/>
          <w:lang w:val="fr-FR"/>
        </w:rPr>
        <w:t xml:space="preserve">vẫn là </w:t>
      </w:r>
      <w:r w:rsidR="00E33B1F" w:rsidRPr="00CC0260">
        <w:rPr>
          <w:rFonts w:ascii="Times New Roman" w:hAnsi="Times New Roman" w:hint="eastAsia"/>
          <w:sz w:val="28"/>
          <w:szCs w:val="28"/>
          <w:lang w:val="fr-FR"/>
        </w:rPr>
        <w:t>đ</w:t>
      </w:r>
      <w:r w:rsidR="00E33B1F" w:rsidRPr="00CC0260">
        <w:rPr>
          <w:rFonts w:ascii="Times New Roman" w:hAnsi="Times New Roman"/>
          <w:sz w:val="28"/>
          <w:szCs w:val="28"/>
          <w:lang w:val="fr-FR"/>
        </w:rPr>
        <w:t xml:space="preserve">iểm </w:t>
      </w:r>
      <w:r w:rsidR="00E33B1F" w:rsidRPr="00CC0260">
        <w:rPr>
          <w:rFonts w:ascii="Times New Roman" w:hAnsi="Times New Roman" w:hint="eastAsia"/>
          <w:sz w:val="28"/>
          <w:szCs w:val="28"/>
          <w:lang w:val="fr-FR"/>
        </w:rPr>
        <w:t>đ</w:t>
      </w:r>
      <w:r w:rsidR="00E33B1F" w:rsidRPr="00CC0260">
        <w:rPr>
          <w:rFonts w:ascii="Times New Roman" w:hAnsi="Times New Roman"/>
          <w:sz w:val="28"/>
          <w:szCs w:val="28"/>
          <w:lang w:val="fr-FR"/>
        </w:rPr>
        <w:t xml:space="preserve">ến khá tin cậy và </w:t>
      </w:r>
      <w:r w:rsidRPr="00CC0260">
        <w:rPr>
          <w:rFonts w:ascii="Times New Roman" w:hAnsi="Times New Roman"/>
          <w:sz w:val="28"/>
          <w:szCs w:val="28"/>
          <w:lang w:val="fr-FR"/>
        </w:rPr>
        <w:t xml:space="preserve">hấp dẫn các nhà </w:t>
      </w:r>
      <w:r w:rsidRPr="00CC0260">
        <w:rPr>
          <w:rFonts w:ascii="Times New Roman" w:hAnsi="Times New Roman" w:hint="eastAsia"/>
          <w:sz w:val="28"/>
          <w:szCs w:val="28"/>
          <w:lang w:val="fr-FR"/>
        </w:rPr>
        <w:t>đ</w:t>
      </w:r>
      <w:r w:rsidRPr="00CC0260">
        <w:rPr>
          <w:rFonts w:ascii="Times New Roman" w:hAnsi="Times New Roman"/>
          <w:sz w:val="28"/>
          <w:szCs w:val="28"/>
          <w:lang w:val="fr-FR"/>
        </w:rPr>
        <w:t>ầu t</w:t>
      </w:r>
      <w:r w:rsidRPr="00CC0260">
        <w:rPr>
          <w:rFonts w:ascii="Times New Roman" w:hAnsi="Times New Roman" w:hint="eastAsia"/>
          <w:sz w:val="28"/>
          <w:szCs w:val="28"/>
          <w:lang w:val="fr-FR"/>
        </w:rPr>
        <w:t>ư</w:t>
      </w:r>
      <w:r w:rsidRPr="00CC0260">
        <w:rPr>
          <w:rFonts w:ascii="Times New Roman" w:hAnsi="Times New Roman"/>
          <w:sz w:val="28"/>
          <w:szCs w:val="28"/>
          <w:lang w:val="fr-FR"/>
        </w:rPr>
        <w:t xml:space="preserve"> quốc tế.</w:t>
      </w:r>
    </w:p>
    <w:p w14:paraId="47D803AA" w14:textId="77777777" w:rsidR="001C6761" w:rsidRPr="00CC0260" w:rsidRDefault="001C6761" w:rsidP="001B1C6B">
      <w:pPr>
        <w:spacing w:before="40" w:after="40" w:line="310" w:lineRule="auto"/>
        <w:ind w:firstLine="561"/>
        <w:jc w:val="both"/>
        <w:rPr>
          <w:rFonts w:ascii="Times New Roman" w:hAnsi="Times New Roman"/>
          <w:spacing w:val="-4"/>
          <w:sz w:val="28"/>
          <w:szCs w:val="28"/>
          <w:lang w:val="fr-FR"/>
        </w:rPr>
      </w:pPr>
      <w:r w:rsidRPr="00CC0260">
        <w:rPr>
          <w:rFonts w:ascii="Times New Roman" w:hAnsi="Times New Roman"/>
          <w:spacing w:val="-4"/>
          <w:sz w:val="28"/>
          <w:szCs w:val="28"/>
          <w:lang w:val="fr-FR"/>
        </w:rPr>
        <w:t>Việc thu hút vốn ODA tiếp tục xu h</w:t>
      </w:r>
      <w:r w:rsidRPr="00CC0260">
        <w:rPr>
          <w:rFonts w:ascii="Times New Roman" w:hAnsi="Times New Roman" w:hint="eastAsia"/>
          <w:spacing w:val="-4"/>
          <w:sz w:val="28"/>
          <w:szCs w:val="28"/>
          <w:lang w:val="fr-FR"/>
        </w:rPr>
        <w:t>ư</w:t>
      </w:r>
      <w:r w:rsidRPr="00CC0260">
        <w:rPr>
          <w:rFonts w:ascii="Times New Roman" w:hAnsi="Times New Roman"/>
          <w:spacing w:val="-4"/>
          <w:sz w:val="28"/>
          <w:szCs w:val="28"/>
          <w:lang w:val="fr-FR"/>
        </w:rPr>
        <w:t xml:space="preserve">ớng tích cực. Từ </w:t>
      </w:r>
      <w:r w:rsidRPr="00CC0260">
        <w:rPr>
          <w:rFonts w:ascii="Times New Roman" w:hAnsi="Times New Roman" w:hint="eastAsia"/>
          <w:spacing w:val="-4"/>
          <w:sz w:val="28"/>
          <w:szCs w:val="28"/>
          <w:lang w:val="fr-FR"/>
        </w:rPr>
        <w:t>đ</w:t>
      </w:r>
      <w:r w:rsidRPr="00CC0260">
        <w:rPr>
          <w:rFonts w:ascii="Times New Roman" w:hAnsi="Times New Roman"/>
          <w:spacing w:val="-4"/>
          <w:sz w:val="28"/>
          <w:szCs w:val="28"/>
          <w:lang w:val="fr-FR"/>
        </w:rPr>
        <w:t>ầu n</w:t>
      </w:r>
      <w:r w:rsidRPr="00CC0260">
        <w:rPr>
          <w:rFonts w:ascii="Times New Roman" w:hAnsi="Times New Roman" w:hint="eastAsia"/>
          <w:spacing w:val="-4"/>
          <w:sz w:val="28"/>
          <w:szCs w:val="28"/>
          <w:lang w:val="fr-FR"/>
        </w:rPr>
        <w:t>ă</w:t>
      </w:r>
      <w:r w:rsidRPr="00CC0260">
        <w:rPr>
          <w:rFonts w:ascii="Times New Roman" w:hAnsi="Times New Roman"/>
          <w:spacing w:val="-4"/>
          <w:sz w:val="28"/>
          <w:szCs w:val="28"/>
          <w:lang w:val="fr-FR"/>
        </w:rPr>
        <w:t xml:space="preserve">m </w:t>
      </w:r>
      <w:r w:rsidRPr="00CC0260">
        <w:rPr>
          <w:rFonts w:ascii="Times New Roman" w:hAnsi="Times New Roman" w:hint="eastAsia"/>
          <w:spacing w:val="-4"/>
          <w:sz w:val="28"/>
          <w:szCs w:val="28"/>
          <w:lang w:val="fr-FR"/>
        </w:rPr>
        <w:t>đ</w:t>
      </w:r>
      <w:r w:rsidRPr="00CC0260">
        <w:rPr>
          <w:rFonts w:ascii="Times New Roman" w:hAnsi="Times New Roman"/>
          <w:spacing w:val="-4"/>
          <w:sz w:val="28"/>
          <w:szCs w:val="28"/>
          <w:lang w:val="fr-FR"/>
        </w:rPr>
        <w:t xml:space="preserve">ến ngày 23/9/2008 nguồn vốn này </w:t>
      </w:r>
      <w:r w:rsidRPr="00CC0260">
        <w:rPr>
          <w:rFonts w:ascii="Times New Roman" w:hAnsi="Times New Roman" w:hint="eastAsia"/>
          <w:spacing w:val="-4"/>
          <w:sz w:val="28"/>
          <w:szCs w:val="28"/>
          <w:lang w:val="fr-FR"/>
        </w:rPr>
        <w:t>đ</w:t>
      </w:r>
      <w:r w:rsidRPr="00CC0260">
        <w:rPr>
          <w:rFonts w:ascii="Times New Roman" w:hAnsi="Times New Roman"/>
          <w:spacing w:val="-4"/>
          <w:sz w:val="28"/>
          <w:szCs w:val="28"/>
          <w:lang w:val="fr-FR"/>
        </w:rPr>
        <w:t xml:space="preserve">ã </w:t>
      </w:r>
      <w:r w:rsidRPr="00CC0260">
        <w:rPr>
          <w:rFonts w:ascii="Times New Roman" w:hAnsi="Times New Roman" w:hint="eastAsia"/>
          <w:spacing w:val="-4"/>
          <w:sz w:val="28"/>
          <w:szCs w:val="28"/>
          <w:lang w:val="fr-FR"/>
        </w:rPr>
        <w:t>đư</w:t>
      </w:r>
      <w:r w:rsidRPr="00CC0260">
        <w:rPr>
          <w:rFonts w:ascii="Times New Roman" w:hAnsi="Times New Roman"/>
          <w:spacing w:val="-4"/>
          <w:sz w:val="28"/>
          <w:szCs w:val="28"/>
          <w:lang w:val="fr-FR"/>
        </w:rPr>
        <w:t xml:space="preserve">ợc hợp thức hoá thông qua </w:t>
      </w:r>
      <w:r w:rsidR="004D5AA5" w:rsidRPr="00CC0260">
        <w:rPr>
          <w:rFonts w:ascii="Times New Roman" w:hAnsi="Times New Roman"/>
          <w:spacing w:val="-4"/>
          <w:sz w:val="28"/>
          <w:szCs w:val="28"/>
          <w:lang w:val="fr-FR"/>
        </w:rPr>
        <w:t xml:space="preserve">các </w:t>
      </w:r>
      <w:r w:rsidRPr="00CC0260">
        <w:rPr>
          <w:rFonts w:ascii="Times New Roman" w:hAnsi="Times New Roman"/>
          <w:spacing w:val="-4"/>
          <w:sz w:val="28"/>
          <w:szCs w:val="28"/>
          <w:lang w:val="fr-FR"/>
        </w:rPr>
        <w:t xml:space="preserve">hiệp </w:t>
      </w:r>
      <w:r w:rsidRPr="00CC0260">
        <w:rPr>
          <w:rFonts w:ascii="Times New Roman" w:hAnsi="Times New Roman" w:hint="eastAsia"/>
          <w:spacing w:val="-4"/>
          <w:sz w:val="28"/>
          <w:szCs w:val="28"/>
          <w:lang w:val="fr-FR"/>
        </w:rPr>
        <w:t>đ</w:t>
      </w:r>
      <w:r w:rsidRPr="00CC0260">
        <w:rPr>
          <w:rFonts w:ascii="Times New Roman" w:hAnsi="Times New Roman"/>
          <w:spacing w:val="-4"/>
          <w:sz w:val="28"/>
          <w:szCs w:val="28"/>
          <w:lang w:val="fr-FR"/>
        </w:rPr>
        <w:t xml:space="preserve">ịnh ký kết với các nhà tài trợ </w:t>
      </w:r>
      <w:r w:rsidRPr="00CC0260">
        <w:rPr>
          <w:rFonts w:ascii="Times New Roman" w:hAnsi="Times New Roman" w:hint="eastAsia"/>
          <w:spacing w:val="-4"/>
          <w:sz w:val="28"/>
          <w:szCs w:val="28"/>
          <w:lang w:val="fr-FR"/>
        </w:rPr>
        <w:t>đ</w:t>
      </w:r>
      <w:r w:rsidRPr="00CC0260">
        <w:rPr>
          <w:rFonts w:ascii="Times New Roman" w:hAnsi="Times New Roman"/>
          <w:spacing w:val="-4"/>
          <w:sz w:val="28"/>
          <w:szCs w:val="28"/>
          <w:lang w:val="fr-FR"/>
        </w:rPr>
        <w:t xml:space="preserve">ạt 1826 triệu USD, </w:t>
      </w:r>
      <w:r w:rsidR="006C2B75">
        <w:rPr>
          <w:rFonts w:ascii="Times New Roman" w:hAnsi="Times New Roman"/>
          <w:spacing w:val="-4"/>
          <w:sz w:val="28"/>
          <w:szCs w:val="28"/>
          <w:lang w:val="fr-FR"/>
        </w:rPr>
        <w:t>g</w:t>
      </w:r>
      <w:r w:rsidR="006C2B75" w:rsidRPr="006C2B75">
        <w:rPr>
          <w:rFonts w:ascii="Times New Roman" w:hAnsi="Times New Roman"/>
          <w:spacing w:val="-4"/>
          <w:sz w:val="28"/>
          <w:szCs w:val="28"/>
          <w:lang w:val="fr-FR"/>
        </w:rPr>
        <w:t>ồ</w:t>
      </w:r>
      <w:r w:rsidR="006C2B75">
        <w:rPr>
          <w:rFonts w:ascii="Times New Roman" w:hAnsi="Times New Roman"/>
          <w:spacing w:val="-4"/>
          <w:sz w:val="28"/>
          <w:szCs w:val="28"/>
          <w:lang w:val="fr-FR"/>
        </w:rPr>
        <w:t>m c</w:t>
      </w:r>
      <w:r w:rsidR="006C2B75" w:rsidRPr="006C2B75">
        <w:rPr>
          <w:rFonts w:ascii="Times New Roman" w:hAnsi="Times New Roman"/>
          <w:spacing w:val="-4"/>
          <w:sz w:val="28"/>
          <w:szCs w:val="28"/>
          <w:lang w:val="fr-FR"/>
        </w:rPr>
        <w:t>ó</w:t>
      </w:r>
      <w:r w:rsidRPr="00CC0260">
        <w:rPr>
          <w:rFonts w:ascii="Times New Roman" w:hAnsi="Times New Roman"/>
          <w:spacing w:val="-4"/>
          <w:sz w:val="28"/>
          <w:szCs w:val="28"/>
          <w:lang w:val="fr-FR"/>
        </w:rPr>
        <w:t xml:space="preserve"> viện t</w:t>
      </w:r>
      <w:r w:rsidR="006C2B75">
        <w:rPr>
          <w:rFonts w:ascii="Times New Roman" w:hAnsi="Times New Roman"/>
          <w:spacing w:val="-4"/>
          <w:sz w:val="28"/>
          <w:szCs w:val="28"/>
          <w:lang w:val="fr-FR"/>
        </w:rPr>
        <w:t>rợ không hoàn lại 184 triệu USD,</w:t>
      </w:r>
      <w:r w:rsidRPr="00CC0260">
        <w:rPr>
          <w:rFonts w:ascii="Times New Roman" w:hAnsi="Times New Roman"/>
          <w:spacing w:val="-4"/>
          <w:sz w:val="28"/>
          <w:szCs w:val="28"/>
          <w:lang w:val="fr-FR"/>
        </w:rPr>
        <w:t xml:space="preserve"> vốn vay 1642 triệu USD. Số vốn ODA giải ngân 9 tháng </w:t>
      </w:r>
      <w:r w:rsidRPr="00CC0260">
        <w:rPr>
          <w:rFonts w:ascii="Times New Roman" w:hAnsi="Times New Roman" w:hint="eastAsia"/>
          <w:spacing w:val="-4"/>
          <w:sz w:val="28"/>
          <w:szCs w:val="28"/>
          <w:lang w:val="fr-FR"/>
        </w:rPr>
        <w:t>đ</w:t>
      </w:r>
      <w:r w:rsidRPr="00CC0260">
        <w:rPr>
          <w:rFonts w:ascii="Times New Roman" w:hAnsi="Times New Roman"/>
          <w:spacing w:val="-4"/>
          <w:sz w:val="28"/>
          <w:szCs w:val="28"/>
          <w:lang w:val="fr-FR"/>
        </w:rPr>
        <w:t>ạt 1415 triệu USD, bằng 74,5% kế hoạch giải ngân cả n</w:t>
      </w:r>
      <w:r w:rsidRPr="00CC0260">
        <w:rPr>
          <w:rFonts w:ascii="Times New Roman" w:hAnsi="Times New Roman" w:hint="eastAsia"/>
          <w:spacing w:val="-4"/>
          <w:sz w:val="28"/>
          <w:szCs w:val="28"/>
          <w:lang w:val="fr-FR"/>
        </w:rPr>
        <w:t>ă</w:t>
      </w:r>
      <w:r w:rsidRPr="00CC0260">
        <w:rPr>
          <w:rFonts w:ascii="Times New Roman" w:hAnsi="Times New Roman"/>
          <w:spacing w:val="-4"/>
          <w:sz w:val="28"/>
          <w:szCs w:val="28"/>
          <w:lang w:val="fr-FR"/>
        </w:rPr>
        <w:t xml:space="preserve">m 2008, trong </w:t>
      </w:r>
      <w:r w:rsidRPr="00CC0260">
        <w:rPr>
          <w:rFonts w:ascii="Times New Roman" w:hAnsi="Times New Roman" w:hint="eastAsia"/>
          <w:spacing w:val="-4"/>
          <w:sz w:val="28"/>
          <w:szCs w:val="28"/>
          <w:lang w:val="fr-FR"/>
        </w:rPr>
        <w:t>đ</w:t>
      </w:r>
      <w:r w:rsidRPr="00CC0260">
        <w:rPr>
          <w:rFonts w:ascii="Times New Roman" w:hAnsi="Times New Roman"/>
          <w:spacing w:val="-4"/>
          <w:sz w:val="28"/>
          <w:szCs w:val="28"/>
          <w:lang w:val="fr-FR"/>
        </w:rPr>
        <w:t xml:space="preserve">ó viện trợ không hoàn lại </w:t>
      </w:r>
      <w:r w:rsidR="00E33B1F" w:rsidRPr="00CC0260">
        <w:rPr>
          <w:rFonts w:ascii="Times New Roman" w:hAnsi="Times New Roman" w:hint="eastAsia"/>
          <w:spacing w:val="-4"/>
          <w:sz w:val="28"/>
          <w:szCs w:val="28"/>
          <w:lang w:val="fr-FR"/>
        </w:rPr>
        <w:t>đ</w:t>
      </w:r>
      <w:r w:rsidR="00E33B1F" w:rsidRPr="00CC0260">
        <w:rPr>
          <w:rFonts w:ascii="Times New Roman" w:hAnsi="Times New Roman"/>
          <w:spacing w:val="-4"/>
          <w:sz w:val="28"/>
          <w:szCs w:val="28"/>
          <w:lang w:val="fr-FR"/>
        </w:rPr>
        <w:t xml:space="preserve">ạt </w:t>
      </w:r>
      <w:r w:rsidRPr="00CC0260">
        <w:rPr>
          <w:rFonts w:ascii="Times New Roman" w:hAnsi="Times New Roman"/>
          <w:spacing w:val="-4"/>
          <w:sz w:val="28"/>
          <w:szCs w:val="28"/>
          <w:lang w:val="fr-FR"/>
        </w:rPr>
        <w:t>188 triệu USD</w:t>
      </w:r>
      <w:r w:rsidR="006C2B75">
        <w:rPr>
          <w:rFonts w:ascii="Times New Roman" w:hAnsi="Times New Roman"/>
          <w:spacing w:val="-4"/>
          <w:sz w:val="28"/>
          <w:szCs w:val="28"/>
          <w:lang w:val="fr-FR"/>
        </w:rPr>
        <w:t>,</w:t>
      </w:r>
      <w:r w:rsidRPr="00CC0260">
        <w:rPr>
          <w:rFonts w:ascii="Times New Roman" w:hAnsi="Times New Roman"/>
          <w:spacing w:val="-4"/>
          <w:sz w:val="28"/>
          <w:szCs w:val="28"/>
          <w:lang w:val="fr-FR"/>
        </w:rPr>
        <w:t xml:space="preserve"> vốn vay </w:t>
      </w:r>
      <w:r w:rsidR="00E33B1F" w:rsidRPr="00CC0260">
        <w:rPr>
          <w:rFonts w:ascii="Times New Roman" w:hAnsi="Times New Roman" w:hint="eastAsia"/>
          <w:spacing w:val="-4"/>
          <w:sz w:val="28"/>
          <w:szCs w:val="28"/>
          <w:lang w:val="fr-FR"/>
        </w:rPr>
        <w:t>đ</w:t>
      </w:r>
      <w:r w:rsidR="00E33B1F" w:rsidRPr="00CC0260">
        <w:rPr>
          <w:rFonts w:ascii="Times New Roman" w:hAnsi="Times New Roman"/>
          <w:spacing w:val="-4"/>
          <w:sz w:val="28"/>
          <w:szCs w:val="28"/>
          <w:lang w:val="fr-FR"/>
        </w:rPr>
        <w:t xml:space="preserve">ạt </w:t>
      </w:r>
      <w:r w:rsidRPr="00CC0260">
        <w:rPr>
          <w:rFonts w:ascii="Times New Roman" w:hAnsi="Times New Roman"/>
          <w:spacing w:val="-4"/>
          <w:sz w:val="28"/>
          <w:szCs w:val="28"/>
          <w:lang w:val="fr-FR"/>
        </w:rPr>
        <w:t>1227 triệu USD.</w:t>
      </w:r>
    </w:p>
    <w:p w14:paraId="4511674D" w14:textId="77777777" w:rsidR="006400C3" w:rsidRPr="00CC0260" w:rsidRDefault="00A37C5D" w:rsidP="001B1C6B">
      <w:pPr>
        <w:spacing w:before="40" w:after="40" w:line="310" w:lineRule="auto"/>
        <w:ind w:firstLine="539"/>
        <w:jc w:val="both"/>
        <w:rPr>
          <w:rFonts w:ascii="Times New Roman" w:hAnsi="Times New Roman"/>
          <w:b/>
          <w:sz w:val="28"/>
          <w:szCs w:val="28"/>
          <w:lang w:val="de-DE"/>
        </w:rPr>
      </w:pPr>
      <w:r w:rsidRPr="00CC0260">
        <w:rPr>
          <w:rFonts w:ascii="Times New Roman" w:hAnsi="Times New Roman"/>
          <w:b/>
          <w:sz w:val="28"/>
          <w:szCs w:val="28"/>
          <w:lang w:val="de-DE"/>
        </w:rPr>
        <w:t>4</w:t>
      </w:r>
      <w:r w:rsidR="006400C3" w:rsidRPr="00CC0260">
        <w:rPr>
          <w:rFonts w:ascii="Times New Roman" w:hAnsi="Times New Roman"/>
          <w:b/>
          <w:sz w:val="28"/>
          <w:szCs w:val="28"/>
          <w:lang w:val="de-DE"/>
        </w:rPr>
        <w:t>. Nông, lâm nghiệp và thuỷ sản</w:t>
      </w:r>
    </w:p>
    <w:p w14:paraId="47B4C6F2" w14:textId="77777777" w:rsidR="006400C3" w:rsidRPr="001B1C6B" w:rsidRDefault="006400C3" w:rsidP="001B1C6B">
      <w:pPr>
        <w:spacing w:before="40" w:after="40" w:line="310" w:lineRule="auto"/>
        <w:ind w:firstLine="539"/>
        <w:jc w:val="both"/>
        <w:rPr>
          <w:rFonts w:ascii="Times New Roman" w:hAnsi="Times New Roman"/>
          <w:b/>
          <w:spacing w:val="4"/>
          <w:sz w:val="28"/>
          <w:szCs w:val="28"/>
          <w:lang w:val="pt-BR"/>
        </w:rPr>
      </w:pPr>
      <w:r w:rsidRPr="001B1C6B">
        <w:rPr>
          <w:rFonts w:ascii="Times New Roman" w:hAnsi="Times New Roman"/>
          <w:spacing w:val="4"/>
          <w:sz w:val="28"/>
          <w:szCs w:val="28"/>
          <w:lang w:val="pt-BR"/>
        </w:rPr>
        <w:t>Giá trị sản xuất nông, lâm nghiệp và thuỷ sản 9 tháng theo giá so sánh 1994 ước tính đạt 144,4 nghìn tỷ đồng, tăng 5,4% so với cùng kỳ năm trước</w:t>
      </w:r>
      <w:r w:rsidR="00961835" w:rsidRPr="001B1C6B">
        <w:rPr>
          <w:rFonts w:ascii="Times New Roman" w:hAnsi="Times New Roman"/>
          <w:spacing w:val="4"/>
          <w:sz w:val="28"/>
          <w:szCs w:val="28"/>
          <w:lang w:val="pt-BR"/>
        </w:rPr>
        <w:t>;</w:t>
      </w:r>
      <w:r w:rsidRPr="001B1C6B">
        <w:rPr>
          <w:rFonts w:ascii="Times New Roman" w:hAnsi="Times New Roman"/>
          <w:spacing w:val="4"/>
          <w:sz w:val="28"/>
          <w:szCs w:val="28"/>
          <w:lang w:val="pt-BR"/>
        </w:rPr>
        <w:t xml:space="preserve"> bao gồm nông nghiệp</w:t>
      </w:r>
      <w:r w:rsidR="009636D4" w:rsidRPr="001B1C6B">
        <w:rPr>
          <w:rFonts w:ascii="Times New Roman" w:hAnsi="Times New Roman"/>
          <w:spacing w:val="4"/>
          <w:sz w:val="28"/>
          <w:szCs w:val="28"/>
          <w:lang w:val="pt-BR"/>
        </w:rPr>
        <w:t xml:space="preserve"> </w:t>
      </w:r>
      <w:r w:rsidR="009636D4" w:rsidRPr="001B1C6B">
        <w:rPr>
          <w:rFonts w:ascii="Times New Roman" w:hAnsi="Times New Roman" w:hint="eastAsia"/>
          <w:spacing w:val="4"/>
          <w:sz w:val="28"/>
          <w:szCs w:val="28"/>
          <w:lang w:val="pt-BR"/>
        </w:rPr>
        <w:t>đ</w:t>
      </w:r>
      <w:r w:rsidR="009636D4" w:rsidRPr="001B1C6B">
        <w:rPr>
          <w:rFonts w:ascii="Times New Roman" w:hAnsi="Times New Roman"/>
          <w:spacing w:val="4"/>
          <w:sz w:val="28"/>
          <w:szCs w:val="28"/>
          <w:lang w:val="pt-BR"/>
        </w:rPr>
        <w:t>ạt</w:t>
      </w:r>
      <w:r w:rsidRPr="001B1C6B">
        <w:rPr>
          <w:rFonts w:ascii="Times New Roman" w:hAnsi="Times New Roman"/>
          <w:spacing w:val="4"/>
          <w:sz w:val="28"/>
          <w:szCs w:val="28"/>
          <w:lang w:val="pt-BR"/>
        </w:rPr>
        <w:t xml:space="preserve"> 103,3 nghìn tỷ đồng, tăng 4,8%; lâm nghiệp</w:t>
      </w:r>
      <w:r w:rsidR="009636D4" w:rsidRPr="001B1C6B">
        <w:rPr>
          <w:rFonts w:ascii="Times New Roman" w:hAnsi="Times New Roman"/>
          <w:spacing w:val="4"/>
          <w:sz w:val="28"/>
          <w:szCs w:val="28"/>
          <w:lang w:val="pt-BR"/>
        </w:rPr>
        <w:t xml:space="preserve"> </w:t>
      </w:r>
      <w:r w:rsidR="009636D4" w:rsidRPr="001B1C6B">
        <w:rPr>
          <w:rFonts w:ascii="Times New Roman" w:hAnsi="Times New Roman" w:hint="eastAsia"/>
          <w:spacing w:val="4"/>
          <w:sz w:val="28"/>
          <w:szCs w:val="28"/>
          <w:lang w:val="pt-BR"/>
        </w:rPr>
        <w:t>đ</w:t>
      </w:r>
      <w:r w:rsidR="009636D4" w:rsidRPr="001B1C6B">
        <w:rPr>
          <w:rFonts w:ascii="Times New Roman" w:hAnsi="Times New Roman"/>
          <w:spacing w:val="4"/>
          <w:sz w:val="28"/>
          <w:szCs w:val="28"/>
          <w:lang w:val="pt-BR"/>
        </w:rPr>
        <w:t>ạt</w:t>
      </w:r>
      <w:r w:rsidRPr="001B1C6B">
        <w:rPr>
          <w:rFonts w:ascii="Times New Roman" w:hAnsi="Times New Roman"/>
          <w:spacing w:val="4"/>
          <w:sz w:val="28"/>
          <w:szCs w:val="28"/>
          <w:lang w:val="pt-BR"/>
        </w:rPr>
        <w:t xml:space="preserve"> 4,9 nghìn tỷ đồng, tăng 1,5%; thuỷ sản </w:t>
      </w:r>
      <w:r w:rsidR="009636D4" w:rsidRPr="001B1C6B">
        <w:rPr>
          <w:rFonts w:ascii="Times New Roman" w:hAnsi="Times New Roman" w:hint="eastAsia"/>
          <w:spacing w:val="4"/>
          <w:sz w:val="28"/>
          <w:szCs w:val="28"/>
          <w:lang w:val="pt-BR"/>
        </w:rPr>
        <w:t>đ</w:t>
      </w:r>
      <w:r w:rsidR="009636D4" w:rsidRPr="001B1C6B">
        <w:rPr>
          <w:rFonts w:ascii="Times New Roman" w:hAnsi="Times New Roman"/>
          <w:spacing w:val="4"/>
          <w:sz w:val="28"/>
          <w:szCs w:val="28"/>
          <w:lang w:val="pt-BR"/>
        </w:rPr>
        <w:t xml:space="preserve">ạt </w:t>
      </w:r>
      <w:r w:rsidRPr="001B1C6B">
        <w:rPr>
          <w:rFonts w:ascii="Times New Roman" w:hAnsi="Times New Roman"/>
          <w:spacing w:val="4"/>
          <w:sz w:val="28"/>
          <w:szCs w:val="28"/>
          <w:lang w:val="pt-BR"/>
        </w:rPr>
        <w:t>36,2 nghìn tỷ đồng, tăng 7,91%. Tình hình sản xuất cụ thể nh</w:t>
      </w:r>
      <w:r w:rsidRPr="001B1C6B">
        <w:rPr>
          <w:rFonts w:ascii="Times New Roman" w:hAnsi="Times New Roman" w:hint="eastAsia"/>
          <w:spacing w:val="4"/>
          <w:sz w:val="28"/>
          <w:szCs w:val="28"/>
          <w:lang w:val="pt-BR"/>
        </w:rPr>
        <w:t>ư</w:t>
      </w:r>
      <w:r w:rsidRPr="001B1C6B">
        <w:rPr>
          <w:rFonts w:ascii="Times New Roman" w:hAnsi="Times New Roman"/>
          <w:spacing w:val="4"/>
          <w:sz w:val="28"/>
          <w:szCs w:val="28"/>
          <w:lang w:val="pt-BR"/>
        </w:rPr>
        <w:t xml:space="preserve"> sau:</w:t>
      </w:r>
    </w:p>
    <w:p w14:paraId="7D4100CF" w14:textId="77777777" w:rsidR="006400C3" w:rsidRPr="00CC0260" w:rsidRDefault="006400C3" w:rsidP="001B1C6B">
      <w:pPr>
        <w:spacing w:before="40" w:after="40" w:line="310" w:lineRule="auto"/>
        <w:ind w:firstLine="539"/>
        <w:jc w:val="both"/>
        <w:rPr>
          <w:rFonts w:ascii="Times New Roman" w:hAnsi="Times New Roman"/>
          <w:b/>
          <w:sz w:val="28"/>
          <w:szCs w:val="28"/>
          <w:lang w:val="de-DE"/>
        </w:rPr>
      </w:pPr>
      <w:r w:rsidRPr="00CC0260">
        <w:rPr>
          <w:rFonts w:ascii="Times New Roman" w:hAnsi="Times New Roman"/>
          <w:b/>
          <w:i/>
          <w:sz w:val="28"/>
          <w:szCs w:val="28"/>
          <w:lang w:val="pt-BR"/>
        </w:rPr>
        <w:t>a. Nông nghiệp</w:t>
      </w:r>
    </w:p>
    <w:p w14:paraId="41C90FAB" w14:textId="77777777" w:rsidR="009636D4" w:rsidRPr="00890E28" w:rsidRDefault="00A37C5D" w:rsidP="001B1C6B">
      <w:pPr>
        <w:spacing w:before="40" w:after="40" w:line="310" w:lineRule="auto"/>
        <w:ind w:firstLine="539"/>
        <w:jc w:val="both"/>
        <w:rPr>
          <w:rFonts w:ascii="Times New Roman" w:hAnsi="Times New Roman"/>
          <w:spacing w:val="4"/>
          <w:sz w:val="28"/>
          <w:szCs w:val="28"/>
          <w:lang w:val="de-DE"/>
        </w:rPr>
      </w:pPr>
      <w:r w:rsidRPr="00890E28">
        <w:rPr>
          <w:rFonts w:ascii="Times New Roman" w:hAnsi="Times New Roman"/>
          <w:spacing w:val="4"/>
          <w:sz w:val="28"/>
          <w:szCs w:val="28"/>
          <w:lang w:val="de-DE"/>
        </w:rPr>
        <w:t>T</w:t>
      </w:r>
      <w:r w:rsidR="006400C3" w:rsidRPr="00890E28">
        <w:rPr>
          <w:rFonts w:ascii="Times New Roman" w:hAnsi="Times New Roman"/>
          <w:spacing w:val="4"/>
          <w:sz w:val="28"/>
          <w:szCs w:val="28"/>
          <w:lang w:val="de-DE"/>
        </w:rPr>
        <w:t>ính đến trung tuần tháng 9, cả nước đã thu hoạch 1,</w:t>
      </w:r>
      <w:r w:rsidR="008F66D8" w:rsidRPr="00890E28">
        <w:rPr>
          <w:rFonts w:ascii="Times New Roman" w:hAnsi="Times New Roman"/>
          <w:spacing w:val="4"/>
          <w:sz w:val="28"/>
          <w:szCs w:val="28"/>
          <w:lang w:val="de-DE"/>
        </w:rPr>
        <w:t>8</w:t>
      </w:r>
      <w:r w:rsidR="006400C3" w:rsidRPr="00890E28">
        <w:rPr>
          <w:rFonts w:ascii="Times New Roman" w:hAnsi="Times New Roman"/>
          <w:spacing w:val="4"/>
          <w:sz w:val="28"/>
          <w:szCs w:val="28"/>
          <w:lang w:val="de-DE"/>
        </w:rPr>
        <w:t xml:space="preserve"> triệu ha lúa hè thu, đạt </w:t>
      </w:r>
      <w:r w:rsidR="008F66D8" w:rsidRPr="00890E28">
        <w:rPr>
          <w:rFonts w:ascii="Times New Roman" w:hAnsi="Times New Roman"/>
          <w:spacing w:val="4"/>
          <w:sz w:val="28"/>
          <w:szCs w:val="28"/>
          <w:lang w:val="de-DE"/>
        </w:rPr>
        <w:t>76,3</w:t>
      </w:r>
      <w:r w:rsidR="006400C3" w:rsidRPr="00890E28">
        <w:rPr>
          <w:rFonts w:ascii="Times New Roman" w:hAnsi="Times New Roman"/>
          <w:spacing w:val="4"/>
          <w:sz w:val="28"/>
          <w:szCs w:val="28"/>
          <w:lang w:val="de-DE"/>
        </w:rPr>
        <w:t>%</w:t>
      </w:r>
      <w:r w:rsidRPr="00890E28">
        <w:rPr>
          <w:rFonts w:ascii="Times New Roman" w:hAnsi="Times New Roman"/>
          <w:spacing w:val="4"/>
          <w:sz w:val="28"/>
          <w:szCs w:val="28"/>
          <w:lang w:val="de-DE"/>
        </w:rPr>
        <w:t xml:space="preserve"> diện tích gieo cấy với </w:t>
      </w:r>
      <w:r w:rsidR="006400C3" w:rsidRPr="00890E28">
        <w:rPr>
          <w:rFonts w:ascii="Times New Roman" w:hAnsi="Times New Roman"/>
          <w:spacing w:val="4"/>
          <w:sz w:val="28"/>
          <w:szCs w:val="28"/>
          <w:lang w:val="de-DE"/>
        </w:rPr>
        <w:t>nă</w:t>
      </w:r>
      <w:r w:rsidR="009636D4" w:rsidRPr="00890E28">
        <w:rPr>
          <w:rFonts w:ascii="Times New Roman" w:hAnsi="Times New Roman"/>
          <w:spacing w:val="4"/>
          <w:sz w:val="28"/>
          <w:szCs w:val="28"/>
          <w:lang w:val="de-DE"/>
        </w:rPr>
        <w:t>ng suất ước tính đạt 47,8 tạ/ha</w:t>
      </w:r>
      <w:r w:rsidR="006400C3" w:rsidRPr="00890E28">
        <w:rPr>
          <w:rFonts w:ascii="Times New Roman" w:hAnsi="Times New Roman"/>
          <w:spacing w:val="4"/>
          <w:sz w:val="28"/>
          <w:szCs w:val="28"/>
          <w:lang w:val="de-DE"/>
        </w:rPr>
        <w:t xml:space="preserve"> </w:t>
      </w:r>
      <w:r w:rsidRPr="00890E28">
        <w:rPr>
          <w:rFonts w:ascii="Times New Roman" w:hAnsi="Times New Roman"/>
          <w:spacing w:val="4"/>
          <w:sz w:val="28"/>
          <w:szCs w:val="28"/>
          <w:lang w:val="de-DE"/>
        </w:rPr>
        <w:t xml:space="preserve">và </w:t>
      </w:r>
      <w:r w:rsidR="006400C3" w:rsidRPr="00890E28">
        <w:rPr>
          <w:rFonts w:ascii="Times New Roman" w:hAnsi="Times New Roman"/>
          <w:spacing w:val="4"/>
          <w:sz w:val="28"/>
          <w:szCs w:val="28"/>
          <w:lang w:val="de-DE"/>
        </w:rPr>
        <w:t>sản lượng đạt 11,3 triệu tấn (</w:t>
      </w:r>
      <w:r w:rsidR="006C2B75" w:rsidRPr="00890E28">
        <w:rPr>
          <w:rFonts w:ascii="Times New Roman" w:hAnsi="Times New Roman"/>
          <w:spacing w:val="4"/>
          <w:sz w:val="28"/>
          <w:szCs w:val="28"/>
          <w:lang w:val="de-DE"/>
        </w:rPr>
        <w:t>so với vụ hè thu n</w:t>
      </w:r>
      <w:r w:rsidR="006C2B75" w:rsidRPr="00890E28">
        <w:rPr>
          <w:rFonts w:ascii="Times New Roman" w:hAnsi="Times New Roman" w:hint="eastAsia"/>
          <w:spacing w:val="4"/>
          <w:sz w:val="28"/>
          <w:szCs w:val="28"/>
          <w:lang w:val="de-DE"/>
        </w:rPr>
        <w:t>ă</w:t>
      </w:r>
      <w:r w:rsidR="006C2B75" w:rsidRPr="00890E28">
        <w:rPr>
          <w:rFonts w:ascii="Times New Roman" w:hAnsi="Times New Roman"/>
          <w:spacing w:val="4"/>
          <w:sz w:val="28"/>
          <w:szCs w:val="28"/>
          <w:lang w:val="de-DE"/>
        </w:rPr>
        <w:t xml:space="preserve">m trước </w:t>
      </w:r>
      <w:r w:rsidR="009636D4" w:rsidRPr="00890E28">
        <w:rPr>
          <w:rFonts w:ascii="Times New Roman" w:hAnsi="Times New Roman"/>
          <w:spacing w:val="4"/>
          <w:sz w:val="28"/>
          <w:szCs w:val="28"/>
          <w:lang w:val="de-DE"/>
        </w:rPr>
        <w:t>n</w:t>
      </w:r>
      <w:r w:rsidR="009636D4" w:rsidRPr="00890E28">
        <w:rPr>
          <w:rFonts w:ascii="Times New Roman" w:hAnsi="Times New Roman" w:hint="eastAsia"/>
          <w:spacing w:val="4"/>
          <w:sz w:val="28"/>
          <w:szCs w:val="28"/>
          <w:lang w:val="de-DE"/>
        </w:rPr>
        <w:t>ă</w:t>
      </w:r>
      <w:r w:rsidR="009636D4" w:rsidRPr="00890E28">
        <w:rPr>
          <w:rFonts w:ascii="Times New Roman" w:hAnsi="Times New Roman"/>
          <w:spacing w:val="4"/>
          <w:sz w:val="28"/>
          <w:szCs w:val="28"/>
          <w:lang w:val="de-DE"/>
        </w:rPr>
        <w:t>ng suất t</w:t>
      </w:r>
      <w:r w:rsidR="009636D4" w:rsidRPr="00890E28">
        <w:rPr>
          <w:rFonts w:ascii="Times New Roman" w:hAnsi="Times New Roman" w:hint="eastAsia"/>
          <w:spacing w:val="4"/>
          <w:sz w:val="28"/>
          <w:szCs w:val="28"/>
          <w:lang w:val="de-DE"/>
        </w:rPr>
        <w:t>ă</w:t>
      </w:r>
      <w:r w:rsidR="009636D4" w:rsidRPr="00890E28">
        <w:rPr>
          <w:rFonts w:ascii="Times New Roman" w:hAnsi="Times New Roman"/>
          <w:spacing w:val="4"/>
          <w:sz w:val="28"/>
          <w:szCs w:val="28"/>
          <w:lang w:val="de-DE"/>
        </w:rPr>
        <w:t>ng 1,8 tạ/ha, sản l</w:t>
      </w:r>
      <w:r w:rsidR="009636D4" w:rsidRPr="00890E28">
        <w:rPr>
          <w:rFonts w:ascii="Times New Roman" w:hAnsi="Times New Roman" w:hint="eastAsia"/>
          <w:spacing w:val="4"/>
          <w:sz w:val="28"/>
          <w:szCs w:val="28"/>
          <w:lang w:val="de-DE"/>
        </w:rPr>
        <w:t>ư</w:t>
      </w:r>
      <w:r w:rsidR="009636D4" w:rsidRPr="00890E28">
        <w:rPr>
          <w:rFonts w:ascii="Times New Roman" w:hAnsi="Times New Roman"/>
          <w:spacing w:val="4"/>
          <w:sz w:val="28"/>
          <w:szCs w:val="28"/>
          <w:lang w:val="de-DE"/>
        </w:rPr>
        <w:t xml:space="preserve">ợng </w:t>
      </w:r>
      <w:r w:rsidR="006400C3" w:rsidRPr="00890E28">
        <w:rPr>
          <w:rFonts w:ascii="Times New Roman" w:hAnsi="Times New Roman"/>
          <w:spacing w:val="4"/>
          <w:sz w:val="28"/>
          <w:szCs w:val="28"/>
          <w:lang w:val="de-DE"/>
        </w:rPr>
        <w:t>tăng 1,13 triệu tấn)</w:t>
      </w:r>
      <w:r w:rsidRPr="00890E28">
        <w:rPr>
          <w:rFonts w:ascii="Times New Roman" w:hAnsi="Times New Roman"/>
          <w:spacing w:val="4"/>
          <w:sz w:val="28"/>
          <w:szCs w:val="28"/>
          <w:lang w:val="de-DE"/>
        </w:rPr>
        <w:t>,</w:t>
      </w:r>
      <w:r w:rsidR="006400C3" w:rsidRPr="00890E28">
        <w:rPr>
          <w:rFonts w:ascii="Times New Roman" w:hAnsi="Times New Roman"/>
          <w:spacing w:val="4"/>
          <w:sz w:val="28"/>
          <w:szCs w:val="28"/>
          <w:lang w:val="de-DE"/>
        </w:rPr>
        <w:t xml:space="preserve"> trong đó đồng bằng sông Cửu Long 9,2 triệu tấn (tăng 86,1 vạn tấn). Tính chung sản l</w:t>
      </w:r>
      <w:r w:rsidR="006400C3" w:rsidRPr="00890E28">
        <w:rPr>
          <w:rFonts w:ascii="Times New Roman" w:hAnsi="Times New Roman" w:hint="eastAsia"/>
          <w:spacing w:val="4"/>
          <w:sz w:val="28"/>
          <w:szCs w:val="28"/>
          <w:lang w:val="de-DE"/>
        </w:rPr>
        <w:t>ư</w:t>
      </w:r>
      <w:r w:rsidR="006400C3" w:rsidRPr="00890E28">
        <w:rPr>
          <w:rFonts w:ascii="Times New Roman" w:hAnsi="Times New Roman"/>
          <w:spacing w:val="4"/>
          <w:sz w:val="28"/>
          <w:szCs w:val="28"/>
          <w:lang w:val="de-DE"/>
        </w:rPr>
        <w:t xml:space="preserve">ợng lúa </w:t>
      </w:r>
      <w:r w:rsidR="006400C3" w:rsidRPr="00890E28">
        <w:rPr>
          <w:rFonts w:ascii="Times New Roman" w:hAnsi="Times New Roman" w:hint="eastAsia"/>
          <w:spacing w:val="4"/>
          <w:sz w:val="28"/>
          <w:szCs w:val="28"/>
          <w:lang w:val="de-DE"/>
        </w:rPr>
        <w:t>đ</w:t>
      </w:r>
      <w:r w:rsidR="006400C3" w:rsidRPr="00890E28">
        <w:rPr>
          <w:rFonts w:ascii="Times New Roman" w:hAnsi="Times New Roman"/>
          <w:spacing w:val="4"/>
          <w:sz w:val="28"/>
          <w:szCs w:val="28"/>
          <w:lang w:val="de-DE"/>
        </w:rPr>
        <w:t>ông xuân và hè thu n</w:t>
      </w:r>
      <w:r w:rsidR="006400C3" w:rsidRPr="00890E28">
        <w:rPr>
          <w:rFonts w:ascii="Times New Roman" w:hAnsi="Times New Roman" w:hint="eastAsia"/>
          <w:spacing w:val="4"/>
          <w:sz w:val="28"/>
          <w:szCs w:val="28"/>
          <w:lang w:val="de-DE"/>
        </w:rPr>
        <w:t>ă</w:t>
      </w:r>
      <w:r w:rsidR="006400C3" w:rsidRPr="00890E28">
        <w:rPr>
          <w:rFonts w:ascii="Times New Roman" w:hAnsi="Times New Roman"/>
          <w:spacing w:val="4"/>
          <w:sz w:val="28"/>
          <w:szCs w:val="28"/>
          <w:lang w:val="de-DE"/>
        </w:rPr>
        <w:t xml:space="preserve">m nay </w:t>
      </w:r>
      <w:r w:rsidR="006400C3" w:rsidRPr="00890E28">
        <w:rPr>
          <w:rFonts w:ascii="Times New Roman" w:hAnsi="Times New Roman" w:hint="eastAsia"/>
          <w:spacing w:val="4"/>
          <w:sz w:val="28"/>
          <w:szCs w:val="28"/>
          <w:lang w:val="de-DE"/>
        </w:rPr>
        <w:t>ư</w:t>
      </w:r>
      <w:r w:rsidR="006400C3" w:rsidRPr="00890E28">
        <w:rPr>
          <w:rFonts w:ascii="Times New Roman" w:hAnsi="Times New Roman"/>
          <w:spacing w:val="4"/>
          <w:sz w:val="28"/>
          <w:szCs w:val="28"/>
          <w:lang w:val="de-DE"/>
        </w:rPr>
        <w:t xml:space="preserve">ớc tính </w:t>
      </w:r>
      <w:r w:rsidR="006400C3" w:rsidRPr="00890E28">
        <w:rPr>
          <w:rFonts w:ascii="Times New Roman" w:hAnsi="Times New Roman" w:hint="eastAsia"/>
          <w:spacing w:val="4"/>
          <w:sz w:val="28"/>
          <w:szCs w:val="28"/>
          <w:lang w:val="de-DE"/>
        </w:rPr>
        <w:t>đ</w:t>
      </w:r>
      <w:r w:rsidR="006400C3" w:rsidRPr="00890E28">
        <w:rPr>
          <w:rFonts w:ascii="Times New Roman" w:hAnsi="Times New Roman"/>
          <w:spacing w:val="4"/>
          <w:sz w:val="28"/>
          <w:szCs w:val="28"/>
          <w:lang w:val="de-DE"/>
        </w:rPr>
        <w:t xml:space="preserve">ạt </w:t>
      </w:r>
      <w:r w:rsidR="00BC48C2" w:rsidRPr="00890E28">
        <w:rPr>
          <w:rFonts w:ascii="Times New Roman" w:hAnsi="Times New Roman"/>
          <w:spacing w:val="4"/>
          <w:sz w:val="28"/>
          <w:szCs w:val="28"/>
          <w:lang w:val="de-DE"/>
        </w:rPr>
        <w:t>2</w:t>
      </w:r>
      <w:r w:rsidR="009636D4" w:rsidRPr="00890E28">
        <w:rPr>
          <w:rFonts w:ascii="Times New Roman" w:hAnsi="Times New Roman"/>
          <w:spacing w:val="4"/>
          <w:sz w:val="28"/>
          <w:szCs w:val="28"/>
          <w:lang w:val="de-DE"/>
        </w:rPr>
        <w:t>9,6 triệu tấn,</w:t>
      </w:r>
      <w:r w:rsidR="006400C3" w:rsidRPr="00890E28">
        <w:rPr>
          <w:rFonts w:ascii="Times New Roman" w:hAnsi="Times New Roman"/>
          <w:spacing w:val="4"/>
          <w:sz w:val="28"/>
          <w:szCs w:val="28"/>
          <w:lang w:val="de-DE"/>
        </w:rPr>
        <w:t xml:space="preserve"> t</w:t>
      </w:r>
      <w:r w:rsidR="006400C3" w:rsidRPr="00890E28">
        <w:rPr>
          <w:rFonts w:ascii="Times New Roman" w:hAnsi="Times New Roman" w:hint="eastAsia"/>
          <w:spacing w:val="4"/>
          <w:sz w:val="28"/>
          <w:szCs w:val="28"/>
          <w:lang w:val="de-DE"/>
        </w:rPr>
        <w:t>ă</w:t>
      </w:r>
      <w:r w:rsidR="006400C3" w:rsidRPr="00890E28">
        <w:rPr>
          <w:rFonts w:ascii="Times New Roman" w:hAnsi="Times New Roman"/>
          <w:spacing w:val="4"/>
          <w:sz w:val="28"/>
          <w:szCs w:val="28"/>
          <w:lang w:val="de-DE"/>
        </w:rPr>
        <w:t>ng 2,4 triệu tấn</w:t>
      </w:r>
      <w:r w:rsidR="009636D4" w:rsidRPr="00890E28">
        <w:rPr>
          <w:rFonts w:ascii="Times New Roman" w:hAnsi="Times New Roman"/>
          <w:spacing w:val="4"/>
          <w:sz w:val="28"/>
          <w:szCs w:val="28"/>
          <w:lang w:val="de-DE"/>
        </w:rPr>
        <w:t xml:space="preserve"> so với n</w:t>
      </w:r>
      <w:r w:rsidR="009636D4" w:rsidRPr="00890E28">
        <w:rPr>
          <w:rFonts w:ascii="Times New Roman" w:hAnsi="Times New Roman" w:hint="eastAsia"/>
          <w:spacing w:val="4"/>
          <w:sz w:val="28"/>
          <w:szCs w:val="28"/>
          <w:lang w:val="de-DE"/>
        </w:rPr>
        <w:t>ă</w:t>
      </w:r>
      <w:r w:rsidR="009636D4" w:rsidRPr="00890E28">
        <w:rPr>
          <w:rFonts w:ascii="Times New Roman" w:hAnsi="Times New Roman"/>
          <w:spacing w:val="4"/>
          <w:sz w:val="28"/>
          <w:szCs w:val="28"/>
          <w:lang w:val="de-DE"/>
        </w:rPr>
        <w:t>m tr</w:t>
      </w:r>
      <w:r w:rsidR="009636D4" w:rsidRPr="00890E28">
        <w:rPr>
          <w:rFonts w:ascii="Times New Roman" w:hAnsi="Times New Roman" w:hint="eastAsia"/>
          <w:spacing w:val="4"/>
          <w:sz w:val="28"/>
          <w:szCs w:val="28"/>
          <w:lang w:val="de-DE"/>
        </w:rPr>
        <w:t>ư</w:t>
      </w:r>
      <w:r w:rsidR="009636D4" w:rsidRPr="00890E28">
        <w:rPr>
          <w:rFonts w:ascii="Times New Roman" w:hAnsi="Times New Roman"/>
          <w:spacing w:val="4"/>
          <w:sz w:val="28"/>
          <w:szCs w:val="28"/>
          <w:lang w:val="de-DE"/>
        </w:rPr>
        <w:t>ớc</w:t>
      </w:r>
      <w:r w:rsidR="006400C3" w:rsidRPr="00890E28">
        <w:rPr>
          <w:rFonts w:ascii="Times New Roman" w:hAnsi="Times New Roman"/>
          <w:spacing w:val="4"/>
          <w:sz w:val="28"/>
          <w:szCs w:val="28"/>
          <w:lang w:val="de-DE"/>
        </w:rPr>
        <w:t>. Hiện nay</w:t>
      </w:r>
      <w:r w:rsidR="009636D4" w:rsidRPr="00890E28">
        <w:rPr>
          <w:rFonts w:ascii="Times New Roman" w:hAnsi="Times New Roman"/>
          <w:spacing w:val="4"/>
          <w:sz w:val="28"/>
          <w:szCs w:val="28"/>
          <w:lang w:val="de-DE"/>
        </w:rPr>
        <w:t>,</w:t>
      </w:r>
      <w:r w:rsidR="006400C3" w:rsidRPr="00890E28">
        <w:rPr>
          <w:rFonts w:ascii="Times New Roman" w:hAnsi="Times New Roman"/>
          <w:spacing w:val="4"/>
          <w:sz w:val="28"/>
          <w:szCs w:val="28"/>
          <w:lang w:val="de-DE"/>
        </w:rPr>
        <w:t xml:space="preserve"> cả n</w:t>
      </w:r>
      <w:r w:rsidR="006400C3" w:rsidRPr="00890E28">
        <w:rPr>
          <w:rFonts w:ascii="Times New Roman" w:hAnsi="Times New Roman" w:hint="eastAsia"/>
          <w:spacing w:val="4"/>
          <w:sz w:val="28"/>
          <w:szCs w:val="28"/>
          <w:lang w:val="de-DE"/>
        </w:rPr>
        <w:t>ư</w:t>
      </w:r>
      <w:r w:rsidR="006400C3" w:rsidRPr="00890E28">
        <w:rPr>
          <w:rFonts w:ascii="Times New Roman" w:hAnsi="Times New Roman"/>
          <w:spacing w:val="4"/>
          <w:sz w:val="28"/>
          <w:szCs w:val="28"/>
          <w:lang w:val="de-DE"/>
        </w:rPr>
        <w:t xml:space="preserve">ớc đã cơ bản kết thúc gieo cấy lúa mùa, diện tích gieo trồng </w:t>
      </w:r>
      <w:r w:rsidR="006400C3" w:rsidRPr="00890E28">
        <w:rPr>
          <w:rFonts w:ascii="Times New Roman" w:hAnsi="Times New Roman" w:hint="eastAsia"/>
          <w:spacing w:val="4"/>
          <w:sz w:val="28"/>
          <w:szCs w:val="28"/>
          <w:lang w:val="de-DE"/>
        </w:rPr>
        <w:t>ư</w:t>
      </w:r>
      <w:r w:rsidR="006400C3" w:rsidRPr="00890E28">
        <w:rPr>
          <w:rFonts w:ascii="Times New Roman" w:hAnsi="Times New Roman"/>
          <w:spacing w:val="4"/>
          <w:sz w:val="28"/>
          <w:szCs w:val="28"/>
          <w:lang w:val="de-DE"/>
        </w:rPr>
        <w:t xml:space="preserve">ớc tính đạt 2004 nghìn ha, giảm 3,3 nghìn ha so với vụ mùa trước </w:t>
      </w:r>
      <w:r w:rsidRPr="00890E28">
        <w:rPr>
          <w:rFonts w:ascii="Times New Roman" w:hAnsi="Times New Roman"/>
          <w:spacing w:val="4"/>
          <w:sz w:val="28"/>
          <w:szCs w:val="28"/>
          <w:lang w:val="de-DE"/>
        </w:rPr>
        <w:t xml:space="preserve">chủ yếu </w:t>
      </w:r>
      <w:r w:rsidR="006400C3" w:rsidRPr="00890E28">
        <w:rPr>
          <w:rFonts w:ascii="Times New Roman" w:hAnsi="Times New Roman"/>
          <w:spacing w:val="4"/>
          <w:sz w:val="28"/>
          <w:szCs w:val="28"/>
          <w:lang w:val="de-DE"/>
        </w:rPr>
        <w:t xml:space="preserve">do mưa lũ tại các tỉnh miền núi phía Bắc, duyên </w:t>
      </w:r>
      <w:r w:rsidRPr="00890E28">
        <w:rPr>
          <w:rFonts w:ascii="Times New Roman" w:hAnsi="Times New Roman"/>
          <w:spacing w:val="4"/>
          <w:sz w:val="28"/>
          <w:szCs w:val="28"/>
          <w:lang w:val="de-DE"/>
        </w:rPr>
        <w:t>h</w:t>
      </w:r>
      <w:r w:rsidR="006400C3" w:rsidRPr="00890E28">
        <w:rPr>
          <w:rFonts w:ascii="Times New Roman" w:hAnsi="Times New Roman"/>
          <w:spacing w:val="4"/>
          <w:sz w:val="28"/>
          <w:szCs w:val="28"/>
          <w:lang w:val="de-DE"/>
        </w:rPr>
        <w:t>ải Nam Trung Bộ và Đông Nam Bộ làm một số diện tích gieo cấy bị hỏng.</w:t>
      </w:r>
    </w:p>
    <w:p w14:paraId="596AE05F" w14:textId="77777777" w:rsidR="004D5AA5" w:rsidRPr="00CC0260" w:rsidRDefault="006400C3" w:rsidP="001B1C6B">
      <w:pPr>
        <w:spacing w:before="40" w:after="40" w:line="310" w:lineRule="auto"/>
        <w:ind w:firstLine="539"/>
        <w:jc w:val="both"/>
        <w:rPr>
          <w:rFonts w:ascii="Times New Roman" w:hAnsi="Times New Roman"/>
          <w:sz w:val="28"/>
          <w:szCs w:val="28"/>
          <w:lang w:val="de-DE"/>
        </w:rPr>
      </w:pPr>
      <w:r w:rsidRPr="00CC0260">
        <w:rPr>
          <w:rFonts w:ascii="Times New Roman" w:hAnsi="Times New Roman"/>
          <w:sz w:val="28"/>
          <w:szCs w:val="28"/>
          <w:lang w:val="de-DE"/>
        </w:rPr>
        <w:t xml:space="preserve">Nếu những tháng cuối năm, vụ mùa không bị ảnh hưởng </w:t>
      </w:r>
      <w:r w:rsidR="00312B9B">
        <w:rPr>
          <w:rFonts w:ascii="Times New Roman" w:hAnsi="Times New Roman"/>
          <w:sz w:val="28"/>
          <w:szCs w:val="28"/>
          <w:lang w:val="de-DE"/>
        </w:rPr>
        <w:t>b</w:t>
      </w:r>
      <w:r w:rsidR="00312B9B" w:rsidRPr="00312B9B">
        <w:rPr>
          <w:rFonts w:ascii="Times New Roman" w:hAnsi="Times New Roman"/>
          <w:sz w:val="28"/>
          <w:szCs w:val="28"/>
          <w:lang w:val="de-DE"/>
        </w:rPr>
        <w:t>ởi</w:t>
      </w:r>
      <w:r w:rsidRPr="00CC0260">
        <w:rPr>
          <w:rFonts w:ascii="Times New Roman" w:hAnsi="Times New Roman"/>
          <w:sz w:val="28"/>
          <w:szCs w:val="28"/>
          <w:lang w:val="de-DE"/>
        </w:rPr>
        <w:t xml:space="preserve"> thời tiết và sâu bệnh thì sản lượng </w:t>
      </w:r>
      <w:r w:rsidR="00A37C5D" w:rsidRPr="00CC0260">
        <w:rPr>
          <w:rFonts w:ascii="Times New Roman" w:hAnsi="Times New Roman"/>
          <w:sz w:val="28"/>
          <w:szCs w:val="28"/>
          <w:lang w:val="de-DE"/>
        </w:rPr>
        <w:t xml:space="preserve">có thể </w:t>
      </w:r>
      <w:r w:rsidR="00A37C5D" w:rsidRPr="00CC0260">
        <w:rPr>
          <w:rFonts w:ascii="Times New Roman" w:hAnsi="Times New Roman" w:hint="eastAsia"/>
          <w:sz w:val="28"/>
          <w:szCs w:val="28"/>
          <w:lang w:val="de-DE"/>
        </w:rPr>
        <w:t>đ</w:t>
      </w:r>
      <w:r w:rsidR="00A37C5D" w:rsidRPr="00CC0260">
        <w:rPr>
          <w:rFonts w:ascii="Times New Roman" w:hAnsi="Times New Roman"/>
          <w:sz w:val="28"/>
          <w:szCs w:val="28"/>
          <w:lang w:val="de-DE"/>
        </w:rPr>
        <w:t>ạt gần 9 triệu tấn và sản l</w:t>
      </w:r>
      <w:r w:rsidR="00A37C5D" w:rsidRPr="00CC0260">
        <w:rPr>
          <w:rFonts w:ascii="Times New Roman" w:hAnsi="Times New Roman" w:hint="eastAsia"/>
          <w:sz w:val="28"/>
          <w:szCs w:val="28"/>
          <w:lang w:val="de-DE"/>
        </w:rPr>
        <w:t>ư</w:t>
      </w:r>
      <w:r w:rsidR="00A37C5D" w:rsidRPr="00CC0260">
        <w:rPr>
          <w:rFonts w:ascii="Times New Roman" w:hAnsi="Times New Roman"/>
          <w:sz w:val="28"/>
          <w:szCs w:val="28"/>
          <w:lang w:val="de-DE"/>
        </w:rPr>
        <w:t xml:space="preserve">ợng </w:t>
      </w:r>
      <w:r w:rsidRPr="00CC0260">
        <w:rPr>
          <w:rFonts w:ascii="Times New Roman" w:hAnsi="Times New Roman"/>
          <w:sz w:val="28"/>
          <w:szCs w:val="28"/>
          <w:lang w:val="de-DE"/>
        </w:rPr>
        <w:t xml:space="preserve">lúa cả năm ước tính đạt 38,6 triệu tấn, tăng 2,6 triệu tấn so với năm 2007. </w:t>
      </w:r>
      <w:r w:rsidR="004D5AA5" w:rsidRPr="00CC0260">
        <w:rPr>
          <w:rFonts w:ascii="Times New Roman" w:hAnsi="Times New Roman"/>
          <w:sz w:val="28"/>
          <w:szCs w:val="28"/>
          <w:lang w:val="de-DE"/>
        </w:rPr>
        <w:t>Do sản l</w:t>
      </w:r>
      <w:r w:rsidR="004D5AA5" w:rsidRPr="00CC0260">
        <w:rPr>
          <w:rFonts w:ascii="Times New Roman" w:hAnsi="Times New Roman" w:hint="eastAsia"/>
          <w:sz w:val="28"/>
          <w:szCs w:val="28"/>
          <w:lang w:val="de-DE"/>
        </w:rPr>
        <w:t>ư</w:t>
      </w:r>
      <w:r w:rsidR="004D5AA5" w:rsidRPr="00CC0260">
        <w:rPr>
          <w:rFonts w:ascii="Times New Roman" w:hAnsi="Times New Roman"/>
          <w:sz w:val="28"/>
          <w:szCs w:val="28"/>
          <w:lang w:val="de-DE"/>
        </w:rPr>
        <w:t>ợng lúa t</w:t>
      </w:r>
      <w:r w:rsidR="004D5AA5" w:rsidRPr="00CC0260">
        <w:rPr>
          <w:rFonts w:ascii="Times New Roman" w:hAnsi="Times New Roman" w:hint="eastAsia"/>
          <w:sz w:val="28"/>
          <w:szCs w:val="28"/>
          <w:lang w:val="de-DE"/>
        </w:rPr>
        <w:t>ă</w:t>
      </w:r>
      <w:r w:rsidR="00890E28">
        <w:rPr>
          <w:rFonts w:ascii="Times New Roman" w:hAnsi="Times New Roman"/>
          <w:sz w:val="28"/>
          <w:szCs w:val="28"/>
          <w:lang w:val="de-DE"/>
        </w:rPr>
        <w:t>ng cao</w:t>
      </w:r>
      <w:r w:rsidR="004D5AA5" w:rsidRPr="00CC0260">
        <w:rPr>
          <w:rFonts w:ascii="Times New Roman" w:hAnsi="Times New Roman"/>
          <w:sz w:val="28"/>
          <w:szCs w:val="28"/>
          <w:lang w:val="de-DE"/>
        </w:rPr>
        <w:t xml:space="preserve"> </w:t>
      </w:r>
      <w:r w:rsidR="004D5AA5" w:rsidRPr="00CC0260">
        <w:rPr>
          <w:rFonts w:ascii="Times New Roman" w:hAnsi="Times New Roman" w:hint="eastAsia"/>
          <w:sz w:val="28"/>
          <w:szCs w:val="28"/>
          <w:lang w:val="de-DE"/>
        </w:rPr>
        <w:t>n</w:t>
      </w:r>
      <w:r w:rsidR="004D5AA5" w:rsidRPr="00CC0260">
        <w:rPr>
          <w:rFonts w:ascii="Times New Roman" w:hAnsi="Times New Roman"/>
          <w:sz w:val="28"/>
          <w:szCs w:val="28"/>
          <w:lang w:val="de-DE"/>
        </w:rPr>
        <w:t xml:space="preserve">ên mặc dù các ngân hàng và các doanh nghiệp kinh doanh lúa gạo </w:t>
      </w:r>
      <w:r w:rsidR="004D5AA5" w:rsidRPr="00CC0260">
        <w:rPr>
          <w:rFonts w:ascii="Times New Roman" w:hAnsi="Times New Roman" w:hint="eastAsia"/>
          <w:sz w:val="28"/>
          <w:szCs w:val="28"/>
          <w:lang w:val="de-DE"/>
        </w:rPr>
        <w:t>đ</w:t>
      </w:r>
      <w:r w:rsidR="004D5AA5" w:rsidRPr="00CC0260">
        <w:rPr>
          <w:rFonts w:ascii="Times New Roman" w:hAnsi="Times New Roman"/>
          <w:sz w:val="28"/>
          <w:szCs w:val="28"/>
          <w:lang w:val="de-DE"/>
        </w:rPr>
        <w:t xml:space="preserve">ã thực hiện sự chỉ </w:t>
      </w:r>
      <w:r w:rsidR="004D5AA5" w:rsidRPr="00CC0260">
        <w:rPr>
          <w:rFonts w:ascii="Times New Roman" w:hAnsi="Times New Roman" w:hint="eastAsia"/>
          <w:sz w:val="28"/>
          <w:szCs w:val="28"/>
          <w:lang w:val="de-DE"/>
        </w:rPr>
        <w:t>đ</w:t>
      </w:r>
      <w:r w:rsidR="004D5AA5" w:rsidRPr="00CC0260">
        <w:rPr>
          <w:rFonts w:ascii="Times New Roman" w:hAnsi="Times New Roman"/>
          <w:sz w:val="28"/>
          <w:szCs w:val="28"/>
          <w:lang w:val="de-DE"/>
        </w:rPr>
        <w:t xml:space="preserve">ạo của Chính phủ </w:t>
      </w:r>
      <w:r w:rsidR="004D5AA5" w:rsidRPr="00CC0260">
        <w:rPr>
          <w:rFonts w:ascii="Times New Roman" w:hAnsi="Times New Roman" w:hint="eastAsia"/>
          <w:sz w:val="28"/>
          <w:szCs w:val="28"/>
          <w:lang w:val="de-DE"/>
        </w:rPr>
        <w:t>đ</w:t>
      </w:r>
      <w:r w:rsidR="004D5AA5" w:rsidRPr="00CC0260">
        <w:rPr>
          <w:rFonts w:ascii="Times New Roman" w:hAnsi="Times New Roman"/>
          <w:sz w:val="28"/>
          <w:szCs w:val="28"/>
          <w:lang w:val="de-DE"/>
        </w:rPr>
        <w:t>ẩy mạnh thu mua lúa cho nông dân nh</w:t>
      </w:r>
      <w:r w:rsidR="004D5AA5" w:rsidRPr="00CC0260">
        <w:rPr>
          <w:rFonts w:ascii="Times New Roman" w:hAnsi="Times New Roman" w:hint="eastAsia"/>
          <w:sz w:val="28"/>
          <w:szCs w:val="28"/>
          <w:lang w:val="de-DE"/>
        </w:rPr>
        <w:t>ư</w:t>
      </w:r>
      <w:r w:rsidR="004D5AA5" w:rsidRPr="00CC0260">
        <w:rPr>
          <w:rFonts w:ascii="Times New Roman" w:hAnsi="Times New Roman"/>
          <w:sz w:val="28"/>
          <w:szCs w:val="28"/>
          <w:lang w:val="de-DE"/>
        </w:rPr>
        <w:t xml:space="preserve">ng lúa hàng hoá vùng </w:t>
      </w:r>
      <w:r w:rsidR="004D5AA5" w:rsidRPr="00CC0260">
        <w:rPr>
          <w:rFonts w:ascii="Times New Roman" w:hAnsi="Times New Roman" w:hint="eastAsia"/>
          <w:sz w:val="28"/>
          <w:szCs w:val="28"/>
          <w:lang w:val="de-DE"/>
        </w:rPr>
        <w:t>đ</w:t>
      </w:r>
      <w:r w:rsidR="004D5AA5" w:rsidRPr="00CC0260">
        <w:rPr>
          <w:rFonts w:ascii="Times New Roman" w:hAnsi="Times New Roman"/>
          <w:sz w:val="28"/>
          <w:szCs w:val="28"/>
          <w:lang w:val="de-DE"/>
        </w:rPr>
        <w:t xml:space="preserve">ồng bằng sông Cửu Long vẫn tồn </w:t>
      </w:r>
      <w:r w:rsidR="004D5AA5" w:rsidRPr="00CC0260">
        <w:rPr>
          <w:rFonts w:ascii="Times New Roman" w:hAnsi="Times New Roman" w:hint="eastAsia"/>
          <w:sz w:val="28"/>
          <w:szCs w:val="28"/>
          <w:lang w:val="de-DE"/>
        </w:rPr>
        <w:t>đ</w:t>
      </w:r>
      <w:r w:rsidR="004D5AA5" w:rsidRPr="00CC0260">
        <w:rPr>
          <w:rFonts w:ascii="Times New Roman" w:hAnsi="Times New Roman"/>
          <w:sz w:val="28"/>
          <w:szCs w:val="28"/>
          <w:lang w:val="de-DE"/>
        </w:rPr>
        <w:t>ọng lớn</w:t>
      </w:r>
      <w:r w:rsidR="00590AEE" w:rsidRPr="00CC0260">
        <w:rPr>
          <w:rFonts w:ascii="Times New Roman" w:hAnsi="Times New Roman"/>
          <w:sz w:val="28"/>
          <w:szCs w:val="28"/>
          <w:lang w:val="de-DE"/>
        </w:rPr>
        <w:t>.</w:t>
      </w:r>
    </w:p>
    <w:p w14:paraId="742E80C3" w14:textId="77777777" w:rsidR="006400C3" w:rsidRPr="00CC0260" w:rsidRDefault="006400C3" w:rsidP="00E33B1F">
      <w:pPr>
        <w:spacing w:before="40" w:after="40" w:line="293" w:lineRule="auto"/>
        <w:ind w:firstLine="539"/>
        <w:jc w:val="both"/>
        <w:rPr>
          <w:rFonts w:ascii="Times New Roman" w:hAnsi="Times New Roman"/>
          <w:sz w:val="28"/>
          <w:szCs w:val="28"/>
          <w:lang w:val="de-DE"/>
        </w:rPr>
      </w:pPr>
      <w:r w:rsidRPr="00CC0260">
        <w:rPr>
          <w:rFonts w:ascii="Times New Roman" w:hAnsi="Times New Roman"/>
          <w:sz w:val="28"/>
          <w:szCs w:val="28"/>
          <w:lang w:val="de-DE"/>
        </w:rPr>
        <w:lastRenderedPageBreak/>
        <w:t xml:space="preserve">Chăn nuôi gia súc, gia cầm tuy bị ảnh hưởng bởi dịch bệnh và rét đậm, rét hại đầu năm </w:t>
      </w:r>
      <w:r w:rsidR="00A37C5D" w:rsidRPr="00CC0260">
        <w:rPr>
          <w:rFonts w:ascii="Times New Roman" w:hAnsi="Times New Roman"/>
          <w:sz w:val="28"/>
          <w:szCs w:val="28"/>
          <w:lang w:val="de-DE"/>
        </w:rPr>
        <w:t xml:space="preserve">ở nhiều </w:t>
      </w:r>
      <w:r w:rsidR="00A37C5D" w:rsidRPr="00CC0260">
        <w:rPr>
          <w:rFonts w:ascii="Times New Roman" w:hAnsi="Times New Roman" w:hint="eastAsia"/>
          <w:sz w:val="28"/>
          <w:szCs w:val="28"/>
          <w:lang w:val="de-DE"/>
        </w:rPr>
        <w:t>đ</w:t>
      </w:r>
      <w:r w:rsidR="00A37C5D" w:rsidRPr="00CC0260">
        <w:rPr>
          <w:rFonts w:ascii="Times New Roman" w:hAnsi="Times New Roman"/>
          <w:sz w:val="28"/>
          <w:szCs w:val="28"/>
          <w:lang w:val="de-DE"/>
        </w:rPr>
        <w:t>ịa ph</w:t>
      </w:r>
      <w:r w:rsidR="00A37C5D" w:rsidRPr="00CC0260">
        <w:rPr>
          <w:rFonts w:ascii="Times New Roman" w:hAnsi="Times New Roman" w:hint="eastAsia"/>
          <w:sz w:val="28"/>
          <w:szCs w:val="28"/>
          <w:lang w:val="de-DE"/>
        </w:rPr>
        <w:t>ươ</w:t>
      </w:r>
      <w:r w:rsidR="00A37C5D" w:rsidRPr="00CC0260">
        <w:rPr>
          <w:rFonts w:ascii="Times New Roman" w:hAnsi="Times New Roman"/>
          <w:sz w:val="28"/>
          <w:szCs w:val="28"/>
          <w:lang w:val="de-DE"/>
        </w:rPr>
        <w:t xml:space="preserve">ng phía Bắc </w:t>
      </w:r>
      <w:r w:rsidRPr="00CC0260">
        <w:rPr>
          <w:rFonts w:ascii="Times New Roman" w:hAnsi="Times New Roman"/>
          <w:sz w:val="28"/>
          <w:szCs w:val="28"/>
          <w:lang w:val="de-DE"/>
        </w:rPr>
        <w:t xml:space="preserve">nhưng nhờ sự phối hợp chặt chẽ giữa các cấp, các ngành </w:t>
      </w:r>
      <w:r w:rsidR="009636D4" w:rsidRPr="00CC0260">
        <w:rPr>
          <w:rFonts w:ascii="Times New Roman" w:hAnsi="Times New Roman"/>
          <w:sz w:val="28"/>
          <w:szCs w:val="28"/>
          <w:lang w:val="de-DE"/>
        </w:rPr>
        <w:t xml:space="preserve">và triển khai kịp thời công tác khắc phục hậu quả </w:t>
      </w:r>
      <w:r w:rsidR="00094C50">
        <w:rPr>
          <w:rFonts w:ascii="Times New Roman" w:hAnsi="Times New Roman"/>
          <w:sz w:val="28"/>
          <w:szCs w:val="28"/>
          <w:lang w:val="de-DE"/>
        </w:rPr>
        <w:t xml:space="preserve">trong </w:t>
      </w:r>
      <w:r w:rsidRPr="00CC0260">
        <w:rPr>
          <w:rFonts w:ascii="Times New Roman" w:hAnsi="Times New Roman"/>
          <w:sz w:val="28"/>
          <w:szCs w:val="28"/>
          <w:lang w:val="de-DE"/>
        </w:rPr>
        <w:t xml:space="preserve">phòng chống dịch nên chăn nuôi </w:t>
      </w:r>
      <w:r w:rsidR="00A37C5D" w:rsidRPr="00CC0260">
        <w:rPr>
          <w:rFonts w:ascii="Times New Roman" w:hAnsi="Times New Roman"/>
          <w:sz w:val="28"/>
          <w:szCs w:val="28"/>
          <w:lang w:val="de-DE"/>
        </w:rPr>
        <w:t xml:space="preserve">vẫn duy trì </w:t>
      </w:r>
      <w:r w:rsidR="00A37C5D" w:rsidRPr="00CC0260">
        <w:rPr>
          <w:rFonts w:ascii="Times New Roman" w:hAnsi="Times New Roman" w:hint="eastAsia"/>
          <w:sz w:val="28"/>
          <w:szCs w:val="28"/>
          <w:lang w:val="de-DE"/>
        </w:rPr>
        <w:t>đư</w:t>
      </w:r>
      <w:r w:rsidR="00A37C5D" w:rsidRPr="00CC0260">
        <w:rPr>
          <w:rFonts w:ascii="Times New Roman" w:hAnsi="Times New Roman"/>
          <w:sz w:val="28"/>
          <w:szCs w:val="28"/>
          <w:lang w:val="de-DE"/>
        </w:rPr>
        <w:t>ợc</w:t>
      </w:r>
      <w:r w:rsidRPr="00CC0260">
        <w:rPr>
          <w:rFonts w:ascii="Times New Roman" w:hAnsi="Times New Roman"/>
          <w:sz w:val="28"/>
          <w:szCs w:val="28"/>
          <w:lang w:val="de-DE"/>
        </w:rPr>
        <w:t xml:space="preserve"> xu hướng phát triển. </w:t>
      </w:r>
      <w:r w:rsidRPr="00CC0260">
        <w:rPr>
          <w:rFonts w:ascii="Times New Roman" w:hAnsi="Times New Roman" w:hint="eastAsia"/>
          <w:sz w:val="28"/>
          <w:szCs w:val="28"/>
          <w:lang w:val="de-DE"/>
        </w:rPr>
        <w:t>Đ</w:t>
      </w:r>
      <w:r w:rsidRPr="00CC0260">
        <w:rPr>
          <w:rFonts w:ascii="Times New Roman" w:hAnsi="Times New Roman"/>
          <w:sz w:val="28"/>
          <w:szCs w:val="28"/>
          <w:lang w:val="de-DE"/>
        </w:rPr>
        <w:t xml:space="preserve">àn trâu cả nước </w:t>
      </w:r>
      <w:r w:rsidR="00A37C5D" w:rsidRPr="00CC0260">
        <w:rPr>
          <w:rFonts w:ascii="Times New Roman" w:hAnsi="Times New Roman"/>
          <w:sz w:val="28"/>
          <w:szCs w:val="28"/>
          <w:lang w:val="de-DE"/>
        </w:rPr>
        <w:t>không giảm</w:t>
      </w:r>
      <w:r w:rsidRPr="00CC0260">
        <w:rPr>
          <w:rFonts w:ascii="Times New Roman" w:hAnsi="Times New Roman"/>
          <w:sz w:val="28"/>
          <w:szCs w:val="28"/>
          <w:lang w:val="de-DE"/>
        </w:rPr>
        <w:t>; đàn bò tăng 3-4%; đàn lợn tăng 1%; đàn gia cầm tăng 6-7%. Dịch bệnh trên gia súc, g</w:t>
      </w:r>
      <w:r w:rsidR="00A37C5D" w:rsidRPr="00CC0260">
        <w:rPr>
          <w:rFonts w:ascii="Times New Roman" w:hAnsi="Times New Roman"/>
          <w:sz w:val="28"/>
          <w:szCs w:val="28"/>
          <w:lang w:val="de-DE"/>
        </w:rPr>
        <w:t>ia cầm cơ bản đã được khống chế.</w:t>
      </w:r>
      <w:r w:rsidRPr="00CC0260">
        <w:rPr>
          <w:rFonts w:ascii="Times New Roman" w:hAnsi="Times New Roman"/>
          <w:sz w:val="28"/>
          <w:szCs w:val="28"/>
          <w:lang w:val="de-DE"/>
        </w:rPr>
        <w:t xml:space="preserve"> </w:t>
      </w:r>
      <w:r w:rsidR="00A37C5D" w:rsidRPr="00CC0260">
        <w:rPr>
          <w:rFonts w:ascii="Times New Roman" w:hAnsi="Times New Roman"/>
          <w:sz w:val="28"/>
          <w:szCs w:val="28"/>
          <w:lang w:val="de-DE"/>
        </w:rPr>
        <w:t>T</w:t>
      </w:r>
      <w:r w:rsidRPr="00CC0260">
        <w:rPr>
          <w:rFonts w:ascii="Times New Roman" w:hAnsi="Times New Roman"/>
          <w:sz w:val="28"/>
          <w:szCs w:val="28"/>
          <w:lang w:val="de-DE"/>
        </w:rPr>
        <w:t xml:space="preserve">ính đến ngày 23/9/2008, </w:t>
      </w:r>
      <w:r w:rsidR="009636D4" w:rsidRPr="00CC0260">
        <w:rPr>
          <w:rFonts w:ascii="Times New Roman" w:hAnsi="Times New Roman"/>
          <w:sz w:val="28"/>
          <w:szCs w:val="28"/>
          <w:lang w:val="de-DE"/>
        </w:rPr>
        <w:t xml:space="preserve">trong </w:t>
      </w:r>
      <w:r w:rsidRPr="00CC0260">
        <w:rPr>
          <w:rFonts w:ascii="Times New Roman" w:hAnsi="Times New Roman"/>
          <w:sz w:val="28"/>
          <w:szCs w:val="28"/>
          <w:lang w:val="de-DE"/>
        </w:rPr>
        <w:t xml:space="preserve">cả nước </w:t>
      </w:r>
      <w:r w:rsidR="00A37C5D" w:rsidRPr="00CC0260">
        <w:rPr>
          <w:rFonts w:ascii="Times New Roman" w:hAnsi="Times New Roman"/>
          <w:sz w:val="28"/>
          <w:szCs w:val="28"/>
          <w:lang w:val="de-DE"/>
        </w:rPr>
        <w:t xml:space="preserve">chỉ </w:t>
      </w:r>
      <w:r w:rsidRPr="00CC0260">
        <w:rPr>
          <w:rFonts w:ascii="Times New Roman" w:hAnsi="Times New Roman"/>
          <w:sz w:val="28"/>
          <w:szCs w:val="28"/>
          <w:lang w:val="de-DE"/>
        </w:rPr>
        <w:t xml:space="preserve">còn </w:t>
      </w:r>
      <w:r w:rsidR="009636D4" w:rsidRPr="00CC0260">
        <w:rPr>
          <w:rFonts w:ascii="Times New Roman" w:hAnsi="Times New Roman"/>
          <w:sz w:val="28"/>
          <w:szCs w:val="28"/>
          <w:lang w:val="de-DE"/>
        </w:rPr>
        <w:t xml:space="preserve">tỉnh </w:t>
      </w:r>
      <w:r w:rsidRPr="00CC0260">
        <w:rPr>
          <w:rFonts w:ascii="Times New Roman" w:hAnsi="Times New Roman"/>
          <w:sz w:val="28"/>
          <w:szCs w:val="28"/>
          <w:lang w:val="de-DE"/>
        </w:rPr>
        <w:t xml:space="preserve">Bến Tre có dịch cúm gia cầm; </w:t>
      </w:r>
      <w:r w:rsidR="009636D4" w:rsidRPr="00CC0260">
        <w:rPr>
          <w:rFonts w:ascii="Times New Roman" w:hAnsi="Times New Roman"/>
          <w:sz w:val="28"/>
          <w:szCs w:val="28"/>
          <w:lang w:val="de-DE"/>
        </w:rPr>
        <w:t xml:space="preserve">tỉnh </w:t>
      </w:r>
      <w:r w:rsidRPr="00CC0260">
        <w:rPr>
          <w:rFonts w:ascii="Times New Roman" w:hAnsi="Times New Roman"/>
          <w:sz w:val="28"/>
          <w:szCs w:val="28"/>
          <w:lang w:val="de-DE"/>
        </w:rPr>
        <w:t xml:space="preserve">Hà Tĩnh có dịch lở mồm long móng và </w:t>
      </w:r>
      <w:r w:rsidR="003D5B8F">
        <w:rPr>
          <w:rFonts w:ascii="Times New Roman" w:hAnsi="Times New Roman"/>
          <w:sz w:val="28"/>
          <w:szCs w:val="28"/>
          <w:lang w:val="de-DE"/>
        </w:rPr>
        <w:t>t</w:t>
      </w:r>
      <w:r w:rsidR="003D5B8F" w:rsidRPr="003D5B8F">
        <w:rPr>
          <w:rFonts w:ascii="Times New Roman" w:hAnsi="Times New Roman"/>
          <w:sz w:val="28"/>
          <w:szCs w:val="28"/>
          <w:lang w:val="de-DE"/>
        </w:rPr>
        <w:t>ỉnh</w:t>
      </w:r>
      <w:r w:rsidR="003D5B8F">
        <w:rPr>
          <w:rFonts w:ascii="Times New Roman" w:hAnsi="Times New Roman"/>
          <w:sz w:val="28"/>
          <w:szCs w:val="28"/>
          <w:lang w:val="de-DE"/>
        </w:rPr>
        <w:t xml:space="preserve"> </w:t>
      </w:r>
      <w:r w:rsidRPr="00CC0260">
        <w:rPr>
          <w:rFonts w:ascii="Times New Roman" w:hAnsi="Times New Roman"/>
          <w:sz w:val="28"/>
          <w:szCs w:val="28"/>
          <w:lang w:val="de-DE"/>
        </w:rPr>
        <w:t>Cà Mau có dịch bệnh tai xanh chưa qua 21 ngày.</w:t>
      </w:r>
      <w:r w:rsidR="00A37C5D" w:rsidRPr="00CC0260">
        <w:rPr>
          <w:rFonts w:ascii="Times New Roman" w:hAnsi="Times New Roman"/>
          <w:sz w:val="28"/>
          <w:szCs w:val="28"/>
          <w:lang w:val="de-DE"/>
        </w:rPr>
        <w:t xml:space="preserve"> Tuy nhiên, </w:t>
      </w:r>
      <w:r w:rsidR="009636D4" w:rsidRPr="00CC0260">
        <w:rPr>
          <w:rFonts w:ascii="Times New Roman" w:hAnsi="Times New Roman"/>
          <w:sz w:val="28"/>
          <w:szCs w:val="28"/>
          <w:lang w:val="de-DE"/>
        </w:rPr>
        <w:t xml:space="preserve">hiện nay hình thức </w:t>
      </w:r>
      <w:r w:rsidR="00A37C5D" w:rsidRPr="00CC0260">
        <w:rPr>
          <w:rFonts w:ascii="Times New Roman" w:hAnsi="Times New Roman"/>
          <w:sz w:val="28"/>
          <w:szCs w:val="28"/>
          <w:lang w:val="de-DE"/>
        </w:rPr>
        <w:t>ch</w:t>
      </w:r>
      <w:r w:rsidR="00A37C5D" w:rsidRPr="00CC0260">
        <w:rPr>
          <w:rFonts w:ascii="Times New Roman" w:hAnsi="Times New Roman" w:hint="eastAsia"/>
          <w:sz w:val="28"/>
          <w:szCs w:val="28"/>
          <w:lang w:val="de-DE"/>
        </w:rPr>
        <w:t>ă</w:t>
      </w:r>
      <w:r w:rsidR="00A37C5D" w:rsidRPr="00CC0260">
        <w:rPr>
          <w:rFonts w:ascii="Times New Roman" w:hAnsi="Times New Roman"/>
          <w:sz w:val="28"/>
          <w:szCs w:val="28"/>
          <w:lang w:val="de-DE"/>
        </w:rPr>
        <w:t xml:space="preserve">n nuôi nhỏ lẻ tại các hộ gia </w:t>
      </w:r>
      <w:r w:rsidR="00A37C5D" w:rsidRPr="00CC0260">
        <w:rPr>
          <w:rFonts w:ascii="Times New Roman" w:hAnsi="Times New Roman" w:hint="eastAsia"/>
          <w:sz w:val="28"/>
          <w:szCs w:val="28"/>
          <w:lang w:val="de-DE"/>
        </w:rPr>
        <w:t>đ</w:t>
      </w:r>
      <w:r w:rsidR="00A37C5D" w:rsidRPr="00CC0260">
        <w:rPr>
          <w:rFonts w:ascii="Times New Roman" w:hAnsi="Times New Roman"/>
          <w:sz w:val="28"/>
          <w:szCs w:val="28"/>
          <w:lang w:val="de-DE"/>
        </w:rPr>
        <w:t xml:space="preserve">ình </w:t>
      </w:r>
      <w:r w:rsidR="009636D4" w:rsidRPr="00CC0260">
        <w:rPr>
          <w:rFonts w:ascii="Times New Roman" w:hAnsi="Times New Roman"/>
          <w:sz w:val="28"/>
          <w:szCs w:val="28"/>
          <w:lang w:val="de-DE"/>
        </w:rPr>
        <w:t>còn phổ biến</w:t>
      </w:r>
      <w:r w:rsidR="00A37C5D" w:rsidRPr="00CC0260">
        <w:rPr>
          <w:rFonts w:ascii="Times New Roman" w:hAnsi="Times New Roman"/>
          <w:sz w:val="28"/>
          <w:szCs w:val="28"/>
          <w:lang w:val="de-DE"/>
        </w:rPr>
        <w:t xml:space="preserve"> nên cần </w:t>
      </w:r>
      <w:r w:rsidR="00A37C5D" w:rsidRPr="00CC0260">
        <w:rPr>
          <w:rFonts w:ascii="Times New Roman" w:hAnsi="Times New Roman" w:hint="eastAsia"/>
          <w:sz w:val="28"/>
          <w:szCs w:val="28"/>
          <w:lang w:val="de-DE"/>
        </w:rPr>
        <w:t>đ</w:t>
      </w:r>
      <w:r w:rsidR="00A37C5D" w:rsidRPr="00CC0260">
        <w:rPr>
          <w:rFonts w:ascii="Times New Roman" w:hAnsi="Times New Roman"/>
          <w:sz w:val="28"/>
          <w:szCs w:val="28"/>
          <w:lang w:val="de-DE"/>
        </w:rPr>
        <w:t>ề phòng dịch bệnh gia súc</w:t>
      </w:r>
      <w:r w:rsidR="00312B9B">
        <w:rPr>
          <w:rFonts w:ascii="Times New Roman" w:hAnsi="Times New Roman"/>
          <w:sz w:val="28"/>
          <w:szCs w:val="28"/>
          <w:lang w:val="de-DE"/>
        </w:rPr>
        <w:t>,</w:t>
      </w:r>
      <w:r w:rsidR="00A37C5D" w:rsidRPr="00CC0260">
        <w:rPr>
          <w:rFonts w:ascii="Times New Roman" w:hAnsi="Times New Roman"/>
          <w:sz w:val="28"/>
          <w:szCs w:val="28"/>
          <w:lang w:val="de-DE"/>
        </w:rPr>
        <w:t xml:space="preserve"> gia cầm tái bùng phát.</w:t>
      </w:r>
    </w:p>
    <w:p w14:paraId="370EBA64" w14:textId="77777777" w:rsidR="006400C3" w:rsidRPr="00CC0260" w:rsidRDefault="006400C3" w:rsidP="00E33B1F">
      <w:pPr>
        <w:spacing w:before="40" w:after="40" w:line="293" w:lineRule="auto"/>
        <w:ind w:firstLine="567"/>
        <w:jc w:val="both"/>
        <w:rPr>
          <w:rFonts w:ascii="Times New Roman" w:hAnsi="Times New Roman"/>
          <w:b/>
          <w:i/>
          <w:iCs/>
          <w:sz w:val="28"/>
          <w:szCs w:val="28"/>
          <w:lang w:val="de-DE"/>
        </w:rPr>
      </w:pPr>
      <w:r w:rsidRPr="00CC0260">
        <w:rPr>
          <w:rFonts w:ascii="Times New Roman" w:hAnsi="Times New Roman"/>
          <w:b/>
          <w:i/>
          <w:iCs/>
          <w:sz w:val="28"/>
          <w:szCs w:val="28"/>
          <w:lang w:val="de-DE"/>
        </w:rPr>
        <w:t>b. Lâm nghiệp</w:t>
      </w:r>
    </w:p>
    <w:p w14:paraId="4B116A6A" w14:textId="77777777" w:rsidR="006400C3" w:rsidRPr="00CC0260" w:rsidRDefault="00291B05" w:rsidP="00E33B1F">
      <w:pPr>
        <w:spacing w:before="40" w:after="40" w:line="293" w:lineRule="auto"/>
        <w:ind w:firstLine="539"/>
        <w:jc w:val="both"/>
        <w:rPr>
          <w:rFonts w:ascii="Times New Roman" w:hAnsi="Times New Roman"/>
          <w:sz w:val="28"/>
          <w:szCs w:val="28"/>
          <w:lang w:val="de-DE"/>
        </w:rPr>
      </w:pPr>
      <w:r w:rsidRPr="00CC0260">
        <w:rPr>
          <w:rFonts w:ascii="Times New Roman" w:hAnsi="Times New Roman"/>
          <w:sz w:val="28"/>
          <w:szCs w:val="28"/>
          <w:lang w:val="de-DE"/>
        </w:rPr>
        <w:t>D</w:t>
      </w:r>
      <w:r w:rsidR="006400C3" w:rsidRPr="00CC0260">
        <w:rPr>
          <w:rFonts w:ascii="Times New Roman" w:hAnsi="Times New Roman"/>
          <w:sz w:val="28"/>
          <w:szCs w:val="28"/>
          <w:lang w:val="de-DE"/>
        </w:rPr>
        <w:t xml:space="preserve">iện tích rừng </w:t>
      </w:r>
      <w:r w:rsidRPr="00CC0260">
        <w:rPr>
          <w:rFonts w:ascii="Times New Roman" w:hAnsi="Times New Roman"/>
          <w:sz w:val="28"/>
          <w:szCs w:val="28"/>
          <w:lang w:val="de-DE"/>
        </w:rPr>
        <w:t xml:space="preserve">trồng </w:t>
      </w:r>
      <w:r w:rsidR="006400C3" w:rsidRPr="00CC0260">
        <w:rPr>
          <w:rFonts w:ascii="Times New Roman" w:hAnsi="Times New Roman"/>
          <w:sz w:val="28"/>
          <w:szCs w:val="28"/>
          <w:lang w:val="de-DE"/>
        </w:rPr>
        <w:t xml:space="preserve">tập trung 9 tháng </w:t>
      </w:r>
      <w:r w:rsidR="006400C3" w:rsidRPr="00CC0260">
        <w:rPr>
          <w:rFonts w:ascii="Times New Roman" w:hAnsi="Times New Roman" w:hint="eastAsia"/>
          <w:sz w:val="28"/>
          <w:szCs w:val="28"/>
          <w:lang w:val="de-DE"/>
        </w:rPr>
        <w:t>ư</w:t>
      </w:r>
      <w:r w:rsidR="006400C3" w:rsidRPr="00CC0260">
        <w:rPr>
          <w:rFonts w:ascii="Times New Roman" w:hAnsi="Times New Roman"/>
          <w:sz w:val="28"/>
          <w:szCs w:val="28"/>
          <w:lang w:val="de-DE"/>
        </w:rPr>
        <w:t xml:space="preserve">ớc tính </w:t>
      </w:r>
      <w:r w:rsidR="006400C3" w:rsidRPr="00CC0260">
        <w:rPr>
          <w:rFonts w:ascii="Times New Roman" w:hAnsi="Times New Roman" w:hint="eastAsia"/>
          <w:sz w:val="28"/>
          <w:szCs w:val="28"/>
          <w:lang w:val="de-DE"/>
        </w:rPr>
        <w:t>đ</w:t>
      </w:r>
      <w:r w:rsidR="006400C3" w:rsidRPr="00CC0260">
        <w:rPr>
          <w:rFonts w:ascii="Times New Roman" w:hAnsi="Times New Roman"/>
          <w:sz w:val="28"/>
          <w:szCs w:val="28"/>
          <w:lang w:val="de-DE"/>
        </w:rPr>
        <w:t xml:space="preserve">ạt 150,3 nghìn ha, tăng 1,4% so với cùng kỳ năm trước; số cây lâm nghiệp trồng phân tán </w:t>
      </w:r>
      <w:r w:rsidR="006400C3" w:rsidRPr="00CC0260">
        <w:rPr>
          <w:rFonts w:ascii="Times New Roman" w:hAnsi="Times New Roman" w:hint="eastAsia"/>
          <w:sz w:val="28"/>
          <w:szCs w:val="28"/>
          <w:lang w:val="de-DE"/>
        </w:rPr>
        <w:t>đ</w:t>
      </w:r>
      <w:r w:rsidR="006400C3" w:rsidRPr="00CC0260">
        <w:rPr>
          <w:rFonts w:ascii="Times New Roman" w:hAnsi="Times New Roman"/>
          <w:sz w:val="28"/>
          <w:szCs w:val="28"/>
          <w:lang w:val="de-DE"/>
        </w:rPr>
        <w:t>ạt 165,1 triệu cây, giảm 0,8%; sản lượng gỗ khai thác đạt 2435,3 nghìn m</w:t>
      </w:r>
      <w:r w:rsidR="006400C3" w:rsidRPr="00CC0260">
        <w:rPr>
          <w:rFonts w:ascii="Times New Roman" w:hAnsi="Times New Roman"/>
          <w:sz w:val="28"/>
          <w:szCs w:val="28"/>
          <w:vertAlign w:val="superscript"/>
          <w:lang w:val="de-DE"/>
        </w:rPr>
        <w:t>3</w:t>
      </w:r>
      <w:r w:rsidR="006400C3" w:rsidRPr="00CC0260">
        <w:rPr>
          <w:rFonts w:ascii="Times New Roman" w:hAnsi="Times New Roman"/>
          <w:sz w:val="28"/>
          <w:szCs w:val="28"/>
          <w:lang w:val="de-DE"/>
        </w:rPr>
        <w:t>, tăng 4,3%. Công tác bảo vệ rừng tiếp tục được tăng cường, các dự án khuyến nông, lâm theo các Chương trình</w:t>
      </w:r>
      <w:r w:rsidR="009636D4" w:rsidRPr="00CC0260">
        <w:rPr>
          <w:rFonts w:ascii="Times New Roman" w:hAnsi="Times New Roman"/>
          <w:sz w:val="28"/>
          <w:szCs w:val="28"/>
          <w:lang w:val="de-DE"/>
        </w:rPr>
        <w:t xml:space="preserve"> quốc gia</w:t>
      </w:r>
      <w:r w:rsidR="006400C3" w:rsidRPr="00CC0260">
        <w:rPr>
          <w:rFonts w:ascii="Times New Roman" w:hAnsi="Times New Roman"/>
          <w:sz w:val="28"/>
          <w:szCs w:val="28"/>
          <w:lang w:val="de-DE"/>
        </w:rPr>
        <w:t xml:space="preserve"> được triển khai và thực hiện tốt tại các địa phương nên hiện tượng cháy rừng và chặt phá rừng 9 tháng đã giảm nhiều</w:t>
      </w:r>
      <w:r w:rsidRPr="00CC0260">
        <w:rPr>
          <w:rFonts w:ascii="Times New Roman" w:hAnsi="Times New Roman"/>
          <w:sz w:val="28"/>
          <w:szCs w:val="28"/>
          <w:lang w:val="de-DE"/>
        </w:rPr>
        <w:t>. Trong 9 tháng, c</w:t>
      </w:r>
      <w:r w:rsidR="006400C3" w:rsidRPr="00CC0260">
        <w:rPr>
          <w:rFonts w:ascii="Times New Roman" w:hAnsi="Times New Roman"/>
          <w:sz w:val="28"/>
          <w:szCs w:val="28"/>
          <w:lang w:val="de-DE"/>
        </w:rPr>
        <w:t>ả nước có 2417,8 ha rừng bị thiệt hại, bằng 44,3% cùng kỳ n</w:t>
      </w:r>
      <w:r w:rsidR="006400C3" w:rsidRPr="00CC0260">
        <w:rPr>
          <w:rFonts w:ascii="Times New Roman" w:hAnsi="Times New Roman" w:hint="eastAsia"/>
          <w:sz w:val="28"/>
          <w:szCs w:val="28"/>
          <w:lang w:val="de-DE"/>
        </w:rPr>
        <w:t>ă</w:t>
      </w:r>
      <w:r w:rsidR="006400C3" w:rsidRPr="00CC0260">
        <w:rPr>
          <w:rFonts w:ascii="Times New Roman" w:hAnsi="Times New Roman"/>
          <w:sz w:val="28"/>
          <w:szCs w:val="28"/>
          <w:lang w:val="de-DE"/>
        </w:rPr>
        <w:t>m tr</w:t>
      </w:r>
      <w:r w:rsidR="006400C3" w:rsidRPr="00CC0260">
        <w:rPr>
          <w:rFonts w:ascii="Times New Roman" w:hAnsi="Times New Roman" w:hint="eastAsia"/>
          <w:sz w:val="28"/>
          <w:szCs w:val="28"/>
          <w:lang w:val="de-DE"/>
        </w:rPr>
        <w:t>ư</w:t>
      </w:r>
      <w:r w:rsidR="006400C3" w:rsidRPr="00CC0260">
        <w:rPr>
          <w:rFonts w:ascii="Times New Roman" w:hAnsi="Times New Roman"/>
          <w:sz w:val="28"/>
          <w:szCs w:val="28"/>
          <w:lang w:val="de-DE"/>
        </w:rPr>
        <w:t>ớc, trong đó diện tích rừng bị cháy 1033,6 ha, bằng 24,3%</w:t>
      </w:r>
      <w:r w:rsidR="003D5B8F">
        <w:rPr>
          <w:rFonts w:ascii="Times New Roman" w:hAnsi="Times New Roman"/>
          <w:sz w:val="28"/>
          <w:szCs w:val="28"/>
          <w:lang w:val="de-DE"/>
        </w:rPr>
        <w:t xml:space="preserve"> c</w:t>
      </w:r>
      <w:r w:rsidR="003D5B8F" w:rsidRPr="003D5B8F">
        <w:rPr>
          <w:rFonts w:ascii="Times New Roman" w:hAnsi="Times New Roman"/>
          <w:sz w:val="28"/>
          <w:szCs w:val="28"/>
          <w:lang w:val="de-DE"/>
        </w:rPr>
        <w:t>ùn</w:t>
      </w:r>
      <w:r w:rsidR="003D5B8F">
        <w:rPr>
          <w:rFonts w:ascii="Times New Roman" w:hAnsi="Times New Roman"/>
          <w:sz w:val="28"/>
          <w:szCs w:val="28"/>
          <w:lang w:val="de-DE"/>
        </w:rPr>
        <w:t>g k</w:t>
      </w:r>
      <w:r w:rsidR="003D5B8F" w:rsidRPr="003D5B8F">
        <w:rPr>
          <w:rFonts w:ascii="Times New Roman" w:hAnsi="Times New Roman"/>
          <w:sz w:val="28"/>
          <w:szCs w:val="28"/>
          <w:lang w:val="de-DE"/>
        </w:rPr>
        <w:t>ỳ</w:t>
      </w:r>
      <w:r w:rsidR="003D5B8F">
        <w:rPr>
          <w:rFonts w:ascii="Times New Roman" w:hAnsi="Times New Roman"/>
          <w:sz w:val="28"/>
          <w:szCs w:val="28"/>
          <w:lang w:val="de-DE"/>
        </w:rPr>
        <w:t xml:space="preserve"> n</w:t>
      </w:r>
      <w:r w:rsidR="003D5B8F" w:rsidRPr="003D5B8F">
        <w:rPr>
          <w:rFonts w:ascii="Times New Roman" w:hAnsi="Times New Roman" w:hint="eastAsia"/>
          <w:sz w:val="28"/>
          <w:szCs w:val="28"/>
          <w:lang w:val="de-DE"/>
        </w:rPr>
        <w:t>ă</w:t>
      </w:r>
      <w:r w:rsidR="003D5B8F">
        <w:rPr>
          <w:rFonts w:ascii="Times New Roman" w:hAnsi="Times New Roman"/>
          <w:sz w:val="28"/>
          <w:szCs w:val="28"/>
          <w:lang w:val="de-DE"/>
        </w:rPr>
        <w:t>m tr</w:t>
      </w:r>
      <w:r w:rsidR="003D5B8F" w:rsidRPr="003D5B8F">
        <w:rPr>
          <w:rFonts w:ascii="Times New Roman" w:hAnsi="Times New Roman" w:hint="eastAsia"/>
          <w:sz w:val="28"/>
          <w:szCs w:val="28"/>
          <w:lang w:val="de-DE"/>
        </w:rPr>
        <w:t>ư</w:t>
      </w:r>
      <w:r w:rsidR="003D5B8F" w:rsidRPr="003D5B8F">
        <w:rPr>
          <w:rFonts w:ascii="Times New Roman" w:hAnsi="Times New Roman"/>
          <w:sz w:val="28"/>
          <w:szCs w:val="28"/>
          <w:lang w:val="de-DE"/>
        </w:rPr>
        <w:t>ớc</w:t>
      </w:r>
      <w:r w:rsidR="006400C3" w:rsidRPr="00CC0260">
        <w:rPr>
          <w:rFonts w:ascii="Times New Roman" w:hAnsi="Times New Roman"/>
          <w:sz w:val="28"/>
          <w:szCs w:val="28"/>
          <w:lang w:val="de-DE"/>
        </w:rPr>
        <w:t xml:space="preserve">. </w:t>
      </w:r>
    </w:p>
    <w:p w14:paraId="762C4769" w14:textId="77777777" w:rsidR="006400C3" w:rsidRPr="00CC0260" w:rsidRDefault="006400C3" w:rsidP="00E33B1F">
      <w:pPr>
        <w:tabs>
          <w:tab w:val="num" w:pos="540"/>
        </w:tabs>
        <w:spacing w:before="40" w:after="40" w:line="293" w:lineRule="auto"/>
        <w:ind w:firstLine="539"/>
        <w:jc w:val="both"/>
        <w:rPr>
          <w:rFonts w:ascii="Times New Roman" w:hAnsi="Times New Roman"/>
          <w:b/>
          <w:i/>
          <w:iCs/>
          <w:sz w:val="28"/>
          <w:szCs w:val="28"/>
          <w:lang w:val="de-DE"/>
        </w:rPr>
      </w:pPr>
      <w:r w:rsidRPr="00CC0260">
        <w:rPr>
          <w:rFonts w:ascii="Times New Roman" w:hAnsi="Times New Roman"/>
          <w:b/>
          <w:i/>
          <w:iCs/>
          <w:sz w:val="28"/>
          <w:szCs w:val="28"/>
          <w:lang w:val="de-DE"/>
        </w:rPr>
        <w:tab/>
        <w:t>c. Thủy sản</w:t>
      </w:r>
    </w:p>
    <w:p w14:paraId="1BBC7E5C" w14:textId="77777777" w:rsidR="000F6B7D" w:rsidRPr="00CC0260" w:rsidRDefault="006400C3" w:rsidP="00E33B1F">
      <w:pPr>
        <w:spacing w:before="40" w:after="40" w:line="293" w:lineRule="auto"/>
        <w:ind w:firstLine="539"/>
        <w:jc w:val="both"/>
        <w:rPr>
          <w:rFonts w:ascii="Times New Roman" w:hAnsi="Times New Roman"/>
          <w:sz w:val="28"/>
          <w:szCs w:val="28"/>
          <w:lang w:val="de-DE"/>
        </w:rPr>
      </w:pPr>
      <w:r w:rsidRPr="00CC0260">
        <w:rPr>
          <w:rFonts w:ascii="Times New Roman" w:hAnsi="Times New Roman"/>
          <w:sz w:val="28"/>
          <w:szCs w:val="28"/>
          <w:lang w:val="de-DE"/>
        </w:rPr>
        <w:t xml:space="preserve">Sản lượng thủy sản 9 tháng ước tính đạt 3408,5 nghìn tấn, tăng 10,3% so với cùng kỳ năm trước, </w:t>
      </w:r>
      <w:r w:rsidR="009636D4" w:rsidRPr="00CC0260">
        <w:rPr>
          <w:rFonts w:ascii="Times New Roman" w:hAnsi="Times New Roman"/>
          <w:sz w:val="28"/>
          <w:szCs w:val="28"/>
          <w:lang w:val="de-DE"/>
        </w:rPr>
        <w:t xml:space="preserve">bao gồm: </w:t>
      </w:r>
      <w:r w:rsidRPr="00CC0260">
        <w:rPr>
          <w:rFonts w:ascii="Times New Roman" w:hAnsi="Times New Roman"/>
          <w:sz w:val="28"/>
          <w:szCs w:val="28"/>
          <w:lang w:val="de-DE"/>
        </w:rPr>
        <w:t>nuôi trồng 1828,5 nghìn tấn, tăng 20,9%</w:t>
      </w:r>
      <w:r w:rsidR="000F6B7D" w:rsidRPr="00CC0260">
        <w:rPr>
          <w:rFonts w:ascii="Times New Roman" w:hAnsi="Times New Roman"/>
          <w:sz w:val="28"/>
          <w:szCs w:val="28"/>
          <w:lang w:val="de-DE"/>
        </w:rPr>
        <w:t>; khai thác 1580 nghìn tấn, t</w:t>
      </w:r>
      <w:r w:rsidR="000F6B7D" w:rsidRPr="00CC0260">
        <w:rPr>
          <w:rFonts w:ascii="Times New Roman" w:hAnsi="Times New Roman" w:hint="eastAsia"/>
          <w:sz w:val="28"/>
          <w:szCs w:val="28"/>
          <w:lang w:val="de-DE"/>
        </w:rPr>
        <w:t>ă</w:t>
      </w:r>
      <w:r w:rsidR="000F6B7D" w:rsidRPr="00CC0260">
        <w:rPr>
          <w:rFonts w:ascii="Times New Roman" w:hAnsi="Times New Roman"/>
          <w:sz w:val="28"/>
          <w:szCs w:val="28"/>
          <w:lang w:val="de-DE"/>
        </w:rPr>
        <w:t>ng 0,1%. Sản l</w:t>
      </w:r>
      <w:r w:rsidR="000F6B7D" w:rsidRPr="00CC0260">
        <w:rPr>
          <w:rFonts w:ascii="Times New Roman" w:hAnsi="Times New Roman" w:hint="eastAsia"/>
          <w:sz w:val="28"/>
          <w:szCs w:val="28"/>
          <w:lang w:val="de-DE"/>
        </w:rPr>
        <w:t>ư</w:t>
      </w:r>
      <w:r w:rsidR="000F6B7D" w:rsidRPr="00CC0260">
        <w:rPr>
          <w:rFonts w:ascii="Times New Roman" w:hAnsi="Times New Roman"/>
          <w:sz w:val="28"/>
          <w:szCs w:val="28"/>
          <w:lang w:val="de-DE"/>
        </w:rPr>
        <w:t>ợng thuỷ sản 9 tháng t</w:t>
      </w:r>
      <w:r w:rsidR="000F6B7D" w:rsidRPr="00CC0260">
        <w:rPr>
          <w:rFonts w:ascii="Times New Roman" w:hAnsi="Times New Roman" w:hint="eastAsia"/>
          <w:sz w:val="28"/>
          <w:szCs w:val="28"/>
          <w:lang w:val="de-DE"/>
        </w:rPr>
        <w:t>ă</w:t>
      </w:r>
      <w:r w:rsidR="000F6B7D" w:rsidRPr="00CC0260">
        <w:rPr>
          <w:rFonts w:ascii="Times New Roman" w:hAnsi="Times New Roman"/>
          <w:sz w:val="28"/>
          <w:szCs w:val="28"/>
          <w:lang w:val="de-DE"/>
        </w:rPr>
        <w:t xml:space="preserve">ng chủ yếu là do những tháng </w:t>
      </w:r>
      <w:r w:rsidR="000F6B7D" w:rsidRPr="00CC0260">
        <w:rPr>
          <w:rFonts w:ascii="Times New Roman" w:hAnsi="Times New Roman" w:hint="eastAsia"/>
          <w:sz w:val="28"/>
          <w:szCs w:val="28"/>
          <w:lang w:val="de-DE"/>
        </w:rPr>
        <w:t>đ</w:t>
      </w:r>
      <w:r w:rsidR="000F6B7D" w:rsidRPr="00CC0260">
        <w:rPr>
          <w:rFonts w:ascii="Times New Roman" w:hAnsi="Times New Roman"/>
          <w:sz w:val="28"/>
          <w:szCs w:val="28"/>
          <w:lang w:val="de-DE"/>
        </w:rPr>
        <w:t>ầu n</w:t>
      </w:r>
      <w:r w:rsidR="000F6B7D" w:rsidRPr="00CC0260">
        <w:rPr>
          <w:rFonts w:ascii="Times New Roman" w:hAnsi="Times New Roman" w:hint="eastAsia"/>
          <w:sz w:val="28"/>
          <w:szCs w:val="28"/>
          <w:lang w:val="de-DE"/>
        </w:rPr>
        <w:t>ă</w:t>
      </w:r>
      <w:r w:rsidR="000F6B7D" w:rsidRPr="00CC0260">
        <w:rPr>
          <w:rFonts w:ascii="Times New Roman" w:hAnsi="Times New Roman"/>
          <w:sz w:val="28"/>
          <w:szCs w:val="28"/>
          <w:lang w:val="de-DE"/>
        </w:rPr>
        <w:t>m giá các loại thuỷ sản nói chung và giá cá tra, cá ba sa t</w:t>
      </w:r>
      <w:r w:rsidR="000F6B7D" w:rsidRPr="00CC0260">
        <w:rPr>
          <w:rFonts w:ascii="Times New Roman" w:hAnsi="Times New Roman" w:hint="eastAsia"/>
          <w:sz w:val="28"/>
          <w:szCs w:val="28"/>
          <w:lang w:val="de-DE"/>
        </w:rPr>
        <w:t>ă</w:t>
      </w:r>
      <w:r w:rsidR="000F6B7D" w:rsidRPr="00CC0260">
        <w:rPr>
          <w:rFonts w:ascii="Times New Roman" w:hAnsi="Times New Roman"/>
          <w:sz w:val="28"/>
          <w:szCs w:val="28"/>
          <w:lang w:val="de-DE"/>
        </w:rPr>
        <w:t xml:space="preserve">ng cao </w:t>
      </w:r>
      <w:r w:rsidR="000F6B7D" w:rsidRPr="00CC0260">
        <w:rPr>
          <w:rFonts w:ascii="Times New Roman" w:hAnsi="Times New Roman" w:hint="eastAsia"/>
          <w:sz w:val="28"/>
          <w:szCs w:val="28"/>
          <w:lang w:val="de-DE"/>
        </w:rPr>
        <w:t>đ</w:t>
      </w:r>
      <w:r w:rsidR="000F6B7D" w:rsidRPr="00CC0260">
        <w:rPr>
          <w:rFonts w:ascii="Times New Roman" w:hAnsi="Times New Roman"/>
          <w:sz w:val="28"/>
          <w:szCs w:val="28"/>
          <w:lang w:val="de-DE"/>
        </w:rPr>
        <w:t>ã khuyến khích ng</w:t>
      </w:r>
      <w:r w:rsidR="000F6B7D" w:rsidRPr="00CC0260">
        <w:rPr>
          <w:rFonts w:ascii="Times New Roman" w:hAnsi="Times New Roman" w:hint="eastAsia"/>
          <w:sz w:val="28"/>
          <w:szCs w:val="28"/>
          <w:lang w:val="de-DE"/>
        </w:rPr>
        <w:t>ư</w:t>
      </w:r>
      <w:r w:rsidR="000F6B7D" w:rsidRPr="00CC0260">
        <w:rPr>
          <w:rFonts w:ascii="Times New Roman" w:hAnsi="Times New Roman"/>
          <w:sz w:val="28"/>
          <w:szCs w:val="28"/>
          <w:lang w:val="de-DE"/>
        </w:rPr>
        <w:t xml:space="preserve"> dân nhiều </w:t>
      </w:r>
      <w:r w:rsidR="000F6B7D" w:rsidRPr="00CC0260">
        <w:rPr>
          <w:rFonts w:ascii="Times New Roman" w:hAnsi="Times New Roman" w:hint="eastAsia"/>
          <w:sz w:val="28"/>
          <w:szCs w:val="28"/>
          <w:lang w:val="de-DE"/>
        </w:rPr>
        <w:t>đ</w:t>
      </w:r>
      <w:r w:rsidR="000F6B7D" w:rsidRPr="00CC0260">
        <w:rPr>
          <w:rFonts w:ascii="Times New Roman" w:hAnsi="Times New Roman"/>
          <w:sz w:val="28"/>
          <w:szCs w:val="28"/>
          <w:lang w:val="de-DE"/>
        </w:rPr>
        <w:t>ịa ph</w:t>
      </w:r>
      <w:r w:rsidR="000F6B7D" w:rsidRPr="00CC0260">
        <w:rPr>
          <w:rFonts w:ascii="Times New Roman" w:hAnsi="Times New Roman" w:hint="eastAsia"/>
          <w:sz w:val="28"/>
          <w:szCs w:val="28"/>
          <w:lang w:val="de-DE"/>
        </w:rPr>
        <w:t>ươ</w:t>
      </w:r>
      <w:r w:rsidR="000F6B7D" w:rsidRPr="00CC0260">
        <w:rPr>
          <w:rFonts w:ascii="Times New Roman" w:hAnsi="Times New Roman"/>
          <w:sz w:val="28"/>
          <w:szCs w:val="28"/>
          <w:lang w:val="de-DE"/>
        </w:rPr>
        <w:t xml:space="preserve">ng mở rộng diện tích nuôi và </w:t>
      </w:r>
      <w:r w:rsidR="000F6B7D" w:rsidRPr="00CC0260">
        <w:rPr>
          <w:rFonts w:ascii="Times New Roman" w:hAnsi="Times New Roman" w:hint="eastAsia"/>
          <w:sz w:val="28"/>
          <w:szCs w:val="28"/>
          <w:lang w:val="de-DE"/>
        </w:rPr>
        <w:t>đ</w:t>
      </w:r>
      <w:r w:rsidR="000F6B7D" w:rsidRPr="00CC0260">
        <w:rPr>
          <w:rFonts w:ascii="Times New Roman" w:hAnsi="Times New Roman"/>
          <w:sz w:val="28"/>
          <w:szCs w:val="28"/>
          <w:lang w:val="de-DE"/>
        </w:rPr>
        <w:t xml:space="preserve">ẩy mạnh </w:t>
      </w:r>
      <w:r w:rsidR="000F6B7D" w:rsidRPr="00CC0260">
        <w:rPr>
          <w:rFonts w:ascii="Times New Roman" w:hAnsi="Times New Roman" w:hint="eastAsia"/>
          <w:sz w:val="28"/>
          <w:szCs w:val="28"/>
          <w:lang w:val="de-DE"/>
        </w:rPr>
        <w:t>đ</w:t>
      </w:r>
      <w:r w:rsidR="000F6B7D" w:rsidRPr="00CC0260">
        <w:rPr>
          <w:rFonts w:ascii="Times New Roman" w:hAnsi="Times New Roman"/>
          <w:sz w:val="28"/>
          <w:szCs w:val="28"/>
          <w:lang w:val="de-DE"/>
        </w:rPr>
        <w:t>ầu t</w:t>
      </w:r>
      <w:r w:rsidR="000F6B7D" w:rsidRPr="00CC0260">
        <w:rPr>
          <w:rFonts w:ascii="Times New Roman" w:hAnsi="Times New Roman" w:hint="eastAsia"/>
          <w:sz w:val="28"/>
          <w:szCs w:val="28"/>
          <w:lang w:val="de-DE"/>
        </w:rPr>
        <w:t>ư</w:t>
      </w:r>
      <w:r w:rsidR="000F6B7D" w:rsidRPr="00CC0260">
        <w:rPr>
          <w:rFonts w:ascii="Times New Roman" w:hAnsi="Times New Roman"/>
          <w:sz w:val="28"/>
          <w:szCs w:val="28"/>
          <w:lang w:val="de-DE"/>
        </w:rPr>
        <w:t xml:space="preserve"> thâm canh. Tại thời </w:t>
      </w:r>
      <w:r w:rsidR="000F6B7D" w:rsidRPr="00CC0260">
        <w:rPr>
          <w:rFonts w:ascii="Times New Roman" w:hAnsi="Times New Roman" w:hint="eastAsia"/>
          <w:sz w:val="28"/>
          <w:szCs w:val="28"/>
          <w:lang w:val="de-DE"/>
        </w:rPr>
        <w:t>đ</w:t>
      </w:r>
      <w:r w:rsidR="000F6B7D" w:rsidRPr="00CC0260">
        <w:rPr>
          <w:rFonts w:ascii="Times New Roman" w:hAnsi="Times New Roman"/>
          <w:sz w:val="28"/>
          <w:szCs w:val="28"/>
          <w:lang w:val="de-DE"/>
        </w:rPr>
        <w:t xml:space="preserve">iểm cuối tháng 6/2008 diện tích nuôi cá tra của An Giang </w:t>
      </w:r>
      <w:r w:rsidR="000F6B7D" w:rsidRPr="00CC0260">
        <w:rPr>
          <w:rFonts w:ascii="Times New Roman" w:hAnsi="Times New Roman" w:hint="eastAsia"/>
          <w:sz w:val="28"/>
          <w:szCs w:val="28"/>
          <w:lang w:val="de-DE"/>
        </w:rPr>
        <w:t>đ</w:t>
      </w:r>
      <w:r w:rsidR="000F6B7D" w:rsidRPr="00CC0260">
        <w:rPr>
          <w:rFonts w:ascii="Times New Roman" w:hAnsi="Times New Roman"/>
          <w:sz w:val="28"/>
          <w:szCs w:val="28"/>
          <w:lang w:val="de-DE"/>
        </w:rPr>
        <w:t xml:space="preserve">ạt 1400 ha, tăng 20,6% so với thời </w:t>
      </w:r>
      <w:r w:rsidR="000F6B7D" w:rsidRPr="00CC0260">
        <w:rPr>
          <w:rFonts w:ascii="Times New Roman" w:hAnsi="Times New Roman" w:hint="eastAsia"/>
          <w:sz w:val="28"/>
          <w:szCs w:val="28"/>
          <w:lang w:val="de-DE"/>
        </w:rPr>
        <w:t>đ</w:t>
      </w:r>
      <w:r w:rsidR="000F6B7D" w:rsidRPr="00CC0260">
        <w:rPr>
          <w:rFonts w:ascii="Times New Roman" w:hAnsi="Times New Roman"/>
          <w:sz w:val="28"/>
          <w:szCs w:val="28"/>
          <w:lang w:val="de-DE"/>
        </w:rPr>
        <w:t>iểm cuối năm 2007; Cần Thơ 1200 ha, tăng 22,1%; Vĩnh Long 450 ha, tăng 13,2%; Bến Tre trên 360 ha, gấp 5 lần. Do phát triển ồ ạt và tự phát nên những</w:t>
      </w:r>
      <w:r w:rsidR="00FA7D03" w:rsidRPr="00CC0260">
        <w:rPr>
          <w:rFonts w:ascii="Times New Roman" w:hAnsi="Times New Roman"/>
          <w:sz w:val="28"/>
          <w:szCs w:val="28"/>
          <w:lang w:val="de-DE"/>
        </w:rPr>
        <w:t xml:space="preserve"> tháng vừa qua sản l</w:t>
      </w:r>
      <w:r w:rsidR="00FA7D03" w:rsidRPr="00CC0260">
        <w:rPr>
          <w:rFonts w:ascii="Times New Roman" w:hAnsi="Times New Roman" w:hint="eastAsia"/>
          <w:sz w:val="28"/>
          <w:szCs w:val="28"/>
          <w:lang w:val="de-DE"/>
        </w:rPr>
        <w:t>ư</w:t>
      </w:r>
      <w:r w:rsidR="00FA7D03" w:rsidRPr="00CC0260">
        <w:rPr>
          <w:rFonts w:ascii="Times New Roman" w:hAnsi="Times New Roman"/>
          <w:sz w:val="28"/>
          <w:szCs w:val="28"/>
          <w:lang w:val="de-DE"/>
        </w:rPr>
        <w:t xml:space="preserve">ợng cá tra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ến kỳ thu hoạch t</w:t>
      </w:r>
      <w:r w:rsidR="00FA7D03" w:rsidRPr="00CC0260">
        <w:rPr>
          <w:rFonts w:ascii="Times New Roman" w:hAnsi="Times New Roman" w:hint="eastAsia"/>
          <w:sz w:val="28"/>
          <w:szCs w:val="28"/>
          <w:lang w:val="de-DE"/>
        </w:rPr>
        <w:t>ă</w:t>
      </w:r>
      <w:r w:rsidR="00FA7D03" w:rsidRPr="00CC0260">
        <w:rPr>
          <w:rFonts w:ascii="Times New Roman" w:hAnsi="Times New Roman"/>
          <w:sz w:val="28"/>
          <w:szCs w:val="28"/>
          <w:lang w:val="de-DE"/>
        </w:rPr>
        <w:t xml:space="preserve">ng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 xml:space="preserve">ột biến, tồn </w:t>
      </w:r>
      <w:r w:rsidR="00FA7D03" w:rsidRPr="00CC0260">
        <w:rPr>
          <w:rFonts w:ascii="Times New Roman" w:hAnsi="Times New Roman" w:hint="eastAsia"/>
          <w:sz w:val="28"/>
          <w:szCs w:val="28"/>
          <w:lang w:val="de-DE"/>
        </w:rPr>
        <w:t>đ</w:t>
      </w:r>
      <w:r w:rsidR="003D5B8F">
        <w:rPr>
          <w:rFonts w:ascii="Times New Roman" w:hAnsi="Times New Roman"/>
          <w:sz w:val="28"/>
          <w:szCs w:val="28"/>
          <w:lang w:val="de-DE"/>
        </w:rPr>
        <w:t>ọng lớn.</w:t>
      </w:r>
      <w:r w:rsidR="00FA7D03" w:rsidRPr="00CC0260">
        <w:rPr>
          <w:rFonts w:ascii="Times New Roman" w:hAnsi="Times New Roman"/>
          <w:sz w:val="28"/>
          <w:szCs w:val="28"/>
          <w:lang w:val="de-DE"/>
        </w:rPr>
        <w:t xml:space="preserve"> </w:t>
      </w:r>
      <w:r w:rsidR="00312B9B">
        <w:rPr>
          <w:rFonts w:ascii="Times New Roman" w:hAnsi="Times New Roman"/>
          <w:sz w:val="28"/>
          <w:szCs w:val="28"/>
          <w:lang w:val="de-DE"/>
        </w:rPr>
        <w:t>V</w:t>
      </w:r>
      <w:r w:rsidR="00312B9B" w:rsidRPr="00312B9B">
        <w:rPr>
          <w:rFonts w:ascii="Times New Roman" w:hAnsi="Times New Roman"/>
          <w:sz w:val="28"/>
          <w:szCs w:val="28"/>
          <w:lang w:val="de-DE"/>
        </w:rPr>
        <w:t>ừa</w:t>
      </w:r>
      <w:r w:rsidR="00312B9B">
        <w:rPr>
          <w:rFonts w:ascii="Times New Roman" w:hAnsi="Times New Roman"/>
          <w:sz w:val="28"/>
          <w:szCs w:val="28"/>
          <w:lang w:val="de-DE"/>
        </w:rPr>
        <w:t xml:space="preserve"> qua </w:t>
      </w:r>
      <w:r w:rsidR="00FA7D03" w:rsidRPr="00CC0260">
        <w:rPr>
          <w:rFonts w:ascii="Times New Roman" w:hAnsi="Times New Roman"/>
          <w:sz w:val="28"/>
          <w:szCs w:val="28"/>
          <w:lang w:val="de-DE"/>
        </w:rPr>
        <w:t xml:space="preserve">Chính phủ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 xml:space="preserve">ã </w:t>
      </w:r>
      <w:r w:rsidR="00312B9B">
        <w:rPr>
          <w:rFonts w:ascii="Times New Roman" w:hAnsi="Times New Roman"/>
          <w:sz w:val="28"/>
          <w:szCs w:val="28"/>
          <w:lang w:val="de-DE"/>
        </w:rPr>
        <w:t>k</w:t>
      </w:r>
      <w:r w:rsidR="00312B9B" w:rsidRPr="00312B9B">
        <w:rPr>
          <w:rFonts w:ascii="Times New Roman" w:hAnsi="Times New Roman"/>
          <w:sz w:val="28"/>
          <w:szCs w:val="28"/>
          <w:lang w:val="de-DE"/>
        </w:rPr>
        <w:t>ịp</w:t>
      </w:r>
      <w:r w:rsidR="00312B9B">
        <w:rPr>
          <w:rFonts w:ascii="Times New Roman" w:hAnsi="Times New Roman"/>
          <w:sz w:val="28"/>
          <w:szCs w:val="28"/>
          <w:lang w:val="de-DE"/>
        </w:rPr>
        <w:t xml:space="preserve"> th</w:t>
      </w:r>
      <w:r w:rsidR="00312B9B" w:rsidRPr="00312B9B">
        <w:rPr>
          <w:rFonts w:ascii="Times New Roman" w:hAnsi="Times New Roman"/>
          <w:sz w:val="28"/>
          <w:szCs w:val="28"/>
          <w:lang w:val="de-DE"/>
        </w:rPr>
        <w:t>ời</w:t>
      </w:r>
      <w:r w:rsidR="00312B9B">
        <w:rPr>
          <w:rFonts w:ascii="Times New Roman" w:hAnsi="Times New Roman"/>
          <w:sz w:val="28"/>
          <w:szCs w:val="28"/>
          <w:lang w:val="de-DE"/>
        </w:rPr>
        <w:t xml:space="preserve"> </w:t>
      </w:r>
      <w:r w:rsidR="00FA7D03" w:rsidRPr="00CC0260">
        <w:rPr>
          <w:rFonts w:ascii="Times New Roman" w:hAnsi="Times New Roman"/>
          <w:sz w:val="28"/>
          <w:szCs w:val="28"/>
          <w:lang w:val="de-DE"/>
        </w:rPr>
        <w:t xml:space="preserve">chỉ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 xml:space="preserve">ạo ngân hàng cho các doanh nghiệp chế biến thuỷ sản vay vốn với lãi suất thấp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 xml:space="preserve">ể thu mua cá tra cho các hộ. Tuy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ến nay l</w:t>
      </w:r>
      <w:r w:rsidR="00FA7D03" w:rsidRPr="00CC0260">
        <w:rPr>
          <w:rFonts w:ascii="Times New Roman" w:hAnsi="Times New Roman" w:hint="eastAsia"/>
          <w:sz w:val="28"/>
          <w:szCs w:val="28"/>
          <w:lang w:val="de-DE"/>
        </w:rPr>
        <w:t>ư</w:t>
      </w:r>
      <w:r w:rsidR="00FA7D03" w:rsidRPr="00CC0260">
        <w:rPr>
          <w:rFonts w:ascii="Times New Roman" w:hAnsi="Times New Roman"/>
          <w:sz w:val="28"/>
          <w:szCs w:val="28"/>
          <w:lang w:val="de-DE"/>
        </w:rPr>
        <w:t xml:space="preserve">ợng cá tra tồn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 xml:space="preserve">ọng ở các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ịa ph</w:t>
      </w:r>
      <w:r w:rsidR="00FA7D03" w:rsidRPr="00CC0260">
        <w:rPr>
          <w:rFonts w:ascii="Times New Roman" w:hAnsi="Times New Roman" w:hint="eastAsia"/>
          <w:sz w:val="28"/>
          <w:szCs w:val="28"/>
          <w:lang w:val="de-DE"/>
        </w:rPr>
        <w:t>ươ</w:t>
      </w:r>
      <w:r w:rsidR="00FA7D03" w:rsidRPr="00CC0260">
        <w:rPr>
          <w:rFonts w:ascii="Times New Roman" w:hAnsi="Times New Roman"/>
          <w:sz w:val="28"/>
          <w:szCs w:val="28"/>
          <w:lang w:val="de-DE"/>
        </w:rPr>
        <w:t xml:space="preserve">ng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ồng bằng sông Cửu Long c</w:t>
      </w:r>
      <w:r w:rsidR="00FA7D03" w:rsidRPr="00CC0260">
        <w:rPr>
          <w:rFonts w:ascii="Times New Roman" w:hAnsi="Times New Roman" w:hint="eastAsia"/>
          <w:sz w:val="28"/>
          <w:szCs w:val="28"/>
          <w:lang w:val="de-DE"/>
        </w:rPr>
        <w:t>ơ</w:t>
      </w:r>
      <w:r w:rsidR="00FA7D03" w:rsidRPr="00CC0260">
        <w:rPr>
          <w:rFonts w:ascii="Times New Roman" w:hAnsi="Times New Roman"/>
          <w:sz w:val="28"/>
          <w:szCs w:val="28"/>
          <w:lang w:val="de-DE"/>
        </w:rPr>
        <w:t xml:space="preserve"> bản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 xml:space="preserve">ã </w:t>
      </w:r>
      <w:r w:rsidR="00FA7D03" w:rsidRPr="00CC0260">
        <w:rPr>
          <w:rFonts w:ascii="Times New Roman" w:hAnsi="Times New Roman" w:hint="eastAsia"/>
          <w:sz w:val="28"/>
          <w:szCs w:val="28"/>
          <w:lang w:val="de-DE"/>
        </w:rPr>
        <w:t>đư</w:t>
      </w:r>
      <w:r w:rsidR="00FA7D03" w:rsidRPr="00CC0260">
        <w:rPr>
          <w:rFonts w:ascii="Times New Roman" w:hAnsi="Times New Roman"/>
          <w:sz w:val="28"/>
          <w:szCs w:val="28"/>
          <w:lang w:val="de-DE"/>
        </w:rPr>
        <w:t>ợc giải quyết nh</w:t>
      </w:r>
      <w:r w:rsidR="004D5AA5" w:rsidRPr="00CC0260">
        <w:rPr>
          <w:rFonts w:ascii="Times New Roman" w:hAnsi="Times New Roman" w:hint="eastAsia"/>
          <w:sz w:val="28"/>
          <w:szCs w:val="28"/>
          <w:lang w:val="de-DE"/>
        </w:rPr>
        <w:t>ư</w:t>
      </w:r>
      <w:r w:rsidR="00FA7D03" w:rsidRPr="00CC0260">
        <w:rPr>
          <w:rFonts w:ascii="Times New Roman" w:hAnsi="Times New Roman"/>
          <w:sz w:val="28"/>
          <w:szCs w:val="28"/>
          <w:lang w:val="de-DE"/>
        </w:rPr>
        <w:t xml:space="preserve">ng </w:t>
      </w:r>
      <w:r w:rsidR="004D5AA5" w:rsidRPr="00CC0260">
        <w:rPr>
          <w:rFonts w:ascii="Times New Roman" w:hAnsi="Times New Roman"/>
          <w:sz w:val="28"/>
          <w:szCs w:val="28"/>
          <w:lang w:val="de-DE"/>
        </w:rPr>
        <w:t xml:space="preserve">sẽ </w:t>
      </w:r>
      <w:r w:rsidR="00FA7D03" w:rsidRPr="00CC0260">
        <w:rPr>
          <w:rFonts w:ascii="Times New Roman" w:hAnsi="Times New Roman"/>
          <w:sz w:val="28"/>
          <w:szCs w:val="28"/>
          <w:lang w:val="de-DE"/>
        </w:rPr>
        <w:t>ảnh h</w:t>
      </w:r>
      <w:r w:rsidR="00FA7D03" w:rsidRPr="00CC0260">
        <w:rPr>
          <w:rFonts w:ascii="Times New Roman" w:hAnsi="Times New Roman" w:hint="eastAsia"/>
          <w:sz w:val="28"/>
          <w:szCs w:val="28"/>
          <w:lang w:val="de-DE"/>
        </w:rPr>
        <w:t>ư</w:t>
      </w:r>
      <w:r w:rsidR="00FA7D03" w:rsidRPr="00CC0260">
        <w:rPr>
          <w:rFonts w:ascii="Times New Roman" w:hAnsi="Times New Roman"/>
          <w:sz w:val="28"/>
          <w:szCs w:val="28"/>
          <w:lang w:val="de-DE"/>
        </w:rPr>
        <w:t xml:space="preserve">ởng lớn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ến sản l</w:t>
      </w:r>
      <w:r w:rsidR="00FA7D03" w:rsidRPr="00CC0260">
        <w:rPr>
          <w:rFonts w:ascii="Times New Roman" w:hAnsi="Times New Roman" w:hint="eastAsia"/>
          <w:sz w:val="28"/>
          <w:szCs w:val="28"/>
          <w:lang w:val="de-DE"/>
        </w:rPr>
        <w:t>ư</w:t>
      </w:r>
      <w:r w:rsidR="00FA7D03" w:rsidRPr="00CC0260">
        <w:rPr>
          <w:rFonts w:ascii="Times New Roman" w:hAnsi="Times New Roman"/>
          <w:sz w:val="28"/>
          <w:szCs w:val="28"/>
          <w:lang w:val="de-DE"/>
        </w:rPr>
        <w:t>ợng thuỷ sản những tháng cuối n</w:t>
      </w:r>
      <w:r w:rsidR="00FA7D03" w:rsidRPr="00CC0260">
        <w:rPr>
          <w:rFonts w:ascii="Times New Roman" w:hAnsi="Times New Roman" w:hint="eastAsia"/>
          <w:sz w:val="28"/>
          <w:szCs w:val="28"/>
          <w:lang w:val="de-DE"/>
        </w:rPr>
        <w:t>ă</w:t>
      </w:r>
      <w:r w:rsidR="00FA7D03" w:rsidRPr="00CC0260">
        <w:rPr>
          <w:rFonts w:ascii="Times New Roman" w:hAnsi="Times New Roman"/>
          <w:sz w:val="28"/>
          <w:szCs w:val="28"/>
          <w:lang w:val="de-DE"/>
        </w:rPr>
        <w:t xml:space="preserve">m vì nhiều hộ </w:t>
      </w:r>
      <w:r w:rsidR="00FA7D03" w:rsidRPr="00CC0260">
        <w:rPr>
          <w:rFonts w:ascii="Times New Roman" w:hAnsi="Times New Roman" w:hint="eastAsia"/>
          <w:sz w:val="28"/>
          <w:szCs w:val="28"/>
          <w:lang w:val="de-DE"/>
        </w:rPr>
        <w:t>đ</w:t>
      </w:r>
      <w:r w:rsidR="00FA7D03" w:rsidRPr="00CC0260">
        <w:rPr>
          <w:rFonts w:ascii="Times New Roman" w:hAnsi="Times New Roman"/>
          <w:sz w:val="28"/>
          <w:szCs w:val="28"/>
          <w:lang w:val="de-DE"/>
        </w:rPr>
        <w:t>ã thu hẹp diện tích nuôi trồng</w:t>
      </w:r>
      <w:r w:rsidR="00590AEE" w:rsidRPr="00CC0260">
        <w:rPr>
          <w:rFonts w:ascii="Times New Roman" w:hAnsi="Times New Roman"/>
          <w:sz w:val="28"/>
          <w:szCs w:val="28"/>
          <w:lang w:val="de-DE"/>
        </w:rPr>
        <w:t>.</w:t>
      </w:r>
    </w:p>
    <w:p w14:paraId="2948429A" w14:textId="77777777" w:rsidR="006400C3" w:rsidRPr="00CC0260" w:rsidRDefault="00FA7D03" w:rsidP="00467494">
      <w:pPr>
        <w:spacing w:before="40" w:after="40" w:line="288" w:lineRule="auto"/>
        <w:ind w:firstLine="539"/>
        <w:jc w:val="both"/>
        <w:rPr>
          <w:rFonts w:ascii="Times New Roman" w:hAnsi="Times New Roman"/>
          <w:b/>
          <w:color w:val="000000"/>
          <w:sz w:val="28"/>
          <w:szCs w:val="28"/>
          <w:lang w:val="de-DE" w:bidi="th-TH"/>
        </w:rPr>
      </w:pPr>
      <w:r w:rsidRPr="00CC0260">
        <w:rPr>
          <w:rFonts w:ascii="Times New Roman" w:hAnsi="Times New Roman"/>
          <w:b/>
          <w:color w:val="000000"/>
          <w:sz w:val="28"/>
          <w:szCs w:val="28"/>
          <w:lang w:val="de-DE" w:bidi="th-TH"/>
        </w:rPr>
        <w:lastRenderedPageBreak/>
        <w:t>5</w:t>
      </w:r>
      <w:r w:rsidR="006400C3" w:rsidRPr="00CC0260">
        <w:rPr>
          <w:rFonts w:ascii="Times New Roman" w:hAnsi="Times New Roman"/>
          <w:b/>
          <w:color w:val="000000"/>
          <w:sz w:val="28"/>
          <w:szCs w:val="28"/>
          <w:lang w:val="de-DE" w:bidi="th-TH"/>
        </w:rPr>
        <w:t>. Công nghiệp</w:t>
      </w:r>
    </w:p>
    <w:p w14:paraId="542FC3BE" w14:textId="77777777" w:rsidR="00590AEE" w:rsidRPr="00CC0260" w:rsidRDefault="006400C3" w:rsidP="00312B9B">
      <w:pPr>
        <w:spacing w:before="40" w:after="40" w:line="288" w:lineRule="auto"/>
        <w:ind w:firstLine="539"/>
        <w:jc w:val="both"/>
        <w:rPr>
          <w:rFonts w:ascii="Times New Roman" w:hAnsi="Times New Roman"/>
          <w:color w:val="000000"/>
          <w:spacing w:val="-2"/>
          <w:sz w:val="28"/>
          <w:szCs w:val="28"/>
          <w:lang w:val="pt-BR" w:bidi="th-TH"/>
        </w:rPr>
      </w:pPr>
      <w:r w:rsidRPr="00CC0260">
        <w:rPr>
          <w:rFonts w:ascii="Times New Roman" w:hAnsi="Times New Roman"/>
          <w:color w:val="000000"/>
          <w:spacing w:val="-2"/>
          <w:sz w:val="28"/>
          <w:szCs w:val="28"/>
          <w:lang w:val="pt-BR" w:bidi="th-TH"/>
        </w:rPr>
        <w:t>Sản xuất công nghiệp 9 tháng năm 2008 gặp nhiều khó khăn trong sản xuất và tiêu thụ sản phẩm. Giá nguyên, nhiên</w:t>
      </w:r>
      <w:r w:rsidR="00FA7D03" w:rsidRPr="00CC0260">
        <w:rPr>
          <w:rFonts w:ascii="Times New Roman" w:hAnsi="Times New Roman"/>
          <w:color w:val="000000"/>
          <w:spacing w:val="-2"/>
          <w:sz w:val="28"/>
          <w:szCs w:val="28"/>
          <w:lang w:val="pt-BR" w:bidi="th-TH"/>
        </w:rPr>
        <w:t>,</w:t>
      </w:r>
      <w:r w:rsidRPr="00CC0260">
        <w:rPr>
          <w:rFonts w:ascii="Times New Roman" w:hAnsi="Times New Roman"/>
          <w:color w:val="000000"/>
          <w:spacing w:val="-2"/>
          <w:sz w:val="28"/>
          <w:szCs w:val="28"/>
          <w:lang w:val="pt-BR" w:bidi="th-TH"/>
        </w:rPr>
        <w:t xml:space="preserve"> vật liệu đầu vào tăng mạnh, nguồn vốn kinh doanh hạn chế do lãi suất cho vay của ngân hàng luôn ở mức cao. </w:t>
      </w:r>
      <w:r w:rsidR="00590AEE" w:rsidRPr="00CC0260">
        <w:rPr>
          <w:rFonts w:ascii="Times New Roman" w:hAnsi="Times New Roman"/>
          <w:color w:val="000000"/>
          <w:spacing w:val="-2"/>
          <w:sz w:val="28"/>
          <w:szCs w:val="28"/>
          <w:lang w:val="pt-BR" w:bidi="th-TH"/>
        </w:rPr>
        <w:t>Giá trị sản xuất công nghiệp tháng 9 theo giá so sánh 1994 t</w:t>
      </w:r>
      <w:r w:rsidR="00590AEE" w:rsidRPr="00CC0260">
        <w:rPr>
          <w:rFonts w:ascii="Times New Roman" w:hAnsi="Times New Roman" w:hint="eastAsia"/>
          <w:color w:val="000000"/>
          <w:spacing w:val="-2"/>
          <w:sz w:val="28"/>
          <w:szCs w:val="28"/>
          <w:lang w:val="pt-BR" w:bidi="th-TH"/>
        </w:rPr>
        <w:t>ă</w:t>
      </w:r>
      <w:r w:rsidR="00590AEE" w:rsidRPr="00CC0260">
        <w:rPr>
          <w:rFonts w:ascii="Times New Roman" w:hAnsi="Times New Roman"/>
          <w:color w:val="000000"/>
          <w:spacing w:val="-2"/>
          <w:sz w:val="28"/>
          <w:szCs w:val="28"/>
          <w:lang w:val="pt-BR" w:bidi="th-TH"/>
        </w:rPr>
        <w:t>ng 15,2% so với cùng kỳ n</w:t>
      </w:r>
      <w:r w:rsidR="00590AEE" w:rsidRPr="00CC0260">
        <w:rPr>
          <w:rFonts w:ascii="Times New Roman" w:hAnsi="Times New Roman" w:hint="eastAsia"/>
          <w:color w:val="000000"/>
          <w:spacing w:val="-2"/>
          <w:sz w:val="28"/>
          <w:szCs w:val="28"/>
          <w:lang w:val="pt-BR" w:bidi="th-TH"/>
        </w:rPr>
        <w:t>ă</w:t>
      </w:r>
      <w:r w:rsidR="00590AEE" w:rsidRPr="00CC0260">
        <w:rPr>
          <w:rFonts w:ascii="Times New Roman" w:hAnsi="Times New Roman"/>
          <w:color w:val="000000"/>
          <w:spacing w:val="-2"/>
          <w:sz w:val="28"/>
          <w:szCs w:val="28"/>
          <w:lang w:val="pt-BR" w:bidi="th-TH"/>
        </w:rPr>
        <w:t>m tr</w:t>
      </w:r>
      <w:r w:rsidR="00590AEE" w:rsidRPr="00CC0260">
        <w:rPr>
          <w:rFonts w:ascii="Times New Roman" w:hAnsi="Times New Roman" w:hint="eastAsia"/>
          <w:color w:val="000000"/>
          <w:spacing w:val="-2"/>
          <w:sz w:val="28"/>
          <w:szCs w:val="28"/>
          <w:lang w:val="pt-BR" w:bidi="th-TH"/>
        </w:rPr>
        <w:t>ư</w:t>
      </w:r>
      <w:r w:rsidR="00590AEE" w:rsidRPr="00CC0260">
        <w:rPr>
          <w:rFonts w:ascii="Times New Roman" w:hAnsi="Times New Roman"/>
          <w:color w:val="000000"/>
          <w:spacing w:val="-2"/>
          <w:sz w:val="28"/>
          <w:szCs w:val="28"/>
          <w:lang w:val="pt-BR" w:bidi="th-TH"/>
        </w:rPr>
        <w:t>ớc, bao gồm: kinh tế Nhà nước tăng 6,4%; kinh tế ngoài Nhà nước tăng 19,3%; khu vực có vốn đầu tư nước ngoài tăng 17,5% (Dầu mỏ và khí đốt giảm 9,8%).</w:t>
      </w:r>
    </w:p>
    <w:p w14:paraId="477539E6" w14:textId="77777777" w:rsidR="006400C3" w:rsidRPr="00CC0260" w:rsidRDefault="006400C3" w:rsidP="00312B9B">
      <w:pPr>
        <w:spacing w:before="40" w:after="40" w:line="288" w:lineRule="auto"/>
        <w:ind w:firstLine="539"/>
        <w:jc w:val="both"/>
        <w:rPr>
          <w:rFonts w:ascii="Times New Roman" w:hAnsi="Times New Roman"/>
          <w:color w:val="000000"/>
          <w:sz w:val="28"/>
          <w:szCs w:val="28"/>
          <w:lang w:val="pt-BR" w:bidi="th-TH"/>
        </w:rPr>
      </w:pPr>
      <w:r w:rsidRPr="00CC0260">
        <w:rPr>
          <w:rFonts w:ascii="Times New Roman" w:hAnsi="Times New Roman"/>
          <w:color w:val="000000"/>
          <w:sz w:val="28"/>
          <w:szCs w:val="28"/>
          <w:lang w:val="pt-BR" w:bidi="th-TH"/>
        </w:rPr>
        <w:t>Giá trị sản xuất công nghiệp 9 tháng theo gi</w:t>
      </w:r>
      <w:r w:rsidR="004D5AA5" w:rsidRPr="00CC0260">
        <w:rPr>
          <w:rFonts w:ascii="Times New Roman" w:hAnsi="Times New Roman"/>
          <w:color w:val="000000"/>
          <w:sz w:val="28"/>
          <w:szCs w:val="28"/>
          <w:lang w:val="pt-BR" w:bidi="th-TH"/>
        </w:rPr>
        <w:t>á</w:t>
      </w:r>
      <w:r w:rsidRPr="00CC0260">
        <w:rPr>
          <w:rFonts w:ascii="Times New Roman" w:hAnsi="Times New Roman"/>
          <w:color w:val="000000"/>
          <w:sz w:val="28"/>
          <w:szCs w:val="28"/>
          <w:lang w:val="pt-BR" w:bidi="th-TH"/>
        </w:rPr>
        <w:t xml:space="preserve"> so sánh 1994 ước tính đạt 493,2 nghìn tỷ đồng, tăng 16% so với cùng kỳ năm trước</w:t>
      </w:r>
      <w:r w:rsidR="009636D4" w:rsidRPr="00CC0260">
        <w:rPr>
          <w:rStyle w:val="FootnoteReference"/>
          <w:rFonts w:ascii="Times New Roman" w:hAnsi="Times New Roman"/>
          <w:color w:val="000000"/>
          <w:sz w:val="28"/>
          <w:szCs w:val="28"/>
          <w:lang w:val="pt-BR" w:bidi="th-TH"/>
        </w:rPr>
        <w:footnoteReference w:id="1"/>
      </w:r>
      <w:r w:rsidRPr="00CC0260">
        <w:rPr>
          <w:rFonts w:ascii="Times New Roman" w:hAnsi="Times New Roman"/>
          <w:color w:val="000000"/>
          <w:sz w:val="28"/>
          <w:szCs w:val="28"/>
          <w:lang w:val="pt-BR" w:bidi="th-TH"/>
        </w:rPr>
        <w:t xml:space="preserve">. Trong ba ngành công nghiệp cấp I, công nghiệp khai thác đạt 26,1 nghìn tỷ đồng, giảm 3,5% chủ yếu do sản lượng dầu thô tiếp tục giảm và sản lượng than khai thác tăng chậm; công nghiệp chế biến đạt 440 nghìn tỷ đồng, tăng 17,5%; sản xuất và phân phối điện, ga, nước đạt 27,2 nghìn tỷ đồng, tăng 14%. Sản xuất công nghiệp của các khu vực kinh tế 9 tháng năm nay </w:t>
      </w:r>
      <w:r w:rsidRPr="00CC0260">
        <w:rPr>
          <w:rFonts w:ascii="Times New Roman" w:hAnsi="Times New Roman" w:hint="eastAsia"/>
          <w:color w:val="000000"/>
          <w:sz w:val="28"/>
          <w:szCs w:val="28"/>
          <w:lang w:val="pt-BR" w:bidi="th-TH"/>
        </w:rPr>
        <w:t>đ</w:t>
      </w:r>
      <w:r w:rsidRPr="00CC0260">
        <w:rPr>
          <w:rFonts w:ascii="Times New Roman" w:hAnsi="Times New Roman"/>
          <w:color w:val="000000"/>
          <w:sz w:val="28"/>
          <w:szCs w:val="28"/>
          <w:lang w:val="pt-BR" w:bidi="th-TH"/>
        </w:rPr>
        <w:t>ều tăng thấp h</w:t>
      </w:r>
      <w:r w:rsidRPr="00CC0260">
        <w:rPr>
          <w:rFonts w:ascii="Times New Roman" w:hAnsi="Times New Roman" w:hint="eastAsia"/>
          <w:color w:val="000000"/>
          <w:sz w:val="28"/>
          <w:szCs w:val="28"/>
          <w:lang w:val="pt-BR" w:bidi="th-TH"/>
        </w:rPr>
        <w:t>ơ</w:t>
      </w:r>
      <w:r w:rsidRPr="00CC0260">
        <w:rPr>
          <w:rFonts w:ascii="Times New Roman" w:hAnsi="Times New Roman"/>
          <w:color w:val="000000"/>
          <w:sz w:val="28"/>
          <w:szCs w:val="28"/>
          <w:lang w:val="pt-BR" w:bidi="th-TH"/>
        </w:rPr>
        <w:t>n mức tăng cùng kỳ năm 2007, trong đó kinh tế Nhà nước tăng 6,4% (Trung ương quản lý tăng 9%; địa phương quản lý giảm 1,7%); kinh tế ngoài Nhà nước tăng 20,7%; khu vực có vốn đầu tư nước ngoài tăng 17,9% (Dầu mỏ và khí đốt giảm 5,8%; các ngành khác tăng 20,4%).</w:t>
      </w:r>
    </w:p>
    <w:p w14:paraId="773AF947" w14:textId="77777777" w:rsidR="006400C3" w:rsidRPr="00CC0260" w:rsidRDefault="006400C3" w:rsidP="00312B9B">
      <w:pPr>
        <w:pStyle w:val="NormalTimesNewRoman"/>
        <w:spacing w:after="40" w:line="288" w:lineRule="auto"/>
        <w:ind w:firstLine="539"/>
        <w:rPr>
          <w:spacing w:val="0"/>
          <w:szCs w:val="28"/>
          <w:lang w:bidi="th-TH"/>
        </w:rPr>
      </w:pPr>
      <w:r w:rsidRPr="00536104">
        <w:rPr>
          <w:spacing w:val="4"/>
          <w:szCs w:val="28"/>
          <w:lang w:bidi="th-TH"/>
        </w:rPr>
        <w:t>Trong số các địa phương có quy mô sản xuất công nghiệp lớn, một số địa phương đạt tốc độ tăng cao hơn mức tăng chung là: Vĩnh Phúc tăng 32,6%;</w:t>
      </w:r>
      <w:r w:rsidRPr="00CC0260">
        <w:rPr>
          <w:spacing w:val="0"/>
          <w:szCs w:val="28"/>
          <w:lang w:bidi="th-TH"/>
        </w:rPr>
        <w:t xml:space="preserve"> Bình Dương tăng 23,8%; Đồng Nai tăng 18,6%; Hải Phòng tăng 18%; Hải Dương tăng 16,3%; Phú Thọ tăng 16,1%</w:t>
      </w:r>
      <w:r w:rsidR="00FA7D03" w:rsidRPr="00CC0260">
        <w:rPr>
          <w:spacing w:val="0"/>
          <w:szCs w:val="28"/>
          <w:lang w:bidi="th-TH"/>
        </w:rPr>
        <w:t xml:space="preserve">. </w:t>
      </w:r>
      <w:r w:rsidR="00AA581D" w:rsidRPr="00CC0260">
        <w:rPr>
          <w:spacing w:val="0"/>
          <w:szCs w:val="28"/>
          <w:lang w:bidi="th-TH"/>
        </w:rPr>
        <w:t>Một số</w:t>
      </w:r>
      <w:r w:rsidRPr="00CC0260">
        <w:rPr>
          <w:spacing w:val="0"/>
          <w:szCs w:val="28"/>
          <w:lang w:bidi="th-TH"/>
        </w:rPr>
        <w:t xml:space="preserve"> địa phương </w:t>
      </w:r>
      <w:r w:rsidR="00FA7D03" w:rsidRPr="00CC0260">
        <w:rPr>
          <w:spacing w:val="0"/>
          <w:szCs w:val="28"/>
          <w:lang w:bidi="th-TH"/>
        </w:rPr>
        <w:t>t</w:t>
      </w:r>
      <w:r w:rsidRPr="00CC0260">
        <w:rPr>
          <w:spacing w:val="0"/>
          <w:szCs w:val="28"/>
          <w:lang w:bidi="th-TH"/>
        </w:rPr>
        <w:t>ăng thấp hơn mức t</w:t>
      </w:r>
      <w:r w:rsidRPr="00CC0260">
        <w:rPr>
          <w:rFonts w:hint="eastAsia"/>
          <w:spacing w:val="0"/>
          <w:szCs w:val="28"/>
          <w:lang w:bidi="th-TH"/>
        </w:rPr>
        <w:t>ă</w:t>
      </w:r>
      <w:r w:rsidRPr="00CC0260">
        <w:rPr>
          <w:spacing w:val="0"/>
          <w:szCs w:val="28"/>
          <w:lang w:bidi="th-TH"/>
        </w:rPr>
        <w:t xml:space="preserve">ng chung </w:t>
      </w:r>
      <w:r w:rsidR="00FA7D03" w:rsidRPr="00CC0260">
        <w:rPr>
          <w:spacing w:val="0"/>
          <w:szCs w:val="28"/>
          <w:lang w:bidi="th-TH"/>
        </w:rPr>
        <w:t>nh</w:t>
      </w:r>
      <w:r w:rsidR="00FA7D03" w:rsidRPr="00CC0260">
        <w:rPr>
          <w:rFonts w:hint="eastAsia"/>
          <w:spacing w:val="0"/>
          <w:szCs w:val="28"/>
          <w:lang w:bidi="th-TH"/>
        </w:rPr>
        <w:t>ư</w:t>
      </w:r>
      <w:r w:rsidRPr="00CC0260">
        <w:rPr>
          <w:spacing w:val="0"/>
          <w:szCs w:val="28"/>
          <w:lang w:bidi="th-TH"/>
        </w:rPr>
        <w:t>: Cần Thơ tăng 15,1%; Hà Nội tăng 14%; Quảng Ninh tăng 13,7%; Đà Nẵng tăng 13,6%; Khánh Hòa tăng 13,5%; TP</w:t>
      </w:r>
      <w:r w:rsidR="00FA7D03" w:rsidRPr="00CC0260">
        <w:rPr>
          <w:spacing w:val="0"/>
          <w:szCs w:val="28"/>
          <w:lang w:bidi="th-TH"/>
        </w:rPr>
        <w:t>.</w:t>
      </w:r>
      <w:r w:rsidRPr="00CC0260">
        <w:rPr>
          <w:spacing w:val="0"/>
          <w:szCs w:val="28"/>
          <w:lang w:bidi="th-TH"/>
        </w:rPr>
        <w:t xml:space="preserve"> Hồ Chí Minh tăng 12,8%; riêng Bà Rịa</w:t>
      </w:r>
      <w:r w:rsidR="00AA581D" w:rsidRPr="00CC0260">
        <w:rPr>
          <w:spacing w:val="0"/>
          <w:szCs w:val="28"/>
          <w:lang w:bidi="th-TH"/>
        </w:rPr>
        <w:t>-</w:t>
      </w:r>
      <w:r w:rsidRPr="00CC0260">
        <w:rPr>
          <w:spacing w:val="0"/>
          <w:szCs w:val="28"/>
          <w:lang w:bidi="th-TH"/>
        </w:rPr>
        <w:t xml:space="preserve">Vũng Tàu giảm 1,6%. </w:t>
      </w:r>
    </w:p>
    <w:p w14:paraId="2C7A18FF" w14:textId="77777777" w:rsidR="006400C3" w:rsidRPr="00CC0260" w:rsidRDefault="00FA7D03" w:rsidP="00312B9B">
      <w:pPr>
        <w:pStyle w:val="NormalTimesNewRoman"/>
        <w:spacing w:after="40" w:line="288" w:lineRule="auto"/>
        <w:ind w:firstLine="539"/>
        <w:rPr>
          <w:spacing w:val="0"/>
          <w:sz w:val="30"/>
          <w:szCs w:val="30"/>
          <w:lang w:bidi="th-TH"/>
        </w:rPr>
      </w:pPr>
      <w:r w:rsidRPr="00CC0260">
        <w:rPr>
          <w:spacing w:val="0"/>
          <w:szCs w:val="28"/>
          <w:lang w:bidi="th-TH"/>
        </w:rPr>
        <w:t xml:space="preserve">Những </w:t>
      </w:r>
      <w:r w:rsidR="006400C3" w:rsidRPr="00CC0260">
        <w:rPr>
          <w:spacing w:val="0"/>
          <w:szCs w:val="28"/>
          <w:lang w:bidi="th-TH"/>
        </w:rPr>
        <w:t xml:space="preserve">sản phẩm công nghiệp đạt mức tăng cao so với 9 tháng năm trước </w:t>
      </w:r>
      <w:r w:rsidRPr="00CC0260">
        <w:rPr>
          <w:spacing w:val="0"/>
          <w:szCs w:val="28"/>
          <w:lang w:bidi="th-TH"/>
        </w:rPr>
        <w:t>là</w:t>
      </w:r>
      <w:r w:rsidR="006400C3" w:rsidRPr="00CC0260">
        <w:rPr>
          <w:spacing w:val="0"/>
          <w:szCs w:val="28"/>
          <w:lang w:bidi="th-TH"/>
        </w:rPr>
        <w:t>: Xe tải tăng 72,2%; xe chở khách tăng 67,4%; máy giặt tăng 38,2%; sữa bột tăng 29,4%; tủ lạnh, tủ đá tăng 26,7%; thủy hải sản chế biến tăng 24,6%; ti vi tăng 23,9%; quần áo người lớn tăng 22,7%; xà phòng giặt tăng 20,3%; biến thế điện tăng 19,8%. Bên cạnh đó vẫn còn nhiều sản phẩm có tốc độ tăng thấp, thậm chí giảm như: Giầy thể thao tăng 14%; nước máy thương phẩm tăng 12,4%; điện sản x</w:t>
      </w:r>
      <w:r w:rsidR="00D00221" w:rsidRPr="00CC0260">
        <w:rPr>
          <w:spacing w:val="0"/>
          <w:szCs w:val="28"/>
          <w:lang w:bidi="th-TH"/>
        </w:rPr>
        <w:t xml:space="preserve">uất tăng 12,3%; giấy, bìa tăng </w:t>
      </w:r>
      <w:r w:rsidR="006400C3" w:rsidRPr="00CC0260">
        <w:rPr>
          <w:spacing w:val="0"/>
          <w:szCs w:val="28"/>
          <w:lang w:bidi="th-TH"/>
        </w:rPr>
        <w:t>11,6%; xi măng tăng 10,9%; xe máy tăng 7,8%; dầu thô khai thác giảm 7,6%; điều hòa nhiệt độ giảm 3,6%; phân hóa học giảm 1,8%; thép tròn giảm 1%.</w:t>
      </w:r>
    </w:p>
    <w:p w14:paraId="631DC062" w14:textId="77777777" w:rsidR="008607EE" w:rsidRPr="00CC0260" w:rsidRDefault="008607EE" w:rsidP="00590AEE">
      <w:pPr>
        <w:spacing w:before="40" w:after="40" w:line="293" w:lineRule="auto"/>
        <w:ind w:firstLine="561"/>
        <w:jc w:val="both"/>
        <w:rPr>
          <w:rFonts w:ascii="Times New Roman" w:hAnsi="Times New Roman"/>
          <w:b/>
          <w:sz w:val="28"/>
          <w:szCs w:val="28"/>
          <w:lang w:val="fr-FR"/>
        </w:rPr>
      </w:pPr>
      <w:r w:rsidRPr="00CC0260">
        <w:rPr>
          <w:rFonts w:ascii="Times New Roman" w:hAnsi="Times New Roman"/>
          <w:b/>
          <w:sz w:val="28"/>
          <w:szCs w:val="28"/>
          <w:lang w:val="fr-FR"/>
        </w:rPr>
        <w:t>6. Thương mại, giá cả và dịch vụ</w:t>
      </w:r>
    </w:p>
    <w:p w14:paraId="076A4FF7" w14:textId="77777777" w:rsidR="008607EE" w:rsidRPr="00CC0260" w:rsidRDefault="008607EE" w:rsidP="00590AEE">
      <w:pPr>
        <w:pStyle w:val="NormalTimesNewRoman"/>
        <w:spacing w:after="40" w:line="293" w:lineRule="auto"/>
        <w:ind w:firstLine="561"/>
        <w:rPr>
          <w:b/>
          <w:i/>
          <w:spacing w:val="0"/>
          <w:szCs w:val="28"/>
        </w:rPr>
      </w:pPr>
      <w:r w:rsidRPr="00CC0260">
        <w:rPr>
          <w:b/>
          <w:i/>
          <w:spacing w:val="0"/>
          <w:szCs w:val="28"/>
        </w:rPr>
        <w:t>a. Bán lẻ hàng hoá và dịch vụ phục vụ tiêu dùng</w:t>
      </w:r>
    </w:p>
    <w:p w14:paraId="148A5A79" w14:textId="77777777" w:rsidR="008607EE" w:rsidRPr="00CC0260" w:rsidRDefault="008607EE" w:rsidP="00312B9B">
      <w:pPr>
        <w:spacing w:before="40" w:after="40" w:line="295" w:lineRule="auto"/>
        <w:ind w:firstLine="561"/>
        <w:jc w:val="both"/>
        <w:rPr>
          <w:rFonts w:ascii="Times New Roman" w:hAnsi="Times New Roman"/>
          <w:sz w:val="28"/>
          <w:szCs w:val="28"/>
          <w:lang w:val="fr-FR"/>
        </w:rPr>
      </w:pPr>
      <w:r w:rsidRPr="00CC0260">
        <w:rPr>
          <w:rFonts w:ascii="Times New Roman" w:hAnsi="Times New Roman"/>
          <w:sz w:val="28"/>
          <w:szCs w:val="28"/>
          <w:lang w:val="fr-FR"/>
        </w:rPr>
        <w:t>Tổng mức bán lẻ hàng hóa và doanh thu dịch vụ tiêu dùng 9 tháng năm 2008 theo giá thực tế ước tính đạt 694,4 nghìn tỷ đồng, tăng 30,1% so với cùng kỳ năm trước. Nếu loại trừ yếu tố tăng giá thì tổng mức bán lẻ hàng hóa và doanh thu dịch vụ tiêu dùng 9 tháng năm nay tăng 6%</w:t>
      </w:r>
      <w:r w:rsidR="00AA581D" w:rsidRPr="00CC0260">
        <w:rPr>
          <w:rFonts w:ascii="Times New Roman" w:hAnsi="Times New Roman"/>
          <w:sz w:val="28"/>
          <w:szCs w:val="28"/>
          <w:lang w:val="fr-FR"/>
        </w:rPr>
        <w:t xml:space="preserve"> so với cùng kỳ n</w:t>
      </w:r>
      <w:r w:rsidR="00AA581D" w:rsidRPr="00CC0260">
        <w:rPr>
          <w:rFonts w:ascii="Times New Roman" w:hAnsi="Times New Roman" w:hint="eastAsia"/>
          <w:sz w:val="28"/>
          <w:szCs w:val="28"/>
          <w:lang w:val="fr-FR"/>
        </w:rPr>
        <w:t>ă</w:t>
      </w:r>
      <w:r w:rsidR="00AA581D" w:rsidRPr="00CC0260">
        <w:rPr>
          <w:rFonts w:ascii="Times New Roman" w:hAnsi="Times New Roman"/>
          <w:sz w:val="28"/>
          <w:szCs w:val="28"/>
          <w:lang w:val="fr-FR"/>
        </w:rPr>
        <w:t>m tr</w:t>
      </w:r>
      <w:r w:rsidR="00AA581D" w:rsidRPr="00CC0260">
        <w:rPr>
          <w:rFonts w:ascii="Times New Roman" w:hAnsi="Times New Roman" w:hint="eastAsia"/>
          <w:sz w:val="28"/>
          <w:szCs w:val="28"/>
          <w:lang w:val="fr-FR"/>
        </w:rPr>
        <w:t>ư</w:t>
      </w:r>
      <w:r w:rsidR="00AA581D" w:rsidRPr="00CC0260">
        <w:rPr>
          <w:rFonts w:ascii="Times New Roman" w:hAnsi="Times New Roman"/>
          <w:sz w:val="28"/>
          <w:szCs w:val="28"/>
          <w:lang w:val="fr-FR"/>
        </w:rPr>
        <w:t>ớc</w:t>
      </w:r>
      <w:r w:rsidRPr="00CC0260">
        <w:rPr>
          <w:rFonts w:ascii="Times New Roman" w:hAnsi="Times New Roman"/>
          <w:sz w:val="28"/>
          <w:szCs w:val="28"/>
          <w:lang w:val="fr-FR"/>
        </w:rPr>
        <w:t xml:space="preserve">. Trong các ngành kinh doanh, thương nghiệp đạt 571,5 nghìn tỷ đồng, chiếm 82,3% tổng số và tăng 30,5%; khách sạn, nhà hàng đạt 79,2 nghìn tỷ đồng, chiếm 11,4%, tăng 25,7%; dịch vụ đạt 34,5 nghìn tỷ đồng, chiếm 5% và tăng 30,9%; du lịch đạt 9,2 nghìn tỷ đồng, chiếm 1,3%, tăng 45,2%. </w:t>
      </w:r>
    </w:p>
    <w:p w14:paraId="1ABDA016" w14:textId="77777777" w:rsidR="008607EE" w:rsidRPr="00CC0260" w:rsidRDefault="008607EE" w:rsidP="00E97D54">
      <w:pPr>
        <w:spacing w:before="40" w:after="40" w:line="295" w:lineRule="auto"/>
        <w:ind w:firstLine="561"/>
        <w:jc w:val="both"/>
        <w:rPr>
          <w:rFonts w:ascii="Times New Roman" w:hAnsi="Times New Roman"/>
          <w:b/>
          <w:i/>
          <w:sz w:val="28"/>
          <w:szCs w:val="28"/>
          <w:lang w:val="fr-FR"/>
        </w:rPr>
      </w:pPr>
      <w:r w:rsidRPr="00CC0260">
        <w:rPr>
          <w:rFonts w:ascii="Times New Roman" w:hAnsi="Times New Roman"/>
          <w:b/>
          <w:i/>
          <w:sz w:val="28"/>
          <w:szCs w:val="28"/>
          <w:lang w:val="fr-FR"/>
        </w:rPr>
        <w:t>b. Giá tiêu dùng</w:t>
      </w:r>
      <w:r w:rsidRPr="00CC0260">
        <w:rPr>
          <w:rFonts w:ascii="Times New Roman" w:hAnsi="Times New Roman"/>
          <w:b/>
          <w:i/>
          <w:sz w:val="28"/>
          <w:szCs w:val="28"/>
          <w:lang w:val="fr-FR"/>
        </w:rPr>
        <w:tab/>
      </w:r>
    </w:p>
    <w:p w14:paraId="77B33472" w14:textId="77777777" w:rsidR="008607EE" w:rsidRPr="00CC0260" w:rsidRDefault="008607EE" w:rsidP="00E97D54">
      <w:pPr>
        <w:spacing w:before="40" w:after="40" w:line="295" w:lineRule="auto"/>
        <w:ind w:firstLine="561"/>
        <w:jc w:val="both"/>
        <w:rPr>
          <w:rFonts w:ascii="Times New Roman" w:hAnsi="Times New Roman"/>
          <w:sz w:val="28"/>
          <w:szCs w:val="28"/>
          <w:lang w:val="fr-FR"/>
        </w:rPr>
      </w:pPr>
      <w:r w:rsidRPr="00CC0260">
        <w:rPr>
          <w:rFonts w:ascii="Times New Roman" w:hAnsi="Times New Roman"/>
          <w:sz w:val="28"/>
          <w:szCs w:val="28"/>
          <w:lang w:val="fr-FR"/>
        </w:rPr>
        <w:t>Giá tiêu dùng tháng 9/2008 tăng 0,18%</w:t>
      </w:r>
      <w:r w:rsidR="00AA581D" w:rsidRPr="00CC0260">
        <w:rPr>
          <w:rFonts w:ascii="Times New Roman" w:hAnsi="Times New Roman"/>
          <w:sz w:val="28"/>
          <w:szCs w:val="28"/>
          <w:lang w:val="fr-FR"/>
        </w:rPr>
        <w:t xml:space="preserve"> so với tháng trước, là mức t</w:t>
      </w:r>
      <w:r w:rsidR="00AA581D" w:rsidRPr="00CC0260">
        <w:rPr>
          <w:rFonts w:ascii="Times New Roman" w:hAnsi="Times New Roman" w:hint="eastAsia"/>
          <w:sz w:val="28"/>
          <w:szCs w:val="28"/>
          <w:lang w:val="fr-FR"/>
        </w:rPr>
        <w:t>ă</w:t>
      </w:r>
      <w:r w:rsidR="00AA581D" w:rsidRPr="00CC0260">
        <w:rPr>
          <w:rFonts w:ascii="Times New Roman" w:hAnsi="Times New Roman"/>
          <w:sz w:val="28"/>
          <w:szCs w:val="28"/>
          <w:lang w:val="fr-FR"/>
        </w:rPr>
        <w:t xml:space="preserve">ng thấp nhất </w:t>
      </w:r>
      <w:r w:rsidR="00E97D54" w:rsidRPr="00CC0260">
        <w:rPr>
          <w:rFonts w:ascii="Times New Roman" w:hAnsi="Times New Roman"/>
          <w:sz w:val="28"/>
          <w:szCs w:val="28"/>
          <w:lang w:val="fr-FR"/>
        </w:rPr>
        <w:t xml:space="preserve">trong vòng 17 tháng gần </w:t>
      </w:r>
      <w:r w:rsidR="00E97D54" w:rsidRPr="00CC0260">
        <w:rPr>
          <w:rFonts w:ascii="Times New Roman" w:hAnsi="Times New Roman" w:hint="eastAsia"/>
          <w:sz w:val="28"/>
          <w:szCs w:val="28"/>
          <w:lang w:val="fr-FR"/>
        </w:rPr>
        <w:t>đ</w:t>
      </w:r>
      <w:r w:rsidR="00E97D54" w:rsidRPr="00CC0260">
        <w:rPr>
          <w:rFonts w:ascii="Times New Roman" w:hAnsi="Times New Roman"/>
          <w:sz w:val="28"/>
          <w:szCs w:val="28"/>
          <w:lang w:val="fr-FR"/>
        </w:rPr>
        <w:t>ây</w:t>
      </w:r>
      <w:r w:rsidR="00AA581D" w:rsidRPr="00CC0260">
        <w:rPr>
          <w:rFonts w:ascii="Times New Roman" w:hAnsi="Times New Roman"/>
          <w:sz w:val="28"/>
          <w:szCs w:val="28"/>
          <w:lang w:val="fr-FR"/>
        </w:rPr>
        <w:t xml:space="preserve"> </w:t>
      </w:r>
      <w:r w:rsidRPr="00CC0260">
        <w:rPr>
          <w:rFonts w:ascii="Times New Roman" w:hAnsi="Times New Roman"/>
          <w:sz w:val="28"/>
          <w:szCs w:val="28"/>
          <w:lang w:val="fr-FR"/>
        </w:rPr>
        <w:t xml:space="preserve">và </w:t>
      </w:r>
      <w:r w:rsidR="00E97D54" w:rsidRPr="00CC0260">
        <w:rPr>
          <w:rFonts w:ascii="Times New Roman" w:hAnsi="Times New Roman"/>
          <w:sz w:val="28"/>
          <w:szCs w:val="28"/>
          <w:lang w:val="fr-FR"/>
        </w:rPr>
        <w:t xml:space="preserve">cũng </w:t>
      </w:r>
      <w:r w:rsidRPr="00CC0260">
        <w:rPr>
          <w:rFonts w:ascii="Times New Roman" w:hAnsi="Times New Roman"/>
          <w:sz w:val="28"/>
          <w:szCs w:val="28"/>
          <w:lang w:val="fr-FR"/>
        </w:rPr>
        <w:t>là mức tăng thấp nhất so với mức tăng tháng 9 của các năm từ 2004</w:t>
      </w:r>
      <w:r w:rsidR="00E97D54" w:rsidRPr="00CC0260">
        <w:rPr>
          <w:rFonts w:ascii="Times New Roman" w:hAnsi="Times New Roman"/>
          <w:sz w:val="28"/>
          <w:szCs w:val="28"/>
          <w:lang w:val="fr-FR"/>
        </w:rPr>
        <w:t xml:space="preserve"> </w:t>
      </w:r>
      <w:r w:rsidR="00E97D54" w:rsidRPr="00CC0260">
        <w:rPr>
          <w:rFonts w:ascii="Times New Roman" w:hAnsi="Times New Roman" w:hint="eastAsia"/>
          <w:sz w:val="28"/>
          <w:szCs w:val="28"/>
          <w:lang w:val="fr-FR"/>
        </w:rPr>
        <w:t>đ</w:t>
      </w:r>
      <w:r w:rsidR="00E97D54" w:rsidRPr="00CC0260">
        <w:rPr>
          <w:rFonts w:ascii="Times New Roman" w:hAnsi="Times New Roman"/>
          <w:sz w:val="28"/>
          <w:szCs w:val="28"/>
          <w:lang w:val="fr-FR"/>
        </w:rPr>
        <w:t>ến nay</w:t>
      </w:r>
      <w:r w:rsidR="00AA581D" w:rsidRPr="00CC0260">
        <w:rPr>
          <w:rStyle w:val="FootnoteReference"/>
          <w:rFonts w:ascii="Times New Roman" w:hAnsi="Times New Roman"/>
          <w:sz w:val="28"/>
          <w:szCs w:val="28"/>
          <w:lang w:val="fr-FR"/>
        </w:rPr>
        <w:footnoteReference w:customMarkFollows="1" w:id="2"/>
        <w:t>1</w:t>
      </w:r>
      <w:r w:rsidRPr="00CC0260">
        <w:rPr>
          <w:rFonts w:ascii="Times New Roman" w:hAnsi="Times New Roman"/>
          <w:sz w:val="28"/>
          <w:szCs w:val="28"/>
          <w:lang w:val="fr-FR"/>
        </w:rPr>
        <w:t xml:space="preserve">. Giá tiêu dùng tháng 9 tăng chậm lại, một mặt do giá trên thị trường thế giới của một số hàng hoá nước ta nhập khẩu đã giảm và sản xuất nông nghiệp trong nước được mùa, nhưng </w:t>
      </w:r>
      <w:r w:rsidR="00AA581D" w:rsidRPr="00CC0260">
        <w:rPr>
          <w:rFonts w:ascii="Times New Roman" w:hAnsi="Times New Roman"/>
          <w:sz w:val="28"/>
          <w:szCs w:val="28"/>
          <w:lang w:val="fr-FR"/>
        </w:rPr>
        <w:t>yếu tố quan trọng nhất là do</w:t>
      </w:r>
      <w:r w:rsidRPr="00CC0260">
        <w:rPr>
          <w:rFonts w:ascii="Times New Roman" w:hAnsi="Times New Roman"/>
          <w:sz w:val="28"/>
          <w:szCs w:val="28"/>
          <w:lang w:val="fr-FR"/>
        </w:rPr>
        <w:t xml:space="preserve"> những nỗ lực </w:t>
      </w:r>
      <w:r w:rsidR="00AA581D" w:rsidRPr="00CC0260">
        <w:rPr>
          <w:rFonts w:ascii="Times New Roman" w:hAnsi="Times New Roman"/>
          <w:sz w:val="28"/>
          <w:szCs w:val="28"/>
          <w:lang w:val="fr-FR"/>
        </w:rPr>
        <w:t>của các cấp, các ngành</w:t>
      </w:r>
      <w:r w:rsidRPr="00CC0260">
        <w:rPr>
          <w:rFonts w:ascii="Times New Roman" w:hAnsi="Times New Roman"/>
          <w:sz w:val="28"/>
          <w:szCs w:val="28"/>
          <w:lang w:val="fr-FR"/>
        </w:rPr>
        <w:t xml:space="preserve"> trong việc thực hiện 8 nhóm giải pháp của Chính phủ. Tuy nhiên, trong 9 tháng vừa qua giá hàng hoá và dịch vụ đã tăng với tốc độ cao. Giá tiêu dùng tháng 9/2008 so với tháng 12 năm 2007 tăng 21,87%; so với cùng kỳ năm trước tăng 27,9%. Giá tiêu dùng bình quân 9 tháng 2008 so với 9 tháng năm 2007 tăng 22,76%.</w:t>
      </w:r>
    </w:p>
    <w:p w14:paraId="30EFEC0E" w14:textId="77777777" w:rsidR="008607EE" w:rsidRPr="00CC0260" w:rsidRDefault="008607EE" w:rsidP="00E97D54">
      <w:pPr>
        <w:spacing w:before="40" w:after="40" w:line="295" w:lineRule="auto"/>
        <w:ind w:firstLine="561"/>
        <w:jc w:val="both"/>
        <w:rPr>
          <w:rFonts w:ascii="Times New Roman" w:hAnsi="Times New Roman"/>
          <w:b/>
          <w:i/>
          <w:sz w:val="28"/>
          <w:szCs w:val="28"/>
          <w:lang w:val="fr-FR"/>
        </w:rPr>
      </w:pPr>
      <w:r w:rsidRPr="00CC0260">
        <w:rPr>
          <w:rFonts w:ascii="Times New Roman" w:hAnsi="Times New Roman"/>
          <w:sz w:val="28"/>
          <w:szCs w:val="28"/>
          <w:lang w:val="fr-FR"/>
        </w:rPr>
        <w:t>Giá vàng tháng 9/2008 so với tháng trước giảm 6,36%; so với tháng 12 năm trước tăng 9,03%, so với cùng kỳ năm trước tăng 28,58%. Giá đô la Mỹ giảm 0,75% so với tháng trước; tăng 3% so với tháng 12/2007; tăng 1,9% so với cùng kỳ năm trước.</w:t>
      </w:r>
    </w:p>
    <w:p w14:paraId="7F3FABA0" w14:textId="77777777" w:rsidR="008607EE" w:rsidRPr="00CC0260" w:rsidRDefault="008607EE" w:rsidP="00E97D54">
      <w:pPr>
        <w:spacing w:before="40" w:after="40" w:line="295" w:lineRule="auto"/>
        <w:ind w:firstLine="561"/>
        <w:jc w:val="both"/>
        <w:rPr>
          <w:rFonts w:ascii="Times New Roman" w:hAnsi="Times New Roman"/>
          <w:b/>
          <w:i/>
          <w:sz w:val="28"/>
          <w:szCs w:val="28"/>
          <w:lang w:val="fr-FR"/>
        </w:rPr>
      </w:pPr>
      <w:r w:rsidRPr="00CC0260">
        <w:rPr>
          <w:rFonts w:ascii="Times New Roman" w:hAnsi="Times New Roman"/>
          <w:b/>
          <w:i/>
          <w:sz w:val="28"/>
          <w:szCs w:val="28"/>
          <w:lang w:val="fr-FR"/>
        </w:rPr>
        <w:t xml:space="preserve">c. Xuất, nhập khẩu hàng hoá </w:t>
      </w:r>
    </w:p>
    <w:p w14:paraId="48A81176" w14:textId="77777777" w:rsidR="008607EE" w:rsidRPr="00CC0260" w:rsidRDefault="008607EE" w:rsidP="00312B9B">
      <w:pPr>
        <w:spacing w:before="40" w:after="40" w:line="295" w:lineRule="auto"/>
        <w:ind w:firstLine="561"/>
        <w:jc w:val="both"/>
        <w:rPr>
          <w:rFonts w:ascii="Times New Roman" w:hAnsi="Times New Roman"/>
          <w:sz w:val="28"/>
          <w:szCs w:val="28"/>
          <w:lang w:val="fr-FR"/>
        </w:rPr>
      </w:pPr>
      <w:r w:rsidRPr="00CC0260">
        <w:rPr>
          <w:rFonts w:ascii="Times New Roman" w:hAnsi="Times New Roman"/>
          <w:spacing w:val="-2"/>
          <w:sz w:val="28"/>
          <w:szCs w:val="28"/>
          <w:lang w:val="fr-FR"/>
        </w:rPr>
        <w:t>Kim ngạch hàng hóa xuất khẩu tháng 9/2008 ước tính đạt 5,3 tỷ USD, tăng 39,4% so với cùng kỳ năm trước, nhưng giảm 11,9% so với tháng trước do lượng và giá xuất khẩu của một số mặt hàng giảm</w:t>
      </w:r>
      <w:r w:rsidR="00312B9B">
        <w:rPr>
          <w:rFonts w:ascii="Times New Roman" w:hAnsi="Times New Roman"/>
          <w:spacing w:val="-2"/>
          <w:sz w:val="28"/>
          <w:szCs w:val="28"/>
          <w:lang w:val="fr-FR"/>
        </w:rPr>
        <w:t>;</w:t>
      </w:r>
      <w:r w:rsidRPr="00CC0260">
        <w:rPr>
          <w:rFonts w:ascii="Times New Roman" w:hAnsi="Times New Roman"/>
          <w:spacing w:val="-2"/>
          <w:sz w:val="28"/>
          <w:szCs w:val="28"/>
          <w:lang w:val="fr-FR"/>
        </w:rPr>
        <w:t xml:space="preserve"> trong đó dầu thô giảm 279 nghìn tấn, kim ngạch giảm 394 triệu USD; hàng dệt may giảm 101 triệu USD; giày dép giảm </w:t>
      </w:r>
      <w:r w:rsidRPr="00CC0260">
        <w:rPr>
          <w:rFonts w:ascii="Times New Roman" w:hAnsi="Times New Roman"/>
          <w:sz w:val="28"/>
          <w:szCs w:val="28"/>
          <w:lang w:val="fr-FR"/>
        </w:rPr>
        <w:t>72 triệu USD; gạo tuy tăng 39 nghìn tấn nhưng kim ngạch giảm 39 triệu USD</w:t>
      </w:r>
      <w:r w:rsidRPr="00CC0260">
        <w:rPr>
          <w:rFonts w:ascii="Times New Roman" w:hAnsi="Times New Roman"/>
          <w:spacing w:val="-2"/>
          <w:sz w:val="28"/>
          <w:szCs w:val="28"/>
          <w:lang w:val="fr-FR"/>
        </w:rPr>
        <w:t>;</w:t>
      </w:r>
      <w:r w:rsidRPr="00CC0260">
        <w:rPr>
          <w:rFonts w:ascii="Times New Roman" w:hAnsi="Times New Roman"/>
          <w:sz w:val="28"/>
          <w:szCs w:val="28"/>
          <w:lang w:val="fr-FR"/>
        </w:rPr>
        <w:t xml:space="preserve"> thuỷ sản giảm 33 triệu USD.</w:t>
      </w:r>
    </w:p>
    <w:p w14:paraId="72B2AAEA" w14:textId="77777777" w:rsidR="008607EE" w:rsidRPr="00CC0260" w:rsidRDefault="008607EE" w:rsidP="00E33B1F">
      <w:pPr>
        <w:spacing w:before="40" w:after="20" w:line="288" w:lineRule="auto"/>
        <w:ind w:firstLine="561"/>
        <w:jc w:val="both"/>
        <w:rPr>
          <w:rFonts w:ascii="Times New Roman" w:hAnsi="Times New Roman"/>
          <w:sz w:val="28"/>
          <w:szCs w:val="28"/>
          <w:lang w:val="fr-FR"/>
        </w:rPr>
      </w:pPr>
      <w:r w:rsidRPr="00CC0260">
        <w:rPr>
          <w:rFonts w:ascii="Times New Roman" w:hAnsi="Times New Roman"/>
          <w:sz w:val="28"/>
          <w:szCs w:val="28"/>
          <w:lang w:val="fr-FR"/>
        </w:rPr>
        <w:t>Tính chung 9 tháng năm 2008, kim ngạch hàng hóa xuất khẩu ước tính đạt 48,6 tỷ USD, tăng 39% so với cùng kỳ năm trước, bao gồm khu vực kinh tế trong nước đạt 21,9 tỷ USD, tăng 44,1%; khu vực có vốn đầu tư nước ngoài (không kể dầu thô) đạt 17,8 tỷ USD, tăng 28,1%; dầu thô đạt 8,8 tỷ USD, tăng 52%. Trong tổng kim ngạch hàng hoá xuất khẩu 9 tháng, nhóm hàng công nghiệp nặng và khoáng sản chiếm 32,7%, nhóm hàng công nghiệp nhẹ và tiểu thủ công nghiệp chiếm 44,5%; nhóm hàng nông, lâm nghiệp và thuỷ sản chiếm 22,8%.</w:t>
      </w:r>
    </w:p>
    <w:p w14:paraId="4B53C50C" w14:textId="77777777" w:rsidR="008607EE" w:rsidRPr="00CC0260" w:rsidRDefault="008607EE" w:rsidP="00E33B1F">
      <w:pPr>
        <w:spacing w:before="40" w:after="20" w:line="288" w:lineRule="auto"/>
        <w:ind w:firstLine="561"/>
        <w:jc w:val="both"/>
        <w:rPr>
          <w:rFonts w:ascii="Times New Roman" w:hAnsi="Times New Roman"/>
          <w:sz w:val="28"/>
          <w:szCs w:val="28"/>
          <w:lang w:val="fr-FR"/>
        </w:rPr>
      </w:pPr>
      <w:r w:rsidRPr="00CC0260">
        <w:rPr>
          <w:rFonts w:ascii="Times New Roman" w:hAnsi="Times New Roman"/>
          <w:sz w:val="28"/>
          <w:szCs w:val="28"/>
          <w:lang w:val="fr-FR"/>
        </w:rPr>
        <w:t xml:space="preserve">Kim ngạch xuất khẩu của hầu hết các mặt hàng trong 9 tháng đều tăng cao so với cùng kỳ năm trước. Đến nay đã có 10 mặt hàng đạt kim ngạch xuất khẩu trên 1 tỷ USD là: Dầu thô đạt 8,8 tỷ USD, tăng 52%; hàng dệt may đạt 6,8 tỷ USD, tăng 20,2%; giày dép đạt 3,4 tỷ USD, tăng 18,2%; thuỷ sản đạt 3,3 tỷ USD, tăng 21,9%; gạo đạt 2,4 tỷ USD, tăng 89,7%; sản phẩm gỗ đạt 2 tỷ USD, tăng 19,4%; điện tử, máy tính đạt 1,9 tỷ USD, tăng 25,5%; cà phê đạt 1,6 tỷ USD, tăng 9,6%; cao su đạt 1,3 tỷ USD, tăng 33,6%; than đá đạt 1,1 tỷ USD, tăng 55,5%. Kim ngạch xuất khẩu 9 tháng tăng cao chủ yếu vẫn do yếu tố giá xuất khẩu tăng, đặc biệt giá một số mặt hàng tăng liên tục trong 7 tháng đầu năm. Nếu loại trừ yếu tố tăng giá của 8 mặt hàng (Dầu thô, than đá, gạo, cà phê, cao su, hạt tiêu, hạt điều, chè) và trị giá tái xuất hàng hoá thì tổng kim ngạch hàng hóa xuất khẩu 9 tháng năm 2008 chỉ tăng 14,8% so với cùng kỳ năm trước. </w:t>
      </w:r>
    </w:p>
    <w:p w14:paraId="67BB48E1" w14:textId="77777777" w:rsidR="008607EE" w:rsidRPr="00CC0260" w:rsidRDefault="008607EE" w:rsidP="00E33B1F">
      <w:pPr>
        <w:spacing w:before="40" w:after="20" w:line="288" w:lineRule="auto"/>
        <w:ind w:firstLine="561"/>
        <w:jc w:val="both"/>
        <w:rPr>
          <w:rFonts w:ascii="Times New Roman" w:hAnsi="Times New Roman"/>
          <w:spacing w:val="2"/>
          <w:sz w:val="28"/>
          <w:szCs w:val="28"/>
          <w:lang w:val="fr-FR"/>
        </w:rPr>
      </w:pPr>
      <w:r w:rsidRPr="00CC0260">
        <w:rPr>
          <w:rFonts w:ascii="Times New Roman" w:hAnsi="Times New Roman"/>
          <w:spacing w:val="4"/>
          <w:sz w:val="28"/>
          <w:szCs w:val="28"/>
          <w:lang w:val="fr-FR"/>
        </w:rPr>
        <w:t>Hàng hoá xuất khẩu 9 tháng sang các thị trường lớn đều tăng so với cùng kỳ năm trước, trong đó thị trường Mỹ đạt giá trị cao nhất với 8,5 tỷ USD, tăng 17% (Hàng dệt may đạt 3,8 tỷ USD; sản phẩm gỗ 780 triệu USD; giày dép 730 triệu USD;</w:t>
      </w:r>
      <w:r w:rsidRPr="00CC0260">
        <w:rPr>
          <w:rFonts w:ascii="Times New Roman" w:hAnsi="Times New Roman"/>
          <w:spacing w:val="-2"/>
          <w:sz w:val="28"/>
          <w:szCs w:val="28"/>
          <w:lang w:val="fr-FR"/>
        </w:rPr>
        <w:t xml:space="preserve"> dầu thô 660 triệu USD); thị trường ASEAN đạt 8,4 tỷ USD, tăng 42%;</w:t>
      </w:r>
      <w:r w:rsidRPr="00CC0260">
        <w:rPr>
          <w:rFonts w:ascii="Times New Roman" w:hAnsi="Times New Roman"/>
          <w:spacing w:val="2"/>
          <w:sz w:val="28"/>
          <w:szCs w:val="28"/>
          <w:lang w:val="fr-FR"/>
        </w:rPr>
        <w:t xml:space="preserve"> EU đạt 7,8 tỷ USD, tăng 21% (hàng dệt may 1,2 tỷ USD, giày dép 1,9 tỷ USD); Ôx-trây-li-a đạt 3,5 tỷ USD, tăng 67%; Trung Quốc 3,3 tỷ USD, tăng 43%.</w:t>
      </w:r>
    </w:p>
    <w:p w14:paraId="16E7D2AE" w14:textId="77777777" w:rsidR="008607EE" w:rsidRPr="00CC0260" w:rsidRDefault="008607EE" w:rsidP="00E33B1F">
      <w:pPr>
        <w:spacing w:before="40" w:after="20" w:line="288" w:lineRule="auto"/>
        <w:ind w:firstLine="561"/>
        <w:jc w:val="both"/>
        <w:rPr>
          <w:rFonts w:ascii="Times New Roman" w:hAnsi="Times New Roman"/>
          <w:sz w:val="28"/>
          <w:szCs w:val="28"/>
          <w:lang w:val="fr-FR"/>
        </w:rPr>
      </w:pPr>
      <w:r w:rsidRPr="00CC0260">
        <w:rPr>
          <w:rFonts w:ascii="Times New Roman" w:hAnsi="Times New Roman"/>
          <w:sz w:val="28"/>
          <w:szCs w:val="28"/>
          <w:lang w:val="fr-FR"/>
        </w:rPr>
        <w:tab/>
        <w:t xml:space="preserve">Kim ngạch hàng hóa nhập khẩu tháng 9/2008 ước tính đạt 5,8 tỷ USD, tăng 17,2% so với cùng kỳ năm trước và giảm 7,6% so với tháng 8/2008. Kim ngạch nhập khẩu một số mặt hàng giảm so với tháng trước là: Xăng dầu, sắt thép, sữa, chất dẻo, máy móc thiết bị, ô tô; trong đó xăng dầu giảm 308 triệu USD; máy móc, thiết bị, dụng cụ phụ tùng giảm 96 triệu USD. </w:t>
      </w:r>
    </w:p>
    <w:p w14:paraId="568A291D" w14:textId="77777777" w:rsidR="008607EE" w:rsidRPr="00CC0260" w:rsidRDefault="008607EE" w:rsidP="00E33B1F">
      <w:pPr>
        <w:spacing w:before="40" w:after="20" w:line="288" w:lineRule="auto"/>
        <w:ind w:firstLine="561"/>
        <w:jc w:val="both"/>
        <w:rPr>
          <w:rFonts w:ascii="Times New Roman" w:hAnsi="Times New Roman"/>
          <w:sz w:val="28"/>
          <w:szCs w:val="28"/>
          <w:lang w:val="fr-FR"/>
        </w:rPr>
      </w:pPr>
      <w:r w:rsidRPr="00CC0260">
        <w:rPr>
          <w:rFonts w:ascii="Times New Roman" w:hAnsi="Times New Roman"/>
          <w:sz w:val="28"/>
          <w:szCs w:val="28"/>
          <w:lang w:val="fr-FR"/>
        </w:rPr>
        <w:t xml:space="preserve">Tính chung kim ngạch hàng hóa nhập khẩu 9 tháng ước tính đạt 64,4 tỷ USD, tăng 48,3% so với cùng kỳ năm trước, bao gồm khu vực kinh tế trong nước đạt 43 tỷ USD, tăng 53,1%; khu vực có vốn đầu tư nước ngoài đạt 21,4 tỷ USD, tăng 39,5%. Trong tổng kim ngạch hàng hoá nhập khẩu 9 tháng, tư liệu sản xuất chiếm 90,7%; hàng tiêu dùng chiếm 5,7%. </w:t>
      </w:r>
    </w:p>
    <w:p w14:paraId="0D581774" w14:textId="77777777" w:rsidR="008607EE" w:rsidRPr="00CC0260" w:rsidRDefault="008607EE" w:rsidP="0002394F">
      <w:pPr>
        <w:spacing w:before="40" w:after="20" w:line="269" w:lineRule="auto"/>
        <w:ind w:firstLine="561"/>
        <w:jc w:val="both"/>
        <w:rPr>
          <w:rFonts w:ascii="Times New Roman" w:hAnsi="Times New Roman"/>
          <w:spacing w:val="-2"/>
          <w:sz w:val="28"/>
          <w:szCs w:val="28"/>
          <w:lang w:val="fr-FR"/>
        </w:rPr>
      </w:pPr>
      <w:r w:rsidRPr="00CC0260">
        <w:rPr>
          <w:rFonts w:ascii="Times New Roman" w:hAnsi="Times New Roman"/>
          <w:spacing w:val="-2"/>
          <w:sz w:val="28"/>
          <w:szCs w:val="28"/>
          <w:lang w:val="fr-FR"/>
        </w:rPr>
        <w:t xml:space="preserve">Kim ngạch nhập khẩu 9 tháng tăng mạnh so với cùng kỳ năm trước do lượng và giá nhập khẩu đều tăng cao. Nếu loại trừ yếu tố tăng giá của 5 mặt hàng </w:t>
      </w:r>
      <w:r w:rsidR="007F7717" w:rsidRPr="00CC0260">
        <w:rPr>
          <w:rFonts w:ascii="Times New Roman" w:hAnsi="Times New Roman"/>
          <w:spacing w:val="-2"/>
          <w:sz w:val="28"/>
          <w:szCs w:val="28"/>
          <w:lang w:val="fr-FR"/>
        </w:rPr>
        <w:t>(</w:t>
      </w:r>
      <w:r w:rsidRPr="00CC0260">
        <w:rPr>
          <w:rFonts w:ascii="Times New Roman" w:hAnsi="Times New Roman"/>
          <w:spacing w:val="-2"/>
          <w:sz w:val="28"/>
          <w:szCs w:val="28"/>
          <w:lang w:val="fr-FR"/>
        </w:rPr>
        <w:t>xăng dầu, sắt thép, phân bón, chất dẻo và giấy</w:t>
      </w:r>
      <w:r w:rsidR="007F7717" w:rsidRPr="00CC0260">
        <w:rPr>
          <w:rFonts w:ascii="Times New Roman" w:hAnsi="Times New Roman"/>
          <w:spacing w:val="-2"/>
          <w:sz w:val="28"/>
          <w:szCs w:val="28"/>
          <w:lang w:val="fr-FR"/>
        </w:rPr>
        <w:t>)</w:t>
      </w:r>
      <w:r w:rsidRPr="00CC0260">
        <w:rPr>
          <w:rFonts w:ascii="Times New Roman" w:hAnsi="Times New Roman"/>
          <w:spacing w:val="-2"/>
          <w:sz w:val="28"/>
          <w:szCs w:val="28"/>
          <w:lang w:val="fr-FR"/>
        </w:rPr>
        <w:t xml:space="preserve"> thì tổng kim ngạch hàng hoá nhập khẩu 9 tháng năm 2008 ước tính </w:t>
      </w:r>
      <w:r w:rsidR="007F7717" w:rsidRPr="00CC0260">
        <w:rPr>
          <w:rFonts w:ascii="Times New Roman" w:hAnsi="Times New Roman" w:hint="eastAsia"/>
          <w:spacing w:val="-2"/>
          <w:sz w:val="28"/>
          <w:szCs w:val="28"/>
          <w:lang w:val="fr-FR"/>
        </w:rPr>
        <w:t>đ</w:t>
      </w:r>
      <w:r w:rsidR="007F7717" w:rsidRPr="00CC0260">
        <w:rPr>
          <w:rFonts w:ascii="Times New Roman" w:hAnsi="Times New Roman"/>
          <w:spacing w:val="-2"/>
          <w:sz w:val="28"/>
          <w:szCs w:val="28"/>
          <w:lang w:val="fr-FR"/>
        </w:rPr>
        <w:t xml:space="preserve">ạt </w:t>
      </w:r>
      <w:r w:rsidRPr="00CC0260">
        <w:rPr>
          <w:rFonts w:ascii="Times New Roman" w:hAnsi="Times New Roman"/>
          <w:spacing w:val="-2"/>
          <w:sz w:val="28"/>
          <w:szCs w:val="28"/>
          <w:lang w:val="fr-FR"/>
        </w:rPr>
        <w:t>58 tỷ USD, tăng 33,7% so với cùng kỳ năm trước.</w:t>
      </w:r>
    </w:p>
    <w:p w14:paraId="07886F6C" w14:textId="77777777" w:rsidR="008607EE" w:rsidRPr="00CC0260" w:rsidRDefault="008607EE" w:rsidP="0002394F">
      <w:pPr>
        <w:spacing w:before="40" w:after="20" w:line="269" w:lineRule="auto"/>
        <w:ind w:firstLine="561"/>
        <w:jc w:val="both"/>
        <w:rPr>
          <w:rFonts w:ascii="Times New Roman" w:hAnsi="Times New Roman"/>
          <w:sz w:val="28"/>
          <w:szCs w:val="28"/>
          <w:lang w:val="fr-FR"/>
        </w:rPr>
      </w:pPr>
      <w:r w:rsidRPr="00CC0260">
        <w:rPr>
          <w:rFonts w:ascii="Times New Roman" w:hAnsi="Times New Roman"/>
          <w:spacing w:val="-6"/>
          <w:sz w:val="28"/>
          <w:szCs w:val="28"/>
          <w:lang w:val="fr-FR"/>
        </w:rPr>
        <w:t xml:space="preserve">Hàng hoá nhập khẩu từ các nước ASEAN vẫn chiếm tỷ trọng lớn và tăng với tốc độ cao, ước tính 9 tháng đạt 15,7 tỷ USD, chiếm 24,4% tổng kim ngạch </w:t>
      </w:r>
      <w:r w:rsidRPr="00CC0260">
        <w:rPr>
          <w:rFonts w:ascii="Times New Roman" w:hAnsi="Times New Roman"/>
          <w:spacing w:val="-2"/>
          <w:sz w:val="28"/>
          <w:szCs w:val="28"/>
          <w:lang w:val="fr-FR"/>
        </w:rPr>
        <w:t>hàng hoá nhập khẩu, tăng 70% so với cùng kỳ năm trước; tiếp đến là Trung Quốc</w:t>
      </w:r>
      <w:r w:rsidRPr="00CC0260">
        <w:rPr>
          <w:rFonts w:ascii="Times New Roman" w:hAnsi="Times New Roman"/>
          <w:sz w:val="28"/>
          <w:szCs w:val="28"/>
          <w:lang w:val="fr-FR"/>
        </w:rPr>
        <w:t xml:space="preserve"> 12 tỷ USD</w:t>
      </w:r>
      <w:r w:rsidRPr="00CC0260">
        <w:rPr>
          <w:rFonts w:ascii="Times New Roman" w:hAnsi="Times New Roman"/>
          <w:spacing w:val="-6"/>
          <w:sz w:val="28"/>
          <w:szCs w:val="28"/>
          <w:lang w:val="fr-FR"/>
        </w:rPr>
        <w:t>, chiếm 18,6% và tăng 44,6%; EU 4,1 tỷ USD, chiếm 6,4% và tăng 13,8%. Một số thị trường khác tuy thị phần không lớn nhưng cũng có tốc độ tăng cao như Mỹ tăng 80%; Nhật Bản tăng 51%; Hàn Quốc tăng 50%; Đài Loan tăng 45%.</w:t>
      </w:r>
    </w:p>
    <w:p w14:paraId="18273124" w14:textId="77777777" w:rsidR="008607EE" w:rsidRPr="00CC0260" w:rsidRDefault="007F7717" w:rsidP="003D5B8F">
      <w:pPr>
        <w:spacing w:before="40" w:after="20" w:line="269" w:lineRule="auto"/>
        <w:ind w:firstLine="561"/>
        <w:jc w:val="both"/>
        <w:rPr>
          <w:rFonts w:ascii="Times New Roman" w:hAnsi="Times New Roman"/>
          <w:sz w:val="28"/>
          <w:szCs w:val="28"/>
          <w:lang w:val="fr-FR"/>
        </w:rPr>
      </w:pPr>
      <w:r w:rsidRPr="00CC0260">
        <w:rPr>
          <w:rFonts w:ascii="Times New Roman" w:hAnsi="Times New Roman"/>
          <w:sz w:val="28"/>
          <w:szCs w:val="28"/>
          <w:lang w:val="fr-FR"/>
        </w:rPr>
        <w:t>Nhập siêu những tháng gần đây đã giảm nhanh</w:t>
      </w:r>
      <w:r w:rsidRPr="00CC0260">
        <w:rPr>
          <w:rStyle w:val="FootnoteReference"/>
          <w:rFonts w:ascii="Times New Roman" w:hAnsi="Times New Roman"/>
          <w:sz w:val="28"/>
          <w:szCs w:val="28"/>
          <w:lang w:val="fr-FR"/>
        </w:rPr>
        <w:footnoteReference w:customMarkFollows="1" w:id="3"/>
        <w:t>1</w:t>
      </w:r>
      <w:r w:rsidRPr="00CC0260">
        <w:rPr>
          <w:rFonts w:ascii="Times New Roman" w:hAnsi="Times New Roman"/>
          <w:sz w:val="28"/>
          <w:szCs w:val="28"/>
          <w:lang w:val="fr-FR"/>
        </w:rPr>
        <w:t xml:space="preserve">. </w:t>
      </w:r>
      <w:r w:rsidR="008607EE" w:rsidRPr="00CC0260">
        <w:rPr>
          <w:rFonts w:ascii="Times New Roman" w:hAnsi="Times New Roman"/>
          <w:sz w:val="28"/>
          <w:szCs w:val="28"/>
          <w:lang w:val="fr-FR"/>
        </w:rPr>
        <w:t>Nhập siêu hàng hóa 9 tháng là 15,8 tỷ USD, tăng 86% so với cùng kỳ năm trước và bằng 32,6% tổng kim ngạch hàng hoá xuất khẩu</w:t>
      </w:r>
      <w:r w:rsidRPr="00CC0260">
        <w:rPr>
          <w:rFonts w:ascii="Times New Roman" w:hAnsi="Times New Roman"/>
          <w:sz w:val="28"/>
          <w:szCs w:val="28"/>
          <w:lang w:val="fr-FR"/>
        </w:rPr>
        <w:t>.</w:t>
      </w:r>
      <w:r w:rsidR="008607EE" w:rsidRPr="00CC0260">
        <w:rPr>
          <w:rFonts w:ascii="Times New Roman" w:hAnsi="Times New Roman"/>
          <w:sz w:val="28"/>
          <w:szCs w:val="28"/>
          <w:lang w:val="fr-FR"/>
        </w:rPr>
        <w:t xml:space="preserve"> </w:t>
      </w:r>
    </w:p>
    <w:p w14:paraId="329500AE" w14:textId="77777777" w:rsidR="008607EE" w:rsidRPr="00CC0260" w:rsidRDefault="008607EE" w:rsidP="0002394F">
      <w:pPr>
        <w:spacing w:before="40" w:after="20" w:line="269" w:lineRule="auto"/>
        <w:ind w:firstLine="561"/>
        <w:jc w:val="both"/>
        <w:rPr>
          <w:rFonts w:ascii="Times New Roman" w:hAnsi="Times New Roman"/>
          <w:b/>
          <w:i/>
          <w:sz w:val="28"/>
          <w:szCs w:val="28"/>
          <w:lang w:val="de-DE"/>
        </w:rPr>
      </w:pPr>
      <w:r w:rsidRPr="00CC0260">
        <w:rPr>
          <w:rFonts w:ascii="Times New Roman" w:hAnsi="Times New Roman"/>
          <w:b/>
          <w:i/>
          <w:sz w:val="28"/>
          <w:szCs w:val="28"/>
          <w:lang w:val="de-DE"/>
        </w:rPr>
        <w:t xml:space="preserve">d. Vận tải  </w:t>
      </w:r>
    </w:p>
    <w:p w14:paraId="1947DB72" w14:textId="77777777" w:rsidR="008607EE" w:rsidRPr="00CC0260" w:rsidRDefault="008607EE" w:rsidP="003D5B8F">
      <w:pPr>
        <w:spacing w:before="40" w:after="20" w:line="269" w:lineRule="auto"/>
        <w:ind w:firstLine="561"/>
        <w:jc w:val="both"/>
        <w:rPr>
          <w:rFonts w:ascii="Times New Roman" w:hAnsi="Times New Roman"/>
          <w:sz w:val="28"/>
          <w:szCs w:val="28"/>
          <w:lang w:val="de-DE"/>
        </w:rPr>
      </w:pPr>
      <w:r w:rsidRPr="00CC0260">
        <w:rPr>
          <w:rFonts w:ascii="Times New Roman" w:hAnsi="Times New Roman"/>
          <w:sz w:val="28"/>
          <w:szCs w:val="28"/>
          <w:lang w:val="de-DE"/>
        </w:rPr>
        <w:t>Vận chuyển hành khách 9 tháng năm 2008 ước tính đạt 1393,6 triệu lượt khách và 60,4 tỷ lượt khách.km</w:t>
      </w:r>
      <w:r w:rsidR="00312B9B">
        <w:rPr>
          <w:rFonts w:ascii="Times New Roman" w:hAnsi="Times New Roman"/>
          <w:sz w:val="28"/>
          <w:szCs w:val="28"/>
          <w:lang w:val="de-DE"/>
        </w:rPr>
        <w:t>,</w:t>
      </w:r>
      <w:r w:rsidR="007F7717" w:rsidRPr="00CC0260">
        <w:rPr>
          <w:rFonts w:ascii="Times New Roman" w:hAnsi="Times New Roman"/>
          <w:sz w:val="28"/>
          <w:szCs w:val="28"/>
          <w:lang w:val="de-DE"/>
        </w:rPr>
        <w:t xml:space="preserve"> so với cùng kỳ năm trước</w:t>
      </w:r>
      <w:r w:rsidRPr="00CC0260">
        <w:rPr>
          <w:rFonts w:ascii="Times New Roman" w:hAnsi="Times New Roman"/>
          <w:sz w:val="28"/>
          <w:szCs w:val="28"/>
          <w:lang w:val="de-DE"/>
        </w:rPr>
        <w:t>, tăng 8,2% về lượt khác</w:t>
      </w:r>
      <w:r w:rsidR="003D5B8F">
        <w:rPr>
          <w:rFonts w:ascii="Times New Roman" w:hAnsi="Times New Roman"/>
          <w:sz w:val="28"/>
          <w:szCs w:val="28"/>
          <w:lang w:val="de-DE"/>
        </w:rPr>
        <w:t>h và tăng 7,3% về lượt khách.km;</w:t>
      </w:r>
      <w:r w:rsidRPr="00CC0260">
        <w:rPr>
          <w:rFonts w:ascii="Times New Roman" w:hAnsi="Times New Roman"/>
          <w:sz w:val="28"/>
          <w:szCs w:val="28"/>
          <w:lang w:val="de-DE"/>
        </w:rPr>
        <w:t xml:space="preserve"> bao gồm vận tải </w:t>
      </w:r>
      <w:r w:rsidR="003D5B8F">
        <w:rPr>
          <w:rFonts w:ascii="Times New Roman" w:hAnsi="Times New Roman"/>
          <w:sz w:val="28"/>
          <w:szCs w:val="28"/>
          <w:lang w:val="de-DE"/>
        </w:rPr>
        <w:t>T</w:t>
      </w:r>
      <w:r w:rsidRPr="00CC0260">
        <w:rPr>
          <w:rFonts w:ascii="Times New Roman" w:hAnsi="Times New Roman"/>
          <w:sz w:val="28"/>
          <w:szCs w:val="28"/>
          <w:lang w:val="de-DE"/>
        </w:rPr>
        <w:t xml:space="preserve">rung ương đạt 26,4 triệu lượt khách và 16,4 tỷ lượt khách.km, tăng 16,4% về lượt khách và tăng 8% về lượt khách.km; vận tải địa phương đạt 1367,2 triệu lượt khách và 44 tỷ lượt khách.km, tăng 8,1% về lượt khách và tăng 7% về lượt khách.km. </w:t>
      </w:r>
    </w:p>
    <w:p w14:paraId="74BA5BC8" w14:textId="77777777" w:rsidR="008607EE" w:rsidRPr="00CC0260" w:rsidRDefault="008607EE" w:rsidP="0002394F">
      <w:pPr>
        <w:spacing w:before="40" w:after="20" w:line="269" w:lineRule="auto"/>
        <w:ind w:firstLine="561"/>
        <w:jc w:val="both"/>
        <w:rPr>
          <w:rFonts w:ascii="Times New Roman" w:hAnsi="Times New Roman"/>
          <w:sz w:val="28"/>
          <w:szCs w:val="28"/>
          <w:lang w:val="de-DE"/>
        </w:rPr>
      </w:pPr>
      <w:r w:rsidRPr="00CC0260">
        <w:rPr>
          <w:rFonts w:ascii="Times New Roman" w:hAnsi="Times New Roman"/>
          <w:sz w:val="28"/>
          <w:szCs w:val="28"/>
          <w:lang w:val="de-DE"/>
        </w:rPr>
        <w:t>Vận chuyển hành khách đường bộ đạt cao nhất với 1253,3 triệu lượt khách và 41,9 tỷ lượt khách.km</w:t>
      </w:r>
      <w:r w:rsidR="007F7717" w:rsidRPr="00CC0260">
        <w:rPr>
          <w:rFonts w:ascii="Times New Roman" w:hAnsi="Times New Roman"/>
          <w:sz w:val="28"/>
          <w:szCs w:val="28"/>
          <w:lang w:val="de-DE"/>
        </w:rPr>
        <w:t xml:space="preserve"> so với cùng kỳ năm trước</w:t>
      </w:r>
      <w:r w:rsidRPr="00CC0260">
        <w:rPr>
          <w:rFonts w:ascii="Times New Roman" w:hAnsi="Times New Roman"/>
          <w:sz w:val="28"/>
          <w:szCs w:val="28"/>
          <w:lang w:val="de-DE"/>
        </w:rPr>
        <w:t xml:space="preserve">, tăng 8,8% về lượt khách và tăng 7,4% về lượt khách.km; </w:t>
      </w:r>
      <w:r w:rsidR="00312B9B">
        <w:rPr>
          <w:rFonts w:ascii="Times New Roman" w:hAnsi="Times New Roman"/>
          <w:sz w:val="28"/>
          <w:szCs w:val="28"/>
          <w:lang w:val="de-DE"/>
        </w:rPr>
        <w:t>g</w:t>
      </w:r>
      <w:r w:rsidR="00312B9B" w:rsidRPr="00312B9B">
        <w:rPr>
          <w:rFonts w:ascii="Times New Roman" w:hAnsi="Times New Roman"/>
          <w:sz w:val="28"/>
          <w:szCs w:val="28"/>
          <w:lang w:val="de-DE"/>
        </w:rPr>
        <w:t>ồ</w:t>
      </w:r>
      <w:r w:rsidR="00312B9B">
        <w:rPr>
          <w:rFonts w:ascii="Times New Roman" w:hAnsi="Times New Roman"/>
          <w:sz w:val="28"/>
          <w:szCs w:val="28"/>
          <w:lang w:val="de-DE"/>
        </w:rPr>
        <w:t>m c</w:t>
      </w:r>
      <w:r w:rsidR="00312B9B" w:rsidRPr="00312B9B">
        <w:rPr>
          <w:rFonts w:ascii="Times New Roman" w:hAnsi="Times New Roman"/>
          <w:sz w:val="28"/>
          <w:szCs w:val="28"/>
          <w:lang w:val="de-DE"/>
        </w:rPr>
        <w:t>ó</w:t>
      </w:r>
      <w:r w:rsidR="00312B9B">
        <w:rPr>
          <w:rFonts w:ascii="Times New Roman" w:hAnsi="Times New Roman"/>
          <w:sz w:val="28"/>
          <w:szCs w:val="28"/>
          <w:lang w:val="de-DE"/>
        </w:rPr>
        <w:t xml:space="preserve"> </w:t>
      </w:r>
      <w:r w:rsidRPr="00CC0260">
        <w:rPr>
          <w:rFonts w:ascii="Times New Roman" w:hAnsi="Times New Roman"/>
          <w:sz w:val="28"/>
          <w:szCs w:val="28"/>
          <w:lang w:val="de-DE"/>
        </w:rPr>
        <w:t xml:space="preserve">đường sông đạt 119,2 triệu lượt khách và 2,4 tỷ lượt khách.km, tăng 3% và tăng 3,2%; đường sắt đạt 8,8 triệu lượt khách và 3,4 tỷ lượt khách.km, giảm 2,3% về số lượt khách và giảm 4,3% về số lượt khách.km; đường hàng không đạt 8 triệu lượt khách và 12,4 tỷ lượt khách.km, tăng 14,1% về lượt khách </w:t>
      </w:r>
      <w:r w:rsidR="00B8164C" w:rsidRPr="00CC0260">
        <w:rPr>
          <w:rFonts w:ascii="Times New Roman" w:hAnsi="Times New Roman"/>
          <w:sz w:val="28"/>
          <w:szCs w:val="28"/>
          <w:lang w:val="de-DE"/>
        </w:rPr>
        <w:t>và tăng 11,6% về lượt khách.km.</w:t>
      </w:r>
    </w:p>
    <w:p w14:paraId="2C6010C7" w14:textId="77777777" w:rsidR="008607EE" w:rsidRPr="00CC0260" w:rsidRDefault="008607EE" w:rsidP="0002394F">
      <w:pPr>
        <w:spacing w:before="40" w:after="20" w:line="269" w:lineRule="auto"/>
        <w:ind w:firstLine="561"/>
        <w:jc w:val="both"/>
        <w:rPr>
          <w:rFonts w:ascii="Times New Roman" w:hAnsi="Times New Roman"/>
          <w:sz w:val="28"/>
          <w:szCs w:val="28"/>
          <w:lang w:val="de-DE"/>
        </w:rPr>
      </w:pPr>
      <w:r w:rsidRPr="00CC0260">
        <w:rPr>
          <w:rFonts w:ascii="Times New Roman" w:hAnsi="Times New Roman"/>
          <w:sz w:val="28"/>
          <w:szCs w:val="28"/>
          <w:lang w:val="de-DE"/>
        </w:rPr>
        <w:t xml:space="preserve">Khối lượng hàng hóa vận chuyển 9 tháng năm nay ước tính </w:t>
      </w:r>
      <w:r w:rsidR="007F7717" w:rsidRPr="00CC0260">
        <w:rPr>
          <w:rFonts w:ascii="Times New Roman" w:hAnsi="Times New Roman" w:hint="eastAsia"/>
          <w:sz w:val="28"/>
          <w:szCs w:val="28"/>
          <w:lang w:val="de-DE"/>
        </w:rPr>
        <w:t>đ</w:t>
      </w:r>
      <w:r w:rsidR="007F7717" w:rsidRPr="00CC0260">
        <w:rPr>
          <w:rFonts w:ascii="Times New Roman" w:hAnsi="Times New Roman"/>
          <w:sz w:val="28"/>
          <w:szCs w:val="28"/>
          <w:lang w:val="de-DE"/>
        </w:rPr>
        <w:t xml:space="preserve">ạt </w:t>
      </w:r>
      <w:r w:rsidRPr="00CC0260">
        <w:rPr>
          <w:rFonts w:ascii="Times New Roman" w:hAnsi="Times New Roman"/>
          <w:sz w:val="28"/>
          <w:szCs w:val="28"/>
          <w:lang w:val="de-DE"/>
        </w:rPr>
        <w:t>434,9 triệu tấn, 128,6 tỷ tấn.km, tăng 11,5% về tấn và tăng 42% về tấn.km so với cùng kỳ năm 2007</w:t>
      </w:r>
      <w:r w:rsidR="007F7717" w:rsidRPr="00CC0260">
        <w:rPr>
          <w:rFonts w:ascii="Times New Roman" w:hAnsi="Times New Roman"/>
          <w:sz w:val="28"/>
          <w:szCs w:val="28"/>
          <w:lang w:val="de-DE"/>
        </w:rPr>
        <w:t>;</w:t>
      </w:r>
      <w:r w:rsidRPr="00CC0260">
        <w:rPr>
          <w:rFonts w:ascii="Times New Roman" w:hAnsi="Times New Roman"/>
          <w:sz w:val="28"/>
          <w:szCs w:val="28"/>
          <w:lang w:val="de-DE"/>
        </w:rPr>
        <w:t xml:space="preserve"> </w:t>
      </w:r>
      <w:r w:rsidR="007F7717" w:rsidRPr="00CC0260">
        <w:rPr>
          <w:rFonts w:ascii="Times New Roman" w:hAnsi="Times New Roman"/>
          <w:sz w:val="28"/>
          <w:szCs w:val="28"/>
          <w:lang w:val="de-DE"/>
        </w:rPr>
        <w:t>gồm có</w:t>
      </w:r>
      <w:r w:rsidRPr="00CC0260">
        <w:rPr>
          <w:rFonts w:ascii="Times New Roman" w:hAnsi="Times New Roman"/>
          <w:sz w:val="28"/>
          <w:szCs w:val="28"/>
          <w:lang w:val="de-DE"/>
        </w:rPr>
        <w:t xml:space="preserve"> vận tải hàng hóa đường bộ 9 tháng đạt 308,6 triệu tấn và 16,3 tỷ tấn.km, tăng 12,1% về khối lượng vận chuyển và tăng 24,1% về khối lượng luân chuyển so với 9 tháng năm trước; vận tải đường biển đạt 39 triệu tấn và 104,8 tỷ tấn.km, tăng 30% và tăng 50%</w:t>
      </w:r>
      <w:r w:rsidR="00173289">
        <w:rPr>
          <w:rFonts w:ascii="Times New Roman" w:hAnsi="Times New Roman"/>
          <w:sz w:val="28"/>
          <w:szCs w:val="28"/>
          <w:lang w:val="de-DE"/>
        </w:rPr>
        <w:t xml:space="preserve"> do n</w:t>
      </w:r>
      <w:r w:rsidR="00173289" w:rsidRPr="00173289">
        <w:rPr>
          <w:rFonts w:ascii="Times New Roman" w:hAnsi="Times New Roman" w:hint="eastAsia"/>
          <w:sz w:val="28"/>
          <w:szCs w:val="28"/>
          <w:lang w:val="de-DE"/>
        </w:rPr>
        <w:t>ă</w:t>
      </w:r>
      <w:r w:rsidR="00173289">
        <w:rPr>
          <w:rFonts w:ascii="Times New Roman" w:hAnsi="Times New Roman"/>
          <w:sz w:val="28"/>
          <w:szCs w:val="28"/>
          <w:lang w:val="de-DE"/>
        </w:rPr>
        <w:t>ng l</w:t>
      </w:r>
      <w:r w:rsidR="00173289" w:rsidRPr="00173289">
        <w:rPr>
          <w:rFonts w:ascii="Times New Roman" w:hAnsi="Times New Roman"/>
          <w:sz w:val="28"/>
          <w:szCs w:val="28"/>
          <w:lang w:val="de-DE"/>
        </w:rPr>
        <w:t>ực</w:t>
      </w:r>
      <w:r w:rsidR="00173289">
        <w:rPr>
          <w:rFonts w:ascii="Times New Roman" w:hAnsi="Times New Roman"/>
          <w:sz w:val="28"/>
          <w:szCs w:val="28"/>
          <w:lang w:val="de-DE"/>
        </w:rPr>
        <w:t xml:space="preserve"> v</w:t>
      </w:r>
      <w:r w:rsidR="00173289" w:rsidRPr="00173289">
        <w:rPr>
          <w:rFonts w:ascii="Times New Roman" w:hAnsi="Times New Roman"/>
          <w:sz w:val="28"/>
          <w:szCs w:val="28"/>
          <w:lang w:val="de-DE"/>
        </w:rPr>
        <w:t>ận</w:t>
      </w:r>
      <w:r w:rsidR="00173289">
        <w:rPr>
          <w:rFonts w:ascii="Times New Roman" w:hAnsi="Times New Roman"/>
          <w:sz w:val="28"/>
          <w:szCs w:val="28"/>
          <w:lang w:val="de-DE"/>
        </w:rPr>
        <w:t xml:space="preserve"> chuy</w:t>
      </w:r>
      <w:r w:rsidR="00173289" w:rsidRPr="00173289">
        <w:rPr>
          <w:rFonts w:ascii="Times New Roman" w:hAnsi="Times New Roman"/>
          <w:sz w:val="28"/>
          <w:szCs w:val="28"/>
          <w:lang w:val="de-DE"/>
        </w:rPr>
        <w:t>ển</w:t>
      </w:r>
      <w:r w:rsidR="00173289">
        <w:rPr>
          <w:rFonts w:ascii="Times New Roman" w:hAnsi="Times New Roman"/>
          <w:sz w:val="28"/>
          <w:szCs w:val="28"/>
          <w:lang w:val="de-DE"/>
        </w:rPr>
        <w:t xml:space="preserve"> t</w:t>
      </w:r>
      <w:r w:rsidR="00173289" w:rsidRPr="00173289">
        <w:rPr>
          <w:rFonts w:ascii="Times New Roman" w:hAnsi="Times New Roman" w:hint="eastAsia"/>
          <w:sz w:val="28"/>
          <w:szCs w:val="28"/>
          <w:lang w:val="de-DE"/>
        </w:rPr>
        <w:t>ă</w:t>
      </w:r>
      <w:r w:rsidR="00173289">
        <w:rPr>
          <w:rFonts w:ascii="Times New Roman" w:hAnsi="Times New Roman"/>
          <w:sz w:val="28"/>
          <w:szCs w:val="28"/>
          <w:lang w:val="de-DE"/>
        </w:rPr>
        <w:t>ng 60 v</w:t>
      </w:r>
      <w:r w:rsidR="00173289" w:rsidRPr="00173289">
        <w:rPr>
          <w:rFonts w:ascii="Times New Roman" w:hAnsi="Times New Roman"/>
          <w:sz w:val="28"/>
          <w:szCs w:val="28"/>
          <w:lang w:val="de-DE"/>
        </w:rPr>
        <w:t>ạn</w:t>
      </w:r>
      <w:r w:rsidR="00173289">
        <w:rPr>
          <w:rFonts w:ascii="Times New Roman" w:hAnsi="Times New Roman"/>
          <w:sz w:val="28"/>
          <w:szCs w:val="28"/>
          <w:lang w:val="de-DE"/>
        </w:rPr>
        <w:t xml:space="preserve"> t</w:t>
      </w:r>
      <w:r w:rsidR="00173289" w:rsidRPr="00173289">
        <w:rPr>
          <w:rFonts w:ascii="Times New Roman" w:hAnsi="Times New Roman"/>
          <w:sz w:val="28"/>
          <w:szCs w:val="28"/>
          <w:lang w:val="de-DE"/>
        </w:rPr>
        <w:t>ấn</w:t>
      </w:r>
      <w:r w:rsidRPr="00CC0260">
        <w:rPr>
          <w:rFonts w:ascii="Times New Roman" w:hAnsi="Times New Roman"/>
          <w:sz w:val="28"/>
          <w:szCs w:val="28"/>
          <w:lang w:val="de-DE"/>
        </w:rPr>
        <w:t xml:space="preserve">; đường sông đạt 80,7 triệu tấn và 4 tỷ tấn.km, tăng 3,2% và tăng 3,6%; đường sắt 6,5 triệu tấn và 3,2 tỷ tấn.km, giảm 3,3% và tăng 11,8%. </w:t>
      </w:r>
    </w:p>
    <w:p w14:paraId="7C70655A" w14:textId="77777777" w:rsidR="008607EE" w:rsidRPr="00CC0260" w:rsidRDefault="008607EE" w:rsidP="00D7480B">
      <w:pPr>
        <w:spacing w:before="40" w:after="40" w:line="276" w:lineRule="auto"/>
        <w:ind w:firstLine="561"/>
        <w:jc w:val="both"/>
        <w:rPr>
          <w:rFonts w:ascii="Times New Roman" w:hAnsi="Times New Roman"/>
          <w:b/>
          <w:i/>
          <w:sz w:val="28"/>
          <w:szCs w:val="28"/>
          <w:lang w:val="de-DE"/>
        </w:rPr>
      </w:pPr>
      <w:r w:rsidRPr="00CC0260">
        <w:rPr>
          <w:rFonts w:ascii="Times New Roman" w:hAnsi="Times New Roman"/>
          <w:b/>
          <w:i/>
          <w:sz w:val="28"/>
          <w:szCs w:val="28"/>
          <w:lang w:val="de-DE"/>
        </w:rPr>
        <w:t>e. Du lịch</w:t>
      </w:r>
    </w:p>
    <w:p w14:paraId="7EED1D56" w14:textId="77777777" w:rsidR="008607EE" w:rsidRPr="00CC0260" w:rsidRDefault="008607EE" w:rsidP="00D7480B">
      <w:pPr>
        <w:spacing w:before="40" w:after="40" w:line="283" w:lineRule="auto"/>
        <w:ind w:firstLine="561"/>
        <w:jc w:val="both"/>
        <w:rPr>
          <w:rFonts w:ascii="Times New Roman" w:hAnsi="Times New Roman"/>
          <w:sz w:val="28"/>
          <w:szCs w:val="28"/>
          <w:lang w:val="de-DE"/>
        </w:rPr>
      </w:pPr>
      <w:r w:rsidRPr="00CC0260">
        <w:rPr>
          <w:rFonts w:ascii="Times New Roman" w:hAnsi="Times New Roman"/>
          <w:sz w:val="28"/>
          <w:szCs w:val="28"/>
          <w:lang w:val="de-DE"/>
        </w:rPr>
        <w:t xml:space="preserve">Khách quốc tế đến Việt Nam 9 tháng ước tính đạt 3,3 triệu lượt người, tăng 5,9% so với cùng kỳ năm trước, trong đó lượng khách đến với mục đích du lịch đạt 2 triệu lượt người, tăng 4,3%; khách đến vì công việc đạt 661,6 nghìn lượt người, tăng 37,4%; khách đến thăm thân nhân đạt 414,1 nghìn lượt người, giảm 9,1%. </w:t>
      </w:r>
      <w:r w:rsidR="00D7480B" w:rsidRPr="00CC0260">
        <w:rPr>
          <w:rFonts w:ascii="Times New Roman" w:hAnsi="Times New Roman"/>
          <w:sz w:val="28"/>
          <w:szCs w:val="28"/>
          <w:lang w:val="de-DE"/>
        </w:rPr>
        <w:t xml:space="preserve">Khách quốc tế </w:t>
      </w:r>
      <w:r w:rsidR="00D7480B" w:rsidRPr="00CC0260">
        <w:rPr>
          <w:rFonts w:ascii="Times New Roman" w:hAnsi="Times New Roman" w:hint="eastAsia"/>
          <w:sz w:val="28"/>
          <w:szCs w:val="28"/>
          <w:lang w:val="de-DE"/>
        </w:rPr>
        <w:t>đ</w:t>
      </w:r>
      <w:r w:rsidR="00D7480B" w:rsidRPr="00CC0260">
        <w:rPr>
          <w:rFonts w:ascii="Times New Roman" w:hAnsi="Times New Roman"/>
          <w:sz w:val="28"/>
          <w:szCs w:val="28"/>
          <w:lang w:val="de-DE"/>
        </w:rPr>
        <w:t>ến n</w:t>
      </w:r>
      <w:r w:rsidR="00D7480B" w:rsidRPr="00CC0260">
        <w:rPr>
          <w:rFonts w:ascii="Times New Roman" w:hAnsi="Times New Roman" w:hint="eastAsia"/>
          <w:sz w:val="28"/>
          <w:szCs w:val="28"/>
          <w:lang w:val="de-DE"/>
        </w:rPr>
        <w:t>ư</w:t>
      </w:r>
      <w:r w:rsidR="00D7480B" w:rsidRPr="00CC0260">
        <w:rPr>
          <w:rFonts w:ascii="Times New Roman" w:hAnsi="Times New Roman"/>
          <w:sz w:val="28"/>
          <w:szCs w:val="28"/>
          <w:lang w:val="de-DE"/>
        </w:rPr>
        <w:t>ớc ta bằng</w:t>
      </w:r>
      <w:r w:rsidRPr="00CC0260">
        <w:rPr>
          <w:rFonts w:ascii="Times New Roman" w:hAnsi="Times New Roman"/>
          <w:sz w:val="28"/>
          <w:szCs w:val="28"/>
          <w:lang w:val="de-DE"/>
        </w:rPr>
        <w:t xml:space="preserve"> đường hàng không </w:t>
      </w:r>
      <w:r w:rsidR="00D7480B" w:rsidRPr="00CC0260">
        <w:rPr>
          <w:rFonts w:ascii="Times New Roman" w:hAnsi="Times New Roman"/>
          <w:sz w:val="28"/>
          <w:szCs w:val="28"/>
          <w:lang w:val="de-DE"/>
        </w:rPr>
        <w:t>là</w:t>
      </w:r>
      <w:r w:rsidRPr="00CC0260">
        <w:rPr>
          <w:rFonts w:ascii="Times New Roman" w:hAnsi="Times New Roman"/>
          <w:sz w:val="28"/>
          <w:szCs w:val="28"/>
          <w:lang w:val="de-DE"/>
        </w:rPr>
        <w:t xml:space="preserve"> 2,5 triệu lượt người, tăng 3,4% so với cùng kỳ năm 2007; đường bộ 666 nghìn lượt người, tăng 28%; đường biển 124 nghìn lượt người, giảm 6,6%. </w:t>
      </w:r>
    </w:p>
    <w:p w14:paraId="698B5EF5" w14:textId="77777777" w:rsidR="008607EE" w:rsidRPr="00CC0260" w:rsidRDefault="008607EE" w:rsidP="00D7480B">
      <w:pPr>
        <w:spacing w:before="40" w:after="40" w:line="283" w:lineRule="auto"/>
        <w:ind w:firstLine="561"/>
        <w:jc w:val="both"/>
        <w:rPr>
          <w:rFonts w:ascii="Times New Roman" w:hAnsi="Times New Roman"/>
          <w:sz w:val="28"/>
          <w:szCs w:val="28"/>
          <w:lang w:val="de-DE"/>
        </w:rPr>
      </w:pPr>
      <w:r w:rsidRPr="00CC0260">
        <w:rPr>
          <w:rFonts w:ascii="Times New Roman" w:hAnsi="Times New Roman"/>
          <w:sz w:val="28"/>
          <w:szCs w:val="28"/>
          <w:lang w:val="de-DE"/>
        </w:rPr>
        <w:t>Một số quốc gia và vùng lãnh thổ có lượng khách đến lớn vẫn duy trì được mức tăng cao so với cùng kỳ năm trước là: Trung Quốc 509,5 nghìn lượt người, tăng 21%; Mỹ 332,8 nghìn lượt người, tăng 6%; Đài Loan 245,9 nghìn lượt người, tăng 3,3%; Thái Lan 142 nghìn lượt người, tăng 17,5%; Ma-lai-xi-a 127,3 nghìn lượt người, tăng 16,5%; Xin-ga-po 115,9 nghìn lượt người, tăng 21,5%. Bên cạnh đó, một số nước tuy có lượng khách đến đông nhưng giảm so với cùng kỳ năm trước như: Hàn Quốc 359,6 nghìn lượt người, giảm 0,7%; Nhật Bản 298,5 nghìn lượt người, giảm 2,6%; Pháp 137,4 nghìn lượt người, giảm 2,7%; Cam-pu-chia 106,9 nghìn lượt người, giảm 7,5%.</w:t>
      </w:r>
    </w:p>
    <w:p w14:paraId="22C6BA71" w14:textId="77777777" w:rsidR="008607EE" w:rsidRPr="00CC0260" w:rsidRDefault="008607EE" w:rsidP="00D7480B">
      <w:pPr>
        <w:spacing w:before="40" w:after="40" w:line="283" w:lineRule="auto"/>
        <w:ind w:firstLine="561"/>
        <w:jc w:val="both"/>
        <w:rPr>
          <w:rFonts w:ascii="Times New Roman" w:hAnsi="Times New Roman"/>
          <w:b/>
          <w:i/>
          <w:sz w:val="28"/>
          <w:szCs w:val="28"/>
          <w:lang w:val="de-DE"/>
        </w:rPr>
      </w:pPr>
      <w:r w:rsidRPr="00CC0260">
        <w:rPr>
          <w:rFonts w:ascii="Times New Roman" w:hAnsi="Times New Roman"/>
          <w:b/>
          <w:i/>
          <w:sz w:val="28"/>
          <w:szCs w:val="28"/>
          <w:lang w:val="de-DE"/>
        </w:rPr>
        <w:t>f. Bưu chính, viễn thông</w:t>
      </w:r>
    </w:p>
    <w:p w14:paraId="3CEB47EF" w14:textId="77777777" w:rsidR="00B13D2F" w:rsidRPr="00CC0260" w:rsidRDefault="008607EE" w:rsidP="00D7480B">
      <w:pPr>
        <w:spacing w:before="40" w:after="40" w:line="283" w:lineRule="auto"/>
        <w:ind w:firstLine="561"/>
        <w:jc w:val="both"/>
        <w:rPr>
          <w:rFonts w:ascii="Times New Roman" w:hAnsi="Times New Roman"/>
          <w:spacing w:val="-2"/>
          <w:sz w:val="28"/>
          <w:szCs w:val="28"/>
          <w:lang w:val="de-DE"/>
        </w:rPr>
      </w:pPr>
      <w:r w:rsidRPr="00CC0260">
        <w:rPr>
          <w:rFonts w:ascii="Times New Roman" w:hAnsi="Times New Roman"/>
          <w:spacing w:val="-2"/>
          <w:sz w:val="28"/>
          <w:szCs w:val="28"/>
          <w:lang w:val="de-DE"/>
        </w:rPr>
        <w:t>Số thuê bao điện thoại phát triển tháng 9 ước tính đạt 1,9 triệu thuê bao, nâng tổng số thuê bao 9 tháng năm 2008 lên 16,8 triệu thuê bao, tăng 6,7% so với cùng kỳ năm 2007. Tính đến cuối tháng 9/2008, ước tính cả nước có 68,6 triệu thuê bao điện thoại, trong đó Tập đoàn Bưu chính-Viễn thông đạt 37,7 triệu thuê bao (10 triệu thuê bao điện thoại cố định và 27,7 triệu thuê bao điện thoại di động). Mạng lưới bưu chính trên phạm vi cả nước hiện nay đã có 19,2 nghìn điểm phục vụ, trong đó trên 8 nghìn điểm bưu điện-văn hoá xã với bán kính phục vụ bình quân mỗi điểm là 2,35 km.</w:t>
      </w:r>
    </w:p>
    <w:p w14:paraId="29336F39" w14:textId="77777777" w:rsidR="008607EE" w:rsidRPr="00CC0260" w:rsidRDefault="008607EE" w:rsidP="006C2B75">
      <w:pPr>
        <w:spacing w:before="40" w:after="40" w:line="283" w:lineRule="auto"/>
        <w:ind w:firstLine="561"/>
        <w:jc w:val="both"/>
        <w:rPr>
          <w:rFonts w:ascii="Times New Roman" w:hAnsi="Times New Roman"/>
          <w:spacing w:val="-2"/>
          <w:sz w:val="32"/>
          <w:szCs w:val="32"/>
          <w:lang w:val="de-DE"/>
        </w:rPr>
      </w:pPr>
      <w:r w:rsidRPr="00CC0260">
        <w:rPr>
          <w:rFonts w:ascii="Times New Roman" w:hAnsi="Times New Roman"/>
          <w:spacing w:val="-2"/>
          <w:sz w:val="28"/>
          <w:szCs w:val="28"/>
          <w:lang w:val="de-DE"/>
        </w:rPr>
        <w:t xml:space="preserve">Số thuê bao internet phát triển tháng 9 ước tính đạt 128,7 nghìn thuê bao, 9 tháng đạt 1073,5 nghìn thuê bao, tăng 25,5% so với 9 tháng năm trước, nâng tổng số thuê bao internet đến cuối tháng 9/2008 lên 6,3 triệu thuê bao, trong đó Tập đoàn Bưu chính-Viễn thông đạt 3,6 triệu thuê bao. Số người sử dụng internet đến cuối tháng 9/2008 ước tính 20,5 triệu người. Doanh thu thuần bưu chính, viễn thông 9 tháng ước tính đạt 48,6 nghìn tỷ đồng, tăng 25,6% so với cùng kỳ năm trước, trong đó Tập đoàn Bưu chính-Viễn thông đạt 35 nghìn tỷ đồng, tăng 16,6%. Trong tổng doanh thu thuần nêu trên, doanh thu viễn thông đạt 32 nghìn tỷ đồng, tăng 16,6%; doanh thu bưu chính 1,4 nghìn tỷ </w:t>
      </w:r>
      <w:r w:rsidR="006C2B75" w:rsidRPr="006C2B75">
        <w:rPr>
          <w:rFonts w:ascii="Times New Roman" w:hAnsi="Times New Roman" w:hint="eastAsia"/>
          <w:spacing w:val="-2"/>
          <w:sz w:val="28"/>
          <w:szCs w:val="28"/>
          <w:lang w:val="de-DE"/>
        </w:rPr>
        <w:t>đ</w:t>
      </w:r>
      <w:r w:rsidRPr="00CC0260">
        <w:rPr>
          <w:rFonts w:ascii="Times New Roman" w:hAnsi="Times New Roman"/>
          <w:spacing w:val="-2"/>
          <w:sz w:val="28"/>
          <w:szCs w:val="28"/>
          <w:lang w:val="de-DE"/>
        </w:rPr>
        <w:t>ồng, tăng 21,1%.</w:t>
      </w:r>
    </w:p>
    <w:p w14:paraId="353E978D" w14:textId="77777777" w:rsidR="008607EE" w:rsidRPr="00CC0260" w:rsidRDefault="008607EE" w:rsidP="00E33B1F">
      <w:pPr>
        <w:spacing w:before="40" w:after="20" w:line="269" w:lineRule="auto"/>
        <w:ind w:firstLine="561"/>
        <w:jc w:val="both"/>
        <w:rPr>
          <w:rFonts w:ascii="Times New Roman" w:hAnsi="Times New Roman"/>
          <w:b/>
          <w:sz w:val="28"/>
          <w:szCs w:val="28"/>
          <w:lang w:val="de-DE"/>
        </w:rPr>
      </w:pPr>
      <w:r w:rsidRPr="00CC0260">
        <w:rPr>
          <w:rFonts w:ascii="Times New Roman" w:hAnsi="Times New Roman"/>
          <w:b/>
          <w:sz w:val="28"/>
          <w:szCs w:val="28"/>
          <w:lang w:val="de-DE"/>
        </w:rPr>
        <w:t>B. XÃ HỘI</w:t>
      </w:r>
    </w:p>
    <w:p w14:paraId="3D48DEC1" w14:textId="77777777" w:rsidR="008607EE" w:rsidRPr="00CC0260" w:rsidRDefault="008607EE" w:rsidP="00E33B1F">
      <w:pPr>
        <w:spacing w:before="40" w:after="20" w:line="269" w:lineRule="auto"/>
        <w:ind w:firstLine="561"/>
        <w:jc w:val="both"/>
        <w:rPr>
          <w:rFonts w:ascii="Times New Roman" w:hAnsi="Times New Roman"/>
          <w:b/>
          <w:bCs/>
          <w:sz w:val="28"/>
          <w:szCs w:val="28"/>
          <w:lang w:val="pt-BR"/>
        </w:rPr>
      </w:pPr>
      <w:r w:rsidRPr="00CC0260">
        <w:rPr>
          <w:rFonts w:ascii="Times New Roman" w:hAnsi="Times New Roman"/>
          <w:b/>
          <w:bCs/>
          <w:sz w:val="28"/>
          <w:szCs w:val="28"/>
          <w:lang w:val="pt-BR"/>
        </w:rPr>
        <w:t>1. Đời sống dân cư</w:t>
      </w:r>
    </w:p>
    <w:p w14:paraId="2F96667C" w14:textId="77777777" w:rsidR="008607EE" w:rsidRPr="00CC0260" w:rsidRDefault="008607EE" w:rsidP="00094C50">
      <w:pPr>
        <w:spacing w:before="40" w:after="20" w:line="269" w:lineRule="auto"/>
        <w:ind w:firstLine="561"/>
        <w:jc w:val="both"/>
        <w:rPr>
          <w:rFonts w:ascii="Times New Roman" w:hAnsi="Times New Roman"/>
          <w:sz w:val="28"/>
          <w:szCs w:val="28"/>
          <w:lang w:val="pt-BR"/>
        </w:rPr>
        <w:pPrChange w:id="0" w:author="vtson" w:date="2008-09-22T09:18:00Z">
          <w:pPr>
            <w:spacing w:before="120"/>
            <w:ind w:firstLine="720"/>
            <w:jc w:val="both"/>
          </w:pPr>
        </w:pPrChange>
      </w:pPr>
      <w:r w:rsidRPr="00CC0260">
        <w:rPr>
          <w:rFonts w:ascii="Times New Roman" w:hAnsi="Times New Roman"/>
          <w:sz w:val="28"/>
          <w:szCs w:val="28"/>
          <w:lang w:val="pt-BR"/>
        </w:rPr>
        <w:t xml:space="preserve">Đời sống dân cư </w:t>
      </w:r>
      <w:ins w:id="1" w:author="user" w:date="2008-09-21T21:59:00Z">
        <w:r w:rsidRPr="00CC0260">
          <w:rPr>
            <w:rFonts w:ascii="Times New Roman" w:hAnsi="Times New Roman"/>
            <w:sz w:val="28"/>
            <w:szCs w:val="28"/>
            <w:lang w:val="pt-BR"/>
          </w:rPr>
          <w:t>9 tháng năm 2008 bị ảnh hưởng đáng kể d</w:t>
        </w:r>
      </w:ins>
      <w:ins w:id="2" w:author="user" w:date="2008-09-21T21:55:00Z">
        <w:r w:rsidRPr="00CC0260">
          <w:rPr>
            <w:rFonts w:ascii="Times New Roman" w:hAnsi="Times New Roman"/>
            <w:sz w:val="28"/>
            <w:szCs w:val="28"/>
            <w:lang w:val="pt-BR"/>
            <w:rPrChange w:id="3" w:author="vtson" w:date="2008-09-22T09:22:00Z">
              <w:rPr>
                <w:color w:val="FF0000"/>
              </w:rPr>
            </w:rPrChange>
          </w:rPr>
          <w:t>o</w:t>
        </w:r>
      </w:ins>
      <w:r w:rsidR="00D7480B" w:rsidRPr="00CC0260">
        <w:rPr>
          <w:rFonts w:ascii="Times New Roman" w:hAnsi="Times New Roman"/>
          <w:sz w:val="28"/>
          <w:szCs w:val="28"/>
          <w:lang w:val="pt-BR"/>
        </w:rPr>
        <w:t xml:space="preserve"> giá tiêu dùng vẫn </w:t>
      </w:r>
      <w:r w:rsidR="00D7480B" w:rsidRPr="00CC0260">
        <w:rPr>
          <w:rFonts w:ascii="Times New Roman" w:hAnsi="Times New Roman" w:hint="eastAsia"/>
          <w:sz w:val="28"/>
          <w:szCs w:val="28"/>
          <w:lang w:val="pt-BR"/>
        </w:rPr>
        <w:t>đ</w:t>
      </w:r>
      <w:r w:rsidR="00D7480B" w:rsidRPr="00CC0260">
        <w:rPr>
          <w:rFonts w:ascii="Times New Roman" w:hAnsi="Times New Roman"/>
          <w:sz w:val="28"/>
          <w:szCs w:val="28"/>
          <w:lang w:val="pt-BR"/>
        </w:rPr>
        <w:t>ứng ở mức cao và</w:t>
      </w:r>
      <w:ins w:id="4" w:author="user" w:date="2008-09-21T22:02:00Z">
        <w:r w:rsidRPr="00CC0260">
          <w:rPr>
            <w:rFonts w:ascii="Times New Roman" w:hAnsi="Times New Roman"/>
            <w:sz w:val="28"/>
            <w:szCs w:val="28"/>
            <w:lang w:val="pt-BR"/>
            <w:rPrChange w:id="5" w:author="vtson" w:date="2008-09-22T09:22:00Z">
              <w:rPr>
                <w:color w:val="FF0000"/>
              </w:rPr>
            </w:rPrChange>
          </w:rPr>
          <w:t xml:space="preserve"> </w:t>
        </w:r>
      </w:ins>
      <w:r w:rsidRPr="00CC0260">
        <w:rPr>
          <w:rFonts w:ascii="Times New Roman" w:hAnsi="Times New Roman"/>
          <w:sz w:val="28"/>
          <w:szCs w:val="28"/>
          <w:lang w:val="pt-BR"/>
        </w:rPr>
        <w:t>thiên tai liên tiếp xảy ra. T</w:t>
      </w:r>
      <w:ins w:id="6" w:author="user" w:date="2008-09-20T20:39:00Z">
        <w:r w:rsidRPr="00CC0260">
          <w:rPr>
            <w:rFonts w:ascii="Times New Roman" w:hAnsi="Times New Roman"/>
            <w:sz w:val="28"/>
            <w:szCs w:val="28"/>
            <w:lang w:val="pt-BR"/>
            <w:rPrChange w:id="7" w:author="vtson" w:date="2008-09-22T09:17:00Z">
              <w:rPr>
                <w:szCs w:val="28"/>
              </w:rPr>
            </w:rPrChange>
          </w:rPr>
          <w:t>í</w:t>
        </w:r>
        <w:r w:rsidRPr="00CC0260">
          <w:rPr>
            <w:rFonts w:ascii="Times New Roman" w:hAnsi="Times New Roman"/>
            <w:snapToGrid w:val="0"/>
            <w:sz w:val="28"/>
            <w:szCs w:val="28"/>
            <w:lang w:val="pt-BR"/>
            <w:rPrChange w:id="8" w:author="vtson" w:date="2008-09-22T09:17:00Z">
              <w:rPr>
                <w:snapToGrid w:val="0"/>
                <w:color w:val="000000"/>
                <w:szCs w:val="28"/>
              </w:rPr>
            </w:rPrChange>
          </w:rPr>
          <w:t xml:space="preserve">nh từ đầu năm đến 20/9/2008, </w:t>
        </w:r>
      </w:ins>
      <w:r w:rsidRPr="00CC0260">
        <w:rPr>
          <w:rFonts w:ascii="Times New Roman" w:hAnsi="Times New Roman"/>
          <w:sz w:val="28"/>
          <w:szCs w:val="28"/>
          <w:lang w:val="pt-BR"/>
        </w:rPr>
        <w:t xml:space="preserve">cả nước có </w:t>
      </w:r>
      <w:ins w:id="9" w:author="user" w:date="2008-09-20T20:39:00Z">
        <w:r w:rsidRPr="00CC0260">
          <w:rPr>
            <w:rFonts w:ascii="Times New Roman" w:hAnsi="Times New Roman"/>
            <w:sz w:val="28"/>
            <w:szCs w:val="28"/>
            <w:lang w:val="pt-BR"/>
            <w:rPrChange w:id="10" w:author="vtson" w:date="2008-09-22T09:17:00Z">
              <w:rPr>
                <w:szCs w:val="28"/>
              </w:rPr>
            </w:rPrChange>
          </w:rPr>
          <w:t>867,</w:t>
        </w:r>
      </w:ins>
      <w:r w:rsidRPr="00CC0260">
        <w:rPr>
          <w:rFonts w:ascii="Times New Roman" w:hAnsi="Times New Roman"/>
          <w:sz w:val="28"/>
          <w:szCs w:val="28"/>
          <w:lang w:val="pt-BR"/>
        </w:rPr>
        <w:t>3</w:t>
      </w:r>
      <w:ins w:id="11" w:author="user" w:date="2008-09-20T20:39:00Z">
        <w:r w:rsidRPr="00CC0260">
          <w:rPr>
            <w:rFonts w:ascii="Times New Roman" w:hAnsi="Times New Roman"/>
            <w:sz w:val="28"/>
            <w:szCs w:val="28"/>
            <w:lang w:val="pt-BR"/>
            <w:rPrChange w:id="12" w:author="vtson" w:date="2008-09-22T09:17:00Z">
              <w:rPr>
                <w:szCs w:val="28"/>
              </w:rPr>
            </w:rPrChange>
          </w:rPr>
          <w:t xml:space="preserve"> nghìn </w:t>
        </w:r>
      </w:ins>
      <w:r w:rsidRPr="00CC0260">
        <w:rPr>
          <w:rFonts w:ascii="Times New Roman" w:hAnsi="Times New Roman"/>
          <w:sz w:val="28"/>
          <w:szCs w:val="28"/>
          <w:lang w:val="pt-BR"/>
        </w:rPr>
        <w:t xml:space="preserve">lượt </w:t>
      </w:r>
      <w:ins w:id="13" w:author="user" w:date="2008-09-20T20:39:00Z">
        <w:r w:rsidRPr="00CC0260">
          <w:rPr>
            <w:rFonts w:ascii="Times New Roman" w:hAnsi="Times New Roman"/>
            <w:snapToGrid w:val="0"/>
            <w:sz w:val="28"/>
            <w:szCs w:val="28"/>
            <w:lang w:val="pt-BR"/>
            <w:rPrChange w:id="14" w:author="vtson" w:date="2008-09-22T09:17:00Z">
              <w:rPr>
                <w:snapToGrid w:val="0"/>
                <w:color w:val="000000"/>
                <w:szCs w:val="28"/>
              </w:rPr>
            </w:rPrChange>
          </w:rPr>
          <w:t xml:space="preserve">hộ với 3608,8 nghìn lượt </w:t>
        </w:r>
      </w:ins>
      <w:r w:rsidRPr="00CC0260">
        <w:rPr>
          <w:rFonts w:ascii="Times New Roman" w:hAnsi="Times New Roman"/>
          <w:snapToGrid w:val="0"/>
          <w:sz w:val="28"/>
          <w:szCs w:val="28"/>
          <w:lang w:val="pt-BR"/>
        </w:rPr>
        <w:t xml:space="preserve">nhân khẩu thiếu đói, </w:t>
      </w:r>
      <w:r w:rsidRPr="00CC0260">
        <w:rPr>
          <w:rFonts w:ascii="Times New Roman" w:hAnsi="Times New Roman"/>
          <w:sz w:val="28"/>
          <w:szCs w:val="28"/>
          <w:lang w:val="pt-BR"/>
        </w:rPr>
        <w:t xml:space="preserve">tập trung chủ yếu </w:t>
      </w:r>
      <w:ins w:id="15" w:author="user" w:date="2008-09-20T20:39:00Z">
        <w:r w:rsidRPr="00CC0260">
          <w:rPr>
            <w:rFonts w:ascii="Times New Roman" w:hAnsi="Times New Roman"/>
            <w:sz w:val="28"/>
            <w:szCs w:val="28"/>
            <w:lang w:val="pt-BR"/>
            <w:rPrChange w:id="16" w:author="vtson" w:date="2008-09-22T09:17:00Z">
              <w:rPr/>
            </w:rPrChange>
          </w:rPr>
          <w:t xml:space="preserve">ở các tỉnh </w:t>
        </w:r>
      </w:ins>
      <w:r w:rsidRPr="00CC0260">
        <w:rPr>
          <w:rFonts w:ascii="Times New Roman" w:hAnsi="Times New Roman"/>
          <w:sz w:val="28"/>
          <w:szCs w:val="28"/>
          <w:lang w:val="pt-BR"/>
        </w:rPr>
        <w:t>miền núi phía Bắc</w:t>
      </w:r>
      <w:ins w:id="17" w:author="user" w:date="2008-09-20T20:39:00Z">
        <w:r w:rsidRPr="00CC0260">
          <w:rPr>
            <w:rFonts w:ascii="Times New Roman" w:hAnsi="Times New Roman"/>
            <w:sz w:val="28"/>
            <w:szCs w:val="28"/>
            <w:lang w:val="pt-BR"/>
            <w:rPrChange w:id="18" w:author="vtson" w:date="2008-09-22T09:17:00Z">
              <w:rPr/>
            </w:rPrChange>
          </w:rPr>
          <w:t xml:space="preserve">, Bắc Trung Bộ và </w:t>
        </w:r>
      </w:ins>
      <w:r w:rsidRPr="00CC0260">
        <w:rPr>
          <w:rFonts w:ascii="Times New Roman" w:hAnsi="Times New Roman"/>
          <w:sz w:val="28"/>
          <w:szCs w:val="28"/>
          <w:lang w:val="pt-BR"/>
        </w:rPr>
        <w:t>d</w:t>
      </w:r>
      <w:ins w:id="19" w:author="user" w:date="2008-09-20T20:39:00Z">
        <w:r w:rsidRPr="00CC0260">
          <w:rPr>
            <w:rFonts w:ascii="Times New Roman" w:hAnsi="Times New Roman"/>
            <w:sz w:val="28"/>
            <w:szCs w:val="28"/>
            <w:lang w:val="pt-BR"/>
            <w:rPrChange w:id="20" w:author="vtson" w:date="2008-09-22T09:17:00Z">
              <w:rPr/>
            </w:rPrChange>
          </w:rPr>
          <w:t xml:space="preserve">uyên </w:t>
        </w:r>
      </w:ins>
      <w:r w:rsidRPr="00CC0260">
        <w:rPr>
          <w:rFonts w:ascii="Times New Roman" w:hAnsi="Times New Roman"/>
          <w:sz w:val="28"/>
          <w:szCs w:val="28"/>
          <w:lang w:val="pt-BR"/>
        </w:rPr>
        <w:t>h</w:t>
      </w:r>
      <w:ins w:id="21" w:author="user" w:date="2008-09-20T20:39:00Z">
        <w:r w:rsidRPr="00CC0260">
          <w:rPr>
            <w:rFonts w:ascii="Times New Roman" w:hAnsi="Times New Roman"/>
            <w:sz w:val="28"/>
            <w:szCs w:val="28"/>
            <w:lang w:val="pt-BR"/>
            <w:rPrChange w:id="22" w:author="vtson" w:date="2008-09-22T09:17:00Z">
              <w:rPr/>
            </w:rPrChange>
          </w:rPr>
          <w:t xml:space="preserve">ải </w:t>
        </w:r>
      </w:ins>
      <w:r w:rsidRPr="00CC0260">
        <w:rPr>
          <w:rFonts w:ascii="Times New Roman" w:hAnsi="Times New Roman"/>
          <w:sz w:val="28"/>
          <w:szCs w:val="28"/>
          <w:lang w:val="pt-BR"/>
        </w:rPr>
        <w:t>miền</w:t>
      </w:r>
      <w:ins w:id="23" w:author="user" w:date="2008-09-20T20:39:00Z">
        <w:r w:rsidRPr="00CC0260">
          <w:rPr>
            <w:rFonts w:ascii="Times New Roman" w:hAnsi="Times New Roman"/>
            <w:sz w:val="28"/>
            <w:szCs w:val="28"/>
            <w:lang w:val="pt-BR"/>
            <w:rPrChange w:id="24" w:author="vtson" w:date="2008-09-22T09:17:00Z">
              <w:rPr/>
            </w:rPrChange>
          </w:rPr>
          <w:t xml:space="preserve"> Trung.</w:t>
        </w:r>
        <w:r w:rsidRPr="00CC0260">
          <w:rPr>
            <w:rFonts w:ascii="Times New Roman" w:hAnsi="Times New Roman"/>
            <w:snapToGrid w:val="0"/>
            <w:sz w:val="28"/>
            <w:szCs w:val="28"/>
            <w:lang w:val="pt-BR"/>
            <w:rPrChange w:id="25" w:author="vtson" w:date="2008-09-22T09:17:00Z">
              <w:rPr>
                <w:snapToGrid w:val="0"/>
                <w:color w:val="000000"/>
                <w:szCs w:val="28"/>
              </w:rPr>
            </w:rPrChange>
          </w:rPr>
          <w:t xml:space="preserve"> S</w:t>
        </w:r>
        <w:r w:rsidRPr="00CC0260">
          <w:rPr>
            <w:rFonts w:ascii="Times New Roman" w:hAnsi="Times New Roman"/>
            <w:sz w:val="28"/>
            <w:szCs w:val="28"/>
            <w:lang w:val="pt-BR"/>
            <w:rPrChange w:id="26" w:author="vtson" w:date="2008-09-22T09:17:00Z">
              <w:rPr>
                <w:szCs w:val="28"/>
              </w:rPr>
            </w:rPrChange>
          </w:rPr>
          <w:t xml:space="preserve">o với cùng kỳ năm 2007, </w:t>
        </w:r>
        <w:r w:rsidRPr="00CC0260">
          <w:rPr>
            <w:rFonts w:ascii="Times New Roman" w:hAnsi="Times New Roman"/>
            <w:sz w:val="28"/>
            <w:szCs w:val="28"/>
            <w:lang w:val="pt-BR"/>
            <w:rPrChange w:id="27" w:author="vtson" w:date="2008-09-22T09:17:00Z">
              <w:rPr/>
            </w:rPrChange>
          </w:rPr>
          <w:t xml:space="preserve">số lượt hộ </w:t>
        </w:r>
      </w:ins>
      <w:r w:rsidRPr="00CC0260">
        <w:rPr>
          <w:rFonts w:ascii="Times New Roman" w:hAnsi="Times New Roman"/>
          <w:sz w:val="28"/>
          <w:szCs w:val="28"/>
          <w:lang w:val="pt-BR"/>
        </w:rPr>
        <w:t xml:space="preserve">thiếu đói tăng 61,4% </w:t>
      </w:r>
      <w:ins w:id="28" w:author="user" w:date="2008-09-20T20:39:00Z">
        <w:r w:rsidRPr="00CC0260">
          <w:rPr>
            <w:rFonts w:ascii="Times New Roman" w:hAnsi="Times New Roman"/>
            <w:sz w:val="28"/>
            <w:szCs w:val="28"/>
            <w:lang w:val="pt-BR"/>
            <w:rPrChange w:id="29" w:author="vtson" w:date="2008-09-22T09:17:00Z">
              <w:rPr/>
            </w:rPrChange>
          </w:rPr>
          <w:t>và lượt nhân khẩu thiếu đói tăng 6</w:t>
        </w:r>
      </w:ins>
      <w:r w:rsidRPr="00CC0260">
        <w:rPr>
          <w:rFonts w:ascii="Times New Roman" w:hAnsi="Times New Roman"/>
          <w:sz w:val="28"/>
          <w:szCs w:val="28"/>
          <w:lang w:val="pt-BR"/>
        </w:rPr>
        <w:t>0,6</w:t>
      </w:r>
      <w:ins w:id="30" w:author="user" w:date="2008-09-20T20:39:00Z">
        <w:r w:rsidRPr="00CC0260">
          <w:rPr>
            <w:rFonts w:ascii="Times New Roman" w:hAnsi="Times New Roman"/>
            <w:sz w:val="28"/>
            <w:szCs w:val="28"/>
            <w:lang w:val="pt-BR"/>
            <w:rPrChange w:id="31" w:author="vtson" w:date="2008-09-22T09:17:00Z">
              <w:rPr/>
            </w:rPrChange>
          </w:rPr>
          <w:t>%</w:t>
        </w:r>
      </w:ins>
      <w:r w:rsidRPr="00CC0260">
        <w:rPr>
          <w:rFonts w:ascii="Times New Roman" w:hAnsi="Times New Roman"/>
          <w:sz w:val="28"/>
          <w:szCs w:val="28"/>
          <w:lang w:val="pt-BR"/>
        </w:rPr>
        <w:t xml:space="preserve">. </w:t>
      </w:r>
      <w:ins w:id="32" w:author="user" w:date="2008-09-20T20:39:00Z">
        <w:r w:rsidRPr="00CC0260">
          <w:rPr>
            <w:rFonts w:ascii="Times New Roman" w:hAnsi="Times New Roman"/>
            <w:sz w:val="28"/>
            <w:szCs w:val="28"/>
            <w:lang w:val="pt-BR"/>
            <w:rPrChange w:id="33" w:author="vtson" w:date="2008-09-22T09:17:00Z">
              <w:rPr>
                <w:rFonts w:hint="eastAsia"/>
              </w:rPr>
            </w:rPrChange>
          </w:rPr>
          <w:t>Đ</w:t>
        </w:r>
        <w:r w:rsidRPr="00CC0260">
          <w:rPr>
            <w:rFonts w:ascii="Times New Roman" w:hAnsi="Times New Roman"/>
            <w:sz w:val="28"/>
            <w:szCs w:val="28"/>
            <w:lang w:val="pt-BR"/>
            <w:rPrChange w:id="34" w:author="vtson" w:date="2008-09-22T09:17:00Z">
              <w:rPr/>
            </w:rPrChange>
          </w:rPr>
          <w:t xml:space="preserve">ể khắc phục tình trạng thiếu </w:t>
        </w:r>
        <w:r w:rsidRPr="00CC0260">
          <w:rPr>
            <w:rFonts w:ascii="Times New Roman" w:hAnsi="Times New Roman"/>
            <w:sz w:val="28"/>
            <w:szCs w:val="28"/>
            <w:lang w:val="pt-BR"/>
            <w:rPrChange w:id="35" w:author="vtson" w:date="2008-09-22T09:17:00Z">
              <w:rPr>
                <w:rFonts w:hint="eastAsia"/>
              </w:rPr>
            </w:rPrChange>
          </w:rPr>
          <w:t>đ</w:t>
        </w:r>
        <w:r w:rsidRPr="00CC0260">
          <w:rPr>
            <w:rFonts w:ascii="Times New Roman" w:hAnsi="Times New Roman"/>
            <w:sz w:val="28"/>
            <w:szCs w:val="28"/>
            <w:lang w:val="pt-BR"/>
            <w:rPrChange w:id="36" w:author="vtson" w:date="2008-09-22T09:17:00Z">
              <w:rPr/>
            </w:rPrChange>
          </w:rPr>
          <w:t>ói</w:t>
        </w:r>
      </w:ins>
      <w:r w:rsidRPr="00CC0260">
        <w:rPr>
          <w:rFonts w:ascii="Times New Roman" w:hAnsi="Times New Roman"/>
          <w:sz w:val="28"/>
          <w:szCs w:val="28"/>
          <w:lang w:val="pt-BR"/>
        </w:rPr>
        <w:t>,</w:t>
      </w:r>
      <w:ins w:id="37" w:author="user" w:date="2008-09-20T20:39:00Z">
        <w:r w:rsidRPr="00CC0260">
          <w:rPr>
            <w:rFonts w:ascii="Times New Roman" w:hAnsi="Times New Roman"/>
            <w:sz w:val="28"/>
            <w:szCs w:val="28"/>
            <w:lang w:val="pt-BR"/>
            <w:rPrChange w:id="38" w:author="vtson" w:date="2008-09-22T09:17:00Z">
              <w:rPr/>
            </w:rPrChange>
          </w:rPr>
          <w:t xml:space="preserve"> </w:t>
        </w:r>
      </w:ins>
      <w:r w:rsidRPr="00CC0260">
        <w:rPr>
          <w:rFonts w:ascii="Times New Roman" w:hAnsi="Times New Roman"/>
          <w:sz w:val="28"/>
          <w:szCs w:val="28"/>
          <w:lang w:val="pt-BR"/>
        </w:rPr>
        <w:t>các cấp</w:t>
      </w:r>
      <w:ins w:id="39" w:author="user" w:date="2008-09-20T20:39:00Z">
        <w:r w:rsidRPr="00CC0260">
          <w:rPr>
            <w:rFonts w:ascii="Times New Roman" w:hAnsi="Times New Roman"/>
            <w:sz w:val="28"/>
            <w:szCs w:val="28"/>
            <w:lang w:val="pt-BR"/>
            <w:rPrChange w:id="40" w:author="vtson" w:date="2008-09-22T09:17:00Z">
              <w:rPr/>
            </w:rPrChange>
          </w:rPr>
          <w:t xml:space="preserve">, các </w:t>
        </w:r>
        <w:r w:rsidRPr="00CC0260">
          <w:rPr>
            <w:rFonts w:ascii="Times New Roman" w:hAnsi="Times New Roman"/>
            <w:sz w:val="28"/>
            <w:szCs w:val="28"/>
            <w:lang w:val="pt-BR"/>
            <w:rPrChange w:id="41" w:author="vtson" w:date="2008-09-22T09:17:00Z">
              <w:rPr>
                <w:rFonts w:hint="eastAsia"/>
              </w:rPr>
            </w:rPrChange>
          </w:rPr>
          <w:t>t</w:t>
        </w:r>
        <w:r w:rsidRPr="00CC0260">
          <w:rPr>
            <w:rFonts w:ascii="Times New Roman" w:hAnsi="Times New Roman"/>
            <w:sz w:val="28"/>
            <w:szCs w:val="28"/>
            <w:lang w:val="pt-BR"/>
            <w:rPrChange w:id="42" w:author="vtson" w:date="2008-09-22T09:17:00Z">
              <w:rPr/>
            </w:rPrChange>
          </w:rPr>
          <w:t xml:space="preserve">ổ chức </w:t>
        </w:r>
        <w:r w:rsidRPr="00CC0260">
          <w:rPr>
            <w:rFonts w:ascii="Times New Roman" w:hAnsi="Times New Roman"/>
            <w:sz w:val="28"/>
            <w:szCs w:val="28"/>
            <w:lang w:val="pt-BR"/>
            <w:rPrChange w:id="43" w:author="vtson" w:date="2008-09-22T09:17:00Z">
              <w:rPr>
                <w:rFonts w:hint="eastAsia"/>
              </w:rPr>
            </w:rPrChange>
          </w:rPr>
          <w:t>đ</w:t>
        </w:r>
        <w:r w:rsidRPr="00CC0260">
          <w:rPr>
            <w:rFonts w:ascii="Times New Roman" w:hAnsi="Times New Roman"/>
            <w:sz w:val="28"/>
            <w:szCs w:val="28"/>
            <w:lang w:val="pt-BR"/>
            <w:rPrChange w:id="44" w:author="vtson" w:date="2008-09-22T09:17:00Z">
              <w:rPr/>
            </w:rPrChange>
          </w:rPr>
          <w:t xml:space="preserve">oàn thể từ Trung </w:t>
        </w:r>
        <w:r w:rsidRPr="00CC0260">
          <w:rPr>
            <w:rFonts w:ascii="Times New Roman" w:hAnsi="Times New Roman"/>
            <w:sz w:val="28"/>
            <w:szCs w:val="28"/>
            <w:lang w:val="pt-BR"/>
            <w:rPrChange w:id="45" w:author="vtson" w:date="2008-09-22T09:17:00Z">
              <w:rPr>
                <w:rFonts w:hint="eastAsia"/>
              </w:rPr>
            </w:rPrChange>
          </w:rPr>
          <w:t>ươ</w:t>
        </w:r>
        <w:r w:rsidRPr="00CC0260">
          <w:rPr>
            <w:rFonts w:ascii="Times New Roman" w:hAnsi="Times New Roman"/>
            <w:sz w:val="28"/>
            <w:szCs w:val="28"/>
            <w:lang w:val="pt-BR"/>
            <w:rPrChange w:id="46" w:author="vtson" w:date="2008-09-22T09:17:00Z">
              <w:rPr/>
            </w:rPrChange>
          </w:rPr>
          <w:t xml:space="preserve">ng </w:t>
        </w:r>
        <w:r w:rsidRPr="00CC0260">
          <w:rPr>
            <w:rFonts w:ascii="Times New Roman" w:hAnsi="Times New Roman"/>
            <w:sz w:val="28"/>
            <w:szCs w:val="28"/>
            <w:lang w:val="pt-BR"/>
            <w:rPrChange w:id="47" w:author="vtson" w:date="2008-09-22T09:17:00Z">
              <w:rPr>
                <w:rFonts w:hint="eastAsia"/>
              </w:rPr>
            </w:rPrChange>
          </w:rPr>
          <w:t>đ</w:t>
        </w:r>
        <w:r w:rsidRPr="00CC0260">
          <w:rPr>
            <w:rFonts w:ascii="Times New Roman" w:hAnsi="Times New Roman"/>
            <w:sz w:val="28"/>
            <w:szCs w:val="28"/>
            <w:lang w:val="pt-BR"/>
            <w:rPrChange w:id="48" w:author="vtson" w:date="2008-09-22T09:17:00Z">
              <w:rPr/>
            </w:rPrChange>
          </w:rPr>
          <w:t xml:space="preserve">ến </w:t>
        </w:r>
        <w:r w:rsidRPr="00CC0260">
          <w:rPr>
            <w:rFonts w:ascii="Times New Roman" w:hAnsi="Times New Roman"/>
            <w:sz w:val="28"/>
            <w:szCs w:val="28"/>
            <w:lang w:val="pt-BR"/>
            <w:rPrChange w:id="49" w:author="vtson" w:date="2008-09-22T09:17:00Z">
              <w:rPr>
                <w:rFonts w:hint="eastAsia"/>
              </w:rPr>
            </w:rPrChange>
          </w:rPr>
          <w:t>đ</w:t>
        </w:r>
        <w:r w:rsidRPr="00CC0260">
          <w:rPr>
            <w:rFonts w:ascii="Times New Roman" w:hAnsi="Times New Roman"/>
            <w:sz w:val="28"/>
            <w:szCs w:val="28"/>
            <w:lang w:val="pt-BR"/>
            <w:rPrChange w:id="50" w:author="vtson" w:date="2008-09-22T09:17:00Z">
              <w:rPr/>
            </w:rPrChange>
          </w:rPr>
          <w:t>ịa ph</w:t>
        </w:r>
        <w:r w:rsidRPr="00CC0260">
          <w:rPr>
            <w:rFonts w:ascii="Times New Roman" w:hAnsi="Times New Roman"/>
            <w:sz w:val="28"/>
            <w:szCs w:val="28"/>
            <w:lang w:val="pt-BR"/>
            <w:rPrChange w:id="51" w:author="vtson" w:date="2008-09-22T09:17:00Z">
              <w:rPr>
                <w:rFonts w:hint="eastAsia"/>
              </w:rPr>
            </w:rPrChange>
          </w:rPr>
          <w:t>ươ</w:t>
        </w:r>
        <w:r w:rsidRPr="00CC0260">
          <w:rPr>
            <w:rFonts w:ascii="Times New Roman" w:hAnsi="Times New Roman"/>
            <w:sz w:val="28"/>
            <w:szCs w:val="28"/>
            <w:lang w:val="pt-BR"/>
            <w:rPrChange w:id="52" w:author="vtson" w:date="2008-09-22T09:17:00Z">
              <w:rPr/>
            </w:rPrChange>
          </w:rPr>
          <w:t xml:space="preserve">ng </w:t>
        </w:r>
        <w:r w:rsidRPr="00CC0260">
          <w:rPr>
            <w:rFonts w:ascii="Times New Roman" w:hAnsi="Times New Roman"/>
            <w:sz w:val="28"/>
            <w:szCs w:val="28"/>
            <w:lang w:val="pt-BR"/>
            <w:rPrChange w:id="53" w:author="vtson" w:date="2008-09-22T09:17:00Z">
              <w:rPr>
                <w:rFonts w:hint="eastAsia"/>
              </w:rPr>
            </w:rPrChange>
          </w:rPr>
          <w:t>đ</w:t>
        </w:r>
        <w:r w:rsidRPr="00CC0260">
          <w:rPr>
            <w:rFonts w:ascii="Times New Roman" w:hAnsi="Times New Roman"/>
            <w:sz w:val="28"/>
            <w:szCs w:val="28"/>
            <w:lang w:val="pt-BR"/>
            <w:rPrChange w:id="54" w:author="vtson" w:date="2008-09-22T09:17:00Z">
              <w:rPr/>
            </w:rPrChange>
          </w:rPr>
          <w:t xml:space="preserve">ã hỗ trợ các hộ thiếu </w:t>
        </w:r>
        <w:r w:rsidRPr="00CC0260">
          <w:rPr>
            <w:rFonts w:ascii="Times New Roman" w:hAnsi="Times New Roman"/>
            <w:sz w:val="28"/>
            <w:szCs w:val="28"/>
            <w:lang w:val="pt-BR"/>
            <w:rPrChange w:id="55" w:author="vtson" w:date="2008-09-22T09:17:00Z">
              <w:rPr>
                <w:rFonts w:hint="eastAsia"/>
              </w:rPr>
            </w:rPrChange>
          </w:rPr>
          <w:t>đ</w:t>
        </w:r>
        <w:r w:rsidRPr="00CC0260">
          <w:rPr>
            <w:rFonts w:ascii="Times New Roman" w:hAnsi="Times New Roman"/>
            <w:sz w:val="28"/>
            <w:szCs w:val="28"/>
            <w:lang w:val="pt-BR"/>
            <w:rPrChange w:id="56" w:author="vtson" w:date="2008-09-22T09:17:00Z">
              <w:rPr/>
            </w:rPrChange>
          </w:rPr>
          <w:t xml:space="preserve">ói </w:t>
        </w:r>
      </w:ins>
      <w:r w:rsidR="00094C50">
        <w:rPr>
          <w:rFonts w:ascii="Times New Roman" w:hAnsi="Times New Roman"/>
          <w:sz w:val="28"/>
          <w:szCs w:val="28"/>
          <w:lang w:val="pt-BR"/>
        </w:rPr>
        <w:t>tr</w:t>
      </w:r>
      <w:r w:rsidR="00094C50" w:rsidRPr="00094C50">
        <w:rPr>
          <w:rFonts w:ascii="Times New Roman" w:hAnsi="Times New Roman"/>
          <w:sz w:val="28"/>
          <w:szCs w:val="28"/>
          <w:lang w:val="pt-BR"/>
        </w:rPr>
        <w:t>ê</w:t>
      </w:r>
      <w:r w:rsidR="00094C50">
        <w:rPr>
          <w:rFonts w:ascii="Times New Roman" w:hAnsi="Times New Roman"/>
          <w:sz w:val="28"/>
          <w:szCs w:val="28"/>
          <w:lang w:val="pt-BR"/>
        </w:rPr>
        <w:t xml:space="preserve">n </w:t>
      </w:r>
      <w:ins w:id="57" w:author="user" w:date="2008-09-20T20:39:00Z">
        <w:r w:rsidRPr="00CC0260">
          <w:rPr>
            <w:rFonts w:ascii="Times New Roman" w:hAnsi="Times New Roman"/>
            <w:sz w:val="28"/>
            <w:szCs w:val="28"/>
            <w:lang w:val="pt-BR"/>
            <w:rPrChange w:id="58" w:author="vtson" w:date="2008-09-22T09:17:00Z">
              <w:rPr/>
            </w:rPrChange>
          </w:rPr>
          <w:t>3</w:t>
        </w:r>
      </w:ins>
      <w:r w:rsidR="00094C50">
        <w:rPr>
          <w:rFonts w:ascii="Times New Roman" w:hAnsi="Times New Roman"/>
          <w:sz w:val="28"/>
          <w:szCs w:val="28"/>
          <w:lang w:val="pt-BR"/>
        </w:rPr>
        <w:t xml:space="preserve"> v</w:t>
      </w:r>
      <w:r w:rsidR="00094C50" w:rsidRPr="00094C50">
        <w:rPr>
          <w:rFonts w:ascii="Times New Roman" w:hAnsi="Times New Roman"/>
          <w:sz w:val="28"/>
          <w:szCs w:val="28"/>
          <w:lang w:val="pt-BR"/>
        </w:rPr>
        <w:t>ạn</w:t>
      </w:r>
      <w:ins w:id="59" w:author="user" w:date="2008-09-20T20:39:00Z">
        <w:r w:rsidRPr="00CC0260">
          <w:rPr>
            <w:rFonts w:ascii="Times New Roman" w:hAnsi="Times New Roman"/>
            <w:sz w:val="28"/>
            <w:szCs w:val="28"/>
            <w:lang w:val="pt-BR"/>
            <w:rPrChange w:id="60" w:author="vtson" w:date="2008-09-22T09:17:00Z">
              <w:rPr/>
            </w:rPrChange>
          </w:rPr>
          <w:t xml:space="preserve"> tấn l</w:t>
        </w:r>
        <w:r w:rsidRPr="00CC0260">
          <w:rPr>
            <w:rFonts w:ascii="Times New Roman" w:hAnsi="Times New Roman"/>
            <w:sz w:val="28"/>
            <w:szCs w:val="28"/>
            <w:lang w:val="pt-BR"/>
            <w:rPrChange w:id="61" w:author="vtson" w:date="2008-09-22T09:17:00Z">
              <w:rPr>
                <w:rFonts w:hint="eastAsia"/>
              </w:rPr>
            </w:rPrChange>
          </w:rPr>
          <w:t>ươ</w:t>
        </w:r>
        <w:r w:rsidRPr="00CC0260">
          <w:rPr>
            <w:rFonts w:ascii="Times New Roman" w:hAnsi="Times New Roman"/>
            <w:sz w:val="28"/>
            <w:szCs w:val="28"/>
            <w:lang w:val="pt-BR"/>
            <w:rPrChange w:id="62" w:author="vtson" w:date="2008-09-22T09:17:00Z">
              <w:rPr/>
            </w:rPrChange>
          </w:rPr>
          <w:t xml:space="preserve">ng thực và </w:t>
        </w:r>
      </w:ins>
      <w:r w:rsidR="00094C50">
        <w:rPr>
          <w:rFonts w:ascii="Times New Roman" w:hAnsi="Times New Roman"/>
          <w:sz w:val="28"/>
          <w:szCs w:val="28"/>
          <w:lang w:val="pt-BR"/>
        </w:rPr>
        <w:t>h</w:t>
      </w:r>
      <w:r w:rsidR="00094C50" w:rsidRPr="00094C50">
        <w:rPr>
          <w:rFonts w:ascii="Times New Roman" w:hAnsi="Times New Roman"/>
          <w:sz w:val="28"/>
          <w:szCs w:val="28"/>
          <w:lang w:val="pt-BR"/>
        </w:rPr>
        <w:t>à</w:t>
      </w:r>
      <w:r w:rsidR="00094C50">
        <w:rPr>
          <w:rFonts w:ascii="Times New Roman" w:hAnsi="Times New Roman"/>
          <w:sz w:val="28"/>
          <w:szCs w:val="28"/>
          <w:lang w:val="pt-BR"/>
        </w:rPr>
        <w:t>ng ch</w:t>
      </w:r>
      <w:r w:rsidR="00094C50" w:rsidRPr="00094C50">
        <w:rPr>
          <w:rFonts w:ascii="Times New Roman" w:hAnsi="Times New Roman"/>
          <w:sz w:val="28"/>
          <w:szCs w:val="28"/>
          <w:lang w:val="pt-BR"/>
        </w:rPr>
        <w:t>ục</w:t>
      </w:r>
      <w:ins w:id="63" w:author="user" w:date="2008-09-20T20:39:00Z">
        <w:r w:rsidRPr="00CC0260">
          <w:rPr>
            <w:rFonts w:ascii="Times New Roman" w:hAnsi="Times New Roman"/>
            <w:sz w:val="28"/>
            <w:szCs w:val="28"/>
            <w:lang w:val="pt-BR"/>
            <w:rPrChange w:id="64" w:author="vtson" w:date="2008-09-22T09:17:00Z">
              <w:rPr/>
            </w:rPrChange>
          </w:rPr>
          <w:t xml:space="preserve"> tỷ </w:t>
        </w:r>
        <w:r w:rsidRPr="00CC0260">
          <w:rPr>
            <w:rFonts w:ascii="Times New Roman" w:hAnsi="Times New Roman"/>
            <w:sz w:val="28"/>
            <w:szCs w:val="28"/>
            <w:lang w:val="pt-BR"/>
            <w:rPrChange w:id="65" w:author="vtson" w:date="2008-09-22T09:17:00Z">
              <w:rPr>
                <w:rFonts w:hint="eastAsia"/>
              </w:rPr>
            </w:rPrChange>
          </w:rPr>
          <w:t>đ</w:t>
        </w:r>
        <w:r w:rsidRPr="00CC0260">
          <w:rPr>
            <w:rFonts w:ascii="Times New Roman" w:hAnsi="Times New Roman"/>
            <w:sz w:val="28"/>
            <w:szCs w:val="28"/>
            <w:lang w:val="pt-BR"/>
            <w:rPrChange w:id="66" w:author="vtson" w:date="2008-09-22T09:17:00Z">
              <w:rPr/>
            </w:rPrChange>
          </w:rPr>
          <w:t>ồng</w:t>
        </w:r>
      </w:ins>
      <w:r w:rsidRPr="00CC0260">
        <w:rPr>
          <w:rFonts w:ascii="Times New Roman" w:hAnsi="Times New Roman"/>
          <w:sz w:val="28"/>
          <w:szCs w:val="28"/>
          <w:lang w:val="pt-BR"/>
        </w:rPr>
        <w:t>.</w:t>
      </w:r>
    </w:p>
    <w:p w14:paraId="37E66AC1" w14:textId="77777777" w:rsidR="008607EE" w:rsidRPr="00CC0260" w:rsidRDefault="008607EE" w:rsidP="00E33B1F">
      <w:pPr>
        <w:spacing w:before="40" w:after="20" w:line="269" w:lineRule="auto"/>
        <w:ind w:firstLine="561"/>
        <w:jc w:val="both"/>
        <w:rPr>
          <w:rFonts w:ascii="Times New Roman" w:hAnsi="Times New Roman"/>
          <w:spacing w:val="-4"/>
          <w:sz w:val="28"/>
          <w:szCs w:val="28"/>
          <w:lang w:val="pt-BR"/>
        </w:rPr>
        <w:pPrChange w:id="67" w:author="vtson" w:date="2008-09-22T09:25:00Z">
          <w:pPr/>
        </w:pPrChange>
      </w:pPr>
      <w:r w:rsidRPr="00CC0260">
        <w:rPr>
          <w:rFonts w:ascii="Times New Roman" w:hAnsi="Times New Roman"/>
          <w:spacing w:val="-4"/>
          <w:sz w:val="28"/>
          <w:szCs w:val="28"/>
          <w:lang w:val="pt-BR"/>
        </w:rPr>
        <w:t>Để hỗ trợ đồng bào phát triển kinh tế và thoát nghèo, Chính phủ</w:t>
      </w:r>
      <w:r w:rsidR="00D7480B" w:rsidRPr="00CC0260">
        <w:rPr>
          <w:rFonts w:ascii="Times New Roman" w:hAnsi="Times New Roman"/>
          <w:spacing w:val="-4"/>
          <w:sz w:val="28"/>
          <w:szCs w:val="28"/>
          <w:lang w:val="pt-BR"/>
        </w:rPr>
        <w:t xml:space="preserve"> </w:t>
      </w:r>
      <w:r w:rsidR="00D7480B" w:rsidRPr="00CC0260">
        <w:rPr>
          <w:rFonts w:ascii="Times New Roman" w:hAnsi="Times New Roman" w:hint="eastAsia"/>
          <w:spacing w:val="-4"/>
          <w:sz w:val="28"/>
          <w:szCs w:val="28"/>
          <w:lang w:val="pt-BR"/>
        </w:rPr>
        <w:t>đ</w:t>
      </w:r>
      <w:r w:rsidR="00D7480B" w:rsidRPr="00CC0260">
        <w:rPr>
          <w:rFonts w:ascii="Times New Roman" w:hAnsi="Times New Roman"/>
          <w:spacing w:val="-4"/>
          <w:sz w:val="28"/>
          <w:szCs w:val="28"/>
          <w:lang w:val="pt-BR"/>
        </w:rPr>
        <w:t xml:space="preserve">ã kịp thời chỉ </w:t>
      </w:r>
      <w:r w:rsidR="00D7480B" w:rsidRPr="00CC0260">
        <w:rPr>
          <w:rFonts w:ascii="Times New Roman" w:hAnsi="Times New Roman" w:hint="eastAsia"/>
          <w:spacing w:val="-4"/>
          <w:sz w:val="28"/>
          <w:szCs w:val="28"/>
          <w:lang w:val="pt-BR"/>
        </w:rPr>
        <w:t>đ</w:t>
      </w:r>
      <w:r w:rsidR="00D7480B" w:rsidRPr="00CC0260">
        <w:rPr>
          <w:rFonts w:ascii="Times New Roman" w:hAnsi="Times New Roman"/>
          <w:spacing w:val="-4"/>
          <w:sz w:val="28"/>
          <w:szCs w:val="28"/>
          <w:lang w:val="pt-BR"/>
        </w:rPr>
        <w:t>ạo</w:t>
      </w:r>
      <w:r w:rsidRPr="00CC0260">
        <w:rPr>
          <w:rFonts w:ascii="Times New Roman" w:hAnsi="Times New Roman"/>
          <w:spacing w:val="-4"/>
          <w:sz w:val="28"/>
          <w:szCs w:val="28"/>
          <w:lang w:val="pt-BR"/>
        </w:rPr>
        <w:t xml:space="preserve"> các cấp, các ngành triển khai nhiều chương trình, dự án, trong đó có Chương trình phát triển kinh tế-xã hội các xã đặc biệt khó khăn</w:t>
      </w:r>
      <w:r w:rsidR="00D7480B" w:rsidRPr="00CC0260">
        <w:rPr>
          <w:rFonts w:ascii="Times New Roman" w:hAnsi="Times New Roman"/>
          <w:spacing w:val="-4"/>
          <w:sz w:val="28"/>
          <w:szCs w:val="28"/>
          <w:lang w:val="pt-BR"/>
        </w:rPr>
        <w:t>,</w:t>
      </w:r>
      <w:r w:rsidRPr="00CC0260">
        <w:rPr>
          <w:rFonts w:ascii="Times New Roman" w:hAnsi="Times New Roman"/>
          <w:spacing w:val="-4"/>
          <w:sz w:val="28"/>
          <w:szCs w:val="28"/>
          <w:lang w:val="pt-BR"/>
        </w:rPr>
        <w:t xml:space="preserve"> vùng đồng bào dân tộc miền núi, </w:t>
      </w:r>
      <w:r w:rsidR="00D7480B" w:rsidRPr="00CC0260">
        <w:rPr>
          <w:rFonts w:ascii="Times New Roman" w:hAnsi="Times New Roman"/>
          <w:spacing w:val="-4"/>
          <w:sz w:val="28"/>
          <w:szCs w:val="28"/>
          <w:lang w:val="pt-BR"/>
        </w:rPr>
        <w:t>biên giới và vùng sâu, vùng xa</w:t>
      </w:r>
      <w:r w:rsidRPr="00CC0260">
        <w:rPr>
          <w:rFonts w:ascii="Times New Roman" w:hAnsi="Times New Roman"/>
          <w:spacing w:val="-4"/>
          <w:sz w:val="28"/>
          <w:szCs w:val="28"/>
          <w:lang w:val="pt-BR"/>
        </w:rPr>
        <w:t>. T</w:t>
      </w:r>
      <w:ins w:id="68" w:author="user" w:date="2008-09-21T22:35:00Z">
        <w:r w:rsidRPr="00CC0260">
          <w:rPr>
            <w:rFonts w:ascii="Times New Roman" w:hAnsi="Times New Roman"/>
            <w:spacing w:val="-4"/>
            <w:sz w:val="28"/>
            <w:szCs w:val="28"/>
            <w:lang w:val="pt-BR"/>
          </w:rPr>
          <w:t xml:space="preserve">rong 9 tháng </w:t>
        </w:r>
      </w:ins>
      <w:r w:rsidRPr="00CC0260">
        <w:rPr>
          <w:rFonts w:ascii="Times New Roman" w:hAnsi="Times New Roman"/>
          <w:spacing w:val="-4"/>
          <w:sz w:val="28"/>
          <w:szCs w:val="28"/>
          <w:lang w:val="pt-BR"/>
        </w:rPr>
        <w:t xml:space="preserve">năm 2008, </w:t>
      </w:r>
      <w:ins w:id="69" w:author="user" w:date="2008-09-21T22:35:00Z">
        <w:r w:rsidRPr="00CC0260">
          <w:rPr>
            <w:rFonts w:ascii="Times New Roman" w:hAnsi="Times New Roman"/>
            <w:spacing w:val="-4"/>
            <w:sz w:val="28"/>
            <w:szCs w:val="28"/>
            <w:lang w:val="pt-BR"/>
          </w:rPr>
          <w:t xml:space="preserve">Chương trình 135 giai đoạn II </w:t>
        </w:r>
      </w:ins>
      <w:r w:rsidRPr="00CC0260">
        <w:rPr>
          <w:rFonts w:ascii="Times New Roman" w:hAnsi="Times New Roman"/>
          <w:spacing w:val="-4"/>
          <w:sz w:val="28"/>
          <w:szCs w:val="28"/>
          <w:lang w:val="pt-BR"/>
        </w:rPr>
        <w:t xml:space="preserve"> đã </w:t>
      </w:r>
      <w:ins w:id="70" w:author="user" w:date="2008-09-21T22:35:00Z">
        <w:r w:rsidRPr="00CC0260">
          <w:rPr>
            <w:rFonts w:ascii="Times New Roman" w:hAnsi="Times New Roman"/>
            <w:spacing w:val="-4"/>
            <w:sz w:val="28"/>
            <w:szCs w:val="28"/>
            <w:lang w:val="pt-BR"/>
          </w:rPr>
          <w:t>đạt được một số</w:t>
        </w:r>
      </w:ins>
      <w:r w:rsidRPr="00CC0260">
        <w:rPr>
          <w:rFonts w:ascii="Times New Roman" w:hAnsi="Times New Roman"/>
          <w:spacing w:val="-4"/>
          <w:sz w:val="28"/>
          <w:szCs w:val="28"/>
          <w:lang w:val="pt-BR"/>
        </w:rPr>
        <w:t xml:space="preserve"> </w:t>
      </w:r>
      <w:ins w:id="71" w:author="user" w:date="2008-09-21T22:35:00Z">
        <w:r w:rsidRPr="00CC0260">
          <w:rPr>
            <w:rFonts w:ascii="Times New Roman" w:hAnsi="Times New Roman"/>
            <w:spacing w:val="-4"/>
            <w:sz w:val="28"/>
            <w:szCs w:val="28"/>
            <w:lang w:val="pt-BR"/>
          </w:rPr>
          <w:t>kết quả</w:t>
        </w:r>
      </w:ins>
      <w:r w:rsidRPr="00CC0260">
        <w:rPr>
          <w:rFonts w:ascii="Times New Roman" w:hAnsi="Times New Roman"/>
          <w:spacing w:val="-4"/>
          <w:sz w:val="28"/>
          <w:szCs w:val="28"/>
          <w:lang w:val="pt-BR"/>
        </w:rPr>
        <w:t xml:space="preserve"> quan trọng</w:t>
      </w:r>
      <w:ins w:id="72" w:author="user" w:date="2008-09-21T22:35:00Z">
        <w:r w:rsidRPr="00CC0260">
          <w:rPr>
            <w:rFonts w:ascii="Times New Roman" w:hAnsi="Times New Roman"/>
            <w:spacing w:val="-4"/>
            <w:sz w:val="28"/>
            <w:szCs w:val="28"/>
            <w:lang w:val="pt-BR"/>
          </w:rPr>
          <w:t xml:space="preserve">: Uỷ ban Dân tộc đã rà soát đối tượng, trình Thủ tướng Chính phủ ban hành Quyết định số 69/2008/QĐ-TTg ngày 28/5/2008 về phê duyệt bổ sung danh sách xã đặc biệt khó khăn, xã biên giới, xã an toàn khu vào diện đầu tư và danh sách xã thoát khỏi diện đầu tư </w:t>
        </w:r>
      </w:ins>
      <w:r w:rsidRPr="00CC0260">
        <w:rPr>
          <w:rFonts w:ascii="Times New Roman" w:hAnsi="Times New Roman"/>
          <w:spacing w:val="-4"/>
          <w:sz w:val="28"/>
          <w:szCs w:val="28"/>
          <w:lang w:val="pt-BR"/>
        </w:rPr>
        <w:t xml:space="preserve">của </w:t>
      </w:r>
      <w:ins w:id="73" w:author="user" w:date="2008-09-21T22:35:00Z">
        <w:r w:rsidRPr="00CC0260">
          <w:rPr>
            <w:rFonts w:ascii="Times New Roman" w:hAnsi="Times New Roman"/>
            <w:spacing w:val="-4"/>
            <w:sz w:val="28"/>
            <w:szCs w:val="28"/>
            <w:lang w:val="pt-BR"/>
          </w:rPr>
          <w:t xml:space="preserve">Chương trình 135. Tính đến nay </w:t>
        </w:r>
      </w:ins>
      <w:r w:rsidRPr="00CC0260">
        <w:rPr>
          <w:rFonts w:ascii="Times New Roman" w:hAnsi="Times New Roman"/>
          <w:spacing w:val="-4"/>
          <w:sz w:val="28"/>
          <w:szCs w:val="28"/>
          <w:lang w:val="pt-BR"/>
        </w:rPr>
        <w:t>cả nước có</w:t>
      </w:r>
      <w:ins w:id="74" w:author="user" w:date="2008-09-21T22:35:00Z">
        <w:r w:rsidRPr="00CC0260">
          <w:rPr>
            <w:rFonts w:ascii="Times New Roman" w:hAnsi="Times New Roman"/>
            <w:spacing w:val="-4"/>
            <w:sz w:val="28"/>
            <w:szCs w:val="28"/>
            <w:lang w:val="pt-BR"/>
          </w:rPr>
          <w:t xml:space="preserve"> 1946 xã (kể cả 107 xã sẽ thoát khỏi diện đầu tư </w:t>
        </w:r>
      </w:ins>
      <w:r w:rsidRPr="00CC0260">
        <w:rPr>
          <w:rFonts w:ascii="Times New Roman" w:hAnsi="Times New Roman"/>
          <w:spacing w:val="-4"/>
          <w:sz w:val="28"/>
          <w:szCs w:val="28"/>
          <w:lang w:val="pt-BR"/>
        </w:rPr>
        <w:t xml:space="preserve">của </w:t>
      </w:r>
      <w:ins w:id="75" w:author="user" w:date="2008-09-21T22:35:00Z">
        <w:r w:rsidRPr="00CC0260">
          <w:rPr>
            <w:rFonts w:ascii="Times New Roman" w:hAnsi="Times New Roman"/>
            <w:spacing w:val="-4"/>
            <w:sz w:val="28"/>
            <w:szCs w:val="28"/>
            <w:lang w:val="pt-BR"/>
          </w:rPr>
          <w:t xml:space="preserve">Chương trình từ năm 2009 theo QĐ 69/2008/QĐ-TTG) và 3149 thôn đặc biệt khó khăn của xã khu vực II thuộc diện đầu tư của Chương trình 135 giai đoạn II. Trong đó </w:t>
        </w:r>
      </w:ins>
      <w:r w:rsidRPr="00CC0260">
        <w:rPr>
          <w:rFonts w:ascii="Times New Roman" w:hAnsi="Times New Roman"/>
          <w:spacing w:val="-4"/>
          <w:sz w:val="28"/>
          <w:szCs w:val="28"/>
          <w:lang w:val="pt-BR"/>
        </w:rPr>
        <w:t>có 1</w:t>
      </w:r>
      <w:ins w:id="76" w:author="user" w:date="2008-09-21T22:35:00Z">
        <w:r w:rsidRPr="00CC0260">
          <w:rPr>
            <w:rFonts w:ascii="Times New Roman" w:hAnsi="Times New Roman"/>
            <w:spacing w:val="-4"/>
            <w:sz w:val="28"/>
            <w:szCs w:val="28"/>
            <w:lang w:val="pt-BR"/>
          </w:rPr>
          <w:t xml:space="preserve">864 xã, 3015 thôn </w:t>
        </w:r>
      </w:ins>
      <w:r w:rsidRPr="00CC0260">
        <w:rPr>
          <w:rFonts w:ascii="Times New Roman" w:hAnsi="Times New Roman"/>
          <w:spacing w:val="-4"/>
          <w:sz w:val="28"/>
          <w:szCs w:val="28"/>
          <w:lang w:val="pt-BR"/>
        </w:rPr>
        <w:t>đặc biệt khó khăn</w:t>
      </w:r>
      <w:ins w:id="77" w:author="user" w:date="2008-09-21T22:35:00Z">
        <w:r w:rsidRPr="00CC0260">
          <w:rPr>
            <w:rFonts w:ascii="Times New Roman" w:hAnsi="Times New Roman"/>
            <w:spacing w:val="-4"/>
            <w:sz w:val="28"/>
            <w:szCs w:val="28"/>
            <w:lang w:val="pt-BR"/>
          </w:rPr>
          <w:t xml:space="preserve"> thuộc ngân sách Trung ương đầu tư; 82 xã và 134 thôn </w:t>
        </w:r>
      </w:ins>
      <w:r w:rsidRPr="00CC0260">
        <w:rPr>
          <w:rFonts w:ascii="Times New Roman" w:hAnsi="Times New Roman"/>
          <w:spacing w:val="-4"/>
          <w:sz w:val="28"/>
          <w:szCs w:val="28"/>
          <w:lang w:val="pt-BR"/>
        </w:rPr>
        <w:t>đặc biệt khó khăn</w:t>
      </w:r>
      <w:ins w:id="78" w:author="user" w:date="2008-09-21T22:35:00Z">
        <w:r w:rsidRPr="00CC0260">
          <w:rPr>
            <w:rFonts w:ascii="Times New Roman" w:hAnsi="Times New Roman"/>
            <w:spacing w:val="-4"/>
            <w:sz w:val="28"/>
            <w:szCs w:val="28"/>
            <w:lang w:val="pt-BR"/>
          </w:rPr>
          <w:t xml:space="preserve"> thuộc ngân sách địa phương đầu tư. </w:t>
        </w:r>
      </w:ins>
    </w:p>
    <w:p w14:paraId="1D9A4170" w14:textId="77777777" w:rsidR="008607EE" w:rsidRPr="00CC0260" w:rsidRDefault="008607EE" w:rsidP="00E33B1F">
      <w:pPr>
        <w:spacing w:before="40" w:after="20" w:line="269" w:lineRule="auto"/>
        <w:ind w:firstLine="561"/>
        <w:jc w:val="both"/>
        <w:rPr>
          <w:rFonts w:ascii="Times New Roman" w:hAnsi="Times New Roman"/>
          <w:spacing w:val="-2"/>
          <w:sz w:val="28"/>
          <w:szCs w:val="28"/>
          <w:lang w:val="pt-BR"/>
        </w:rPr>
        <w:pPrChange w:id="79" w:author="vtson" w:date="2008-09-22T09:25:00Z">
          <w:pPr/>
        </w:pPrChange>
      </w:pPr>
      <w:r w:rsidRPr="00CC0260">
        <w:rPr>
          <w:rFonts w:ascii="Times New Roman" w:hAnsi="Times New Roman"/>
          <w:bCs/>
          <w:iCs/>
          <w:spacing w:val="-2"/>
          <w:sz w:val="28"/>
          <w:szCs w:val="28"/>
          <w:lang w:val="pt-BR"/>
        </w:rPr>
        <w:t>T</w:t>
      </w:r>
      <w:ins w:id="80" w:author="user" w:date="2008-09-21T22:35:00Z">
        <w:r w:rsidRPr="00CC0260">
          <w:rPr>
            <w:rFonts w:ascii="Times New Roman" w:hAnsi="Times New Roman"/>
            <w:bCs/>
            <w:iCs/>
            <w:spacing w:val="-2"/>
            <w:sz w:val="28"/>
            <w:szCs w:val="28"/>
            <w:lang w:val="pt-BR"/>
          </w:rPr>
          <w:t>ổng số vốn</w:t>
        </w:r>
      </w:ins>
      <w:r w:rsidRPr="00CC0260">
        <w:rPr>
          <w:rFonts w:ascii="Times New Roman" w:hAnsi="Times New Roman"/>
          <w:bCs/>
          <w:iCs/>
          <w:spacing w:val="-2"/>
          <w:sz w:val="28"/>
          <w:szCs w:val="28"/>
          <w:lang w:val="pt-BR"/>
        </w:rPr>
        <w:t xml:space="preserve"> đầu tư của</w:t>
      </w:r>
      <w:ins w:id="81" w:author="user" w:date="2008-09-21T22:35:00Z">
        <w:r w:rsidRPr="00CC0260">
          <w:rPr>
            <w:rFonts w:ascii="Times New Roman" w:hAnsi="Times New Roman"/>
            <w:bCs/>
            <w:iCs/>
            <w:spacing w:val="-2"/>
            <w:sz w:val="28"/>
            <w:szCs w:val="28"/>
            <w:lang w:val="pt-BR"/>
          </w:rPr>
          <w:t xml:space="preserve"> Chương trình 135</w:t>
        </w:r>
      </w:ins>
      <w:r w:rsidRPr="00CC0260">
        <w:rPr>
          <w:rFonts w:ascii="Times New Roman" w:hAnsi="Times New Roman"/>
          <w:bCs/>
          <w:iCs/>
          <w:spacing w:val="-2"/>
          <w:sz w:val="28"/>
          <w:szCs w:val="28"/>
          <w:lang w:val="pt-BR"/>
        </w:rPr>
        <w:t xml:space="preserve"> n</w:t>
      </w:r>
      <w:ins w:id="82" w:author="user" w:date="2008-09-21T22:35:00Z">
        <w:r w:rsidRPr="00CC0260">
          <w:rPr>
            <w:rFonts w:ascii="Times New Roman" w:hAnsi="Times New Roman"/>
            <w:bCs/>
            <w:iCs/>
            <w:spacing w:val="-2"/>
            <w:sz w:val="28"/>
            <w:szCs w:val="28"/>
            <w:lang w:val="pt-BR"/>
          </w:rPr>
          <w:t>ăm 2008</w:t>
        </w:r>
      </w:ins>
      <w:r w:rsidRPr="00CC0260">
        <w:rPr>
          <w:rFonts w:ascii="Times New Roman" w:hAnsi="Times New Roman"/>
          <w:bCs/>
          <w:iCs/>
          <w:spacing w:val="-2"/>
          <w:sz w:val="28"/>
          <w:szCs w:val="28"/>
          <w:lang w:val="pt-BR"/>
        </w:rPr>
        <w:t xml:space="preserve"> </w:t>
      </w:r>
      <w:ins w:id="83" w:author="user" w:date="2008-09-21T22:35:00Z">
        <w:r w:rsidRPr="00CC0260">
          <w:rPr>
            <w:rFonts w:ascii="Times New Roman" w:hAnsi="Times New Roman"/>
            <w:bCs/>
            <w:iCs/>
            <w:spacing w:val="-2"/>
            <w:sz w:val="28"/>
            <w:szCs w:val="28"/>
            <w:lang w:val="pt-BR"/>
          </w:rPr>
          <w:t>là 3867,</w:t>
        </w:r>
      </w:ins>
      <w:r w:rsidRPr="00CC0260">
        <w:rPr>
          <w:rFonts w:ascii="Times New Roman" w:hAnsi="Times New Roman"/>
          <w:bCs/>
          <w:iCs/>
          <w:spacing w:val="-2"/>
          <w:sz w:val="28"/>
          <w:szCs w:val="28"/>
          <w:lang w:val="pt-BR"/>
        </w:rPr>
        <w:t>4</w:t>
      </w:r>
      <w:ins w:id="84" w:author="user" w:date="2008-09-21T22:35:00Z">
        <w:r w:rsidRPr="00CC0260">
          <w:rPr>
            <w:rFonts w:ascii="Times New Roman" w:hAnsi="Times New Roman"/>
            <w:bCs/>
            <w:iCs/>
            <w:spacing w:val="-2"/>
            <w:sz w:val="28"/>
            <w:szCs w:val="28"/>
            <w:lang w:val="pt-BR"/>
          </w:rPr>
          <w:t xml:space="preserve"> tỷ đồng, </w:t>
        </w:r>
      </w:ins>
      <w:r w:rsidRPr="00CC0260">
        <w:rPr>
          <w:rFonts w:ascii="Times New Roman" w:hAnsi="Times New Roman"/>
          <w:bCs/>
          <w:iCs/>
          <w:spacing w:val="-2"/>
          <w:sz w:val="28"/>
          <w:szCs w:val="28"/>
          <w:lang w:val="pt-BR"/>
        </w:rPr>
        <w:t>trong đó 1942 tỷ đồng đã được phân bổ cho các địa phương từ đầu năm. G</w:t>
      </w:r>
      <w:ins w:id="85" w:author="user" w:date="2008-09-21T22:35:00Z">
        <w:r w:rsidRPr="00CC0260">
          <w:rPr>
            <w:rFonts w:ascii="Times New Roman" w:hAnsi="Times New Roman"/>
            <w:spacing w:val="-2"/>
            <w:sz w:val="28"/>
            <w:szCs w:val="28"/>
            <w:lang w:val="pt-BR"/>
          </w:rPr>
          <w:t xml:space="preserve">iá trị thực hiện các công trình, dự án thuộc Chương trình 135 </w:t>
        </w:r>
      </w:ins>
      <w:r w:rsidRPr="00CC0260">
        <w:rPr>
          <w:rFonts w:ascii="Times New Roman" w:hAnsi="Times New Roman"/>
          <w:spacing w:val="-2"/>
          <w:sz w:val="28"/>
          <w:szCs w:val="28"/>
          <w:lang w:val="pt-BR"/>
        </w:rPr>
        <w:t xml:space="preserve">trong </w:t>
      </w:r>
      <w:ins w:id="86" w:author="user" w:date="2008-09-21T22:35:00Z">
        <w:r w:rsidRPr="00CC0260">
          <w:rPr>
            <w:rFonts w:ascii="Times New Roman" w:hAnsi="Times New Roman"/>
            <w:spacing w:val="-2"/>
            <w:sz w:val="28"/>
            <w:szCs w:val="28"/>
            <w:lang w:val="pt-BR"/>
          </w:rPr>
          <w:t>6 tháng đầu năm</w:t>
        </w:r>
      </w:ins>
      <w:r w:rsidRPr="00CC0260">
        <w:rPr>
          <w:rFonts w:ascii="Times New Roman" w:hAnsi="Times New Roman"/>
          <w:spacing w:val="-2"/>
          <w:sz w:val="28"/>
          <w:szCs w:val="28"/>
          <w:lang w:val="pt-BR"/>
        </w:rPr>
        <w:t xml:space="preserve"> là </w:t>
      </w:r>
      <w:ins w:id="87" w:author="user" w:date="2008-09-21T22:35:00Z">
        <w:r w:rsidRPr="00CC0260">
          <w:rPr>
            <w:rFonts w:ascii="Times New Roman" w:hAnsi="Times New Roman"/>
            <w:spacing w:val="-2"/>
            <w:sz w:val="28"/>
            <w:szCs w:val="28"/>
            <w:lang w:val="pt-BR"/>
          </w:rPr>
          <w:t xml:space="preserve">1625 tỷ đồng, </w:t>
        </w:r>
      </w:ins>
      <w:r w:rsidRPr="00CC0260">
        <w:rPr>
          <w:rFonts w:ascii="Times New Roman" w:hAnsi="Times New Roman"/>
          <w:spacing w:val="-2"/>
          <w:sz w:val="28"/>
          <w:szCs w:val="28"/>
          <w:lang w:val="pt-BR"/>
        </w:rPr>
        <w:t>đạt</w:t>
      </w:r>
      <w:ins w:id="88" w:author="user" w:date="2008-09-21T22:35:00Z">
        <w:r w:rsidRPr="00CC0260">
          <w:rPr>
            <w:rFonts w:ascii="Times New Roman" w:hAnsi="Times New Roman"/>
            <w:spacing w:val="-2"/>
            <w:sz w:val="28"/>
            <w:szCs w:val="28"/>
            <w:lang w:val="pt-BR"/>
          </w:rPr>
          <w:t xml:space="preserve"> 43,6% kế hoạch</w:t>
        </w:r>
      </w:ins>
      <w:r w:rsidRPr="00CC0260">
        <w:rPr>
          <w:rFonts w:ascii="Times New Roman" w:hAnsi="Times New Roman"/>
          <w:spacing w:val="-2"/>
          <w:sz w:val="28"/>
          <w:szCs w:val="28"/>
          <w:lang w:val="pt-BR"/>
        </w:rPr>
        <w:t>, trong đó</w:t>
      </w:r>
      <w:ins w:id="89" w:author="user" w:date="2008-09-21T22:35:00Z">
        <w:r w:rsidRPr="00CC0260">
          <w:rPr>
            <w:rFonts w:ascii="Times New Roman" w:hAnsi="Times New Roman"/>
            <w:spacing w:val="-2"/>
            <w:sz w:val="28"/>
            <w:szCs w:val="28"/>
            <w:lang w:val="pt-BR"/>
          </w:rPr>
          <w:t xml:space="preserve"> </w:t>
        </w:r>
      </w:ins>
      <w:r w:rsidRPr="00CC0260">
        <w:rPr>
          <w:rFonts w:ascii="Times New Roman" w:hAnsi="Times New Roman"/>
          <w:spacing w:val="-2"/>
          <w:sz w:val="28"/>
          <w:szCs w:val="28"/>
          <w:lang w:val="pt-BR"/>
        </w:rPr>
        <w:t>đ</w:t>
      </w:r>
      <w:ins w:id="90" w:author="user" w:date="2008-09-21T22:35:00Z">
        <w:r w:rsidRPr="00CC0260">
          <w:rPr>
            <w:rFonts w:ascii="Times New Roman" w:hAnsi="Times New Roman"/>
            <w:spacing w:val="-2"/>
            <w:sz w:val="28"/>
            <w:szCs w:val="28"/>
            <w:lang w:val="pt-BR"/>
          </w:rPr>
          <w:t>ã đầu tư xây dựng 2780 công trình</w:t>
        </w:r>
      </w:ins>
      <w:r w:rsidRPr="00CC0260">
        <w:rPr>
          <w:rFonts w:ascii="Times New Roman" w:hAnsi="Times New Roman"/>
          <w:spacing w:val="-2"/>
          <w:sz w:val="28"/>
          <w:szCs w:val="28"/>
          <w:lang w:val="pt-BR"/>
        </w:rPr>
        <w:t xml:space="preserve"> với số </w:t>
      </w:r>
      <w:ins w:id="91" w:author="user" w:date="2008-09-21T22:35:00Z">
        <w:r w:rsidRPr="00CC0260">
          <w:rPr>
            <w:rFonts w:ascii="Times New Roman" w:hAnsi="Times New Roman"/>
            <w:spacing w:val="-2"/>
            <w:sz w:val="28"/>
            <w:szCs w:val="28"/>
            <w:lang w:val="pt-BR"/>
          </w:rPr>
          <w:t xml:space="preserve">vốn thực hiện ước </w:t>
        </w:r>
      </w:ins>
      <w:r w:rsidRPr="00CC0260">
        <w:rPr>
          <w:rFonts w:ascii="Times New Roman" w:hAnsi="Times New Roman"/>
          <w:spacing w:val="-2"/>
          <w:sz w:val="28"/>
          <w:szCs w:val="28"/>
          <w:lang w:val="pt-BR"/>
        </w:rPr>
        <w:t xml:space="preserve">tính </w:t>
      </w:r>
      <w:ins w:id="92" w:author="user" w:date="2008-09-21T22:35:00Z">
        <w:r w:rsidRPr="00CC0260">
          <w:rPr>
            <w:rFonts w:ascii="Times New Roman" w:hAnsi="Times New Roman"/>
            <w:spacing w:val="-2"/>
            <w:sz w:val="28"/>
            <w:szCs w:val="28"/>
            <w:lang w:val="pt-BR"/>
          </w:rPr>
          <w:t>1170 tỷ đồng</w:t>
        </w:r>
      </w:ins>
      <w:r w:rsidRPr="00CC0260">
        <w:rPr>
          <w:rFonts w:ascii="Times New Roman" w:hAnsi="Times New Roman"/>
          <w:spacing w:val="-2"/>
          <w:sz w:val="28"/>
          <w:szCs w:val="28"/>
          <w:lang w:val="pt-BR"/>
        </w:rPr>
        <w:t>;</w:t>
      </w:r>
      <w:ins w:id="93" w:author="user" w:date="2008-09-21T22:35:00Z">
        <w:r w:rsidRPr="00CC0260">
          <w:rPr>
            <w:rFonts w:ascii="Times New Roman" w:hAnsi="Times New Roman"/>
            <w:spacing w:val="-2"/>
            <w:sz w:val="28"/>
            <w:szCs w:val="28"/>
            <w:lang w:val="pt-BR"/>
          </w:rPr>
          <w:t xml:space="preserve"> Dự án Phát triển sản xuất 161 tỷ đồng</w:t>
        </w:r>
      </w:ins>
      <w:r w:rsidRPr="00CC0260">
        <w:rPr>
          <w:rFonts w:ascii="Times New Roman" w:hAnsi="Times New Roman"/>
          <w:spacing w:val="-2"/>
          <w:sz w:val="28"/>
          <w:szCs w:val="28"/>
          <w:lang w:val="pt-BR"/>
        </w:rPr>
        <w:t>;</w:t>
      </w:r>
      <w:ins w:id="94" w:author="user" w:date="2008-09-21T22:35:00Z">
        <w:r w:rsidRPr="00CC0260">
          <w:rPr>
            <w:rFonts w:ascii="Times New Roman" w:hAnsi="Times New Roman"/>
            <w:spacing w:val="-2"/>
            <w:sz w:val="28"/>
            <w:szCs w:val="28"/>
            <w:lang w:val="pt-BR"/>
          </w:rPr>
          <w:t xml:space="preserve"> Dự án đào tạo cán bộ 55 tỷ đồng</w:t>
        </w:r>
      </w:ins>
      <w:r w:rsidRPr="00CC0260">
        <w:rPr>
          <w:rFonts w:ascii="Times New Roman" w:hAnsi="Times New Roman"/>
          <w:spacing w:val="-2"/>
          <w:sz w:val="28"/>
          <w:szCs w:val="28"/>
          <w:lang w:val="pt-BR"/>
        </w:rPr>
        <w:t>;</w:t>
      </w:r>
      <w:ins w:id="95" w:author="user" w:date="2008-09-21T22:35:00Z">
        <w:r w:rsidRPr="00CC0260">
          <w:rPr>
            <w:rFonts w:ascii="Times New Roman" w:hAnsi="Times New Roman"/>
            <w:spacing w:val="-2"/>
            <w:sz w:val="28"/>
            <w:szCs w:val="28"/>
            <w:lang w:val="pt-BR"/>
          </w:rPr>
          <w:t xml:space="preserve"> Chính sách </w:t>
        </w:r>
      </w:ins>
      <w:r w:rsidRPr="00CC0260">
        <w:rPr>
          <w:rFonts w:ascii="Times New Roman" w:hAnsi="Times New Roman"/>
          <w:spacing w:val="-2"/>
          <w:sz w:val="28"/>
          <w:szCs w:val="28"/>
          <w:lang w:val="pt-BR"/>
        </w:rPr>
        <w:t>h</w:t>
      </w:r>
      <w:ins w:id="96" w:author="user" w:date="2008-09-21T22:35:00Z">
        <w:r w:rsidRPr="00CC0260">
          <w:rPr>
            <w:rFonts w:ascii="Times New Roman" w:hAnsi="Times New Roman"/>
            <w:spacing w:val="-2"/>
            <w:sz w:val="28"/>
            <w:szCs w:val="28"/>
            <w:lang w:val="pt-BR"/>
          </w:rPr>
          <w:t>ỗ trợ học sinh con hộ nghèo 239 tỷ đồng</w:t>
        </w:r>
      </w:ins>
      <w:r w:rsidRPr="00CC0260">
        <w:rPr>
          <w:rFonts w:ascii="Times New Roman" w:hAnsi="Times New Roman"/>
          <w:spacing w:val="-2"/>
          <w:sz w:val="28"/>
          <w:szCs w:val="28"/>
          <w:lang w:val="pt-BR"/>
        </w:rPr>
        <w:t>.</w:t>
      </w:r>
    </w:p>
    <w:p w14:paraId="41CD1890" w14:textId="77777777" w:rsidR="008607EE" w:rsidRPr="00CC0260" w:rsidRDefault="008607EE" w:rsidP="00E33B1F">
      <w:pPr>
        <w:spacing w:before="40" w:after="20" w:line="269" w:lineRule="auto"/>
        <w:ind w:firstLine="561"/>
        <w:jc w:val="both"/>
        <w:rPr>
          <w:rFonts w:ascii="Times New Roman" w:hAnsi="Times New Roman"/>
          <w:b/>
          <w:sz w:val="28"/>
          <w:szCs w:val="28"/>
          <w:lang w:val="pt-BR"/>
        </w:rPr>
      </w:pPr>
      <w:r w:rsidRPr="00CC0260">
        <w:rPr>
          <w:rFonts w:ascii="Times New Roman" w:hAnsi="Times New Roman"/>
          <w:b/>
          <w:sz w:val="28"/>
          <w:szCs w:val="28"/>
          <w:lang w:val="pt-BR"/>
        </w:rPr>
        <w:t>2. Giáo dục và đào tạo</w:t>
      </w:r>
    </w:p>
    <w:p w14:paraId="743432F6" w14:textId="77777777" w:rsidR="008607EE" w:rsidRPr="00CC0260" w:rsidRDefault="008607EE" w:rsidP="00E33B1F">
      <w:pPr>
        <w:spacing w:before="40" w:after="20" w:line="269" w:lineRule="auto"/>
        <w:ind w:firstLine="561"/>
        <w:jc w:val="both"/>
        <w:rPr>
          <w:rFonts w:ascii="Times New Roman" w:hAnsi="Times New Roman"/>
          <w:b/>
          <w:i/>
          <w:iCs/>
          <w:sz w:val="28"/>
          <w:szCs w:val="28"/>
          <w:lang w:val="pt-BR"/>
        </w:rPr>
      </w:pPr>
      <w:r w:rsidRPr="00CC0260">
        <w:rPr>
          <w:rFonts w:ascii="Times New Roman" w:hAnsi="Times New Roman"/>
          <w:b/>
          <w:i/>
          <w:iCs/>
          <w:sz w:val="28"/>
          <w:szCs w:val="28"/>
          <w:lang w:val="pt-BR"/>
        </w:rPr>
        <w:t>a. Giáo dục</w:t>
      </w:r>
    </w:p>
    <w:p w14:paraId="119401BA" w14:textId="77777777" w:rsidR="008607EE" w:rsidRPr="00CC0260" w:rsidRDefault="008607EE" w:rsidP="00E33B1F">
      <w:pPr>
        <w:spacing w:before="40" w:after="20" w:line="269" w:lineRule="auto"/>
        <w:ind w:firstLine="561"/>
        <w:jc w:val="both"/>
        <w:rPr>
          <w:rFonts w:ascii="Times New Roman" w:hAnsi="Times New Roman"/>
          <w:sz w:val="28"/>
          <w:szCs w:val="28"/>
          <w:lang w:val="pt-BR"/>
        </w:rPr>
      </w:pPr>
      <w:r w:rsidRPr="00CC0260">
        <w:rPr>
          <w:rFonts w:ascii="Times New Roman" w:hAnsi="Times New Roman"/>
          <w:sz w:val="28"/>
          <w:szCs w:val="28"/>
          <w:lang w:val="pt-BR"/>
        </w:rPr>
        <w:t>Theo số liệu sơ bộ</w:t>
      </w:r>
      <w:r w:rsidR="00D7480B" w:rsidRPr="00CC0260">
        <w:rPr>
          <w:rFonts w:ascii="Times New Roman" w:hAnsi="Times New Roman"/>
          <w:sz w:val="28"/>
          <w:szCs w:val="28"/>
          <w:lang w:val="pt-BR"/>
        </w:rPr>
        <w:t>,</w:t>
      </w:r>
      <w:r w:rsidRPr="00CC0260">
        <w:rPr>
          <w:rFonts w:ascii="Times New Roman" w:hAnsi="Times New Roman"/>
          <w:sz w:val="28"/>
          <w:szCs w:val="28"/>
          <w:lang w:val="pt-BR"/>
        </w:rPr>
        <w:t xml:space="preserve"> </w:t>
      </w:r>
      <w:r w:rsidR="006C2B75">
        <w:rPr>
          <w:rFonts w:ascii="Times New Roman" w:hAnsi="Times New Roman"/>
          <w:sz w:val="28"/>
          <w:szCs w:val="28"/>
          <w:lang w:val="pt-BR"/>
        </w:rPr>
        <w:t xml:space="preserve">trong </w:t>
      </w:r>
      <w:r w:rsidRPr="00CC0260">
        <w:rPr>
          <w:rFonts w:ascii="Times New Roman" w:hAnsi="Times New Roman"/>
          <w:sz w:val="28"/>
          <w:szCs w:val="28"/>
          <w:lang w:val="pt-BR"/>
        </w:rPr>
        <w:t xml:space="preserve">2 đợt thi tốt nghiệp trung học phổ thông năm 2008, cả nước có 886,7 nghìn học sinh tốt nghiệp, đạt tỷ lệ 86,6%, cao hơn tỷ lệ 80,4% của năm học trước. Các địa phương có tỷ lệ tốt nghiệp cao là: Hải Dương 98,5%; Thái Bình 97,8%; Nam Định 97,6%; Quảng Ninh 97,2% và Hà Nội 96,8%. Cũng trong kỳ thi này, cả nước có 103,6 nghìn học sinh tốt nghiệp trung học bổ túc văn hoá, đạt tỷ lệ 67,4%, cao hơn nhiều so với tỷ lệ 44,5% của kỳ thi năm trước. </w:t>
      </w:r>
    </w:p>
    <w:p w14:paraId="761307DF" w14:textId="77777777" w:rsidR="008607EE" w:rsidRPr="00CC0260" w:rsidRDefault="008607EE" w:rsidP="00DC10D4">
      <w:pPr>
        <w:spacing w:before="40" w:after="40" w:line="293" w:lineRule="auto"/>
        <w:ind w:firstLine="561"/>
        <w:jc w:val="both"/>
        <w:rPr>
          <w:rFonts w:ascii="Times New Roman" w:hAnsi="Times New Roman"/>
          <w:sz w:val="28"/>
          <w:szCs w:val="28"/>
          <w:lang w:val="de-DE"/>
        </w:rPr>
      </w:pPr>
      <w:r w:rsidRPr="00CC0260">
        <w:rPr>
          <w:rFonts w:ascii="Times New Roman" w:hAnsi="Times New Roman"/>
          <w:bCs/>
          <w:sz w:val="28"/>
          <w:szCs w:val="28"/>
          <w:lang w:val="de-DE"/>
        </w:rPr>
        <w:t>Để nâng cao chất lượng dạy và học, ngành Giáo dục đã liên tục mở các lớp bồi dưỡng nhằm nâng cao trình độ đội ngũ giáo viên, do đó tỷ lệ giáo viên đạt chuẩn và trên chuẩn của các cấp năm học 2007-2008 đều tăng so với năm học 2006-2007. Tỷ lệ giáo viên đạt chuẩn và trên chuẩn của nhà trẻ chiếm 79,6% tổng số giáo viên nhà trẻ; mẫu giáo chiếm 94,3%; tiểu học chiếm 97,3%; trung học cơ sở chiếm 97,4% và trung học phổ thông chiếm 97,5%. Phong trào xây dựng trường chuẩn quốc gia cũng đạt được k</w:t>
      </w:r>
      <w:r w:rsidRPr="00CC0260">
        <w:rPr>
          <w:rFonts w:ascii="Times New Roman" w:hAnsi="Times New Roman"/>
          <w:sz w:val="28"/>
          <w:szCs w:val="28"/>
          <w:lang w:val="de-DE"/>
        </w:rPr>
        <w:t xml:space="preserve">ết quả nhất định. Tính đến tháng 6/2008, cả nước có 1380 trường mầm non (chiếm 11,2% tổng số trường hiện có) đạt chuẩn quốc gia; 4359 trường tiểu học (chiếm 29,2%) và 824 trường trung học cơ sở (chiếm 8,4%). </w:t>
      </w:r>
    </w:p>
    <w:p w14:paraId="5321E4E8" w14:textId="77777777" w:rsidR="008607EE" w:rsidRPr="00CC0260" w:rsidRDefault="008607EE" w:rsidP="00DC10D4">
      <w:pPr>
        <w:spacing w:before="40" w:after="40" w:line="293" w:lineRule="auto"/>
        <w:ind w:firstLine="561"/>
        <w:jc w:val="both"/>
        <w:rPr>
          <w:rFonts w:ascii="Times New Roman" w:hAnsi="Times New Roman"/>
          <w:bCs/>
          <w:spacing w:val="-6"/>
          <w:sz w:val="28"/>
          <w:szCs w:val="28"/>
          <w:lang w:val="de-DE"/>
        </w:rPr>
      </w:pPr>
      <w:r w:rsidRPr="006C2B75">
        <w:rPr>
          <w:rFonts w:ascii="Times New Roman" w:hAnsi="Times New Roman"/>
          <w:bCs/>
          <w:spacing w:val="-4"/>
          <w:sz w:val="28"/>
          <w:szCs w:val="28"/>
          <w:lang w:val="de-DE"/>
        </w:rPr>
        <w:t xml:space="preserve">Tình trạng học sinh bỏ học tuy đã được các ngành, các cấp đặc biệt quan tâm nhưng vẫn tiếp tục diễn ra. </w:t>
      </w:r>
      <w:r w:rsidRPr="006C2B75">
        <w:rPr>
          <w:rFonts w:ascii="Times New Roman" w:hAnsi="Times New Roman"/>
          <w:spacing w:val="-4"/>
          <w:sz w:val="28"/>
          <w:szCs w:val="28"/>
          <w:lang w:val="de-DE"/>
        </w:rPr>
        <w:t xml:space="preserve">Theo báo cáo của 47 tỉnh, thành phố trực thuộc </w:t>
      </w:r>
      <w:r w:rsidR="00B13D2F" w:rsidRPr="006C2B75">
        <w:rPr>
          <w:rFonts w:ascii="Times New Roman" w:hAnsi="Times New Roman"/>
          <w:spacing w:val="-4"/>
          <w:sz w:val="28"/>
          <w:szCs w:val="28"/>
          <w:lang w:val="de-DE"/>
        </w:rPr>
        <w:t>T</w:t>
      </w:r>
      <w:r w:rsidRPr="006C2B75">
        <w:rPr>
          <w:rFonts w:ascii="Times New Roman" w:hAnsi="Times New Roman"/>
          <w:spacing w:val="-4"/>
          <w:sz w:val="28"/>
          <w:szCs w:val="28"/>
          <w:lang w:val="de-DE"/>
        </w:rPr>
        <w:t xml:space="preserve">rung ương, số học sinh tiểu học bỏ học năm học 2007-2008 chiếm 0,64% số học sinh tiểu học; trung học cơ sở chiếm 2,33% và trung học phổ thông chiếm 3,39%. Tây Nguyên là vùng có tỷ lệ học sinh bỏ học cao nhất với 2,69% ở cấp tiểu học; 7,34% ở cấp trung học cơ sở và 14,7% ở cấp trung học phổ thông; tiếp đến là vùng đồng bằng sông Cửu Long </w:t>
      </w:r>
      <w:r w:rsidRPr="00CC0260">
        <w:rPr>
          <w:rFonts w:ascii="Times New Roman" w:hAnsi="Times New Roman"/>
          <w:spacing w:val="-6"/>
          <w:sz w:val="28"/>
          <w:szCs w:val="28"/>
          <w:lang w:val="de-DE"/>
        </w:rPr>
        <w:t>có tỷ lệ học sinh bỏ học của 3 cấp lần lượt là 1,18%, 4,81% và 5,38%. Những địa phương có tỷ lệ học sinh trung học phổ thông bỏ học trên 10% là</w:t>
      </w:r>
      <w:r w:rsidR="00B13D2F" w:rsidRPr="00CC0260">
        <w:rPr>
          <w:rFonts w:ascii="Times New Roman" w:hAnsi="Times New Roman"/>
          <w:spacing w:val="-6"/>
          <w:sz w:val="28"/>
          <w:szCs w:val="28"/>
          <w:lang w:val="de-DE"/>
        </w:rPr>
        <w:t>:</w:t>
      </w:r>
      <w:r w:rsidRPr="00CC0260">
        <w:rPr>
          <w:rFonts w:ascii="Times New Roman" w:hAnsi="Times New Roman"/>
          <w:spacing w:val="-6"/>
          <w:sz w:val="28"/>
          <w:szCs w:val="28"/>
          <w:lang w:val="de-DE"/>
        </w:rPr>
        <w:t xml:space="preserve"> Gia Lai 17,76%; Lâm Đồng 13,4%; Điện Biên 11,41%.</w:t>
      </w:r>
    </w:p>
    <w:p w14:paraId="56576B87" w14:textId="77777777" w:rsidR="008607EE" w:rsidRPr="00CC0260" w:rsidRDefault="00CC21C7" w:rsidP="00DC10D4">
      <w:pPr>
        <w:spacing w:before="40" w:after="40" w:line="293" w:lineRule="auto"/>
        <w:ind w:firstLine="561"/>
        <w:jc w:val="both"/>
        <w:rPr>
          <w:rFonts w:ascii="Times New Roman" w:hAnsi="Times New Roman"/>
          <w:b/>
          <w:i/>
          <w:iCs/>
          <w:sz w:val="28"/>
          <w:szCs w:val="28"/>
          <w:lang w:val="de-DE"/>
        </w:rPr>
      </w:pPr>
      <w:r>
        <w:rPr>
          <w:rFonts w:ascii="Times New Roman" w:hAnsi="Times New Roman"/>
          <w:b/>
          <w:i/>
          <w:iCs/>
          <w:sz w:val="28"/>
          <w:szCs w:val="28"/>
          <w:lang w:val="de-DE"/>
        </w:rPr>
        <w:t xml:space="preserve">b. Đào tạo </w:t>
      </w:r>
    </w:p>
    <w:p w14:paraId="72C4EC50" w14:textId="77777777" w:rsidR="008607EE" w:rsidRPr="00CC0260" w:rsidRDefault="008607EE" w:rsidP="00DC10D4">
      <w:pPr>
        <w:spacing w:before="40" w:after="40" w:line="293" w:lineRule="auto"/>
        <w:ind w:firstLine="561"/>
        <w:jc w:val="both"/>
        <w:rPr>
          <w:rFonts w:ascii="Times New Roman" w:hAnsi="Times New Roman"/>
          <w:bCs/>
          <w:sz w:val="28"/>
          <w:szCs w:val="28"/>
          <w:lang w:val="de-DE"/>
        </w:rPr>
      </w:pPr>
      <w:r w:rsidRPr="00CC0260">
        <w:rPr>
          <w:rFonts w:ascii="Times New Roman" w:hAnsi="Times New Roman"/>
          <w:bCs/>
          <w:sz w:val="28"/>
          <w:szCs w:val="28"/>
          <w:lang w:val="de-DE"/>
        </w:rPr>
        <w:t xml:space="preserve">Trong kỳ thi tuyển sinh đại học và cao đẳng năm 2008, cả nước có 311 trường đại học, cao đẳng và học viện tổ chức thi tuyển. Tính chung cả ba đợt thi đã có 1,66 triệu lượt thí sinh dự thi, tăng 21,3% so với năm 2007. Chỉ tiêu tuyển sinh đại học và cao đẳng năm nay cũng tăng so với năm trước. Theo số liệu chính thức của Bộ Giáo dục và Đào tạo, số tuyển mới vào hệ chính quy năm 2008 của hệ đại học là 234 nghìn sinh viên, tăng 12,1% so với năm trước; hệ cao đẳng 191,5 nghìn sinh viên, tăng 25,6%. Đến nay nước ta đã đạt mức 188 sinh viên đại học, cao đẳng/1vạn dân, đạt 94% mục tiêu quốc gia năm 2010. </w:t>
      </w:r>
    </w:p>
    <w:p w14:paraId="07AAA3D7" w14:textId="77777777" w:rsidR="008607EE" w:rsidRPr="00CC0260" w:rsidRDefault="008607EE" w:rsidP="00DC10D4">
      <w:pPr>
        <w:spacing w:before="40" w:after="40" w:line="288" w:lineRule="auto"/>
        <w:ind w:firstLine="561"/>
        <w:jc w:val="both"/>
        <w:rPr>
          <w:rFonts w:ascii="Times New Roman" w:hAnsi="Times New Roman"/>
          <w:b/>
          <w:sz w:val="28"/>
          <w:szCs w:val="28"/>
          <w:lang w:val="de-DE"/>
        </w:rPr>
      </w:pPr>
      <w:r w:rsidRPr="00CC0260">
        <w:rPr>
          <w:rFonts w:ascii="Times New Roman" w:hAnsi="Times New Roman"/>
          <w:b/>
          <w:sz w:val="28"/>
          <w:szCs w:val="28"/>
          <w:lang w:val="de-DE"/>
        </w:rPr>
        <w:t>3. Y tế và chăm sóc sức khoẻ dân cư</w:t>
      </w:r>
    </w:p>
    <w:p w14:paraId="385C1C70" w14:textId="77777777" w:rsidR="008607EE" w:rsidRPr="00CC0260" w:rsidRDefault="008607EE" w:rsidP="00DC10D4">
      <w:pPr>
        <w:spacing w:before="40" w:after="40" w:line="288" w:lineRule="auto"/>
        <w:ind w:firstLine="561"/>
        <w:jc w:val="both"/>
        <w:rPr>
          <w:rFonts w:ascii="Times New Roman" w:hAnsi="Times New Roman"/>
          <w:bCs/>
          <w:sz w:val="28"/>
          <w:szCs w:val="28"/>
          <w:lang w:val="de-DE"/>
        </w:rPr>
      </w:pPr>
      <w:r w:rsidRPr="00CC0260">
        <w:rPr>
          <w:rFonts w:ascii="Times New Roman" w:hAnsi="Times New Roman"/>
          <w:bCs/>
          <w:sz w:val="28"/>
          <w:szCs w:val="28"/>
          <w:lang w:val="de-DE"/>
        </w:rPr>
        <w:t xml:space="preserve">Từ đầu năm đến cuối tháng 9 vừa qua, cả nước có 48,6 nghìn trường hợp mắc bệnh sốt xuất huyết, giảm 21,6% so với cùng kỳ năm trước, trong đó 49 trường hợp đã tử vong; 4,8 nghìn trường hợp mắc bệnh viêm gan vi rút, giảm 10,8%; 4,6 nghìn trường hợp tiêu chảy cấp, trong đó 770 trường hợp dương tính với phẩy khuẩn tả; 550 trường hợp viêm não vi rút, 8 trường hợp tử vong. Trong tháng 9 cũng đã phát hiện thêm 1,1 nghìn trường hợp nhiễm HIV, nâng tổng số người nhiễm HIV tính từ ca phát hiện đầu tiên đến nay lên 173 nghìn trường hợp, trong đó 69 nghìn người đã chuyển sang giai đoạn AIDS và 41 nghìn người đã tử vong do AIDS. </w:t>
      </w:r>
    </w:p>
    <w:p w14:paraId="40BBCA68" w14:textId="77777777" w:rsidR="008607EE" w:rsidRPr="00CC0260" w:rsidRDefault="008607EE" w:rsidP="00DC10D4">
      <w:pPr>
        <w:spacing w:before="40" w:after="40" w:line="274" w:lineRule="auto"/>
        <w:ind w:firstLine="561"/>
        <w:jc w:val="both"/>
        <w:rPr>
          <w:rFonts w:ascii="Times New Roman" w:hAnsi="Times New Roman"/>
          <w:bCs/>
          <w:sz w:val="28"/>
          <w:szCs w:val="28"/>
          <w:lang w:val="de-DE"/>
        </w:rPr>
      </w:pPr>
      <w:r w:rsidRPr="00CC0260">
        <w:rPr>
          <w:rFonts w:ascii="Times New Roman" w:hAnsi="Times New Roman"/>
          <w:bCs/>
          <w:sz w:val="28"/>
          <w:szCs w:val="28"/>
          <w:lang w:val="de-DE"/>
        </w:rPr>
        <w:t xml:space="preserve">Công tác vệ sinh an toàn thực phẩm tuy đã được các cấp, các ngành quan tâm nhưng tình hình vẫn chưa được cải thiện rõ rệt. Trong tháng 9 trên địa bàn cả nước đã xảy ra 19 vụ ngộ độc thực phẩm tại 14 tỉnh, thành phố, làm hơn 300 trường hợp phải nhập viện. Tính chung 9 tháng năm 2008, đã có 6,7 nghìn trường hợp bị ngộ độc thực phẩm, tăng 42% so với cùng kỳ năm trước, trong đó 49 người đã tử vong. Thời gian qua, Bộ Y tế đã phối hợp với các </w:t>
      </w:r>
      <w:r w:rsidR="006C2B75">
        <w:rPr>
          <w:rFonts w:ascii="Times New Roman" w:hAnsi="Times New Roman"/>
          <w:bCs/>
          <w:sz w:val="28"/>
          <w:szCs w:val="28"/>
          <w:lang w:val="de-DE"/>
        </w:rPr>
        <w:t>Bộ, Ngành</w:t>
      </w:r>
      <w:r w:rsidRPr="00CC0260">
        <w:rPr>
          <w:rFonts w:ascii="Times New Roman" w:hAnsi="Times New Roman"/>
          <w:bCs/>
          <w:sz w:val="28"/>
          <w:szCs w:val="28"/>
          <w:lang w:val="de-DE"/>
        </w:rPr>
        <w:t xml:space="preserve"> tổ chức nhiều cuộc thanh tra, kiểm tra, qua đó đã phát hiện nhiều trường hợp vi phạm quy định về vệ sinh an toàn thực phẩm. Nổi bật là hiện tượng sản phẩm sữa chứa độc tố melamine gây nguy hiểm cho người tiêu dùng nhất là trẻ em. </w:t>
      </w:r>
    </w:p>
    <w:p w14:paraId="7F50C9D3" w14:textId="77777777" w:rsidR="0053243A" w:rsidRPr="00CC0260" w:rsidRDefault="0053243A" w:rsidP="00DC10D4">
      <w:pPr>
        <w:spacing w:before="40" w:after="40" w:line="274" w:lineRule="auto"/>
        <w:ind w:firstLine="561"/>
        <w:jc w:val="both"/>
        <w:rPr>
          <w:rFonts w:ascii="Times New Roman" w:hAnsi="Times New Roman"/>
          <w:bCs/>
          <w:spacing w:val="-2"/>
          <w:sz w:val="28"/>
          <w:szCs w:val="28"/>
          <w:lang w:val="de-DE"/>
        </w:rPr>
      </w:pPr>
      <w:r w:rsidRPr="00CC0260">
        <w:rPr>
          <w:rFonts w:ascii="Times New Roman" w:hAnsi="Times New Roman"/>
          <w:bCs/>
          <w:spacing w:val="-2"/>
          <w:sz w:val="28"/>
          <w:szCs w:val="28"/>
          <w:lang w:val="de-DE"/>
        </w:rPr>
        <w:t xml:space="preserve">Vấn </w:t>
      </w:r>
      <w:r w:rsidRPr="00CC0260">
        <w:rPr>
          <w:rFonts w:ascii="Times New Roman" w:hAnsi="Times New Roman" w:hint="eastAsia"/>
          <w:bCs/>
          <w:spacing w:val="-2"/>
          <w:sz w:val="28"/>
          <w:szCs w:val="28"/>
          <w:lang w:val="de-DE"/>
        </w:rPr>
        <w:t>đ</w:t>
      </w:r>
      <w:r w:rsidRPr="00CC0260">
        <w:rPr>
          <w:rFonts w:ascii="Times New Roman" w:hAnsi="Times New Roman"/>
          <w:bCs/>
          <w:spacing w:val="-2"/>
          <w:sz w:val="28"/>
          <w:szCs w:val="28"/>
          <w:lang w:val="de-DE"/>
        </w:rPr>
        <w:t>ề ô nhiễm môi tr</w:t>
      </w:r>
      <w:r w:rsidRPr="00CC0260">
        <w:rPr>
          <w:rFonts w:ascii="Times New Roman" w:hAnsi="Times New Roman" w:hint="eastAsia"/>
          <w:bCs/>
          <w:spacing w:val="-2"/>
          <w:sz w:val="28"/>
          <w:szCs w:val="28"/>
          <w:lang w:val="de-DE"/>
        </w:rPr>
        <w:t>ư</w:t>
      </w:r>
      <w:r w:rsidRPr="00CC0260">
        <w:rPr>
          <w:rFonts w:ascii="Times New Roman" w:hAnsi="Times New Roman"/>
          <w:bCs/>
          <w:spacing w:val="-2"/>
          <w:sz w:val="28"/>
          <w:szCs w:val="28"/>
          <w:lang w:val="de-DE"/>
        </w:rPr>
        <w:t xml:space="preserve">ờng vẫn còn rất nặng nề gây bức xúc trong cộng </w:t>
      </w:r>
      <w:r w:rsidRPr="00CC0260">
        <w:rPr>
          <w:rFonts w:ascii="Times New Roman" w:hAnsi="Times New Roman" w:hint="eastAsia"/>
          <w:bCs/>
          <w:spacing w:val="-2"/>
          <w:sz w:val="28"/>
          <w:szCs w:val="28"/>
          <w:lang w:val="de-DE"/>
        </w:rPr>
        <w:t>đ</w:t>
      </w:r>
      <w:r w:rsidRPr="00CC0260">
        <w:rPr>
          <w:rFonts w:ascii="Times New Roman" w:hAnsi="Times New Roman"/>
          <w:bCs/>
          <w:spacing w:val="-2"/>
          <w:sz w:val="28"/>
          <w:szCs w:val="28"/>
          <w:lang w:val="de-DE"/>
        </w:rPr>
        <w:t>ồng dân c</w:t>
      </w:r>
      <w:r w:rsidRPr="00CC0260">
        <w:rPr>
          <w:rFonts w:ascii="Times New Roman" w:hAnsi="Times New Roman" w:hint="eastAsia"/>
          <w:bCs/>
          <w:spacing w:val="-2"/>
          <w:sz w:val="28"/>
          <w:szCs w:val="28"/>
          <w:lang w:val="de-DE"/>
        </w:rPr>
        <w:t>ư</w:t>
      </w:r>
      <w:r w:rsidRPr="00CC0260">
        <w:rPr>
          <w:rFonts w:ascii="Times New Roman" w:hAnsi="Times New Roman"/>
          <w:bCs/>
          <w:spacing w:val="-2"/>
          <w:sz w:val="28"/>
          <w:szCs w:val="28"/>
          <w:lang w:val="de-DE"/>
        </w:rPr>
        <w:t>. Qua các vụ việc vừa phát hiện cho thấ</w:t>
      </w:r>
      <w:r w:rsidR="00890E28">
        <w:rPr>
          <w:rFonts w:ascii="Times New Roman" w:hAnsi="Times New Roman"/>
          <w:bCs/>
          <w:spacing w:val="-2"/>
          <w:sz w:val="28"/>
          <w:szCs w:val="28"/>
          <w:lang w:val="de-DE"/>
        </w:rPr>
        <w:t>y</w:t>
      </w:r>
      <w:r w:rsidRPr="00CC0260">
        <w:rPr>
          <w:rFonts w:ascii="Times New Roman" w:hAnsi="Times New Roman"/>
          <w:bCs/>
          <w:spacing w:val="-2"/>
          <w:sz w:val="28"/>
          <w:szCs w:val="28"/>
          <w:lang w:val="de-DE"/>
        </w:rPr>
        <w:t xml:space="preserve"> một số doanh nghiệp vi phạm hết sức nghiêm trọng</w:t>
      </w:r>
      <w:r w:rsidR="00351CAC" w:rsidRPr="00CC0260">
        <w:rPr>
          <w:rFonts w:ascii="Times New Roman" w:hAnsi="Times New Roman"/>
          <w:bCs/>
          <w:spacing w:val="-2"/>
          <w:sz w:val="28"/>
          <w:szCs w:val="28"/>
          <w:lang w:val="de-DE"/>
        </w:rPr>
        <w:t xml:space="preserve"> với các biện pháp kỹ thuật khá tinh vi. Thực trạng này cần </w:t>
      </w:r>
      <w:r w:rsidR="00351CAC" w:rsidRPr="00CC0260">
        <w:rPr>
          <w:rFonts w:ascii="Times New Roman" w:hAnsi="Times New Roman" w:hint="eastAsia"/>
          <w:bCs/>
          <w:spacing w:val="-2"/>
          <w:sz w:val="28"/>
          <w:szCs w:val="28"/>
          <w:lang w:val="de-DE"/>
        </w:rPr>
        <w:t>đư</w:t>
      </w:r>
      <w:r w:rsidR="00351CAC" w:rsidRPr="00CC0260">
        <w:rPr>
          <w:rFonts w:ascii="Times New Roman" w:hAnsi="Times New Roman"/>
          <w:bCs/>
          <w:spacing w:val="-2"/>
          <w:sz w:val="28"/>
          <w:szCs w:val="28"/>
          <w:lang w:val="de-DE"/>
        </w:rPr>
        <w:t xml:space="preserve">ợc xã hội nghiêm khắc phê phán, </w:t>
      </w:r>
      <w:r w:rsidR="00890E28">
        <w:rPr>
          <w:rFonts w:ascii="Times New Roman" w:hAnsi="Times New Roman"/>
          <w:bCs/>
          <w:spacing w:val="-2"/>
          <w:sz w:val="28"/>
          <w:szCs w:val="28"/>
          <w:lang w:val="de-DE"/>
        </w:rPr>
        <w:t>c</w:t>
      </w:r>
      <w:r w:rsidR="00890E28" w:rsidRPr="00890E28">
        <w:rPr>
          <w:rFonts w:ascii="Times New Roman" w:hAnsi="Times New Roman"/>
          <w:bCs/>
          <w:spacing w:val="-2"/>
          <w:sz w:val="28"/>
          <w:szCs w:val="28"/>
          <w:lang w:val="de-DE"/>
        </w:rPr>
        <w:t>ầ</w:t>
      </w:r>
      <w:r w:rsidR="00890E28">
        <w:rPr>
          <w:rFonts w:ascii="Times New Roman" w:hAnsi="Times New Roman"/>
          <w:bCs/>
          <w:spacing w:val="-2"/>
          <w:sz w:val="28"/>
          <w:szCs w:val="28"/>
          <w:lang w:val="de-DE"/>
        </w:rPr>
        <w:t xml:space="preserve">n </w:t>
      </w:r>
      <w:r w:rsidR="009D27F2" w:rsidRPr="00CC0260">
        <w:rPr>
          <w:rFonts w:ascii="Times New Roman" w:hAnsi="Times New Roman"/>
          <w:bCs/>
          <w:spacing w:val="-2"/>
          <w:sz w:val="28"/>
          <w:szCs w:val="28"/>
          <w:lang w:val="de-DE"/>
        </w:rPr>
        <w:t>phải</w:t>
      </w:r>
      <w:r w:rsidR="00351CAC" w:rsidRPr="00CC0260">
        <w:rPr>
          <w:rFonts w:ascii="Times New Roman" w:hAnsi="Times New Roman"/>
          <w:bCs/>
          <w:spacing w:val="-2"/>
          <w:sz w:val="28"/>
          <w:szCs w:val="28"/>
          <w:lang w:val="de-DE"/>
        </w:rPr>
        <w:t xml:space="preserve"> t</w:t>
      </w:r>
      <w:r w:rsidR="00351CAC" w:rsidRPr="00CC0260">
        <w:rPr>
          <w:rFonts w:ascii="Times New Roman" w:hAnsi="Times New Roman" w:hint="eastAsia"/>
          <w:bCs/>
          <w:spacing w:val="-2"/>
          <w:sz w:val="28"/>
          <w:szCs w:val="28"/>
          <w:lang w:val="de-DE"/>
        </w:rPr>
        <w:t>ă</w:t>
      </w:r>
      <w:r w:rsidR="00351CAC" w:rsidRPr="00CC0260">
        <w:rPr>
          <w:rFonts w:ascii="Times New Roman" w:hAnsi="Times New Roman"/>
          <w:bCs/>
          <w:spacing w:val="-2"/>
          <w:sz w:val="28"/>
          <w:szCs w:val="28"/>
          <w:lang w:val="de-DE"/>
        </w:rPr>
        <w:t>ng c</w:t>
      </w:r>
      <w:r w:rsidR="00351CAC" w:rsidRPr="00CC0260">
        <w:rPr>
          <w:rFonts w:ascii="Times New Roman" w:hAnsi="Times New Roman" w:hint="eastAsia"/>
          <w:bCs/>
          <w:spacing w:val="-2"/>
          <w:sz w:val="28"/>
          <w:szCs w:val="28"/>
          <w:lang w:val="de-DE"/>
        </w:rPr>
        <w:t>ư</w:t>
      </w:r>
      <w:r w:rsidR="00351CAC" w:rsidRPr="00CC0260">
        <w:rPr>
          <w:rFonts w:ascii="Times New Roman" w:hAnsi="Times New Roman"/>
          <w:bCs/>
          <w:spacing w:val="-2"/>
          <w:sz w:val="28"/>
          <w:szCs w:val="28"/>
          <w:lang w:val="de-DE"/>
        </w:rPr>
        <w:t>ờng quản lý chặt chẽ h</w:t>
      </w:r>
      <w:r w:rsidR="00351CAC" w:rsidRPr="00CC0260">
        <w:rPr>
          <w:rFonts w:ascii="Times New Roman" w:hAnsi="Times New Roman" w:hint="eastAsia"/>
          <w:bCs/>
          <w:spacing w:val="-2"/>
          <w:sz w:val="28"/>
          <w:szCs w:val="28"/>
          <w:lang w:val="de-DE"/>
        </w:rPr>
        <w:t>ơ</w:t>
      </w:r>
      <w:r w:rsidR="00351CAC" w:rsidRPr="00CC0260">
        <w:rPr>
          <w:rFonts w:ascii="Times New Roman" w:hAnsi="Times New Roman"/>
          <w:bCs/>
          <w:spacing w:val="-2"/>
          <w:sz w:val="28"/>
          <w:szCs w:val="28"/>
          <w:lang w:val="de-DE"/>
        </w:rPr>
        <w:t>n nữa</w:t>
      </w:r>
      <w:r w:rsidR="00890E28">
        <w:rPr>
          <w:rFonts w:ascii="Times New Roman" w:hAnsi="Times New Roman"/>
          <w:bCs/>
          <w:spacing w:val="-2"/>
          <w:sz w:val="28"/>
          <w:szCs w:val="28"/>
          <w:lang w:val="de-DE"/>
        </w:rPr>
        <w:t xml:space="preserve">, </w:t>
      </w:r>
      <w:r w:rsidR="00890E28" w:rsidRPr="00890E28">
        <w:rPr>
          <w:rFonts w:ascii="Times New Roman" w:hAnsi="Times New Roman" w:hint="eastAsia"/>
          <w:bCs/>
          <w:spacing w:val="-2"/>
          <w:sz w:val="28"/>
          <w:szCs w:val="28"/>
          <w:lang w:val="de-DE"/>
        </w:rPr>
        <w:t>đ</w:t>
      </w:r>
      <w:r w:rsidR="00890E28" w:rsidRPr="00890E28">
        <w:rPr>
          <w:rFonts w:ascii="Times New Roman" w:hAnsi="Times New Roman"/>
          <w:bCs/>
          <w:spacing w:val="-2"/>
          <w:sz w:val="28"/>
          <w:szCs w:val="28"/>
          <w:lang w:val="de-DE"/>
        </w:rPr>
        <w:t>ồn</w:t>
      </w:r>
      <w:r w:rsidR="00890E28">
        <w:rPr>
          <w:rFonts w:ascii="Times New Roman" w:hAnsi="Times New Roman"/>
          <w:bCs/>
          <w:spacing w:val="-2"/>
          <w:sz w:val="28"/>
          <w:szCs w:val="28"/>
          <w:lang w:val="de-DE"/>
        </w:rPr>
        <w:t>g th</w:t>
      </w:r>
      <w:r w:rsidR="00890E28" w:rsidRPr="00890E28">
        <w:rPr>
          <w:rFonts w:ascii="Times New Roman" w:hAnsi="Times New Roman"/>
          <w:bCs/>
          <w:spacing w:val="-2"/>
          <w:sz w:val="28"/>
          <w:szCs w:val="28"/>
          <w:lang w:val="de-DE"/>
        </w:rPr>
        <w:t>ời</w:t>
      </w:r>
      <w:r w:rsidR="009D27F2" w:rsidRPr="00CC0260">
        <w:rPr>
          <w:rFonts w:ascii="Times New Roman" w:hAnsi="Times New Roman"/>
          <w:bCs/>
          <w:spacing w:val="-2"/>
          <w:sz w:val="28"/>
          <w:szCs w:val="28"/>
          <w:lang w:val="de-DE"/>
        </w:rPr>
        <w:t xml:space="preserve"> cần có chế tài xử phạt nghiêm khắc và giám sát quyết liệt.</w:t>
      </w:r>
    </w:p>
    <w:p w14:paraId="595B9FE2" w14:textId="77777777" w:rsidR="008607EE" w:rsidRPr="00CC0260" w:rsidRDefault="008607EE" w:rsidP="00DC10D4">
      <w:pPr>
        <w:spacing w:before="40" w:after="40" w:line="274" w:lineRule="auto"/>
        <w:ind w:firstLine="561"/>
        <w:jc w:val="both"/>
        <w:rPr>
          <w:rFonts w:ascii="Times New Roman" w:hAnsi="Times New Roman"/>
          <w:b/>
          <w:sz w:val="28"/>
          <w:szCs w:val="28"/>
          <w:lang w:val="de-DE"/>
        </w:rPr>
      </w:pPr>
      <w:r w:rsidRPr="00CC0260">
        <w:rPr>
          <w:rFonts w:ascii="Times New Roman" w:hAnsi="Times New Roman"/>
          <w:b/>
          <w:sz w:val="28"/>
          <w:szCs w:val="28"/>
          <w:lang w:val="de-DE"/>
        </w:rPr>
        <w:t>4. Hoạt động văn hóa, thể thao</w:t>
      </w:r>
    </w:p>
    <w:p w14:paraId="2B11813C" w14:textId="77777777" w:rsidR="008607EE" w:rsidRPr="00CC0260" w:rsidRDefault="008607EE" w:rsidP="00DC10D4">
      <w:pPr>
        <w:spacing w:before="40" w:after="40" w:line="274" w:lineRule="auto"/>
        <w:ind w:firstLine="561"/>
        <w:jc w:val="both"/>
        <w:rPr>
          <w:rFonts w:ascii="Times New Roman" w:hAnsi="Times New Roman"/>
          <w:sz w:val="28"/>
          <w:szCs w:val="28"/>
          <w:lang w:val="de-DE"/>
        </w:rPr>
      </w:pPr>
      <w:r w:rsidRPr="00CC0260">
        <w:rPr>
          <w:rFonts w:ascii="Times New Roman" w:hAnsi="Times New Roman"/>
          <w:sz w:val="28"/>
          <w:szCs w:val="28"/>
          <w:lang w:val="de-DE"/>
        </w:rPr>
        <w:t xml:space="preserve">Trong 9 tháng năm 2008, ngành Văn hóa Thông tin đã tổ chức nhiều hoạt động văn hoá, nghệ thuật, thông tin, báo chí chào mừng những ngày lễ lớn của dân tộc và các sự kiện quan trọng của đất nước. Cuộc vận động "Toàn dân đoàn kết xây dựng đời sống văn hóa ở khu dân cư" và phong trào “Học tập và làm theo tấm gương đạo đức Hồ Chí Minh” tiếp tục được duy trì và đã nhận được sự quan tâm, nhiệt tình hưởng ứng của đông đảo tầng lớp dân cư. </w:t>
      </w:r>
    </w:p>
    <w:p w14:paraId="5997B65C" w14:textId="77777777" w:rsidR="008607EE" w:rsidRPr="00CC0260" w:rsidRDefault="008607EE" w:rsidP="00DC10D4">
      <w:pPr>
        <w:spacing w:before="40" w:after="40" w:line="274" w:lineRule="auto"/>
        <w:ind w:firstLine="561"/>
        <w:jc w:val="both"/>
        <w:rPr>
          <w:rFonts w:ascii="Times New Roman" w:hAnsi="Times New Roman"/>
          <w:sz w:val="28"/>
          <w:szCs w:val="28"/>
          <w:lang w:val="de-DE"/>
        </w:rPr>
      </w:pPr>
      <w:r w:rsidRPr="00CC0260">
        <w:rPr>
          <w:rFonts w:ascii="Times New Roman" w:hAnsi="Times New Roman"/>
          <w:sz w:val="28"/>
          <w:szCs w:val="28"/>
          <w:lang w:val="de-DE"/>
        </w:rPr>
        <w:t>Phong trào thể dục, thể thao quần chúng không ngừng phát triển với nội dung ngày càng phong phú. Trong 9 tháng, ngành thể dục thể thao đã phối hợp với các ngành khác tổ chức thành công nhiều hoạt động thể dục, thể thao như: Giải trẻ Võ thuật cổ truyền toàn quốc lần thứ IX; Hội khỏe Phù Đổng toàn quốc lần thứ VII với sự tham gia của 8 nghìn vận động viên tranh tài ở 17 môn thi đấu và nhiều giải thể thao quần chúng khác.</w:t>
      </w:r>
    </w:p>
    <w:p w14:paraId="2C3BBFEA" w14:textId="77777777" w:rsidR="008607EE" w:rsidRPr="00CC0260" w:rsidRDefault="008607EE" w:rsidP="00DC10D4">
      <w:pPr>
        <w:spacing w:before="40" w:after="40" w:line="274" w:lineRule="auto"/>
        <w:ind w:firstLine="561"/>
        <w:jc w:val="both"/>
        <w:rPr>
          <w:rFonts w:ascii="Times New Roman" w:hAnsi="Times New Roman"/>
          <w:sz w:val="28"/>
          <w:szCs w:val="28"/>
          <w:lang w:val="de-DE"/>
        </w:rPr>
      </w:pPr>
      <w:r w:rsidRPr="00CC0260">
        <w:rPr>
          <w:rFonts w:ascii="Times New Roman" w:hAnsi="Times New Roman"/>
          <w:sz w:val="28"/>
          <w:szCs w:val="28"/>
          <w:lang w:val="de-DE"/>
        </w:rPr>
        <w:t xml:space="preserve">Trong hoạt động thể thao thành tích cao, ngành Thể dục thể thao đang tích cực chuẩn bị để tổ chức Đại hội thể thao Châu Á trong nhà lần thứ 3 năm 2009 tại Việt Nam và nhiều giải thi đấu trong và ngoài nước khác. Từ đầu năm đến nay, </w:t>
      </w:r>
      <w:r w:rsidR="00890E28">
        <w:rPr>
          <w:rFonts w:ascii="Times New Roman" w:hAnsi="Times New Roman"/>
          <w:sz w:val="28"/>
          <w:szCs w:val="28"/>
          <w:lang w:val="de-DE"/>
        </w:rPr>
        <w:t>B</w:t>
      </w:r>
      <w:r w:rsidR="00890E28" w:rsidRPr="00890E28">
        <w:rPr>
          <w:rFonts w:ascii="Times New Roman" w:hAnsi="Times New Roman"/>
          <w:sz w:val="28"/>
          <w:szCs w:val="28"/>
          <w:lang w:val="de-DE"/>
        </w:rPr>
        <w:t>ộ</w:t>
      </w:r>
      <w:r w:rsidR="00890E28">
        <w:rPr>
          <w:rFonts w:ascii="Times New Roman" w:hAnsi="Times New Roman"/>
          <w:sz w:val="28"/>
          <w:szCs w:val="28"/>
          <w:lang w:val="de-DE"/>
        </w:rPr>
        <w:t xml:space="preserve"> V</w:t>
      </w:r>
      <w:r w:rsidR="00890E28" w:rsidRPr="00890E28">
        <w:rPr>
          <w:rFonts w:ascii="Times New Roman" w:hAnsi="Times New Roman" w:hint="eastAsia"/>
          <w:sz w:val="28"/>
          <w:szCs w:val="28"/>
          <w:lang w:val="de-DE"/>
        </w:rPr>
        <w:t>ă</w:t>
      </w:r>
      <w:r w:rsidR="00890E28">
        <w:rPr>
          <w:rFonts w:ascii="Times New Roman" w:hAnsi="Times New Roman"/>
          <w:sz w:val="28"/>
          <w:szCs w:val="28"/>
          <w:lang w:val="de-DE"/>
        </w:rPr>
        <w:t>n ho</w:t>
      </w:r>
      <w:r w:rsidR="00890E28" w:rsidRPr="00890E28">
        <w:rPr>
          <w:rFonts w:ascii="Times New Roman" w:hAnsi="Times New Roman"/>
          <w:sz w:val="28"/>
          <w:szCs w:val="28"/>
          <w:lang w:val="de-DE"/>
        </w:rPr>
        <w:t>á</w:t>
      </w:r>
      <w:r w:rsidR="00890E28">
        <w:rPr>
          <w:rFonts w:ascii="Times New Roman" w:hAnsi="Times New Roman"/>
          <w:sz w:val="28"/>
          <w:szCs w:val="28"/>
          <w:lang w:val="de-DE"/>
        </w:rPr>
        <w:t>, Th</w:t>
      </w:r>
      <w:r w:rsidR="00890E28" w:rsidRPr="00890E28">
        <w:rPr>
          <w:rFonts w:ascii="Times New Roman" w:hAnsi="Times New Roman"/>
          <w:sz w:val="28"/>
          <w:szCs w:val="28"/>
          <w:lang w:val="de-DE"/>
        </w:rPr>
        <w:t>ể</w:t>
      </w:r>
      <w:r w:rsidR="00890E28">
        <w:rPr>
          <w:rFonts w:ascii="Times New Roman" w:hAnsi="Times New Roman"/>
          <w:sz w:val="28"/>
          <w:szCs w:val="28"/>
          <w:lang w:val="de-DE"/>
        </w:rPr>
        <w:t xml:space="preserve"> thao v</w:t>
      </w:r>
      <w:r w:rsidR="00890E28" w:rsidRPr="00890E28">
        <w:rPr>
          <w:rFonts w:ascii="Times New Roman" w:hAnsi="Times New Roman"/>
          <w:sz w:val="28"/>
          <w:szCs w:val="28"/>
          <w:lang w:val="de-DE"/>
        </w:rPr>
        <w:t>à</w:t>
      </w:r>
      <w:r w:rsidR="00890E28">
        <w:rPr>
          <w:rFonts w:ascii="Times New Roman" w:hAnsi="Times New Roman"/>
          <w:sz w:val="28"/>
          <w:szCs w:val="28"/>
          <w:lang w:val="de-DE"/>
        </w:rPr>
        <w:t xml:space="preserve"> Du l</w:t>
      </w:r>
      <w:r w:rsidR="00890E28" w:rsidRPr="00890E28">
        <w:rPr>
          <w:rFonts w:ascii="Times New Roman" w:hAnsi="Times New Roman"/>
          <w:sz w:val="28"/>
          <w:szCs w:val="28"/>
          <w:lang w:val="de-DE"/>
        </w:rPr>
        <w:t>ịch</w:t>
      </w:r>
      <w:r w:rsidRPr="00CC0260">
        <w:rPr>
          <w:rFonts w:ascii="Times New Roman" w:hAnsi="Times New Roman"/>
          <w:sz w:val="28"/>
          <w:szCs w:val="28"/>
          <w:lang w:val="de-DE"/>
        </w:rPr>
        <w:t xml:space="preserve"> đã tổ chức thành công 111 giải thi đấu thể thao thành tích cao trong nước và cử vận động viên tham dự nhiều giải thi đấu khác ở nước ngoài, giành được 460 huy chương các loại, trong đó 3 HCV, 2 HCB, 1 HCĐ tại giải Thể hình vô địch Châu Á; 1 HCV, 1 HCB, 1 HCĐ tại giải Điền kinh ngôi sao Châu Á; 13 HCV, 9 HCB, 10 HCĐ tại giải Điền kinh học sinh Châu Á. Tại Olympic Bắc Kinh 2008, đoàn thể thao Việt Nam đã giành được 1 HCB môn cử tạ hạng 56kg, đứng vị trí thứ 71/202 nước tham gia. </w:t>
      </w:r>
    </w:p>
    <w:p w14:paraId="0B3E3B58" w14:textId="77777777" w:rsidR="008607EE" w:rsidRPr="00CC0260" w:rsidDel="00BC6948" w:rsidRDefault="008607EE" w:rsidP="00DC10D4">
      <w:pPr>
        <w:spacing w:before="40" w:after="40" w:line="276" w:lineRule="auto"/>
        <w:ind w:firstLine="561"/>
        <w:jc w:val="both"/>
        <w:rPr>
          <w:del w:id="97" w:author="user" w:date="2008-09-20T20:40:00Z"/>
          <w:rFonts w:ascii="Times New Roman" w:hAnsi="Times New Roman"/>
          <w:b/>
          <w:bCs/>
          <w:sz w:val="28"/>
          <w:szCs w:val="28"/>
          <w:lang w:val="pt-BR"/>
          <w:rPrChange w:id="98" w:author="vtson" w:date="2008-09-22T09:18:00Z">
            <w:rPr>
              <w:del w:id="99" w:author="user" w:date="2008-09-20T20:40:00Z"/>
              <w:szCs w:val="26"/>
            </w:rPr>
          </w:rPrChange>
        </w:rPr>
      </w:pPr>
      <w:r w:rsidRPr="00CC0260">
        <w:rPr>
          <w:rFonts w:ascii="Times New Roman" w:hAnsi="Times New Roman"/>
          <w:b/>
          <w:bCs/>
          <w:sz w:val="28"/>
          <w:szCs w:val="28"/>
          <w:lang w:val="pt-BR"/>
        </w:rPr>
        <w:t>5. Tai nạn giao thông</w:t>
      </w:r>
      <w:del w:id="100" w:author="user" w:date="2008-09-20T20:40:00Z">
        <w:r w:rsidRPr="00CC0260" w:rsidDel="00BC6948">
          <w:rPr>
            <w:rFonts w:ascii="Times New Roman" w:hAnsi="Times New Roman"/>
            <w:b/>
            <w:bCs/>
            <w:sz w:val="28"/>
            <w:szCs w:val="28"/>
            <w:lang w:val="pt-BR"/>
          </w:rPr>
          <w:delText xml:space="preserve">Cũng theo báo cáo của các Cục Thống kê tỉnh/thành phố, </w:delText>
        </w:r>
      </w:del>
      <w:del w:id="101" w:author="user" w:date="2008-09-20T07:03:00Z">
        <w:r w:rsidRPr="00CC0260" w:rsidDel="00BB6F0B">
          <w:rPr>
            <w:rFonts w:ascii="Times New Roman" w:hAnsi="Times New Roman"/>
            <w:b/>
            <w:bCs/>
            <w:sz w:val="28"/>
            <w:szCs w:val="28"/>
            <w:lang w:val="pt-BR"/>
          </w:rPr>
          <w:delText>thiếu đói tăng nhẹ trong tháng 6 so với cùng kỳ năm trước</w:delText>
        </w:r>
      </w:del>
      <w:del w:id="102" w:author="user" w:date="2008-09-20T10:32:00Z">
        <w:r w:rsidRPr="00CC0260" w:rsidDel="001E5357">
          <w:rPr>
            <w:rFonts w:ascii="Times New Roman" w:hAnsi="Times New Roman"/>
            <w:b/>
            <w:bCs/>
            <w:sz w:val="28"/>
            <w:szCs w:val="28"/>
            <w:lang w:val="pt-BR"/>
          </w:rPr>
          <w:delText xml:space="preserve"> ở một số tỉnh như Cao Bằng, Bắc Giang, Hoà Bình, Nghệ An và trong tháng 9 ở một số tỉnh thuộc vùng Bắc Trung Bộ và Tây Nguyên </w:delText>
        </w:r>
        <w:r w:rsidRPr="00CC0260" w:rsidDel="001E5357">
          <w:rPr>
            <w:rFonts w:ascii="Times New Roman" w:hAnsi="Times New Roman"/>
            <w:b/>
            <w:bCs/>
            <w:snapToGrid w:val="0"/>
            <w:color w:val="000000"/>
            <w:sz w:val="28"/>
            <w:szCs w:val="28"/>
            <w:lang w:val="pt-BR"/>
            <w:rPrChange w:id="103" w:author="vtson" w:date="2008-09-22T09:18:00Z">
              <w:rPr>
                <w:snapToGrid w:val="0"/>
                <w:color w:val="000000"/>
                <w:szCs w:val="26"/>
              </w:rPr>
            </w:rPrChange>
          </w:rPr>
          <w:delText>d</w:delText>
        </w:r>
        <w:r w:rsidRPr="00CC0260" w:rsidDel="001E5357">
          <w:rPr>
            <w:rFonts w:ascii="Times New Roman" w:hAnsi="Times New Roman"/>
            <w:b/>
            <w:bCs/>
            <w:sz w:val="28"/>
            <w:szCs w:val="28"/>
            <w:lang w:val="pt-BR"/>
            <w:rPrChange w:id="104" w:author="vtson" w:date="2008-09-22T09:18:00Z">
              <w:rPr>
                <w:szCs w:val="26"/>
              </w:rPr>
            </w:rPrChange>
          </w:rPr>
          <w:delText>o ảnh hưởng của cơn bão số 2. Tuy nhiên, thiếu đói giảm hơn so với cùng kỳ năm trước đối với 7 tháng còn lại nên 9 tháng đầu năm 2007 số lượt hộ và nhân khẩu thiếu đói giảm so với cùng kỳ năm 2006 (lượt hộ thiếu đói giảm 24,1%; lượt nhân khẩu thiếu đói giảm 28,6%).</w:delText>
        </w:r>
      </w:del>
    </w:p>
    <w:p w14:paraId="6D774F72" w14:textId="77777777" w:rsidR="008607EE" w:rsidRPr="00CC0260" w:rsidDel="001E5357" w:rsidRDefault="008607EE" w:rsidP="00DC10D4">
      <w:pPr>
        <w:spacing w:before="40" w:after="40" w:line="276" w:lineRule="auto"/>
        <w:ind w:firstLine="561"/>
        <w:jc w:val="both"/>
        <w:rPr>
          <w:del w:id="105" w:author="user" w:date="2008-09-20T10:35:00Z"/>
          <w:rFonts w:ascii="Times New Roman" w:hAnsi="Times New Roman"/>
          <w:b/>
          <w:bCs/>
          <w:snapToGrid w:val="0"/>
          <w:color w:val="000000"/>
          <w:sz w:val="28"/>
          <w:szCs w:val="28"/>
          <w:lang w:val="pt-BR"/>
          <w:rPrChange w:id="106" w:author="vtson" w:date="2008-09-22T09:18:00Z">
            <w:rPr>
              <w:del w:id="107" w:author="user" w:date="2008-09-20T10:35:00Z"/>
              <w:snapToGrid w:val="0"/>
              <w:color w:val="000000"/>
              <w:szCs w:val="26"/>
            </w:rPr>
          </w:rPrChange>
        </w:rPr>
      </w:pPr>
      <w:del w:id="108" w:author="user" w:date="2008-09-20T10:35:00Z">
        <w:r w:rsidRPr="00CC0260" w:rsidDel="001E5357">
          <w:rPr>
            <w:rFonts w:ascii="Times New Roman" w:hAnsi="Times New Roman"/>
            <w:b/>
            <w:bCs/>
            <w:sz w:val="28"/>
            <w:szCs w:val="28"/>
            <w:lang w:val="pt-BR"/>
            <w:rPrChange w:id="109" w:author="vtson" w:date="2008-09-22T09:18:00Z">
              <w:rPr>
                <w:szCs w:val="26"/>
              </w:rPr>
            </w:rPrChange>
          </w:rPr>
          <w:delText>So với cùng kỳ năm 2006, thiếu đói giảm nhiều nhất vào tháng 1 với số hộ và nhân khẩu thiếu đói đều giảm trên 50%</w:delText>
        </w:r>
        <w:r w:rsidRPr="00CC0260" w:rsidDel="001E5357">
          <w:rPr>
            <w:rFonts w:ascii="Times New Roman" w:hAnsi="Times New Roman"/>
            <w:b/>
            <w:bCs/>
            <w:snapToGrid w:val="0"/>
            <w:color w:val="000000"/>
            <w:sz w:val="28"/>
            <w:szCs w:val="28"/>
            <w:lang w:val="pt-BR"/>
            <w:rPrChange w:id="110" w:author="vtson" w:date="2008-09-22T09:18:00Z">
              <w:rPr>
                <w:snapToGrid w:val="0"/>
                <w:color w:val="000000"/>
                <w:szCs w:val="26"/>
              </w:rPr>
            </w:rPrChange>
          </w:rPr>
          <w:delText>. Tháng 7 là tháng có số hộ và nhân khẩu thiếu đói ít nhất so với các tháng khác. Tính đến thời điểm 21/9/2007, s</w:delText>
        </w:r>
        <w:r w:rsidRPr="00CC0260" w:rsidDel="001E5357">
          <w:rPr>
            <w:rFonts w:ascii="Times New Roman" w:hAnsi="Times New Roman"/>
            <w:b/>
            <w:bCs/>
            <w:sz w:val="28"/>
            <w:szCs w:val="28"/>
            <w:lang w:val="pt-BR"/>
            <w:rPrChange w:id="111" w:author="vtson" w:date="2008-09-22T09:18:00Z">
              <w:rPr>
                <w:szCs w:val="26"/>
              </w:rPr>
            </w:rPrChange>
          </w:rPr>
          <w:delText>ố hộ thiếu đói là 33.198</w:delText>
        </w:r>
        <w:r w:rsidRPr="00CC0260" w:rsidDel="001E5357">
          <w:rPr>
            <w:rFonts w:ascii="Times New Roman" w:hAnsi="Times New Roman"/>
            <w:b/>
            <w:bCs/>
            <w:snapToGrid w:val="0"/>
            <w:color w:val="000000"/>
            <w:sz w:val="28"/>
            <w:szCs w:val="28"/>
            <w:lang w:val="pt-BR"/>
            <w:rPrChange w:id="112" w:author="vtson" w:date="2008-09-22T09:18:00Z">
              <w:rPr>
                <w:snapToGrid w:val="0"/>
                <w:color w:val="000000"/>
                <w:szCs w:val="26"/>
              </w:rPr>
            </w:rPrChange>
          </w:rPr>
          <w:delText xml:space="preserve"> hộ (chiếm khoảng 0,3% hộ nông nghiệp) tương ứng với 159.895 người (chiếm khoảng 0,3% nhân khẩu nông nghiệp), tập trung chủ yếu ở các tỉnh thuộc vùng Tây Bắc, Bắc Trung Bộ, Duyên hải Nam Trung Bộ và Tây Nguyên như Lai Châu, Cao Bằng, … Nguyên nhân chính dẫn đến thiếu đói vẫn là do thời tiết không thuận lợi, năng lực sản xuất trong nông nghiệp kém, thiếu vốn, hộ có đông con, hộ già cả neo đơn không nơi nương tựa.</w:delText>
        </w:r>
      </w:del>
    </w:p>
    <w:p w14:paraId="152FB643" w14:textId="77777777" w:rsidR="008607EE" w:rsidRPr="00CC0260" w:rsidDel="001E5357" w:rsidRDefault="008607EE" w:rsidP="00DC10D4">
      <w:pPr>
        <w:spacing w:before="40" w:after="40" w:line="276" w:lineRule="auto"/>
        <w:ind w:firstLine="561"/>
        <w:jc w:val="both"/>
        <w:rPr>
          <w:del w:id="113" w:author="user" w:date="2008-09-20T10:36:00Z"/>
          <w:rFonts w:ascii="Times New Roman" w:hAnsi="Times New Roman"/>
          <w:b/>
          <w:bCs/>
          <w:snapToGrid w:val="0"/>
          <w:color w:val="000000"/>
          <w:sz w:val="28"/>
          <w:szCs w:val="28"/>
          <w:lang w:val="fr-FR"/>
        </w:rPr>
      </w:pPr>
      <w:del w:id="114" w:author="user" w:date="2008-09-20T10:36:00Z">
        <w:r w:rsidRPr="00CC0260" w:rsidDel="001E5357">
          <w:rPr>
            <w:rFonts w:ascii="Times New Roman" w:hAnsi="Times New Roman"/>
            <w:b/>
            <w:bCs/>
            <w:snapToGrid w:val="0"/>
            <w:color w:val="000000"/>
            <w:sz w:val="28"/>
            <w:szCs w:val="28"/>
            <w:lang w:val="fr-FR"/>
          </w:rPr>
          <w:delText>Để khắc phục tình trạng thiếu đói, tính từ đầu năm 2007 đến nay các cấp, các ngành, các tổ chức đoàn thể từ Trung ương đến địa phương đã hỗ trợ cho các hộ thiếu đói khoảng 5.112 tấn lương thực và 3,31 tỷ đồng.</w:delText>
        </w:r>
      </w:del>
    </w:p>
    <w:p w14:paraId="626FE6E7" w14:textId="77777777" w:rsidR="008607EE" w:rsidRPr="00CC0260" w:rsidDel="00104C06" w:rsidRDefault="008607EE" w:rsidP="00DC10D4">
      <w:pPr>
        <w:spacing w:before="40" w:after="40" w:line="276" w:lineRule="auto"/>
        <w:ind w:firstLine="561"/>
        <w:jc w:val="both"/>
        <w:rPr>
          <w:del w:id="115" w:author="vtson" w:date="2008-09-22T09:18:00Z"/>
          <w:rFonts w:ascii="Times New Roman" w:hAnsi="Times New Roman"/>
          <w:b/>
          <w:bCs/>
          <w:sz w:val="28"/>
          <w:szCs w:val="28"/>
          <w:lang w:val="fr-FR"/>
        </w:rPr>
      </w:pPr>
    </w:p>
    <w:p w14:paraId="79FA1F74" w14:textId="77777777" w:rsidR="008607EE" w:rsidRPr="00CC0260" w:rsidRDefault="008607EE" w:rsidP="00DC10D4">
      <w:pPr>
        <w:spacing w:before="40" w:after="40" w:line="276" w:lineRule="auto"/>
        <w:ind w:firstLine="561"/>
        <w:jc w:val="both"/>
        <w:rPr>
          <w:rFonts w:ascii="Times New Roman" w:hAnsi="Times New Roman"/>
          <w:b/>
          <w:bCs/>
          <w:sz w:val="28"/>
          <w:szCs w:val="28"/>
          <w:lang w:val="pt-BR"/>
        </w:rPr>
      </w:pPr>
    </w:p>
    <w:p w14:paraId="0B95A8CB" w14:textId="77777777" w:rsidR="008607EE" w:rsidRDefault="008607EE" w:rsidP="00DC10D4">
      <w:pPr>
        <w:pStyle w:val="BodyText"/>
        <w:numPr>
          <w:ins w:id="116" w:author="user" w:date="2008-09-22T09:20:00Z"/>
        </w:numPr>
        <w:tabs>
          <w:tab w:val="left" w:pos="-2340"/>
          <w:tab w:val="num" w:pos="360"/>
        </w:tabs>
        <w:spacing w:before="40" w:after="40" w:line="276" w:lineRule="auto"/>
        <w:ind w:firstLine="561"/>
        <w:rPr>
          <w:rFonts w:ascii="Times New Roman" w:hAnsi="Times New Roman"/>
          <w:szCs w:val="28"/>
          <w:lang w:val="pt-BR"/>
        </w:rPr>
      </w:pPr>
      <w:ins w:id="117" w:author="vtson" w:date="2008-09-22T09:20:00Z">
        <w:r w:rsidRPr="00CC0260">
          <w:rPr>
            <w:rFonts w:ascii="Times New Roman" w:hAnsi="Times New Roman"/>
            <w:szCs w:val="28"/>
            <w:lang w:val="pt-BR"/>
          </w:rPr>
          <w:t>T</w:t>
        </w:r>
      </w:ins>
      <w:r w:rsidRPr="00CC0260">
        <w:rPr>
          <w:rFonts w:ascii="Times New Roman" w:hAnsi="Times New Roman"/>
          <w:szCs w:val="28"/>
          <w:lang w:val="pt-BR"/>
        </w:rPr>
        <w:t xml:space="preserve">hực hiện chỉ đạo của Chính phủ, </w:t>
      </w:r>
      <w:ins w:id="118" w:author="vtson" w:date="2008-09-22T09:20:00Z">
        <w:r w:rsidRPr="00CC0260">
          <w:rPr>
            <w:rFonts w:ascii="Times New Roman" w:hAnsi="Times New Roman"/>
            <w:szCs w:val="28"/>
            <w:lang w:val="pt-BR"/>
          </w:rPr>
          <w:t>các địa phương đã triển khai quyết liệt nhiều biện pháp nhằm hạn chế tai nạn giao thông</w:t>
        </w:r>
      </w:ins>
      <w:r w:rsidRPr="00CC0260">
        <w:rPr>
          <w:rFonts w:ascii="Times New Roman" w:hAnsi="Times New Roman"/>
          <w:szCs w:val="28"/>
          <w:lang w:val="pt-BR"/>
        </w:rPr>
        <w:t xml:space="preserve"> nên</w:t>
      </w:r>
      <w:ins w:id="119" w:author="vtson" w:date="2008-09-22T09:20:00Z">
        <w:r w:rsidRPr="00CC0260">
          <w:rPr>
            <w:rFonts w:ascii="Times New Roman" w:hAnsi="Times New Roman"/>
            <w:szCs w:val="28"/>
            <w:lang w:val="pt-BR"/>
          </w:rPr>
          <w:t xml:space="preserve"> tình hình trật tự an toàn giao thông </w:t>
        </w:r>
      </w:ins>
      <w:r w:rsidRPr="00CC0260">
        <w:rPr>
          <w:rFonts w:ascii="Times New Roman" w:hAnsi="Times New Roman"/>
          <w:szCs w:val="28"/>
          <w:lang w:val="pt-BR"/>
        </w:rPr>
        <w:t xml:space="preserve">đã </w:t>
      </w:r>
      <w:ins w:id="120" w:author="vtson" w:date="2008-09-22T09:20:00Z">
        <w:r w:rsidRPr="00CC0260">
          <w:rPr>
            <w:rFonts w:ascii="Times New Roman" w:hAnsi="Times New Roman"/>
            <w:szCs w:val="28"/>
            <w:lang w:val="pt-BR"/>
          </w:rPr>
          <w:t xml:space="preserve">có chuyển biến </w:t>
        </w:r>
      </w:ins>
      <w:r w:rsidRPr="00CC0260">
        <w:rPr>
          <w:rFonts w:ascii="Times New Roman" w:hAnsi="Times New Roman"/>
          <w:szCs w:val="28"/>
          <w:lang w:val="pt-BR"/>
        </w:rPr>
        <w:t>tí</w:t>
      </w:r>
      <w:ins w:id="121" w:author="vtson" w:date="2008-09-22T09:20:00Z">
        <w:r w:rsidRPr="00CC0260">
          <w:rPr>
            <w:rFonts w:ascii="Times New Roman" w:hAnsi="Times New Roman"/>
            <w:szCs w:val="28"/>
            <w:lang w:val="pt-BR"/>
          </w:rPr>
          <w:t>ch cực, tai nạn giao thông giảm đáng kể</w:t>
        </w:r>
      </w:ins>
      <w:r w:rsidRPr="00CC0260">
        <w:rPr>
          <w:rFonts w:ascii="Times New Roman" w:hAnsi="Times New Roman"/>
          <w:szCs w:val="28"/>
          <w:lang w:val="pt-BR"/>
        </w:rPr>
        <w:t>.</w:t>
      </w:r>
      <w:r w:rsidR="00B13D2F" w:rsidRPr="00CC0260">
        <w:rPr>
          <w:rFonts w:ascii="Times New Roman" w:hAnsi="Times New Roman"/>
          <w:szCs w:val="28"/>
          <w:lang w:val="pt-BR"/>
        </w:rPr>
        <w:t xml:space="preserve"> </w:t>
      </w:r>
      <w:ins w:id="122" w:author="vtson" w:date="2008-09-22T09:20:00Z">
        <w:r w:rsidRPr="00CC0260">
          <w:rPr>
            <w:rFonts w:ascii="Times New Roman" w:hAnsi="Times New Roman"/>
            <w:szCs w:val="28"/>
            <w:lang w:val="pt-BR"/>
          </w:rPr>
          <w:t>T</w:t>
        </w:r>
      </w:ins>
      <w:r w:rsidRPr="00CC0260">
        <w:rPr>
          <w:rFonts w:ascii="Times New Roman" w:hAnsi="Times New Roman"/>
          <w:szCs w:val="28"/>
          <w:lang w:val="pt-BR"/>
        </w:rPr>
        <w:t>ính chung</w:t>
      </w:r>
      <w:ins w:id="123" w:author="vtson" w:date="2008-09-22T09:20:00Z">
        <w:r w:rsidRPr="00CC0260">
          <w:rPr>
            <w:rFonts w:ascii="Times New Roman" w:hAnsi="Times New Roman"/>
            <w:szCs w:val="28"/>
            <w:lang w:val="pt-BR"/>
          </w:rPr>
          <w:t xml:space="preserve"> 8 tháng đầu năm</w:t>
        </w:r>
      </w:ins>
      <w:r w:rsidRPr="00CC0260">
        <w:rPr>
          <w:rFonts w:ascii="Times New Roman" w:hAnsi="Times New Roman"/>
          <w:szCs w:val="28"/>
          <w:lang w:val="pt-BR"/>
        </w:rPr>
        <w:t>,</w:t>
      </w:r>
      <w:ins w:id="124" w:author="vtson" w:date="2008-09-22T09:20:00Z">
        <w:r w:rsidRPr="00CC0260">
          <w:rPr>
            <w:rFonts w:ascii="Times New Roman" w:hAnsi="Times New Roman"/>
            <w:szCs w:val="28"/>
            <w:lang w:val="pt-BR"/>
          </w:rPr>
          <w:t xml:space="preserve"> trên địa bàn cả nước đã xảy ra 8518 vụ</w:t>
        </w:r>
      </w:ins>
      <w:r w:rsidRPr="00CC0260">
        <w:rPr>
          <w:rFonts w:ascii="Times New Roman" w:hAnsi="Times New Roman"/>
          <w:szCs w:val="28"/>
          <w:lang w:val="pt-BR"/>
        </w:rPr>
        <w:t xml:space="preserve"> tai nạn giao thông</w:t>
      </w:r>
      <w:ins w:id="125" w:author="vtson" w:date="2008-09-22T09:20:00Z">
        <w:r w:rsidRPr="00CC0260">
          <w:rPr>
            <w:rFonts w:ascii="Times New Roman" w:hAnsi="Times New Roman"/>
            <w:szCs w:val="28"/>
            <w:lang w:val="pt-BR"/>
          </w:rPr>
          <w:t xml:space="preserve">, làm chết 7741 người và </w:t>
        </w:r>
      </w:ins>
      <w:r w:rsidRPr="00CC0260">
        <w:rPr>
          <w:rFonts w:ascii="Times New Roman" w:hAnsi="Times New Roman"/>
          <w:szCs w:val="28"/>
          <w:lang w:val="pt-BR"/>
        </w:rPr>
        <w:t xml:space="preserve">làm </w:t>
      </w:r>
      <w:ins w:id="126" w:author="vtson" w:date="2008-09-22T09:20:00Z">
        <w:r w:rsidRPr="00CC0260">
          <w:rPr>
            <w:rFonts w:ascii="Times New Roman" w:hAnsi="Times New Roman"/>
            <w:szCs w:val="28"/>
            <w:lang w:val="pt-BR"/>
          </w:rPr>
          <w:t xml:space="preserve">bị thương 5562 người. So với </w:t>
        </w:r>
      </w:ins>
      <w:r w:rsidRPr="00CC0260">
        <w:rPr>
          <w:rFonts w:ascii="Times New Roman" w:hAnsi="Times New Roman"/>
          <w:szCs w:val="28"/>
          <w:lang w:val="pt-BR"/>
        </w:rPr>
        <w:t>cùng kỳ</w:t>
      </w:r>
      <w:ins w:id="127" w:author="vtson" w:date="2008-09-22T09:20:00Z">
        <w:r w:rsidRPr="00CC0260">
          <w:rPr>
            <w:rFonts w:ascii="Times New Roman" w:hAnsi="Times New Roman"/>
            <w:szCs w:val="28"/>
            <w:lang w:val="pt-BR"/>
          </w:rPr>
          <w:t xml:space="preserve"> năm 2007, số vụ </w:t>
        </w:r>
      </w:ins>
      <w:r w:rsidRPr="00CC0260">
        <w:rPr>
          <w:rFonts w:ascii="Times New Roman" w:hAnsi="Times New Roman"/>
          <w:szCs w:val="28"/>
          <w:lang w:val="pt-BR"/>
        </w:rPr>
        <w:t xml:space="preserve">tai nạn </w:t>
      </w:r>
      <w:ins w:id="128" w:author="vtson" w:date="2008-09-22T09:20:00Z">
        <w:r w:rsidRPr="00CC0260">
          <w:rPr>
            <w:rFonts w:ascii="Times New Roman" w:hAnsi="Times New Roman"/>
            <w:szCs w:val="28"/>
            <w:lang w:val="pt-BR"/>
          </w:rPr>
          <w:t>giảm 14,3%</w:t>
        </w:r>
      </w:ins>
      <w:r w:rsidRPr="00CC0260">
        <w:rPr>
          <w:rFonts w:ascii="Times New Roman" w:hAnsi="Times New Roman"/>
          <w:szCs w:val="28"/>
          <w:lang w:val="pt-BR"/>
        </w:rPr>
        <w:t>;</w:t>
      </w:r>
      <w:ins w:id="129" w:author="vtson" w:date="2008-09-22T09:20:00Z">
        <w:r w:rsidRPr="00CC0260">
          <w:rPr>
            <w:rFonts w:ascii="Times New Roman" w:hAnsi="Times New Roman"/>
            <w:szCs w:val="28"/>
            <w:lang w:val="pt-BR"/>
          </w:rPr>
          <w:t xml:space="preserve"> số người chết giảm 13,</w:t>
        </w:r>
      </w:ins>
      <w:r w:rsidRPr="00CC0260">
        <w:rPr>
          <w:rFonts w:ascii="Times New Roman" w:hAnsi="Times New Roman"/>
          <w:szCs w:val="28"/>
          <w:lang w:val="pt-BR"/>
        </w:rPr>
        <w:t>5</w:t>
      </w:r>
      <w:ins w:id="130" w:author="vtson" w:date="2008-09-22T09:20:00Z">
        <w:r w:rsidRPr="00CC0260">
          <w:rPr>
            <w:rFonts w:ascii="Times New Roman" w:hAnsi="Times New Roman"/>
            <w:szCs w:val="28"/>
            <w:lang w:val="pt-BR"/>
          </w:rPr>
          <w:t>%</w:t>
        </w:r>
      </w:ins>
      <w:r w:rsidR="00B13D2F" w:rsidRPr="00CC0260">
        <w:rPr>
          <w:rFonts w:ascii="Times New Roman" w:hAnsi="Times New Roman"/>
          <w:szCs w:val="28"/>
          <w:lang w:val="pt-BR"/>
        </w:rPr>
        <w:t>;</w:t>
      </w:r>
      <w:r w:rsidRPr="00CC0260">
        <w:rPr>
          <w:rFonts w:ascii="Times New Roman" w:hAnsi="Times New Roman"/>
          <w:szCs w:val="28"/>
          <w:lang w:val="pt-BR"/>
        </w:rPr>
        <w:t xml:space="preserve"> </w:t>
      </w:r>
      <w:ins w:id="131" w:author="vtson" w:date="2008-09-22T09:20:00Z">
        <w:r w:rsidRPr="00CC0260">
          <w:rPr>
            <w:rFonts w:ascii="Times New Roman" w:hAnsi="Times New Roman"/>
            <w:szCs w:val="28"/>
            <w:lang w:val="pt-BR"/>
          </w:rPr>
          <w:t>số người bị thương giảm 26,</w:t>
        </w:r>
      </w:ins>
      <w:r w:rsidRPr="00CC0260">
        <w:rPr>
          <w:rFonts w:ascii="Times New Roman" w:hAnsi="Times New Roman"/>
          <w:szCs w:val="28"/>
          <w:lang w:val="pt-BR"/>
        </w:rPr>
        <w:t>9</w:t>
      </w:r>
      <w:ins w:id="132" w:author="vtson" w:date="2008-09-22T09:20:00Z">
        <w:r w:rsidRPr="00CC0260">
          <w:rPr>
            <w:rFonts w:ascii="Times New Roman" w:hAnsi="Times New Roman"/>
            <w:szCs w:val="28"/>
            <w:lang w:val="pt-BR"/>
          </w:rPr>
          <w:t xml:space="preserve">%. Bình quân một ngày trong 8 tháng đầu năm nay, trên địa bàn cả nước xảy ra 34,9 vụ </w:t>
        </w:r>
      </w:ins>
      <w:r w:rsidRPr="00CC0260">
        <w:rPr>
          <w:rFonts w:ascii="Times New Roman" w:hAnsi="Times New Roman"/>
          <w:szCs w:val="28"/>
          <w:lang w:val="pt-BR"/>
        </w:rPr>
        <w:t>tai nạn giao thông;</w:t>
      </w:r>
      <w:ins w:id="133" w:author="vtson" w:date="2008-09-22T09:20:00Z">
        <w:r w:rsidRPr="00CC0260">
          <w:rPr>
            <w:rFonts w:ascii="Times New Roman" w:hAnsi="Times New Roman"/>
            <w:szCs w:val="28"/>
            <w:lang w:val="pt-BR"/>
          </w:rPr>
          <w:t xml:space="preserve"> làm chết 31,7 người và làm bị thương 22,8 người. So với 8 tháng đầu năm 2007, bình quân </w:t>
        </w:r>
      </w:ins>
      <w:r w:rsidRPr="00CC0260">
        <w:rPr>
          <w:rFonts w:ascii="Times New Roman" w:hAnsi="Times New Roman"/>
          <w:szCs w:val="28"/>
          <w:lang w:val="pt-BR"/>
        </w:rPr>
        <w:t xml:space="preserve">một </w:t>
      </w:r>
      <w:ins w:id="134" w:author="vtson" w:date="2008-09-22T09:20:00Z">
        <w:r w:rsidRPr="00CC0260">
          <w:rPr>
            <w:rFonts w:ascii="Times New Roman" w:hAnsi="Times New Roman"/>
            <w:szCs w:val="28"/>
            <w:lang w:val="pt-BR"/>
          </w:rPr>
          <w:t>ngày giảm 6</w:t>
        </w:r>
      </w:ins>
      <w:r w:rsidRPr="00CC0260">
        <w:rPr>
          <w:rFonts w:ascii="Times New Roman" w:hAnsi="Times New Roman"/>
          <w:szCs w:val="28"/>
          <w:lang w:val="pt-BR"/>
        </w:rPr>
        <w:t xml:space="preserve"> vụ</w:t>
      </w:r>
      <w:ins w:id="135" w:author="vtson" w:date="2008-09-22T09:20:00Z">
        <w:r w:rsidRPr="00CC0260">
          <w:rPr>
            <w:rFonts w:ascii="Times New Roman" w:hAnsi="Times New Roman"/>
            <w:szCs w:val="28"/>
            <w:lang w:val="pt-BR"/>
          </w:rPr>
          <w:t xml:space="preserve">, </w:t>
        </w:r>
      </w:ins>
      <w:r w:rsidRPr="00CC0260">
        <w:rPr>
          <w:rFonts w:ascii="Times New Roman" w:hAnsi="Times New Roman"/>
          <w:szCs w:val="28"/>
          <w:lang w:val="pt-BR"/>
        </w:rPr>
        <w:t xml:space="preserve">số </w:t>
      </w:r>
      <w:ins w:id="136" w:author="vtson" w:date="2008-09-22T09:20:00Z">
        <w:r w:rsidRPr="00CC0260">
          <w:rPr>
            <w:rFonts w:ascii="Times New Roman" w:hAnsi="Times New Roman"/>
            <w:szCs w:val="28"/>
            <w:lang w:val="pt-BR"/>
          </w:rPr>
          <w:t>người chết giảm 5 người và số người bị thương giảm 8 người.</w:t>
        </w:r>
      </w:ins>
    </w:p>
    <w:p w14:paraId="07792CC5" w14:textId="77777777" w:rsidR="00890E28" w:rsidRPr="00890E28" w:rsidRDefault="00890E28" w:rsidP="00DC10D4">
      <w:pPr>
        <w:pStyle w:val="BodyText"/>
        <w:tabs>
          <w:tab w:val="left" w:pos="-2340"/>
          <w:tab w:val="num" w:pos="360"/>
        </w:tabs>
        <w:spacing w:before="40" w:after="40" w:line="276" w:lineRule="auto"/>
        <w:ind w:firstLine="561"/>
        <w:rPr>
          <w:ins w:id="137" w:author="vtson" w:date="2008-09-22T09:20:00Z"/>
          <w:rFonts w:ascii="Times New Roman" w:hAnsi="Times New Roman"/>
          <w:b/>
          <w:bCs/>
          <w:szCs w:val="28"/>
          <w:lang w:val="pt-BR"/>
        </w:rPr>
      </w:pPr>
      <w:r w:rsidRPr="00890E28">
        <w:rPr>
          <w:rFonts w:ascii="Times New Roman" w:hAnsi="Times New Roman"/>
          <w:b/>
          <w:bCs/>
          <w:szCs w:val="28"/>
          <w:lang w:val="pt-BR"/>
        </w:rPr>
        <w:t>6. Thiệt hại do thiên tai</w:t>
      </w:r>
    </w:p>
    <w:p w14:paraId="4EB73DCF" w14:textId="77777777" w:rsidR="008607EE" w:rsidRPr="00CC0260" w:rsidRDefault="008607EE" w:rsidP="00DC10D4">
      <w:pPr>
        <w:spacing w:before="40" w:after="40" w:line="276" w:lineRule="auto"/>
        <w:ind w:firstLine="561"/>
        <w:jc w:val="both"/>
        <w:rPr>
          <w:rFonts w:ascii="Times New Roman" w:hAnsi="Times New Roman"/>
          <w:sz w:val="24"/>
          <w:szCs w:val="24"/>
          <w:lang w:val="pt-BR"/>
        </w:rPr>
      </w:pPr>
      <w:r w:rsidRPr="00CC0260">
        <w:rPr>
          <w:rFonts w:ascii="Times New Roman" w:hAnsi="Times New Roman"/>
          <w:sz w:val="28"/>
          <w:szCs w:val="28"/>
          <w:lang w:val="pt-BR"/>
        </w:rPr>
        <w:t xml:space="preserve">Trong 9 tháng năm 2008, thiên tai xảy ra ở nhiều địa phương, gây thiệt hại lớn về người và tài sản. Theo đánh giá sơ bộ và chưa tính thiệt hại của cơn bão số 6 thì thiên tai đã làm </w:t>
      </w:r>
      <w:ins w:id="138" w:author="user" w:date="2008-09-20T11:18:00Z">
        <w:r w:rsidRPr="00CC0260">
          <w:rPr>
            <w:rFonts w:ascii="Times New Roman" w:hAnsi="Times New Roman"/>
            <w:sz w:val="28"/>
            <w:szCs w:val="28"/>
            <w:lang w:val="pt-BR"/>
            <w:rPrChange w:id="139" w:author="nphong" w:date="2008-09-22T09:00:00Z">
              <w:rPr>
                <w:sz w:val="28"/>
                <w:szCs w:val="28"/>
              </w:rPr>
            </w:rPrChange>
          </w:rPr>
          <w:t>2</w:t>
        </w:r>
        <w:del w:id="140" w:author="vtson" w:date="2008-09-22T09:15:00Z">
          <w:r w:rsidRPr="00CC0260" w:rsidDel="00104C06">
            <w:rPr>
              <w:rFonts w:ascii="Times New Roman" w:hAnsi="Times New Roman"/>
              <w:sz w:val="28"/>
              <w:szCs w:val="28"/>
              <w:lang w:val="pt-BR"/>
              <w:rPrChange w:id="141" w:author="nphong" w:date="2008-09-22T09:00:00Z">
                <w:rPr>
                  <w:sz w:val="28"/>
                  <w:szCs w:val="28"/>
                </w:rPr>
              </w:rPrChange>
            </w:rPr>
            <w:delText>39</w:delText>
          </w:r>
        </w:del>
      </w:ins>
      <w:r w:rsidRPr="00CC0260">
        <w:rPr>
          <w:rFonts w:ascii="Times New Roman" w:hAnsi="Times New Roman"/>
          <w:sz w:val="28"/>
          <w:szCs w:val="28"/>
          <w:lang w:val="pt-BR"/>
        </w:rPr>
        <w:t>86</w:t>
      </w:r>
      <w:ins w:id="142" w:author="user" w:date="2008-09-20T11:18:00Z">
        <w:r w:rsidRPr="00CC0260">
          <w:rPr>
            <w:rFonts w:ascii="Times New Roman" w:hAnsi="Times New Roman"/>
            <w:sz w:val="28"/>
            <w:szCs w:val="28"/>
            <w:lang w:val="pt-BR"/>
            <w:rPrChange w:id="143" w:author="nphong" w:date="2008-09-22T09:00:00Z">
              <w:rPr>
                <w:sz w:val="28"/>
                <w:szCs w:val="28"/>
              </w:rPr>
            </w:rPrChange>
          </w:rPr>
          <w:t xml:space="preserve"> người</w:t>
        </w:r>
      </w:ins>
      <w:r w:rsidRPr="00CC0260">
        <w:rPr>
          <w:rFonts w:ascii="Times New Roman" w:hAnsi="Times New Roman"/>
          <w:sz w:val="28"/>
          <w:szCs w:val="28"/>
          <w:lang w:val="pt-BR"/>
        </w:rPr>
        <w:t xml:space="preserve"> chết và</w:t>
      </w:r>
      <w:ins w:id="144" w:author="user" w:date="2008-09-20T11:18:00Z">
        <w:r w:rsidRPr="00CC0260">
          <w:rPr>
            <w:rFonts w:ascii="Times New Roman" w:hAnsi="Times New Roman"/>
            <w:sz w:val="28"/>
            <w:szCs w:val="28"/>
            <w:lang w:val="pt-BR"/>
            <w:rPrChange w:id="145" w:author="nphong" w:date="2008-09-22T09:00:00Z">
              <w:rPr>
                <w:sz w:val="28"/>
                <w:szCs w:val="28"/>
              </w:rPr>
            </w:rPrChange>
          </w:rPr>
          <w:t xml:space="preserve"> mất tích</w:t>
        </w:r>
        <w:del w:id="146" w:author="vtson" w:date="2008-09-22T09:16:00Z">
          <w:r w:rsidRPr="00CC0260" w:rsidDel="00104C06">
            <w:rPr>
              <w:rFonts w:ascii="Times New Roman" w:hAnsi="Times New Roman"/>
              <w:sz w:val="28"/>
              <w:szCs w:val="28"/>
              <w:lang w:val="pt-BR"/>
              <w:rPrChange w:id="147" w:author="nphong" w:date="2008-09-22T09:00:00Z">
                <w:rPr>
                  <w:sz w:val="28"/>
                  <w:szCs w:val="28"/>
                </w:rPr>
              </w:rPrChange>
            </w:rPr>
            <w:delText>3</w:delText>
          </w:r>
        </w:del>
      </w:ins>
      <w:r w:rsidRPr="00CC0260">
        <w:rPr>
          <w:rFonts w:ascii="Times New Roman" w:hAnsi="Times New Roman"/>
          <w:sz w:val="28"/>
          <w:szCs w:val="28"/>
          <w:lang w:val="pt-BR"/>
        </w:rPr>
        <w:t xml:space="preserve">, trong đó </w:t>
      </w:r>
      <w:ins w:id="148" w:author="user" w:date="2008-09-20T11:18:00Z">
        <w:r w:rsidRPr="00CC0260">
          <w:rPr>
            <w:rFonts w:ascii="Times New Roman" w:hAnsi="Times New Roman"/>
            <w:sz w:val="28"/>
            <w:szCs w:val="28"/>
            <w:lang w:val="pt-BR"/>
            <w:rPrChange w:id="149" w:author="nphong" w:date="2008-09-22T09:00:00Z">
              <w:rPr>
                <w:sz w:val="28"/>
                <w:szCs w:val="28"/>
              </w:rPr>
            </w:rPrChange>
          </w:rPr>
          <w:t xml:space="preserve">Lào Cai </w:t>
        </w:r>
      </w:ins>
      <w:r w:rsidRPr="00CC0260">
        <w:rPr>
          <w:rFonts w:ascii="Times New Roman" w:hAnsi="Times New Roman"/>
          <w:sz w:val="28"/>
          <w:szCs w:val="28"/>
          <w:lang w:val="pt-BR"/>
        </w:rPr>
        <w:t>có 92</w:t>
      </w:r>
      <w:ins w:id="150" w:author="user" w:date="2008-09-20T11:18:00Z">
        <w:r w:rsidRPr="00CC0260">
          <w:rPr>
            <w:rFonts w:ascii="Times New Roman" w:hAnsi="Times New Roman"/>
            <w:sz w:val="28"/>
            <w:szCs w:val="28"/>
            <w:lang w:val="pt-BR"/>
            <w:rPrChange w:id="151" w:author="nphong" w:date="2008-09-22T09:00:00Z">
              <w:rPr>
                <w:sz w:val="28"/>
                <w:szCs w:val="28"/>
              </w:rPr>
            </w:rPrChange>
          </w:rPr>
          <w:t xml:space="preserve"> người</w:t>
        </w:r>
      </w:ins>
      <w:r w:rsidR="00B13D2F" w:rsidRPr="00CC0260">
        <w:rPr>
          <w:rFonts w:ascii="Times New Roman" w:hAnsi="Times New Roman"/>
          <w:sz w:val="28"/>
          <w:szCs w:val="28"/>
          <w:lang w:val="pt-BR"/>
        </w:rPr>
        <w:t>;</w:t>
      </w:r>
      <w:r w:rsidRPr="00CC0260">
        <w:rPr>
          <w:rFonts w:ascii="Times New Roman" w:hAnsi="Times New Roman"/>
          <w:sz w:val="28"/>
          <w:szCs w:val="28"/>
          <w:lang w:val="pt-BR"/>
        </w:rPr>
        <w:t xml:space="preserve"> </w:t>
      </w:r>
      <w:ins w:id="152" w:author="user" w:date="2008-09-20T11:18:00Z">
        <w:r w:rsidRPr="00CC0260">
          <w:rPr>
            <w:rFonts w:ascii="Times New Roman" w:hAnsi="Times New Roman"/>
            <w:sz w:val="28"/>
            <w:szCs w:val="28"/>
            <w:lang w:val="pt-BR"/>
            <w:rPrChange w:id="153" w:author="nphong" w:date="2008-09-22T09:00:00Z">
              <w:rPr>
                <w:sz w:val="28"/>
                <w:szCs w:val="28"/>
              </w:rPr>
            </w:rPrChange>
          </w:rPr>
          <w:t xml:space="preserve">Yên Bái 45 người. </w:t>
        </w:r>
      </w:ins>
      <w:r w:rsidRPr="00CC0260">
        <w:rPr>
          <w:rFonts w:ascii="Times New Roman" w:hAnsi="Times New Roman"/>
          <w:sz w:val="28"/>
          <w:szCs w:val="28"/>
          <w:lang w:val="pt-BR"/>
        </w:rPr>
        <w:t>T</w:t>
      </w:r>
      <w:ins w:id="154" w:author="user" w:date="2008-09-20T11:18:00Z">
        <w:r w:rsidRPr="00CC0260">
          <w:rPr>
            <w:rFonts w:ascii="Times New Roman" w:hAnsi="Times New Roman"/>
            <w:sz w:val="28"/>
            <w:szCs w:val="28"/>
            <w:lang w:val="pt-BR"/>
            <w:rPrChange w:id="155" w:author="nphong" w:date="2008-09-22T09:00:00Z">
              <w:rPr>
                <w:sz w:val="28"/>
                <w:szCs w:val="28"/>
              </w:rPr>
            </w:rPrChange>
          </w:rPr>
          <w:t xml:space="preserve">ổng giá trị thiệt hại </w:t>
        </w:r>
      </w:ins>
      <w:r w:rsidRPr="00CC0260">
        <w:rPr>
          <w:rFonts w:ascii="Times New Roman" w:hAnsi="Times New Roman"/>
          <w:sz w:val="28"/>
          <w:szCs w:val="28"/>
          <w:lang w:val="pt-BR"/>
        </w:rPr>
        <w:t xml:space="preserve">ước tính </w:t>
      </w:r>
      <w:ins w:id="156" w:author="user" w:date="2008-09-20T11:18:00Z">
        <w:r w:rsidRPr="00CC0260">
          <w:rPr>
            <w:rFonts w:ascii="Times New Roman" w:hAnsi="Times New Roman"/>
            <w:sz w:val="28"/>
            <w:szCs w:val="28"/>
            <w:lang w:val="pt-BR"/>
            <w:rPrChange w:id="157" w:author="nphong" w:date="2008-09-22T09:00:00Z">
              <w:rPr>
                <w:sz w:val="28"/>
                <w:szCs w:val="28"/>
              </w:rPr>
            </w:rPrChange>
          </w:rPr>
          <w:t>2728 tỷ đồng</w:t>
        </w:r>
      </w:ins>
      <w:r w:rsidRPr="00CC0260">
        <w:rPr>
          <w:rFonts w:ascii="Times New Roman" w:hAnsi="Times New Roman"/>
          <w:sz w:val="28"/>
          <w:szCs w:val="28"/>
          <w:lang w:val="pt-BR"/>
        </w:rPr>
        <w:t xml:space="preserve"> (Lào Cai 953 tỷ đồng, Yên Bái 473 tỷ đồng)</w:t>
      </w:r>
      <w:ins w:id="158" w:author="user" w:date="2008-09-20T11:18:00Z">
        <w:r w:rsidRPr="00CC0260">
          <w:rPr>
            <w:rFonts w:ascii="Times New Roman" w:hAnsi="Times New Roman"/>
            <w:sz w:val="28"/>
            <w:szCs w:val="28"/>
            <w:lang w:val="pt-BR"/>
            <w:rPrChange w:id="159" w:author="nphong" w:date="2008-09-22T09:00:00Z">
              <w:rPr>
                <w:sz w:val="28"/>
                <w:szCs w:val="28"/>
              </w:rPr>
            </w:rPrChange>
          </w:rPr>
          <w:t xml:space="preserve">, </w:t>
        </w:r>
      </w:ins>
      <w:r w:rsidRPr="00CC0260">
        <w:rPr>
          <w:rFonts w:ascii="Times New Roman" w:hAnsi="Times New Roman"/>
          <w:sz w:val="28"/>
          <w:szCs w:val="28"/>
          <w:lang w:val="pt-BR"/>
        </w:rPr>
        <w:t>tăng</w:t>
      </w:r>
      <w:ins w:id="160" w:author="user" w:date="2008-09-20T11:18:00Z">
        <w:r w:rsidRPr="00CC0260">
          <w:rPr>
            <w:rFonts w:ascii="Times New Roman" w:hAnsi="Times New Roman"/>
            <w:sz w:val="28"/>
            <w:szCs w:val="28"/>
            <w:lang w:val="pt-BR"/>
            <w:rPrChange w:id="161" w:author="nphong" w:date="2008-09-22T09:00:00Z">
              <w:rPr>
                <w:sz w:val="28"/>
                <w:szCs w:val="28"/>
              </w:rPr>
            </w:rPrChange>
          </w:rPr>
          <w:t xml:space="preserve"> 192 tỷ đồng so với cùng k</w:t>
        </w:r>
      </w:ins>
      <w:r w:rsidRPr="00CC0260">
        <w:rPr>
          <w:rFonts w:ascii="Times New Roman" w:hAnsi="Times New Roman"/>
          <w:sz w:val="28"/>
          <w:szCs w:val="28"/>
          <w:lang w:val="pt-BR"/>
        </w:rPr>
        <w:t>ỳ</w:t>
      </w:r>
      <w:ins w:id="162" w:author="user" w:date="2008-09-20T11:18:00Z">
        <w:r w:rsidRPr="00CC0260">
          <w:rPr>
            <w:rFonts w:ascii="Times New Roman" w:hAnsi="Times New Roman"/>
            <w:sz w:val="28"/>
            <w:szCs w:val="28"/>
            <w:lang w:val="pt-BR"/>
            <w:rPrChange w:id="163" w:author="nphong" w:date="2008-09-22T09:00:00Z">
              <w:rPr>
                <w:sz w:val="28"/>
                <w:szCs w:val="28"/>
              </w:rPr>
            </w:rPrChange>
          </w:rPr>
          <w:t xml:space="preserve"> năm </w:t>
        </w:r>
      </w:ins>
      <w:r w:rsidRPr="00CC0260">
        <w:rPr>
          <w:rFonts w:ascii="Times New Roman" w:hAnsi="Times New Roman"/>
          <w:sz w:val="28"/>
          <w:szCs w:val="28"/>
          <w:lang w:val="pt-BR"/>
        </w:rPr>
        <w:t>trước.</w:t>
      </w:r>
      <w:ins w:id="164" w:author="user" w:date="2008-09-20T11:18:00Z">
        <w:r w:rsidRPr="00CC0260">
          <w:rPr>
            <w:rFonts w:ascii="Times New Roman" w:hAnsi="Times New Roman"/>
            <w:sz w:val="28"/>
            <w:szCs w:val="28"/>
            <w:lang w:val="pt-BR"/>
            <w:rPrChange w:id="165" w:author="nphong" w:date="2008-09-22T09:00:00Z">
              <w:rPr>
                <w:sz w:val="28"/>
                <w:szCs w:val="28"/>
              </w:rPr>
            </w:rPrChange>
          </w:rPr>
          <w:t xml:space="preserve"> </w:t>
        </w:r>
      </w:ins>
      <w:r w:rsidRPr="00CC0260">
        <w:rPr>
          <w:rFonts w:ascii="Times New Roman" w:hAnsi="Times New Roman"/>
          <w:sz w:val="28"/>
          <w:szCs w:val="28"/>
          <w:lang w:val="pt-BR"/>
        </w:rPr>
        <w:t>Để khắc phục hậu quả, l</w:t>
      </w:r>
      <w:ins w:id="166" w:author="user" w:date="2008-09-20T11:18:00Z">
        <w:r w:rsidRPr="00CC0260">
          <w:rPr>
            <w:rFonts w:ascii="Times New Roman" w:hAnsi="Times New Roman"/>
            <w:sz w:val="28"/>
            <w:szCs w:val="28"/>
            <w:lang w:val="pt-BR"/>
          </w:rPr>
          <w:t xml:space="preserve">ãnh đạo </w:t>
        </w:r>
      </w:ins>
      <w:r w:rsidRPr="00CC0260">
        <w:rPr>
          <w:rFonts w:ascii="Times New Roman" w:hAnsi="Times New Roman"/>
          <w:sz w:val="28"/>
          <w:szCs w:val="28"/>
          <w:lang w:val="pt-BR"/>
        </w:rPr>
        <w:t xml:space="preserve">các </w:t>
      </w:r>
      <w:ins w:id="167" w:author="user" w:date="2008-09-20T11:18:00Z">
        <w:r w:rsidRPr="00CC0260">
          <w:rPr>
            <w:rFonts w:ascii="Times New Roman" w:hAnsi="Times New Roman"/>
            <w:sz w:val="28"/>
            <w:szCs w:val="28"/>
            <w:lang w:val="pt-BR"/>
          </w:rPr>
          <w:t>địa phương đã khẩn trương triển khai công tác cứu trợ</w:t>
        </w:r>
      </w:ins>
      <w:r w:rsidRPr="00CC0260">
        <w:rPr>
          <w:rFonts w:ascii="Times New Roman" w:hAnsi="Times New Roman"/>
          <w:sz w:val="28"/>
          <w:szCs w:val="28"/>
          <w:lang w:val="pt-BR"/>
        </w:rPr>
        <w:t xml:space="preserve"> nhằm nhanh chóng ổn định đời sống và sản xuất của dân. Các hộ bị thiệt hại được trợ cấp 406 tỷ đồng và </w:t>
      </w:r>
      <w:ins w:id="168" w:author="user" w:date="2008-09-20T11:18:00Z">
        <w:r w:rsidRPr="00CC0260">
          <w:rPr>
            <w:rFonts w:ascii="Times New Roman" w:hAnsi="Times New Roman"/>
            <w:sz w:val="28"/>
            <w:szCs w:val="28"/>
            <w:lang w:val="pt-BR"/>
          </w:rPr>
          <w:t>913 tấn gạo cùng các nhu yếu phẩm cần thiết khác.</w:t>
        </w:r>
      </w:ins>
    </w:p>
    <w:p w14:paraId="66CB0989" w14:textId="77777777" w:rsidR="00312B9B" w:rsidRDefault="008607EE" w:rsidP="00DC10D4">
      <w:pPr>
        <w:spacing w:before="40" w:after="40" w:line="276" w:lineRule="auto"/>
        <w:ind w:firstLine="561"/>
        <w:jc w:val="both"/>
        <w:rPr>
          <w:rFonts w:ascii="Times New Roman" w:hAnsi="Times New Roman"/>
          <w:spacing w:val="-2"/>
          <w:sz w:val="28"/>
          <w:szCs w:val="28"/>
          <w:lang w:val="pt-BR"/>
        </w:rPr>
      </w:pPr>
      <w:r w:rsidRPr="003D5B8F">
        <w:rPr>
          <w:rFonts w:ascii="Times New Roman" w:hAnsi="Times New Roman"/>
          <w:b/>
          <w:bCs/>
          <w:i/>
          <w:iCs/>
          <w:spacing w:val="-2"/>
          <w:sz w:val="28"/>
          <w:szCs w:val="28"/>
          <w:lang w:val="pt-BR"/>
        </w:rPr>
        <w:t>Khái quát lại,</w:t>
      </w:r>
      <w:r w:rsidRPr="003D5B8F">
        <w:rPr>
          <w:rFonts w:ascii="Times New Roman" w:hAnsi="Times New Roman"/>
          <w:spacing w:val="-2"/>
          <w:sz w:val="28"/>
          <w:szCs w:val="28"/>
          <w:lang w:val="pt-BR"/>
        </w:rPr>
        <w:t xml:space="preserve"> kinh tế-xã hội nước ta 9 tháng năm 2008 tuy phải đối mặt với nhiều khó khăn, thách thức do những tác động bất lợi cả ở trong và ngoài nước nhưng nhờ sự lãnh đạo, </w:t>
      </w:r>
      <w:r w:rsidR="00F73528" w:rsidRPr="003D5B8F">
        <w:rPr>
          <w:rFonts w:ascii="Times New Roman" w:hAnsi="Times New Roman" w:hint="eastAsia"/>
          <w:spacing w:val="-2"/>
          <w:sz w:val="28"/>
          <w:szCs w:val="28"/>
          <w:lang w:val="pt-BR"/>
        </w:rPr>
        <w:t>đ</w:t>
      </w:r>
      <w:r w:rsidR="00F73528" w:rsidRPr="003D5B8F">
        <w:rPr>
          <w:rFonts w:ascii="Times New Roman" w:hAnsi="Times New Roman"/>
          <w:spacing w:val="-2"/>
          <w:sz w:val="28"/>
          <w:szCs w:val="28"/>
          <w:lang w:val="pt-BR"/>
        </w:rPr>
        <w:t>iều hành</w:t>
      </w:r>
      <w:r w:rsidRPr="003D5B8F">
        <w:rPr>
          <w:rFonts w:ascii="Times New Roman" w:hAnsi="Times New Roman"/>
          <w:spacing w:val="-2"/>
          <w:sz w:val="28"/>
          <w:szCs w:val="28"/>
          <w:lang w:val="pt-BR"/>
        </w:rPr>
        <w:t xml:space="preserve"> quyết liệt của Đảng, Chính phủ, sự nỗ lực cố gắng của các cấp, các ngành, </w:t>
      </w:r>
      <w:r w:rsidR="00312B9B">
        <w:rPr>
          <w:rFonts w:ascii="Times New Roman" w:hAnsi="Times New Roman"/>
          <w:spacing w:val="-2"/>
          <w:sz w:val="28"/>
          <w:szCs w:val="28"/>
          <w:lang w:val="pt-BR"/>
        </w:rPr>
        <w:t>c</w:t>
      </w:r>
      <w:r w:rsidR="00312B9B" w:rsidRPr="00312B9B">
        <w:rPr>
          <w:rFonts w:ascii="Times New Roman" w:hAnsi="Times New Roman"/>
          <w:spacing w:val="-2"/>
          <w:sz w:val="28"/>
          <w:szCs w:val="28"/>
          <w:lang w:val="pt-BR"/>
        </w:rPr>
        <w:t>ác</w:t>
      </w:r>
      <w:r w:rsidR="00312B9B">
        <w:rPr>
          <w:rFonts w:ascii="Times New Roman" w:hAnsi="Times New Roman"/>
          <w:spacing w:val="-2"/>
          <w:sz w:val="28"/>
          <w:szCs w:val="28"/>
          <w:lang w:val="pt-BR"/>
        </w:rPr>
        <w:t xml:space="preserve"> </w:t>
      </w:r>
      <w:r w:rsidR="00312B9B" w:rsidRPr="00312B9B">
        <w:rPr>
          <w:rFonts w:ascii="Times New Roman" w:hAnsi="Times New Roman" w:hint="eastAsia"/>
          <w:spacing w:val="-2"/>
          <w:sz w:val="28"/>
          <w:szCs w:val="28"/>
          <w:lang w:val="pt-BR"/>
        </w:rPr>
        <w:t>đ</w:t>
      </w:r>
      <w:r w:rsidR="00312B9B" w:rsidRPr="00312B9B">
        <w:rPr>
          <w:rFonts w:ascii="Times New Roman" w:hAnsi="Times New Roman"/>
          <w:spacing w:val="-2"/>
          <w:sz w:val="28"/>
          <w:szCs w:val="28"/>
          <w:lang w:val="pt-BR"/>
        </w:rPr>
        <w:t>ịa</w:t>
      </w:r>
      <w:r w:rsidR="00312B9B">
        <w:rPr>
          <w:rFonts w:ascii="Times New Roman" w:hAnsi="Times New Roman"/>
          <w:spacing w:val="-2"/>
          <w:sz w:val="28"/>
          <w:szCs w:val="28"/>
          <w:lang w:val="pt-BR"/>
        </w:rPr>
        <w:t xml:space="preserve"> ph</w:t>
      </w:r>
      <w:r w:rsidR="00312B9B" w:rsidRPr="00312B9B">
        <w:rPr>
          <w:rFonts w:ascii="Times New Roman" w:hAnsi="Times New Roman" w:hint="eastAsia"/>
          <w:spacing w:val="-2"/>
          <w:sz w:val="28"/>
          <w:szCs w:val="28"/>
          <w:lang w:val="pt-BR"/>
        </w:rPr>
        <w:t>ươ</w:t>
      </w:r>
      <w:r w:rsidR="00312B9B">
        <w:rPr>
          <w:rFonts w:ascii="Times New Roman" w:hAnsi="Times New Roman"/>
          <w:spacing w:val="-2"/>
          <w:sz w:val="28"/>
          <w:szCs w:val="28"/>
          <w:lang w:val="pt-BR"/>
        </w:rPr>
        <w:t>ng</w:t>
      </w:r>
      <w:r w:rsidRPr="003D5B8F">
        <w:rPr>
          <w:rFonts w:ascii="Times New Roman" w:hAnsi="Times New Roman"/>
          <w:spacing w:val="-2"/>
          <w:sz w:val="28"/>
          <w:szCs w:val="28"/>
          <w:lang w:val="pt-BR"/>
        </w:rPr>
        <w:t xml:space="preserve"> nên kinh tế phát triển ổn định</w:t>
      </w:r>
      <w:r w:rsidR="00312B9B">
        <w:rPr>
          <w:rFonts w:ascii="Times New Roman" w:hAnsi="Times New Roman"/>
          <w:spacing w:val="-2"/>
          <w:sz w:val="28"/>
          <w:szCs w:val="28"/>
          <w:lang w:val="pt-BR"/>
        </w:rPr>
        <w:t>.</w:t>
      </w:r>
      <w:r w:rsidRPr="003D5B8F">
        <w:rPr>
          <w:rFonts w:ascii="Times New Roman" w:hAnsi="Times New Roman"/>
          <w:spacing w:val="-2"/>
          <w:sz w:val="28"/>
          <w:szCs w:val="28"/>
          <w:lang w:val="pt-BR"/>
        </w:rPr>
        <w:t xml:space="preserve"> </w:t>
      </w:r>
      <w:r w:rsidR="00312B9B">
        <w:rPr>
          <w:rFonts w:ascii="Times New Roman" w:hAnsi="Times New Roman"/>
          <w:spacing w:val="-2"/>
          <w:sz w:val="28"/>
          <w:szCs w:val="28"/>
          <w:lang w:val="pt-BR"/>
        </w:rPr>
        <w:t>T</w:t>
      </w:r>
      <w:r w:rsidRPr="003D5B8F">
        <w:rPr>
          <w:rFonts w:ascii="Times New Roman" w:hAnsi="Times New Roman"/>
          <w:spacing w:val="-2"/>
          <w:sz w:val="28"/>
          <w:szCs w:val="28"/>
          <w:lang w:val="pt-BR"/>
        </w:rPr>
        <w:t xml:space="preserve">ổng sản phẩm trong nước tăng 6,52% so với 9 tháng năm 2007; thu ngân sách đạt tỷ lệ cao; sản xuất nông nghiệp được mùa; lạm phát đã </w:t>
      </w:r>
      <w:r w:rsidR="00F73528" w:rsidRPr="003D5B8F">
        <w:rPr>
          <w:rFonts w:ascii="Times New Roman" w:hAnsi="Times New Roman"/>
          <w:spacing w:val="-2"/>
          <w:sz w:val="28"/>
          <w:szCs w:val="28"/>
          <w:lang w:val="pt-BR"/>
        </w:rPr>
        <w:t xml:space="preserve">bắt </w:t>
      </w:r>
      <w:r w:rsidR="00F73528" w:rsidRPr="003D5B8F">
        <w:rPr>
          <w:rFonts w:ascii="Times New Roman" w:hAnsi="Times New Roman" w:hint="eastAsia"/>
          <w:spacing w:val="-2"/>
          <w:sz w:val="28"/>
          <w:szCs w:val="28"/>
          <w:lang w:val="pt-BR"/>
        </w:rPr>
        <w:t>đ</w:t>
      </w:r>
      <w:r w:rsidR="00F73528" w:rsidRPr="003D5B8F">
        <w:rPr>
          <w:rFonts w:ascii="Times New Roman" w:hAnsi="Times New Roman"/>
          <w:spacing w:val="-2"/>
          <w:sz w:val="28"/>
          <w:szCs w:val="28"/>
          <w:lang w:val="pt-BR"/>
        </w:rPr>
        <w:t xml:space="preserve">ầu </w:t>
      </w:r>
      <w:r w:rsidRPr="003D5B8F">
        <w:rPr>
          <w:rFonts w:ascii="Times New Roman" w:hAnsi="Times New Roman"/>
          <w:spacing w:val="-2"/>
          <w:sz w:val="28"/>
          <w:szCs w:val="28"/>
          <w:lang w:val="pt-BR"/>
        </w:rPr>
        <w:t>được kiềm chế; hoạt động thu hút vốn đầu tư trực tiếp nước ngoài và vốn ODA đạt được kết quả vượt trội; một số vấn đề xã hội đã được gi</w:t>
      </w:r>
      <w:r w:rsidR="00B13D2F" w:rsidRPr="003D5B8F">
        <w:rPr>
          <w:rFonts w:ascii="Times New Roman" w:hAnsi="Times New Roman"/>
          <w:spacing w:val="-2"/>
          <w:sz w:val="28"/>
          <w:szCs w:val="28"/>
          <w:lang w:val="pt-BR"/>
        </w:rPr>
        <w:t>ả</w:t>
      </w:r>
      <w:r w:rsidRPr="003D5B8F">
        <w:rPr>
          <w:rFonts w:ascii="Times New Roman" w:hAnsi="Times New Roman"/>
          <w:spacing w:val="-2"/>
          <w:sz w:val="28"/>
          <w:szCs w:val="28"/>
          <w:lang w:val="pt-BR"/>
        </w:rPr>
        <w:t>i quyết có kết quả, an sinh xã hội được bảo đảm. Kết quả đạt được trong 9 tháng vừa qua bước đầu đã khẳng định những giải pháp mà Chính phủ đã đề ra và chỉ đạo quyết liệt trong thời gian vừa qua là phù hợp với thực tế và đang phát huy tác dụng tích cực.</w:t>
      </w:r>
    </w:p>
    <w:p w14:paraId="1639B6B9" w14:textId="77777777" w:rsidR="008607EE" w:rsidRPr="00DC10D4" w:rsidRDefault="008607EE" w:rsidP="00DC10D4">
      <w:pPr>
        <w:spacing w:before="40" w:after="40" w:line="307" w:lineRule="auto"/>
        <w:ind w:firstLine="561"/>
        <w:jc w:val="both"/>
        <w:rPr>
          <w:rFonts w:ascii="Times New Roman" w:hAnsi="Times New Roman"/>
          <w:spacing w:val="4"/>
          <w:sz w:val="28"/>
          <w:szCs w:val="28"/>
          <w:lang w:val="pt-BR"/>
        </w:rPr>
      </w:pPr>
      <w:r w:rsidRPr="00DC10D4">
        <w:rPr>
          <w:rFonts w:ascii="Times New Roman" w:hAnsi="Times New Roman"/>
          <w:spacing w:val="4"/>
          <w:sz w:val="28"/>
          <w:szCs w:val="28"/>
          <w:lang w:val="pt-BR"/>
        </w:rPr>
        <w:t xml:space="preserve">Tuy nhiên, </w:t>
      </w:r>
      <w:r w:rsidR="00312B9B" w:rsidRPr="00DC10D4">
        <w:rPr>
          <w:rFonts w:ascii="Times New Roman" w:hAnsi="Times New Roman"/>
          <w:spacing w:val="4"/>
          <w:sz w:val="28"/>
          <w:szCs w:val="28"/>
          <w:lang w:val="pt-BR"/>
        </w:rPr>
        <w:t xml:space="preserve">tình hình </w:t>
      </w:r>
      <w:r w:rsidRPr="00DC10D4">
        <w:rPr>
          <w:rFonts w:ascii="Times New Roman" w:hAnsi="Times New Roman"/>
          <w:spacing w:val="4"/>
          <w:sz w:val="28"/>
          <w:szCs w:val="28"/>
          <w:lang w:val="pt-BR"/>
        </w:rPr>
        <w:t xml:space="preserve">kinh tế-xã hội những tháng cuối năm còn gặp nhiều khó khăn: </w:t>
      </w:r>
      <w:r w:rsidR="00F73528" w:rsidRPr="00DC10D4">
        <w:rPr>
          <w:rFonts w:ascii="Times New Roman" w:hAnsi="Times New Roman"/>
          <w:spacing w:val="4"/>
          <w:sz w:val="28"/>
          <w:szCs w:val="28"/>
          <w:lang w:val="pt-BR"/>
        </w:rPr>
        <w:t>T</w:t>
      </w:r>
      <w:r w:rsidRPr="00DC10D4">
        <w:rPr>
          <w:rFonts w:ascii="Times New Roman" w:hAnsi="Times New Roman"/>
          <w:spacing w:val="4"/>
          <w:sz w:val="28"/>
          <w:szCs w:val="28"/>
          <w:lang w:val="pt-BR"/>
        </w:rPr>
        <w:t xml:space="preserve">iến độ giải ngân các công trình, dự án chậm; nhập siêu </w:t>
      </w:r>
      <w:r w:rsidR="00F73528" w:rsidRPr="00DC10D4">
        <w:rPr>
          <w:rFonts w:ascii="Times New Roman" w:hAnsi="Times New Roman"/>
          <w:spacing w:val="4"/>
          <w:sz w:val="28"/>
          <w:szCs w:val="28"/>
          <w:lang w:val="pt-BR"/>
        </w:rPr>
        <w:t xml:space="preserve">tuy </w:t>
      </w:r>
      <w:r w:rsidR="00F73528" w:rsidRPr="00DC10D4">
        <w:rPr>
          <w:rFonts w:ascii="Times New Roman" w:hAnsi="Times New Roman" w:hint="eastAsia"/>
          <w:spacing w:val="4"/>
          <w:sz w:val="28"/>
          <w:szCs w:val="28"/>
          <w:lang w:val="pt-BR"/>
        </w:rPr>
        <w:t>đ</w:t>
      </w:r>
      <w:r w:rsidR="00F73528" w:rsidRPr="00DC10D4">
        <w:rPr>
          <w:rFonts w:ascii="Times New Roman" w:hAnsi="Times New Roman"/>
          <w:spacing w:val="4"/>
          <w:sz w:val="28"/>
          <w:szCs w:val="28"/>
          <w:lang w:val="pt-BR"/>
        </w:rPr>
        <w:t>ã giảm nh</w:t>
      </w:r>
      <w:r w:rsidR="00F73528" w:rsidRPr="00DC10D4">
        <w:rPr>
          <w:rFonts w:ascii="Times New Roman" w:hAnsi="Times New Roman" w:hint="eastAsia"/>
          <w:spacing w:val="4"/>
          <w:sz w:val="28"/>
          <w:szCs w:val="28"/>
          <w:lang w:val="pt-BR"/>
        </w:rPr>
        <w:t>ư</w:t>
      </w:r>
      <w:r w:rsidR="00F73528" w:rsidRPr="00DC10D4">
        <w:rPr>
          <w:rFonts w:ascii="Times New Roman" w:hAnsi="Times New Roman"/>
          <w:spacing w:val="4"/>
          <w:sz w:val="28"/>
          <w:szCs w:val="28"/>
          <w:lang w:val="pt-BR"/>
        </w:rPr>
        <w:t xml:space="preserve">ng </w:t>
      </w:r>
      <w:r w:rsidRPr="00DC10D4">
        <w:rPr>
          <w:rFonts w:ascii="Times New Roman" w:hAnsi="Times New Roman"/>
          <w:spacing w:val="4"/>
          <w:sz w:val="28"/>
          <w:szCs w:val="28"/>
          <w:lang w:val="pt-BR"/>
        </w:rPr>
        <w:t xml:space="preserve">vẫn còn lớn; giá cả trên thị trường thế giới biến động khó lường; giá cả nhiều mặt hàng tiêu dùng trong nước sau một thời gian liên tục tăng đến nay tuy chững lại nhưng đã ở mức cao, ảnh hưởng không nhỏ đến sản xuất và đời sống dân cư. Trong khi đó nhiệm vụ còn lại rất nặng nề. Muốn đạt mục tiêu </w:t>
      </w:r>
      <w:r w:rsidRPr="00DC10D4">
        <w:rPr>
          <w:rFonts w:ascii="Times New Roman" w:hAnsi="Times New Roman"/>
          <w:spacing w:val="2"/>
          <w:sz w:val="28"/>
          <w:szCs w:val="28"/>
          <w:lang w:val="pt-BR"/>
        </w:rPr>
        <w:t xml:space="preserve">Quốc hội đề ra cho cả năm 2008 với tốc độ tăng tổng sản phẩm trong nước 7% thì 3 tháng cuối năm phải tăng </w:t>
      </w:r>
      <w:r w:rsidR="00F73528" w:rsidRPr="00DC10D4">
        <w:rPr>
          <w:rFonts w:ascii="Times New Roman" w:hAnsi="Times New Roman"/>
          <w:spacing w:val="2"/>
          <w:sz w:val="28"/>
          <w:szCs w:val="28"/>
          <w:lang w:val="pt-BR"/>
        </w:rPr>
        <w:t xml:space="preserve">trên </w:t>
      </w:r>
      <w:r w:rsidRPr="00DC10D4">
        <w:rPr>
          <w:rFonts w:ascii="Times New Roman" w:hAnsi="Times New Roman"/>
          <w:spacing w:val="2"/>
          <w:sz w:val="28"/>
          <w:szCs w:val="28"/>
          <w:lang w:val="pt-BR"/>
        </w:rPr>
        <w:t>8%. Để thực hiện thắng lợi các mục tiêu phát triển kinh tế-xã hội năm 2008</w:t>
      </w:r>
      <w:r w:rsidR="00F73528" w:rsidRPr="00DC10D4">
        <w:rPr>
          <w:rFonts w:ascii="Times New Roman" w:hAnsi="Times New Roman"/>
          <w:spacing w:val="2"/>
          <w:sz w:val="28"/>
          <w:szCs w:val="28"/>
          <w:lang w:val="pt-BR"/>
        </w:rPr>
        <w:t>,</w:t>
      </w:r>
      <w:r w:rsidRPr="00DC10D4">
        <w:rPr>
          <w:rFonts w:ascii="Times New Roman" w:hAnsi="Times New Roman"/>
          <w:spacing w:val="2"/>
          <w:sz w:val="28"/>
          <w:szCs w:val="28"/>
          <w:lang w:val="pt-BR"/>
        </w:rPr>
        <w:t xml:space="preserve"> các cấp, các ngành và toàn bộ hệ thống chính trị phải tiếp tục thực hiện nghiêm chỉnh</w:t>
      </w:r>
      <w:r w:rsidR="00F73528" w:rsidRPr="00DC10D4">
        <w:rPr>
          <w:rFonts w:ascii="Times New Roman" w:hAnsi="Times New Roman"/>
          <w:spacing w:val="2"/>
          <w:sz w:val="28"/>
          <w:szCs w:val="28"/>
          <w:lang w:val="pt-BR"/>
        </w:rPr>
        <w:t>,</w:t>
      </w:r>
      <w:r w:rsidRPr="00DC10D4">
        <w:rPr>
          <w:rFonts w:ascii="Times New Roman" w:hAnsi="Times New Roman"/>
          <w:spacing w:val="2"/>
          <w:sz w:val="28"/>
          <w:szCs w:val="28"/>
          <w:lang w:val="pt-BR"/>
        </w:rPr>
        <w:t xml:space="preserve"> có hiệu quả</w:t>
      </w:r>
      <w:r w:rsidR="00F73528" w:rsidRPr="00DC10D4">
        <w:rPr>
          <w:rFonts w:ascii="Times New Roman" w:hAnsi="Times New Roman"/>
          <w:spacing w:val="2"/>
          <w:sz w:val="28"/>
          <w:szCs w:val="28"/>
          <w:lang w:val="pt-BR"/>
        </w:rPr>
        <w:t xml:space="preserve"> kết luận số 25-KL/TW</w:t>
      </w:r>
      <w:r w:rsidR="00F73528" w:rsidRPr="00DC10D4">
        <w:rPr>
          <w:rFonts w:ascii="Times New Roman" w:hAnsi="Times New Roman"/>
          <w:spacing w:val="4"/>
          <w:sz w:val="28"/>
          <w:szCs w:val="28"/>
          <w:lang w:val="pt-BR"/>
        </w:rPr>
        <w:t xml:space="preserve"> ngày 5/8 của Bộ Chính trị và</w:t>
      </w:r>
      <w:r w:rsidRPr="00DC10D4">
        <w:rPr>
          <w:rFonts w:ascii="Times New Roman" w:hAnsi="Times New Roman"/>
          <w:spacing w:val="4"/>
          <w:sz w:val="28"/>
          <w:szCs w:val="28"/>
          <w:lang w:val="pt-BR"/>
        </w:rPr>
        <w:t xml:space="preserve"> các giải pháp mà Chính phủ đã đề ra</w:t>
      </w:r>
      <w:r w:rsidR="00F73528" w:rsidRPr="00DC10D4">
        <w:rPr>
          <w:rFonts w:ascii="Times New Roman" w:hAnsi="Times New Roman"/>
          <w:spacing w:val="4"/>
          <w:sz w:val="28"/>
          <w:szCs w:val="28"/>
          <w:lang w:val="pt-BR"/>
        </w:rPr>
        <w:t>;</w:t>
      </w:r>
      <w:r w:rsidRPr="00DC10D4">
        <w:rPr>
          <w:rFonts w:ascii="Times New Roman" w:hAnsi="Times New Roman"/>
          <w:spacing w:val="4"/>
          <w:sz w:val="28"/>
          <w:szCs w:val="28"/>
          <w:lang w:val="pt-BR"/>
        </w:rPr>
        <w:t xml:space="preserve"> trong đó c</w:t>
      </w:r>
      <w:r w:rsidR="00F73528" w:rsidRPr="00DC10D4">
        <w:rPr>
          <w:rFonts w:ascii="Times New Roman" w:hAnsi="Times New Roman"/>
          <w:spacing w:val="4"/>
          <w:sz w:val="28"/>
          <w:szCs w:val="28"/>
          <w:lang w:val="pt-BR"/>
        </w:rPr>
        <w:t>ần chú trọng một số vấn đề sau:</w:t>
      </w:r>
    </w:p>
    <w:p w14:paraId="3F23848A" w14:textId="77777777" w:rsidR="008607EE" w:rsidRPr="00312B9B" w:rsidRDefault="008607EE" w:rsidP="00DC10D4">
      <w:pPr>
        <w:spacing w:before="40" w:after="40" w:line="307" w:lineRule="auto"/>
        <w:ind w:firstLine="561"/>
        <w:jc w:val="both"/>
        <w:rPr>
          <w:rFonts w:ascii="Times New Roman" w:hAnsi="Times New Roman"/>
          <w:sz w:val="28"/>
          <w:szCs w:val="28"/>
          <w:lang w:val="pt-BR"/>
        </w:rPr>
      </w:pPr>
      <w:r w:rsidRPr="003D5B8F">
        <w:rPr>
          <w:rFonts w:ascii="Times New Roman" w:hAnsi="Times New Roman"/>
          <w:i/>
          <w:sz w:val="28"/>
          <w:szCs w:val="28"/>
          <w:lang w:val="pt-BR"/>
        </w:rPr>
        <w:t>Một là,</w:t>
      </w:r>
      <w:r w:rsidRPr="003D5B8F">
        <w:rPr>
          <w:rFonts w:ascii="Times New Roman" w:hAnsi="Times New Roman"/>
          <w:sz w:val="28"/>
          <w:szCs w:val="28"/>
          <w:lang w:val="pt-BR"/>
        </w:rPr>
        <w:t xml:space="preserve"> chỉ số giá tiêu dùng đã có xu hướng giảm </w:t>
      </w:r>
      <w:r w:rsidR="00F73528" w:rsidRPr="003D5B8F">
        <w:rPr>
          <w:rFonts w:ascii="Times New Roman" w:hAnsi="Times New Roman"/>
          <w:sz w:val="28"/>
          <w:szCs w:val="28"/>
          <w:lang w:val="pt-BR"/>
        </w:rPr>
        <w:t xml:space="preserve">rõ rệt </w:t>
      </w:r>
      <w:r w:rsidRPr="003D5B8F">
        <w:rPr>
          <w:rFonts w:ascii="Times New Roman" w:hAnsi="Times New Roman"/>
          <w:sz w:val="28"/>
          <w:szCs w:val="28"/>
          <w:lang w:val="pt-BR"/>
        </w:rPr>
        <w:t>nhưng</w:t>
      </w:r>
      <w:r w:rsidR="00312B9B">
        <w:rPr>
          <w:rFonts w:ascii="Times New Roman" w:hAnsi="Times New Roman"/>
          <w:sz w:val="28"/>
          <w:szCs w:val="28"/>
          <w:lang w:val="pt-BR"/>
        </w:rPr>
        <w:t xml:space="preserve"> gi</w:t>
      </w:r>
      <w:r w:rsidR="00312B9B" w:rsidRPr="00312B9B">
        <w:rPr>
          <w:rFonts w:ascii="Times New Roman" w:hAnsi="Times New Roman"/>
          <w:sz w:val="28"/>
          <w:szCs w:val="28"/>
          <w:lang w:val="pt-BR"/>
        </w:rPr>
        <w:t>á</w:t>
      </w:r>
      <w:r w:rsidR="00312B9B">
        <w:rPr>
          <w:rFonts w:ascii="Times New Roman" w:hAnsi="Times New Roman"/>
          <w:sz w:val="28"/>
          <w:szCs w:val="28"/>
          <w:lang w:val="pt-BR"/>
        </w:rPr>
        <w:t xml:space="preserve"> c</w:t>
      </w:r>
      <w:r w:rsidR="00312B9B" w:rsidRPr="00312B9B">
        <w:rPr>
          <w:rFonts w:ascii="Times New Roman" w:hAnsi="Times New Roman"/>
          <w:sz w:val="28"/>
          <w:szCs w:val="28"/>
          <w:lang w:val="pt-BR"/>
        </w:rPr>
        <w:t>ả</w:t>
      </w:r>
      <w:r w:rsidRPr="003D5B8F">
        <w:rPr>
          <w:rFonts w:ascii="Times New Roman" w:hAnsi="Times New Roman"/>
          <w:sz w:val="28"/>
          <w:szCs w:val="28"/>
          <w:lang w:val="pt-BR"/>
        </w:rPr>
        <w:t xml:space="preserve"> đã ở mức cao</w:t>
      </w:r>
      <w:r w:rsidR="00312B9B">
        <w:rPr>
          <w:rFonts w:ascii="Times New Roman" w:hAnsi="Times New Roman"/>
          <w:sz w:val="28"/>
          <w:szCs w:val="28"/>
          <w:lang w:val="pt-BR"/>
        </w:rPr>
        <w:t xml:space="preserve"> v</w:t>
      </w:r>
      <w:r w:rsidR="00312B9B" w:rsidRPr="00312B9B">
        <w:rPr>
          <w:rFonts w:ascii="Times New Roman" w:hAnsi="Times New Roman"/>
          <w:sz w:val="28"/>
          <w:szCs w:val="28"/>
          <w:lang w:val="pt-BR"/>
        </w:rPr>
        <w:t>à</w:t>
      </w:r>
      <w:r w:rsidR="00312B9B">
        <w:rPr>
          <w:rFonts w:ascii="Times New Roman" w:hAnsi="Times New Roman"/>
          <w:sz w:val="28"/>
          <w:szCs w:val="28"/>
          <w:lang w:val="pt-BR"/>
        </w:rPr>
        <w:t xml:space="preserve"> nh</w:t>
      </w:r>
      <w:r w:rsidR="00312B9B" w:rsidRPr="00312B9B">
        <w:rPr>
          <w:rFonts w:ascii="Times New Roman" w:hAnsi="Times New Roman"/>
          <w:sz w:val="28"/>
          <w:szCs w:val="28"/>
          <w:lang w:val="pt-BR"/>
        </w:rPr>
        <w:t>ữn</w:t>
      </w:r>
      <w:r w:rsidR="00312B9B">
        <w:rPr>
          <w:rFonts w:ascii="Times New Roman" w:hAnsi="Times New Roman"/>
          <w:sz w:val="28"/>
          <w:szCs w:val="28"/>
          <w:lang w:val="pt-BR"/>
        </w:rPr>
        <w:t>g th</w:t>
      </w:r>
      <w:r w:rsidR="00312B9B" w:rsidRPr="00312B9B">
        <w:rPr>
          <w:rFonts w:ascii="Times New Roman" w:hAnsi="Times New Roman"/>
          <w:sz w:val="28"/>
          <w:szCs w:val="28"/>
          <w:lang w:val="pt-BR"/>
        </w:rPr>
        <w:t>án</w:t>
      </w:r>
      <w:r w:rsidR="00312B9B">
        <w:rPr>
          <w:rFonts w:ascii="Times New Roman" w:hAnsi="Times New Roman"/>
          <w:sz w:val="28"/>
          <w:szCs w:val="28"/>
          <w:lang w:val="pt-BR"/>
        </w:rPr>
        <w:t>g cu</w:t>
      </w:r>
      <w:r w:rsidR="00312B9B" w:rsidRPr="00312B9B">
        <w:rPr>
          <w:rFonts w:ascii="Times New Roman" w:hAnsi="Times New Roman"/>
          <w:sz w:val="28"/>
          <w:szCs w:val="28"/>
          <w:lang w:val="pt-BR"/>
        </w:rPr>
        <w:t>ối</w:t>
      </w:r>
      <w:r w:rsidR="00312B9B">
        <w:rPr>
          <w:rFonts w:ascii="Times New Roman" w:hAnsi="Times New Roman"/>
          <w:sz w:val="28"/>
          <w:szCs w:val="28"/>
          <w:lang w:val="pt-BR"/>
        </w:rPr>
        <w:t xml:space="preserve"> n</w:t>
      </w:r>
      <w:r w:rsidR="00312B9B" w:rsidRPr="00312B9B">
        <w:rPr>
          <w:rFonts w:ascii="Times New Roman" w:hAnsi="Times New Roman" w:hint="eastAsia"/>
          <w:sz w:val="28"/>
          <w:szCs w:val="28"/>
          <w:lang w:val="pt-BR"/>
        </w:rPr>
        <w:t>ă</w:t>
      </w:r>
      <w:r w:rsidR="00312B9B">
        <w:rPr>
          <w:rFonts w:ascii="Times New Roman" w:hAnsi="Times New Roman"/>
          <w:sz w:val="28"/>
          <w:szCs w:val="28"/>
          <w:lang w:val="pt-BR"/>
        </w:rPr>
        <w:t>m v</w:t>
      </w:r>
      <w:r w:rsidR="00312B9B" w:rsidRPr="00312B9B">
        <w:rPr>
          <w:rFonts w:ascii="Times New Roman" w:hAnsi="Times New Roman"/>
          <w:sz w:val="28"/>
          <w:szCs w:val="28"/>
          <w:lang w:val="pt-BR"/>
        </w:rPr>
        <w:t>ẫ</w:t>
      </w:r>
      <w:r w:rsidR="00312B9B">
        <w:rPr>
          <w:rFonts w:ascii="Times New Roman" w:hAnsi="Times New Roman"/>
          <w:sz w:val="28"/>
          <w:szCs w:val="28"/>
          <w:lang w:val="pt-BR"/>
        </w:rPr>
        <w:t>n ti</w:t>
      </w:r>
      <w:r w:rsidR="00312B9B" w:rsidRPr="00312B9B">
        <w:rPr>
          <w:rFonts w:ascii="Times New Roman" w:hAnsi="Times New Roman"/>
          <w:sz w:val="28"/>
          <w:szCs w:val="28"/>
          <w:lang w:val="pt-BR"/>
        </w:rPr>
        <w:t>ềm</w:t>
      </w:r>
      <w:r w:rsidR="00312B9B">
        <w:rPr>
          <w:rFonts w:ascii="Times New Roman" w:hAnsi="Times New Roman"/>
          <w:sz w:val="28"/>
          <w:szCs w:val="28"/>
          <w:lang w:val="pt-BR"/>
        </w:rPr>
        <w:t xml:space="preserve"> </w:t>
      </w:r>
      <w:r w:rsidR="00312B9B" w:rsidRPr="00312B9B">
        <w:rPr>
          <w:rFonts w:ascii="Times New Roman" w:hAnsi="Times New Roman"/>
          <w:sz w:val="28"/>
          <w:szCs w:val="28"/>
          <w:lang w:val="pt-BR"/>
        </w:rPr>
        <w:t>ẩ</w:t>
      </w:r>
      <w:r w:rsidR="00312B9B">
        <w:rPr>
          <w:rFonts w:ascii="Times New Roman" w:hAnsi="Times New Roman"/>
          <w:sz w:val="28"/>
          <w:szCs w:val="28"/>
          <w:lang w:val="pt-BR"/>
        </w:rPr>
        <w:t>n nguy c</w:t>
      </w:r>
      <w:r w:rsidR="00312B9B" w:rsidRPr="00312B9B">
        <w:rPr>
          <w:rFonts w:ascii="Times New Roman" w:hAnsi="Times New Roman" w:hint="eastAsia"/>
          <w:sz w:val="28"/>
          <w:szCs w:val="28"/>
          <w:lang w:val="pt-BR"/>
        </w:rPr>
        <w:t>ơ</w:t>
      </w:r>
      <w:r w:rsidR="00312B9B">
        <w:rPr>
          <w:rFonts w:ascii="Times New Roman" w:hAnsi="Times New Roman"/>
          <w:sz w:val="28"/>
          <w:szCs w:val="28"/>
          <w:lang w:val="pt-BR"/>
        </w:rPr>
        <w:t xml:space="preserve"> t</w:t>
      </w:r>
      <w:r w:rsidR="00312B9B" w:rsidRPr="00312B9B">
        <w:rPr>
          <w:rFonts w:ascii="Times New Roman" w:hAnsi="Times New Roman" w:hint="eastAsia"/>
          <w:sz w:val="28"/>
          <w:szCs w:val="28"/>
          <w:lang w:val="pt-BR"/>
        </w:rPr>
        <w:t>ă</w:t>
      </w:r>
      <w:r w:rsidR="00312B9B">
        <w:rPr>
          <w:rFonts w:ascii="Times New Roman" w:hAnsi="Times New Roman"/>
          <w:sz w:val="28"/>
          <w:szCs w:val="28"/>
          <w:lang w:val="pt-BR"/>
        </w:rPr>
        <w:t>ng gi</w:t>
      </w:r>
      <w:r w:rsidR="00312B9B" w:rsidRPr="00312B9B">
        <w:rPr>
          <w:rFonts w:ascii="Times New Roman" w:hAnsi="Times New Roman"/>
          <w:sz w:val="28"/>
          <w:szCs w:val="28"/>
          <w:lang w:val="pt-BR"/>
        </w:rPr>
        <w:t>á</w:t>
      </w:r>
      <w:r w:rsidR="00312B9B">
        <w:rPr>
          <w:rFonts w:ascii="Times New Roman" w:hAnsi="Times New Roman"/>
          <w:sz w:val="28"/>
          <w:szCs w:val="28"/>
          <w:lang w:val="pt-BR"/>
        </w:rPr>
        <w:t xml:space="preserve"> tr</w:t>
      </w:r>
      <w:r w:rsidR="00312B9B" w:rsidRPr="00312B9B">
        <w:rPr>
          <w:rFonts w:ascii="Times New Roman" w:hAnsi="Times New Roman"/>
          <w:sz w:val="28"/>
          <w:szCs w:val="28"/>
          <w:lang w:val="pt-BR"/>
        </w:rPr>
        <w:t>ở</w:t>
      </w:r>
      <w:r w:rsidR="00312B9B">
        <w:rPr>
          <w:rFonts w:ascii="Times New Roman" w:hAnsi="Times New Roman"/>
          <w:sz w:val="28"/>
          <w:szCs w:val="28"/>
          <w:lang w:val="pt-BR"/>
        </w:rPr>
        <w:t xml:space="preserve"> l</w:t>
      </w:r>
      <w:r w:rsidR="00312B9B" w:rsidRPr="00312B9B">
        <w:rPr>
          <w:rFonts w:ascii="Times New Roman" w:hAnsi="Times New Roman"/>
          <w:sz w:val="28"/>
          <w:szCs w:val="28"/>
          <w:lang w:val="pt-BR"/>
        </w:rPr>
        <w:t>ại</w:t>
      </w:r>
      <w:r w:rsidR="00312B9B">
        <w:rPr>
          <w:rFonts w:ascii="Times New Roman" w:hAnsi="Times New Roman"/>
          <w:sz w:val="28"/>
          <w:szCs w:val="28"/>
          <w:lang w:val="pt-BR"/>
        </w:rPr>
        <w:t>.</w:t>
      </w:r>
      <w:r w:rsidRPr="003D5B8F">
        <w:rPr>
          <w:rFonts w:ascii="Times New Roman" w:hAnsi="Times New Roman"/>
          <w:sz w:val="28"/>
          <w:szCs w:val="28"/>
          <w:lang w:val="pt-BR"/>
        </w:rPr>
        <w:t xml:space="preserve"> </w:t>
      </w:r>
      <w:r w:rsidR="00312B9B">
        <w:rPr>
          <w:rFonts w:ascii="Times New Roman" w:hAnsi="Times New Roman"/>
          <w:sz w:val="28"/>
          <w:szCs w:val="28"/>
          <w:lang w:val="pt-BR"/>
        </w:rPr>
        <w:t>D</w:t>
      </w:r>
      <w:r w:rsidRPr="003D5B8F">
        <w:rPr>
          <w:rFonts w:ascii="Times New Roman" w:hAnsi="Times New Roman"/>
          <w:sz w:val="28"/>
          <w:szCs w:val="28"/>
          <w:lang w:val="pt-BR"/>
        </w:rPr>
        <w:t xml:space="preserve">o đó kiềm chế lạm phát vẫn phải được ưu tiên hàng đầu. </w:t>
      </w:r>
      <w:r w:rsidR="00F73528" w:rsidRPr="003D5B8F">
        <w:rPr>
          <w:rFonts w:ascii="Times New Roman" w:hAnsi="Times New Roman"/>
          <w:sz w:val="28"/>
          <w:szCs w:val="28"/>
          <w:lang w:val="pt-BR"/>
        </w:rPr>
        <w:t>Cần có c</w:t>
      </w:r>
      <w:r w:rsidR="00F73528" w:rsidRPr="003D5B8F">
        <w:rPr>
          <w:rFonts w:ascii="Times New Roman" w:hAnsi="Times New Roman" w:hint="eastAsia"/>
          <w:sz w:val="28"/>
          <w:szCs w:val="28"/>
          <w:lang w:val="pt-BR"/>
        </w:rPr>
        <w:t>ơ</w:t>
      </w:r>
      <w:r w:rsidR="00F73528" w:rsidRPr="003D5B8F">
        <w:rPr>
          <w:rFonts w:ascii="Times New Roman" w:hAnsi="Times New Roman"/>
          <w:sz w:val="28"/>
          <w:szCs w:val="28"/>
          <w:lang w:val="pt-BR"/>
        </w:rPr>
        <w:t xml:space="preserve"> chế tạo quỹ hàng hoá d</w:t>
      </w:r>
      <w:r w:rsidR="00312B9B" w:rsidRPr="00312B9B">
        <w:rPr>
          <w:rFonts w:ascii="Times New Roman" w:hAnsi="Times New Roman"/>
          <w:sz w:val="28"/>
          <w:szCs w:val="28"/>
          <w:lang w:val="pt-BR"/>
        </w:rPr>
        <w:t>ự</w:t>
      </w:r>
      <w:r w:rsidR="00F73528" w:rsidRPr="003D5B8F">
        <w:rPr>
          <w:rFonts w:ascii="Times New Roman" w:hAnsi="Times New Roman"/>
          <w:sz w:val="28"/>
          <w:szCs w:val="28"/>
          <w:lang w:val="pt-BR"/>
        </w:rPr>
        <w:t xml:space="preserve"> trữ </w:t>
      </w:r>
      <w:r w:rsidR="00F73528" w:rsidRPr="003D5B8F">
        <w:rPr>
          <w:rFonts w:ascii="Times New Roman" w:hAnsi="Times New Roman" w:hint="eastAsia"/>
          <w:sz w:val="28"/>
          <w:szCs w:val="28"/>
          <w:lang w:val="pt-BR"/>
        </w:rPr>
        <w:t>đ</w:t>
      </w:r>
      <w:r w:rsidR="00F73528" w:rsidRPr="003D5B8F">
        <w:rPr>
          <w:rFonts w:ascii="Times New Roman" w:hAnsi="Times New Roman"/>
          <w:sz w:val="28"/>
          <w:szCs w:val="28"/>
          <w:lang w:val="pt-BR"/>
        </w:rPr>
        <w:t xml:space="preserve">ối với các mặt hàng thiết yếu </w:t>
      </w:r>
      <w:r w:rsidR="00F73528" w:rsidRPr="003D5B8F">
        <w:rPr>
          <w:rFonts w:ascii="Times New Roman" w:hAnsi="Times New Roman" w:hint="eastAsia"/>
          <w:sz w:val="28"/>
          <w:szCs w:val="28"/>
          <w:lang w:val="pt-BR"/>
        </w:rPr>
        <w:t>đ</w:t>
      </w:r>
      <w:r w:rsidR="00F73528" w:rsidRPr="003D5B8F">
        <w:rPr>
          <w:rFonts w:ascii="Times New Roman" w:hAnsi="Times New Roman"/>
          <w:sz w:val="28"/>
          <w:szCs w:val="28"/>
          <w:lang w:val="pt-BR"/>
        </w:rPr>
        <w:t xml:space="preserve">ể kịp thời phục vụ trong những tháng </w:t>
      </w:r>
      <w:r w:rsidR="00312B9B" w:rsidRPr="00312B9B">
        <w:rPr>
          <w:rFonts w:ascii="Times New Roman" w:hAnsi="Times New Roman"/>
          <w:sz w:val="28"/>
          <w:szCs w:val="28"/>
          <w:lang w:val="pt-BR"/>
        </w:rPr>
        <w:t>áp</w:t>
      </w:r>
      <w:r w:rsidR="00312B9B">
        <w:rPr>
          <w:rFonts w:ascii="Times New Roman" w:hAnsi="Times New Roman"/>
          <w:sz w:val="28"/>
          <w:szCs w:val="28"/>
          <w:lang w:val="pt-BR"/>
        </w:rPr>
        <w:t xml:space="preserve"> T</w:t>
      </w:r>
      <w:r w:rsidR="00312B9B" w:rsidRPr="00312B9B">
        <w:rPr>
          <w:rFonts w:ascii="Times New Roman" w:hAnsi="Times New Roman"/>
          <w:sz w:val="28"/>
          <w:szCs w:val="28"/>
          <w:lang w:val="pt-BR"/>
        </w:rPr>
        <w:t>ết</w:t>
      </w:r>
      <w:r w:rsidR="00312B9B">
        <w:rPr>
          <w:rFonts w:ascii="Times New Roman" w:hAnsi="Times New Roman"/>
          <w:sz w:val="28"/>
          <w:szCs w:val="28"/>
          <w:lang w:val="pt-BR"/>
        </w:rPr>
        <w:t xml:space="preserve"> </w:t>
      </w:r>
      <w:r w:rsidR="00F73528" w:rsidRPr="003D5B8F">
        <w:rPr>
          <w:rFonts w:ascii="Times New Roman" w:hAnsi="Times New Roman"/>
          <w:sz w:val="28"/>
          <w:szCs w:val="28"/>
          <w:lang w:val="pt-BR"/>
        </w:rPr>
        <w:t xml:space="preserve">có </w:t>
      </w:r>
      <w:r w:rsidR="00F73528" w:rsidRPr="003D5B8F">
        <w:rPr>
          <w:rFonts w:ascii="Times New Roman" w:hAnsi="Times New Roman" w:hint="eastAsia"/>
          <w:sz w:val="28"/>
          <w:szCs w:val="28"/>
          <w:lang w:val="pt-BR"/>
        </w:rPr>
        <w:t>đ</w:t>
      </w:r>
      <w:r w:rsidR="00F73528" w:rsidRPr="003D5B8F">
        <w:rPr>
          <w:rFonts w:ascii="Times New Roman" w:hAnsi="Times New Roman"/>
          <w:sz w:val="28"/>
          <w:szCs w:val="28"/>
          <w:lang w:val="pt-BR"/>
        </w:rPr>
        <w:t>ột biết lớn về cung-cầu</w:t>
      </w:r>
      <w:r w:rsidR="00312B9B">
        <w:rPr>
          <w:rFonts w:ascii="Times New Roman" w:hAnsi="Times New Roman"/>
          <w:sz w:val="28"/>
          <w:szCs w:val="28"/>
          <w:lang w:val="pt-BR"/>
        </w:rPr>
        <w:t xml:space="preserve"> h</w:t>
      </w:r>
      <w:r w:rsidR="00312B9B" w:rsidRPr="00312B9B">
        <w:rPr>
          <w:rFonts w:ascii="Times New Roman" w:hAnsi="Times New Roman"/>
          <w:sz w:val="28"/>
          <w:szCs w:val="28"/>
          <w:lang w:val="pt-BR"/>
        </w:rPr>
        <w:t>à</w:t>
      </w:r>
      <w:r w:rsidR="00312B9B">
        <w:rPr>
          <w:rFonts w:ascii="Times New Roman" w:hAnsi="Times New Roman"/>
          <w:sz w:val="28"/>
          <w:szCs w:val="28"/>
          <w:lang w:val="pt-BR"/>
        </w:rPr>
        <w:t>ng ho</w:t>
      </w:r>
      <w:r w:rsidR="00312B9B" w:rsidRPr="00312B9B">
        <w:rPr>
          <w:rFonts w:ascii="Times New Roman" w:hAnsi="Times New Roman"/>
          <w:sz w:val="28"/>
          <w:szCs w:val="28"/>
          <w:lang w:val="pt-BR"/>
        </w:rPr>
        <w:t>á</w:t>
      </w:r>
      <w:r w:rsidR="00312B9B">
        <w:rPr>
          <w:rFonts w:ascii="Times New Roman" w:hAnsi="Times New Roman"/>
          <w:sz w:val="28"/>
          <w:szCs w:val="28"/>
          <w:lang w:val="pt-BR"/>
        </w:rPr>
        <w:t>, d</w:t>
      </w:r>
      <w:r w:rsidR="00312B9B" w:rsidRPr="00312B9B">
        <w:rPr>
          <w:rFonts w:ascii="Times New Roman" w:hAnsi="Times New Roman"/>
          <w:sz w:val="28"/>
          <w:szCs w:val="28"/>
          <w:lang w:val="pt-BR"/>
        </w:rPr>
        <w:t>ịch</w:t>
      </w:r>
      <w:r w:rsidR="00312B9B">
        <w:rPr>
          <w:rFonts w:ascii="Times New Roman" w:hAnsi="Times New Roman"/>
          <w:sz w:val="28"/>
          <w:szCs w:val="28"/>
          <w:lang w:val="pt-BR"/>
        </w:rPr>
        <w:t xml:space="preserve"> v</w:t>
      </w:r>
      <w:r w:rsidR="00312B9B" w:rsidRPr="00312B9B">
        <w:rPr>
          <w:rFonts w:ascii="Times New Roman" w:hAnsi="Times New Roman"/>
          <w:sz w:val="28"/>
          <w:szCs w:val="28"/>
          <w:lang w:val="pt-BR"/>
        </w:rPr>
        <w:t>ụ</w:t>
      </w:r>
      <w:r w:rsidR="00312B9B">
        <w:rPr>
          <w:rFonts w:ascii="Times New Roman" w:hAnsi="Times New Roman"/>
          <w:sz w:val="28"/>
          <w:szCs w:val="28"/>
          <w:lang w:val="pt-BR"/>
        </w:rPr>
        <w:t>.</w:t>
      </w:r>
    </w:p>
    <w:p w14:paraId="50A077DA" w14:textId="77777777" w:rsidR="008607EE" w:rsidRPr="003D5B8F" w:rsidRDefault="008607EE" w:rsidP="00DC10D4">
      <w:pPr>
        <w:spacing w:before="40" w:after="40" w:line="307" w:lineRule="auto"/>
        <w:ind w:firstLine="561"/>
        <w:jc w:val="both"/>
        <w:rPr>
          <w:rFonts w:ascii="Times New Roman" w:hAnsi="Times New Roman"/>
          <w:sz w:val="28"/>
          <w:szCs w:val="28"/>
          <w:lang w:val="pt-BR"/>
        </w:rPr>
      </w:pPr>
      <w:r w:rsidRPr="003D5B8F">
        <w:rPr>
          <w:rFonts w:ascii="Times New Roman" w:hAnsi="Times New Roman"/>
          <w:i/>
          <w:sz w:val="28"/>
          <w:szCs w:val="28"/>
          <w:lang w:val="pt-BR"/>
        </w:rPr>
        <w:t>Hai là,</w:t>
      </w:r>
      <w:r w:rsidRPr="003D5B8F">
        <w:rPr>
          <w:rFonts w:ascii="Times New Roman" w:hAnsi="Times New Roman"/>
          <w:sz w:val="28"/>
          <w:szCs w:val="28"/>
          <w:lang w:val="pt-BR"/>
        </w:rPr>
        <w:t xml:space="preserve"> tiếp tục đẩy mạnh sản xuất nhằm phát triển nguồn hàng cho tiêu dùng trong nước và xuất khẩu; tăng cường sản xuất sản phẩm công nghiệp có giá trị tăng thêm cao</w:t>
      </w:r>
      <w:r w:rsidR="00F73528" w:rsidRPr="003D5B8F">
        <w:rPr>
          <w:rFonts w:ascii="Times New Roman" w:hAnsi="Times New Roman"/>
          <w:sz w:val="28"/>
          <w:szCs w:val="28"/>
          <w:lang w:val="pt-BR"/>
        </w:rPr>
        <w:t xml:space="preserve"> và c</w:t>
      </w:r>
      <w:r w:rsidR="003D5B8F" w:rsidRPr="003D5B8F">
        <w:rPr>
          <w:rFonts w:ascii="Times New Roman" w:hAnsi="Times New Roman"/>
          <w:sz w:val="28"/>
          <w:szCs w:val="28"/>
          <w:lang w:val="pt-BR"/>
        </w:rPr>
        <w:t>ác</w:t>
      </w:r>
      <w:r w:rsidR="00F73528" w:rsidRPr="003D5B8F">
        <w:rPr>
          <w:rFonts w:ascii="Times New Roman" w:hAnsi="Times New Roman"/>
          <w:sz w:val="28"/>
          <w:szCs w:val="28"/>
          <w:lang w:val="pt-BR"/>
        </w:rPr>
        <w:t xml:space="preserve"> mặt hàng ta </w:t>
      </w:r>
      <w:r w:rsidR="00F73528" w:rsidRPr="003D5B8F">
        <w:rPr>
          <w:rFonts w:ascii="Times New Roman" w:hAnsi="Times New Roman" w:hint="eastAsia"/>
          <w:sz w:val="28"/>
          <w:szCs w:val="28"/>
          <w:lang w:val="pt-BR"/>
        </w:rPr>
        <w:t>đ</w:t>
      </w:r>
      <w:r w:rsidR="00F73528" w:rsidRPr="003D5B8F">
        <w:rPr>
          <w:rFonts w:ascii="Times New Roman" w:hAnsi="Times New Roman"/>
          <w:sz w:val="28"/>
          <w:szCs w:val="28"/>
          <w:lang w:val="pt-BR"/>
        </w:rPr>
        <w:t>ang có thế mạnh</w:t>
      </w:r>
      <w:r w:rsidRPr="003D5B8F">
        <w:rPr>
          <w:rFonts w:ascii="Times New Roman" w:hAnsi="Times New Roman"/>
          <w:sz w:val="28"/>
          <w:szCs w:val="28"/>
          <w:lang w:val="pt-BR"/>
        </w:rPr>
        <w:t>; tập trung</w:t>
      </w:r>
      <w:r w:rsidR="00F73528" w:rsidRPr="003D5B8F">
        <w:rPr>
          <w:rFonts w:ascii="Times New Roman" w:hAnsi="Times New Roman"/>
          <w:sz w:val="28"/>
          <w:szCs w:val="28"/>
          <w:lang w:val="pt-BR"/>
        </w:rPr>
        <w:t xml:space="preserve"> thực hiện bằng </w:t>
      </w:r>
      <w:r w:rsidR="00F73528" w:rsidRPr="003D5B8F">
        <w:rPr>
          <w:rFonts w:ascii="Times New Roman" w:hAnsi="Times New Roman" w:hint="eastAsia"/>
          <w:sz w:val="28"/>
          <w:szCs w:val="28"/>
          <w:lang w:val="pt-BR"/>
        </w:rPr>
        <w:t>đư</w:t>
      </w:r>
      <w:r w:rsidR="00F73528" w:rsidRPr="003D5B8F">
        <w:rPr>
          <w:rFonts w:ascii="Times New Roman" w:hAnsi="Times New Roman"/>
          <w:sz w:val="28"/>
          <w:szCs w:val="28"/>
          <w:lang w:val="pt-BR"/>
        </w:rPr>
        <w:t>ợc chỉ tiêu</w:t>
      </w:r>
      <w:r w:rsidRPr="003D5B8F">
        <w:rPr>
          <w:rFonts w:ascii="Times New Roman" w:hAnsi="Times New Roman"/>
          <w:sz w:val="28"/>
          <w:szCs w:val="28"/>
          <w:lang w:val="pt-BR"/>
        </w:rPr>
        <w:t xml:space="preserve"> khai thác </w:t>
      </w:r>
      <w:r w:rsidR="00F73528" w:rsidRPr="003D5B8F">
        <w:rPr>
          <w:rFonts w:ascii="Times New Roman" w:hAnsi="Times New Roman"/>
          <w:sz w:val="28"/>
          <w:szCs w:val="28"/>
          <w:lang w:val="pt-BR"/>
        </w:rPr>
        <w:t xml:space="preserve">16 triệu tấn dầu </w:t>
      </w:r>
      <w:r w:rsidRPr="003D5B8F">
        <w:rPr>
          <w:rFonts w:ascii="Times New Roman" w:hAnsi="Times New Roman"/>
          <w:sz w:val="28"/>
          <w:szCs w:val="28"/>
          <w:lang w:val="pt-BR"/>
        </w:rPr>
        <w:t>khí; không ngừng nâng cao chất lượng sản phẩm để tăng khả năng cạnh tranh của hàng hoá trên thị trường thế giới; giám sát chặt chẽ cơ cấu hàng xuất, nhập khẩu</w:t>
      </w:r>
      <w:r w:rsidR="00F73528" w:rsidRPr="003D5B8F">
        <w:rPr>
          <w:rFonts w:ascii="Times New Roman" w:hAnsi="Times New Roman"/>
          <w:sz w:val="28"/>
          <w:szCs w:val="28"/>
          <w:lang w:val="pt-BR"/>
        </w:rPr>
        <w:t xml:space="preserve">, tiếp tục hạn chế nhập khẩu những mặt hàng không thiết yếu, </w:t>
      </w:r>
      <w:r w:rsidRPr="003D5B8F">
        <w:rPr>
          <w:rFonts w:ascii="Times New Roman" w:hAnsi="Times New Roman"/>
          <w:sz w:val="28"/>
          <w:szCs w:val="28"/>
          <w:lang w:val="pt-BR"/>
        </w:rPr>
        <w:t>tăng cường khai thác mở rộng thị trường xuất khẩu, đặc biệt xuất khẩu gạo</w:t>
      </w:r>
      <w:r w:rsidR="00F73528" w:rsidRPr="003D5B8F">
        <w:rPr>
          <w:rFonts w:ascii="Times New Roman" w:hAnsi="Times New Roman"/>
          <w:sz w:val="28"/>
          <w:szCs w:val="28"/>
          <w:lang w:val="pt-BR"/>
        </w:rPr>
        <w:t xml:space="preserve"> và các loại nông, </w:t>
      </w:r>
      <w:r w:rsidR="00312B9B">
        <w:rPr>
          <w:rFonts w:ascii="Times New Roman" w:hAnsi="Times New Roman"/>
          <w:sz w:val="28"/>
          <w:szCs w:val="28"/>
          <w:lang w:val="pt-BR"/>
        </w:rPr>
        <w:t>l</w:t>
      </w:r>
      <w:r w:rsidR="00312B9B" w:rsidRPr="00312B9B">
        <w:rPr>
          <w:rFonts w:ascii="Times New Roman" w:hAnsi="Times New Roman"/>
          <w:sz w:val="28"/>
          <w:szCs w:val="28"/>
          <w:lang w:val="pt-BR"/>
        </w:rPr>
        <w:t>â</w:t>
      </w:r>
      <w:r w:rsidR="00312B9B">
        <w:rPr>
          <w:rFonts w:ascii="Times New Roman" w:hAnsi="Times New Roman"/>
          <w:sz w:val="28"/>
          <w:szCs w:val="28"/>
          <w:lang w:val="pt-BR"/>
        </w:rPr>
        <w:t xml:space="preserve">m, </w:t>
      </w:r>
      <w:r w:rsidR="00F73528" w:rsidRPr="003D5B8F">
        <w:rPr>
          <w:rFonts w:ascii="Times New Roman" w:hAnsi="Times New Roman"/>
          <w:sz w:val="28"/>
          <w:szCs w:val="28"/>
          <w:lang w:val="pt-BR"/>
        </w:rPr>
        <w:t>thủy sản chế biến</w:t>
      </w:r>
      <w:r w:rsidRPr="003D5B8F">
        <w:rPr>
          <w:rFonts w:ascii="Times New Roman" w:hAnsi="Times New Roman"/>
          <w:sz w:val="28"/>
          <w:szCs w:val="28"/>
          <w:lang w:val="pt-BR"/>
        </w:rPr>
        <w:t>.</w:t>
      </w:r>
    </w:p>
    <w:p w14:paraId="3722B83E" w14:textId="77777777" w:rsidR="008607EE" w:rsidRPr="003D5B8F" w:rsidRDefault="008607EE" w:rsidP="00DC10D4">
      <w:pPr>
        <w:spacing w:before="40" w:after="40" w:line="307" w:lineRule="auto"/>
        <w:ind w:firstLine="561"/>
        <w:jc w:val="both"/>
        <w:rPr>
          <w:rFonts w:ascii="Times New Roman" w:hAnsi="Times New Roman"/>
          <w:sz w:val="28"/>
          <w:szCs w:val="28"/>
          <w:lang w:val="pt-BR"/>
        </w:rPr>
      </w:pPr>
      <w:r w:rsidRPr="003D5B8F">
        <w:rPr>
          <w:rFonts w:ascii="Times New Roman" w:hAnsi="Times New Roman"/>
          <w:i/>
          <w:sz w:val="28"/>
          <w:szCs w:val="28"/>
          <w:lang w:val="pt-BR"/>
        </w:rPr>
        <w:t>Ba là,</w:t>
      </w:r>
      <w:r w:rsidRPr="003D5B8F">
        <w:rPr>
          <w:rFonts w:ascii="Times New Roman" w:hAnsi="Times New Roman"/>
          <w:sz w:val="28"/>
          <w:szCs w:val="28"/>
          <w:lang w:val="pt-BR"/>
        </w:rPr>
        <w:t xml:space="preserve"> tiếp tục thực hiện chính sách thắt chặt tiền tệ theo hướng bảo đảm hài hoà lợi ích giữa các tổ chức tín dụng, </w:t>
      </w:r>
      <w:r w:rsidR="00F73528" w:rsidRPr="003D5B8F">
        <w:rPr>
          <w:rFonts w:ascii="Times New Roman" w:hAnsi="Times New Roman"/>
          <w:sz w:val="28"/>
          <w:szCs w:val="28"/>
          <w:lang w:val="pt-BR"/>
        </w:rPr>
        <w:t>doanh nghiệp</w:t>
      </w:r>
      <w:r w:rsidRPr="003D5B8F">
        <w:rPr>
          <w:rFonts w:ascii="Times New Roman" w:hAnsi="Times New Roman"/>
          <w:sz w:val="28"/>
          <w:szCs w:val="28"/>
          <w:lang w:val="pt-BR"/>
        </w:rPr>
        <w:t xml:space="preserve"> và dân cư; </w:t>
      </w:r>
      <w:r w:rsidR="00CC0260" w:rsidRPr="003D5B8F">
        <w:rPr>
          <w:rFonts w:ascii="Times New Roman" w:hAnsi="Times New Roman" w:hint="eastAsia"/>
          <w:sz w:val="28"/>
          <w:szCs w:val="28"/>
          <w:lang w:val="pt-BR"/>
        </w:rPr>
        <w:t>đ</w:t>
      </w:r>
      <w:r w:rsidR="00CC0260" w:rsidRPr="003D5B8F">
        <w:rPr>
          <w:rFonts w:ascii="Times New Roman" w:hAnsi="Times New Roman"/>
          <w:sz w:val="28"/>
          <w:szCs w:val="28"/>
          <w:lang w:val="pt-BR"/>
        </w:rPr>
        <w:t xml:space="preserve">ồng thời </w:t>
      </w:r>
      <w:r w:rsidRPr="003D5B8F">
        <w:rPr>
          <w:rFonts w:ascii="Times New Roman" w:hAnsi="Times New Roman"/>
          <w:sz w:val="28"/>
          <w:szCs w:val="28"/>
          <w:lang w:val="pt-BR"/>
        </w:rPr>
        <w:t>tạo điều kiện cho các doanh nghiệp, đặc biệt các doanh nghiệp nhỏ và vừa</w:t>
      </w:r>
      <w:r w:rsidR="007721FB">
        <w:rPr>
          <w:rFonts w:ascii="Times New Roman" w:hAnsi="Times New Roman"/>
          <w:sz w:val="28"/>
          <w:szCs w:val="28"/>
          <w:lang w:val="pt-BR"/>
        </w:rPr>
        <w:t>, c</w:t>
      </w:r>
      <w:r w:rsidR="007721FB" w:rsidRPr="007721FB">
        <w:rPr>
          <w:rFonts w:ascii="Times New Roman" w:hAnsi="Times New Roman"/>
          <w:sz w:val="28"/>
          <w:szCs w:val="28"/>
          <w:lang w:val="pt-BR"/>
        </w:rPr>
        <w:t>ác</w:t>
      </w:r>
      <w:r w:rsidR="007721FB">
        <w:rPr>
          <w:rFonts w:ascii="Times New Roman" w:hAnsi="Times New Roman"/>
          <w:sz w:val="28"/>
          <w:szCs w:val="28"/>
          <w:lang w:val="pt-BR"/>
        </w:rPr>
        <w:t xml:space="preserve"> h</w:t>
      </w:r>
      <w:r w:rsidR="007721FB" w:rsidRPr="007721FB">
        <w:rPr>
          <w:rFonts w:ascii="Times New Roman" w:hAnsi="Times New Roman"/>
          <w:sz w:val="28"/>
          <w:szCs w:val="28"/>
          <w:lang w:val="pt-BR"/>
        </w:rPr>
        <w:t>ộ</w:t>
      </w:r>
      <w:r w:rsidR="007721FB">
        <w:rPr>
          <w:rFonts w:ascii="Times New Roman" w:hAnsi="Times New Roman"/>
          <w:sz w:val="28"/>
          <w:szCs w:val="28"/>
          <w:lang w:val="pt-BR"/>
        </w:rPr>
        <w:t xml:space="preserve"> s</w:t>
      </w:r>
      <w:r w:rsidR="007721FB" w:rsidRPr="007721FB">
        <w:rPr>
          <w:rFonts w:ascii="Times New Roman" w:hAnsi="Times New Roman"/>
          <w:sz w:val="28"/>
          <w:szCs w:val="28"/>
          <w:lang w:val="pt-BR"/>
        </w:rPr>
        <w:t>ả</w:t>
      </w:r>
      <w:r w:rsidR="007721FB">
        <w:rPr>
          <w:rFonts w:ascii="Times New Roman" w:hAnsi="Times New Roman"/>
          <w:sz w:val="28"/>
          <w:szCs w:val="28"/>
          <w:lang w:val="pt-BR"/>
        </w:rPr>
        <w:t>n xu</w:t>
      </w:r>
      <w:r w:rsidR="007721FB" w:rsidRPr="007721FB">
        <w:rPr>
          <w:rFonts w:ascii="Times New Roman" w:hAnsi="Times New Roman"/>
          <w:sz w:val="28"/>
          <w:szCs w:val="28"/>
          <w:lang w:val="pt-BR"/>
        </w:rPr>
        <w:t>ất</w:t>
      </w:r>
      <w:r w:rsidR="007721FB">
        <w:rPr>
          <w:rFonts w:ascii="Times New Roman" w:hAnsi="Times New Roman"/>
          <w:sz w:val="28"/>
          <w:szCs w:val="28"/>
          <w:lang w:val="pt-BR"/>
        </w:rPr>
        <w:t xml:space="preserve"> kinh doanh c</w:t>
      </w:r>
      <w:r w:rsidR="007721FB" w:rsidRPr="007721FB">
        <w:rPr>
          <w:rFonts w:ascii="Times New Roman" w:hAnsi="Times New Roman"/>
          <w:sz w:val="28"/>
          <w:szCs w:val="28"/>
          <w:lang w:val="pt-BR"/>
        </w:rPr>
        <w:t>á</w:t>
      </w:r>
      <w:r w:rsidR="007721FB">
        <w:rPr>
          <w:rFonts w:ascii="Times New Roman" w:hAnsi="Times New Roman"/>
          <w:sz w:val="28"/>
          <w:szCs w:val="28"/>
          <w:lang w:val="pt-BR"/>
        </w:rPr>
        <w:t xml:space="preserve"> th</w:t>
      </w:r>
      <w:r w:rsidR="007721FB" w:rsidRPr="007721FB">
        <w:rPr>
          <w:rFonts w:ascii="Times New Roman" w:hAnsi="Times New Roman"/>
          <w:sz w:val="28"/>
          <w:szCs w:val="28"/>
          <w:lang w:val="pt-BR"/>
        </w:rPr>
        <w:t>ể</w:t>
      </w:r>
      <w:r w:rsidR="007721FB">
        <w:rPr>
          <w:rFonts w:ascii="Times New Roman" w:hAnsi="Times New Roman"/>
          <w:sz w:val="28"/>
          <w:szCs w:val="28"/>
          <w:lang w:val="pt-BR"/>
        </w:rPr>
        <w:t xml:space="preserve"> d</w:t>
      </w:r>
      <w:r w:rsidR="007721FB" w:rsidRPr="007721FB">
        <w:rPr>
          <w:rFonts w:ascii="Times New Roman" w:hAnsi="Times New Roman"/>
          <w:sz w:val="28"/>
          <w:szCs w:val="28"/>
          <w:lang w:val="pt-BR"/>
        </w:rPr>
        <w:t>ễ</w:t>
      </w:r>
      <w:r w:rsidR="007721FB">
        <w:rPr>
          <w:rFonts w:ascii="Times New Roman" w:hAnsi="Times New Roman"/>
          <w:sz w:val="28"/>
          <w:szCs w:val="28"/>
          <w:lang w:val="pt-BR"/>
        </w:rPr>
        <w:t xml:space="preserve"> d</w:t>
      </w:r>
      <w:r w:rsidR="007721FB" w:rsidRPr="007721FB">
        <w:rPr>
          <w:rFonts w:ascii="Times New Roman" w:hAnsi="Times New Roman"/>
          <w:sz w:val="28"/>
          <w:szCs w:val="28"/>
          <w:lang w:val="pt-BR"/>
        </w:rPr>
        <w:t>àng</w:t>
      </w:r>
      <w:r w:rsidR="007721FB">
        <w:rPr>
          <w:rFonts w:ascii="Times New Roman" w:hAnsi="Times New Roman"/>
          <w:sz w:val="28"/>
          <w:szCs w:val="28"/>
          <w:lang w:val="pt-BR"/>
        </w:rPr>
        <w:t xml:space="preserve"> trong vi</w:t>
      </w:r>
      <w:r w:rsidR="007721FB" w:rsidRPr="007721FB">
        <w:rPr>
          <w:rFonts w:ascii="Times New Roman" w:hAnsi="Times New Roman"/>
          <w:sz w:val="28"/>
          <w:szCs w:val="28"/>
          <w:lang w:val="pt-BR"/>
        </w:rPr>
        <w:t>ệ</w:t>
      </w:r>
      <w:r w:rsidR="007721FB">
        <w:rPr>
          <w:rFonts w:ascii="Times New Roman" w:hAnsi="Times New Roman"/>
          <w:sz w:val="28"/>
          <w:szCs w:val="28"/>
          <w:lang w:val="pt-BR"/>
        </w:rPr>
        <w:t>c ti</w:t>
      </w:r>
      <w:r w:rsidR="007721FB" w:rsidRPr="007721FB">
        <w:rPr>
          <w:rFonts w:ascii="Times New Roman" w:hAnsi="Times New Roman"/>
          <w:sz w:val="28"/>
          <w:szCs w:val="28"/>
          <w:lang w:val="pt-BR"/>
        </w:rPr>
        <w:t>ếp</w:t>
      </w:r>
      <w:r w:rsidR="007721FB">
        <w:rPr>
          <w:rFonts w:ascii="Times New Roman" w:hAnsi="Times New Roman"/>
          <w:sz w:val="28"/>
          <w:szCs w:val="28"/>
          <w:lang w:val="pt-BR"/>
        </w:rPr>
        <w:t xml:space="preserve"> c</w:t>
      </w:r>
      <w:r w:rsidR="007721FB" w:rsidRPr="007721FB">
        <w:rPr>
          <w:rFonts w:ascii="Times New Roman" w:hAnsi="Times New Roman"/>
          <w:sz w:val="28"/>
          <w:szCs w:val="28"/>
          <w:lang w:val="pt-BR"/>
        </w:rPr>
        <w:t>ận</w:t>
      </w:r>
      <w:r w:rsidR="007721FB">
        <w:rPr>
          <w:rFonts w:ascii="Times New Roman" w:hAnsi="Times New Roman"/>
          <w:sz w:val="28"/>
          <w:szCs w:val="28"/>
          <w:lang w:val="pt-BR"/>
        </w:rPr>
        <w:t xml:space="preserve"> ngu</w:t>
      </w:r>
      <w:r w:rsidR="007721FB" w:rsidRPr="007721FB">
        <w:rPr>
          <w:rFonts w:ascii="Times New Roman" w:hAnsi="Times New Roman"/>
          <w:sz w:val="28"/>
          <w:szCs w:val="28"/>
          <w:lang w:val="pt-BR"/>
        </w:rPr>
        <w:t>ồn</w:t>
      </w:r>
      <w:r w:rsidR="007721FB">
        <w:rPr>
          <w:rFonts w:ascii="Times New Roman" w:hAnsi="Times New Roman"/>
          <w:sz w:val="28"/>
          <w:szCs w:val="28"/>
          <w:lang w:val="pt-BR"/>
        </w:rPr>
        <w:t xml:space="preserve"> v</w:t>
      </w:r>
      <w:r w:rsidR="007721FB" w:rsidRPr="007721FB">
        <w:rPr>
          <w:rFonts w:ascii="Times New Roman" w:hAnsi="Times New Roman"/>
          <w:sz w:val="28"/>
          <w:szCs w:val="28"/>
          <w:lang w:val="pt-BR"/>
        </w:rPr>
        <w:t>ốn</w:t>
      </w:r>
      <w:r w:rsidR="007721FB">
        <w:rPr>
          <w:rFonts w:ascii="Times New Roman" w:hAnsi="Times New Roman"/>
          <w:sz w:val="28"/>
          <w:szCs w:val="28"/>
          <w:lang w:val="pt-BR"/>
        </w:rPr>
        <w:t xml:space="preserve"> vay ng</w:t>
      </w:r>
      <w:r w:rsidR="007721FB" w:rsidRPr="007721FB">
        <w:rPr>
          <w:rFonts w:ascii="Times New Roman" w:hAnsi="Times New Roman"/>
          <w:sz w:val="28"/>
          <w:szCs w:val="28"/>
          <w:lang w:val="pt-BR"/>
        </w:rPr>
        <w:t>â</w:t>
      </w:r>
      <w:r w:rsidR="007721FB">
        <w:rPr>
          <w:rFonts w:ascii="Times New Roman" w:hAnsi="Times New Roman"/>
          <w:sz w:val="28"/>
          <w:szCs w:val="28"/>
          <w:lang w:val="pt-BR"/>
        </w:rPr>
        <w:t>n h</w:t>
      </w:r>
      <w:r w:rsidR="007721FB" w:rsidRPr="007721FB">
        <w:rPr>
          <w:rFonts w:ascii="Times New Roman" w:hAnsi="Times New Roman"/>
          <w:sz w:val="28"/>
          <w:szCs w:val="28"/>
          <w:lang w:val="pt-BR"/>
        </w:rPr>
        <w:t>à</w:t>
      </w:r>
      <w:r w:rsidR="007721FB">
        <w:rPr>
          <w:rFonts w:ascii="Times New Roman" w:hAnsi="Times New Roman"/>
          <w:sz w:val="28"/>
          <w:szCs w:val="28"/>
          <w:lang w:val="pt-BR"/>
        </w:rPr>
        <w:t xml:space="preserve">ng </w:t>
      </w:r>
      <w:r w:rsidR="007721FB" w:rsidRPr="007721FB">
        <w:rPr>
          <w:rFonts w:ascii="Times New Roman" w:hAnsi="Times New Roman" w:hint="eastAsia"/>
          <w:sz w:val="28"/>
          <w:szCs w:val="28"/>
          <w:lang w:val="pt-BR"/>
        </w:rPr>
        <w:t>đ</w:t>
      </w:r>
      <w:r w:rsidR="007721FB" w:rsidRPr="007721FB">
        <w:rPr>
          <w:rFonts w:ascii="Times New Roman" w:hAnsi="Times New Roman"/>
          <w:sz w:val="28"/>
          <w:szCs w:val="28"/>
          <w:lang w:val="pt-BR"/>
        </w:rPr>
        <w:t>ể</w:t>
      </w:r>
      <w:r w:rsidRPr="003D5B8F">
        <w:rPr>
          <w:rFonts w:ascii="Times New Roman" w:hAnsi="Times New Roman"/>
          <w:sz w:val="28"/>
          <w:szCs w:val="28"/>
          <w:lang w:val="pt-BR"/>
        </w:rPr>
        <w:t xml:space="preserve"> đầu tư phát triển sản xuất</w:t>
      </w:r>
      <w:r w:rsidR="007721FB">
        <w:rPr>
          <w:rFonts w:ascii="Times New Roman" w:hAnsi="Times New Roman"/>
          <w:sz w:val="28"/>
          <w:szCs w:val="28"/>
          <w:lang w:val="pt-BR"/>
        </w:rPr>
        <w:t>; c</w:t>
      </w:r>
      <w:r w:rsidR="007721FB" w:rsidRPr="007721FB">
        <w:rPr>
          <w:rFonts w:ascii="Times New Roman" w:hAnsi="Times New Roman"/>
          <w:sz w:val="28"/>
          <w:szCs w:val="28"/>
          <w:lang w:val="pt-BR"/>
        </w:rPr>
        <w:t>ùn</w:t>
      </w:r>
      <w:r w:rsidR="007721FB">
        <w:rPr>
          <w:rFonts w:ascii="Times New Roman" w:hAnsi="Times New Roman"/>
          <w:sz w:val="28"/>
          <w:szCs w:val="28"/>
          <w:lang w:val="pt-BR"/>
        </w:rPr>
        <w:t>g v</w:t>
      </w:r>
      <w:r w:rsidR="007721FB" w:rsidRPr="007721FB">
        <w:rPr>
          <w:rFonts w:ascii="Times New Roman" w:hAnsi="Times New Roman"/>
          <w:sz w:val="28"/>
          <w:szCs w:val="28"/>
          <w:lang w:val="pt-BR"/>
        </w:rPr>
        <w:t>ới</w:t>
      </w:r>
      <w:r w:rsidR="007721FB">
        <w:rPr>
          <w:rFonts w:ascii="Times New Roman" w:hAnsi="Times New Roman"/>
          <w:sz w:val="28"/>
          <w:szCs w:val="28"/>
          <w:lang w:val="pt-BR"/>
        </w:rPr>
        <w:t xml:space="preserve"> vi</w:t>
      </w:r>
      <w:r w:rsidR="007721FB" w:rsidRPr="007721FB">
        <w:rPr>
          <w:rFonts w:ascii="Times New Roman" w:hAnsi="Times New Roman"/>
          <w:sz w:val="28"/>
          <w:szCs w:val="28"/>
          <w:lang w:val="pt-BR"/>
        </w:rPr>
        <w:t>ệ</w:t>
      </w:r>
      <w:r w:rsidR="007721FB">
        <w:rPr>
          <w:rFonts w:ascii="Times New Roman" w:hAnsi="Times New Roman"/>
          <w:sz w:val="28"/>
          <w:szCs w:val="28"/>
          <w:lang w:val="pt-BR"/>
        </w:rPr>
        <w:t>c tri</w:t>
      </w:r>
      <w:r w:rsidR="007721FB" w:rsidRPr="007721FB">
        <w:rPr>
          <w:rFonts w:ascii="Times New Roman" w:hAnsi="Times New Roman"/>
          <w:sz w:val="28"/>
          <w:szCs w:val="28"/>
          <w:lang w:val="pt-BR"/>
        </w:rPr>
        <w:t>ển</w:t>
      </w:r>
      <w:r w:rsidR="007721FB">
        <w:rPr>
          <w:rFonts w:ascii="Times New Roman" w:hAnsi="Times New Roman"/>
          <w:sz w:val="28"/>
          <w:szCs w:val="28"/>
          <w:lang w:val="pt-BR"/>
        </w:rPr>
        <w:t xml:space="preserve"> khai ch</w:t>
      </w:r>
      <w:r w:rsidR="007721FB" w:rsidRPr="007721FB">
        <w:rPr>
          <w:rFonts w:ascii="Times New Roman" w:hAnsi="Times New Roman"/>
          <w:sz w:val="28"/>
          <w:szCs w:val="28"/>
          <w:lang w:val="pt-BR"/>
        </w:rPr>
        <w:t>ủ</w:t>
      </w:r>
      <w:r w:rsidR="007721FB">
        <w:rPr>
          <w:rFonts w:ascii="Times New Roman" w:hAnsi="Times New Roman"/>
          <w:sz w:val="28"/>
          <w:szCs w:val="28"/>
          <w:lang w:val="pt-BR"/>
        </w:rPr>
        <w:t xml:space="preserve"> tr</w:t>
      </w:r>
      <w:r w:rsidR="007721FB" w:rsidRPr="007721FB">
        <w:rPr>
          <w:rFonts w:ascii="Times New Roman" w:hAnsi="Times New Roman" w:hint="eastAsia"/>
          <w:sz w:val="28"/>
          <w:szCs w:val="28"/>
          <w:lang w:val="pt-BR"/>
        </w:rPr>
        <w:t>ươ</w:t>
      </w:r>
      <w:r w:rsidR="007721FB">
        <w:rPr>
          <w:rFonts w:ascii="Times New Roman" w:hAnsi="Times New Roman"/>
          <w:sz w:val="28"/>
          <w:szCs w:val="28"/>
          <w:lang w:val="pt-BR"/>
        </w:rPr>
        <w:t>ng c</w:t>
      </w:r>
      <w:r w:rsidR="007721FB" w:rsidRPr="007721FB">
        <w:rPr>
          <w:rFonts w:ascii="Times New Roman" w:hAnsi="Times New Roman"/>
          <w:sz w:val="28"/>
          <w:szCs w:val="28"/>
          <w:lang w:val="pt-BR"/>
        </w:rPr>
        <w:t>ủa</w:t>
      </w:r>
      <w:r w:rsidR="007721FB">
        <w:rPr>
          <w:rFonts w:ascii="Times New Roman" w:hAnsi="Times New Roman"/>
          <w:sz w:val="28"/>
          <w:szCs w:val="28"/>
          <w:lang w:val="pt-BR"/>
        </w:rPr>
        <w:t xml:space="preserve"> Ch</w:t>
      </w:r>
      <w:r w:rsidR="007721FB" w:rsidRPr="007721FB">
        <w:rPr>
          <w:rFonts w:ascii="Times New Roman" w:hAnsi="Times New Roman"/>
          <w:sz w:val="28"/>
          <w:szCs w:val="28"/>
          <w:lang w:val="pt-BR"/>
        </w:rPr>
        <w:t>ín</w:t>
      </w:r>
      <w:r w:rsidR="007721FB">
        <w:rPr>
          <w:rFonts w:ascii="Times New Roman" w:hAnsi="Times New Roman"/>
          <w:sz w:val="28"/>
          <w:szCs w:val="28"/>
          <w:lang w:val="pt-BR"/>
        </w:rPr>
        <w:t>h ph</w:t>
      </w:r>
      <w:r w:rsidR="007721FB" w:rsidRPr="007721FB">
        <w:rPr>
          <w:rFonts w:ascii="Times New Roman" w:hAnsi="Times New Roman"/>
          <w:sz w:val="28"/>
          <w:szCs w:val="28"/>
          <w:lang w:val="pt-BR"/>
        </w:rPr>
        <w:t>ủ</w:t>
      </w:r>
      <w:r w:rsidR="007721FB">
        <w:rPr>
          <w:rFonts w:ascii="Times New Roman" w:hAnsi="Times New Roman"/>
          <w:sz w:val="28"/>
          <w:szCs w:val="28"/>
          <w:lang w:val="pt-BR"/>
        </w:rPr>
        <w:t xml:space="preserve"> </w:t>
      </w:r>
      <w:r w:rsidR="007721FB" w:rsidRPr="007721FB">
        <w:rPr>
          <w:rFonts w:ascii="Times New Roman" w:hAnsi="Times New Roman" w:hint="eastAsia"/>
          <w:sz w:val="28"/>
          <w:szCs w:val="28"/>
          <w:lang w:val="pt-BR"/>
        </w:rPr>
        <w:t>đ</w:t>
      </w:r>
      <w:r w:rsidR="007721FB" w:rsidRPr="007721FB">
        <w:rPr>
          <w:rFonts w:ascii="Times New Roman" w:hAnsi="Times New Roman"/>
          <w:sz w:val="28"/>
          <w:szCs w:val="28"/>
          <w:lang w:val="pt-BR"/>
        </w:rPr>
        <w:t>ìn</w:t>
      </w:r>
      <w:r w:rsidR="007721FB">
        <w:rPr>
          <w:rFonts w:ascii="Times New Roman" w:hAnsi="Times New Roman"/>
          <w:sz w:val="28"/>
          <w:szCs w:val="28"/>
          <w:lang w:val="pt-BR"/>
        </w:rPr>
        <w:t>h ho</w:t>
      </w:r>
      <w:r w:rsidR="007721FB" w:rsidRPr="007721FB">
        <w:rPr>
          <w:rFonts w:ascii="Times New Roman" w:hAnsi="Times New Roman"/>
          <w:sz w:val="28"/>
          <w:szCs w:val="28"/>
          <w:lang w:val="pt-BR"/>
        </w:rPr>
        <w:t>ã</w:t>
      </w:r>
      <w:r w:rsidR="007721FB">
        <w:rPr>
          <w:rFonts w:ascii="Times New Roman" w:hAnsi="Times New Roman"/>
          <w:sz w:val="28"/>
          <w:szCs w:val="28"/>
          <w:lang w:val="pt-BR"/>
        </w:rPr>
        <w:t>n c</w:t>
      </w:r>
      <w:r w:rsidR="007721FB" w:rsidRPr="007721FB">
        <w:rPr>
          <w:rFonts w:ascii="Times New Roman" w:hAnsi="Times New Roman"/>
          <w:sz w:val="28"/>
          <w:szCs w:val="28"/>
          <w:lang w:val="pt-BR"/>
        </w:rPr>
        <w:t>ác</w:t>
      </w:r>
      <w:r w:rsidR="007721FB">
        <w:rPr>
          <w:rFonts w:ascii="Times New Roman" w:hAnsi="Times New Roman"/>
          <w:sz w:val="28"/>
          <w:szCs w:val="28"/>
          <w:lang w:val="pt-BR"/>
        </w:rPr>
        <w:t xml:space="preserve"> c</w:t>
      </w:r>
      <w:r w:rsidR="007721FB" w:rsidRPr="007721FB">
        <w:rPr>
          <w:rFonts w:ascii="Times New Roman" w:hAnsi="Times New Roman"/>
          <w:sz w:val="28"/>
          <w:szCs w:val="28"/>
          <w:lang w:val="pt-BR"/>
        </w:rPr>
        <w:t>ô</w:t>
      </w:r>
      <w:r w:rsidR="007721FB">
        <w:rPr>
          <w:rFonts w:ascii="Times New Roman" w:hAnsi="Times New Roman"/>
          <w:sz w:val="28"/>
          <w:szCs w:val="28"/>
          <w:lang w:val="pt-BR"/>
        </w:rPr>
        <w:t>ng tr</w:t>
      </w:r>
      <w:r w:rsidR="007721FB" w:rsidRPr="007721FB">
        <w:rPr>
          <w:rFonts w:ascii="Times New Roman" w:hAnsi="Times New Roman"/>
          <w:sz w:val="28"/>
          <w:szCs w:val="28"/>
          <w:lang w:val="pt-BR"/>
        </w:rPr>
        <w:t>ìn</w:t>
      </w:r>
      <w:r w:rsidR="007721FB">
        <w:rPr>
          <w:rFonts w:ascii="Times New Roman" w:hAnsi="Times New Roman"/>
          <w:sz w:val="28"/>
          <w:szCs w:val="28"/>
          <w:lang w:val="pt-BR"/>
        </w:rPr>
        <w:t>h ch</w:t>
      </w:r>
      <w:r w:rsidR="007721FB" w:rsidRPr="007721FB">
        <w:rPr>
          <w:rFonts w:ascii="Times New Roman" w:hAnsi="Times New Roman" w:hint="eastAsia"/>
          <w:sz w:val="28"/>
          <w:szCs w:val="28"/>
          <w:lang w:val="pt-BR"/>
        </w:rPr>
        <w:t>ư</w:t>
      </w:r>
      <w:r w:rsidR="007721FB">
        <w:rPr>
          <w:rFonts w:ascii="Times New Roman" w:hAnsi="Times New Roman"/>
          <w:sz w:val="28"/>
          <w:szCs w:val="28"/>
          <w:lang w:val="pt-BR"/>
        </w:rPr>
        <w:t>a th</w:t>
      </w:r>
      <w:r w:rsidR="007721FB" w:rsidRPr="007721FB">
        <w:rPr>
          <w:rFonts w:ascii="Times New Roman" w:hAnsi="Times New Roman"/>
          <w:sz w:val="28"/>
          <w:szCs w:val="28"/>
          <w:lang w:val="pt-BR"/>
        </w:rPr>
        <w:t>ật</w:t>
      </w:r>
      <w:r w:rsidR="007721FB">
        <w:rPr>
          <w:rFonts w:ascii="Times New Roman" w:hAnsi="Times New Roman"/>
          <w:sz w:val="28"/>
          <w:szCs w:val="28"/>
          <w:lang w:val="pt-BR"/>
        </w:rPr>
        <w:t xml:space="preserve"> c</w:t>
      </w:r>
      <w:r w:rsidR="007721FB" w:rsidRPr="007721FB">
        <w:rPr>
          <w:rFonts w:ascii="Times New Roman" w:hAnsi="Times New Roman"/>
          <w:sz w:val="28"/>
          <w:szCs w:val="28"/>
          <w:lang w:val="pt-BR"/>
        </w:rPr>
        <w:t>ầ</w:t>
      </w:r>
      <w:r w:rsidR="007721FB">
        <w:rPr>
          <w:rFonts w:ascii="Times New Roman" w:hAnsi="Times New Roman"/>
          <w:sz w:val="28"/>
          <w:szCs w:val="28"/>
          <w:lang w:val="pt-BR"/>
        </w:rPr>
        <w:t>n thi</w:t>
      </w:r>
      <w:r w:rsidR="007721FB" w:rsidRPr="007721FB">
        <w:rPr>
          <w:rFonts w:ascii="Times New Roman" w:hAnsi="Times New Roman"/>
          <w:sz w:val="28"/>
          <w:szCs w:val="28"/>
          <w:lang w:val="pt-BR"/>
        </w:rPr>
        <w:t>ết</w:t>
      </w:r>
      <w:r w:rsidR="007721FB">
        <w:rPr>
          <w:rFonts w:ascii="Times New Roman" w:hAnsi="Times New Roman"/>
          <w:sz w:val="28"/>
          <w:szCs w:val="28"/>
          <w:lang w:val="pt-BR"/>
        </w:rPr>
        <w:t xml:space="preserve"> ho</w:t>
      </w:r>
      <w:r w:rsidR="007721FB" w:rsidRPr="007721FB">
        <w:rPr>
          <w:rFonts w:ascii="Times New Roman" w:hAnsi="Times New Roman"/>
          <w:sz w:val="28"/>
          <w:szCs w:val="28"/>
          <w:lang w:val="pt-BR"/>
        </w:rPr>
        <w:t>ặc</w:t>
      </w:r>
      <w:r w:rsidR="007721FB">
        <w:rPr>
          <w:rFonts w:ascii="Times New Roman" w:hAnsi="Times New Roman"/>
          <w:sz w:val="28"/>
          <w:szCs w:val="28"/>
          <w:lang w:val="pt-BR"/>
        </w:rPr>
        <w:t xml:space="preserve"> k</w:t>
      </w:r>
      <w:r w:rsidR="007721FB" w:rsidRPr="007721FB">
        <w:rPr>
          <w:rFonts w:ascii="Times New Roman" w:hAnsi="Times New Roman"/>
          <w:sz w:val="28"/>
          <w:szCs w:val="28"/>
          <w:lang w:val="pt-BR"/>
        </w:rPr>
        <w:t>ém</w:t>
      </w:r>
      <w:r w:rsidR="007721FB">
        <w:rPr>
          <w:rFonts w:ascii="Times New Roman" w:hAnsi="Times New Roman"/>
          <w:sz w:val="28"/>
          <w:szCs w:val="28"/>
          <w:lang w:val="pt-BR"/>
        </w:rPr>
        <w:t xml:space="preserve"> hi</w:t>
      </w:r>
      <w:r w:rsidR="007721FB" w:rsidRPr="007721FB">
        <w:rPr>
          <w:rFonts w:ascii="Times New Roman" w:hAnsi="Times New Roman"/>
          <w:sz w:val="28"/>
          <w:szCs w:val="28"/>
          <w:lang w:val="pt-BR"/>
        </w:rPr>
        <w:t>ệu</w:t>
      </w:r>
      <w:r w:rsidR="007721FB">
        <w:rPr>
          <w:rFonts w:ascii="Times New Roman" w:hAnsi="Times New Roman"/>
          <w:sz w:val="28"/>
          <w:szCs w:val="28"/>
          <w:lang w:val="pt-BR"/>
        </w:rPr>
        <w:t xml:space="preserve"> qu</w:t>
      </w:r>
      <w:r w:rsidR="007721FB" w:rsidRPr="007721FB">
        <w:rPr>
          <w:rFonts w:ascii="Times New Roman" w:hAnsi="Times New Roman"/>
          <w:sz w:val="28"/>
          <w:szCs w:val="28"/>
          <w:lang w:val="pt-BR"/>
        </w:rPr>
        <w:t>ả</w:t>
      </w:r>
      <w:r w:rsidR="007721FB">
        <w:rPr>
          <w:rFonts w:ascii="Times New Roman" w:hAnsi="Times New Roman"/>
          <w:sz w:val="28"/>
          <w:szCs w:val="28"/>
          <w:lang w:val="pt-BR"/>
        </w:rPr>
        <w:t>, ti</w:t>
      </w:r>
      <w:r w:rsidR="007721FB" w:rsidRPr="007721FB">
        <w:rPr>
          <w:rFonts w:ascii="Times New Roman" w:hAnsi="Times New Roman"/>
          <w:sz w:val="28"/>
          <w:szCs w:val="28"/>
          <w:lang w:val="pt-BR"/>
        </w:rPr>
        <w:t>ếp</w:t>
      </w:r>
      <w:r w:rsidR="007721FB">
        <w:rPr>
          <w:rFonts w:ascii="Times New Roman" w:hAnsi="Times New Roman"/>
          <w:sz w:val="28"/>
          <w:szCs w:val="28"/>
          <w:lang w:val="pt-BR"/>
        </w:rPr>
        <w:t xml:space="preserve"> t</w:t>
      </w:r>
      <w:r w:rsidR="007721FB" w:rsidRPr="007721FB">
        <w:rPr>
          <w:rFonts w:ascii="Times New Roman" w:hAnsi="Times New Roman"/>
          <w:sz w:val="28"/>
          <w:szCs w:val="28"/>
          <w:lang w:val="pt-BR"/>
        </w:rPr>
        <w:t>ục</w:t>
      </w:r>
      <w:r w:rsidR="007721FB">
        <w:rPr>
          <w:rFonts w:ascii="Times New Roman" w:hAnsi="Times New Roman"/>
          <w:sz w:val="28"/>
          <w:szCs w:val="28"/>
          <w:lang w:val="pt-BR"/>
        </w:rPr>
        <w:t xml:space="preserve"> th</w:t>
      </w:r>
      <w:r w:rsidR="007721FB" w:rsidRPr="007721FB">
        <w:rPr>
          <w:rFonts w:ascii="Times New Roman" w:hAnsi="Times New Roman"/>
          <w:sz w:val="28"/>
          <w:szCs w:val="28"/>
          <w:lang w:val="pt-BR"/>
        </w:rPr>
        <w:t>áo</w:t>
      </w:r>
      <w:r w:rsidR="007721FB">
        <w:rPr>
          <w:rFonts w:ascii="Times New Roman" w:hAnsi="Times New Roman"/>
          <w:sz w:val="28"/>
          <w:szCs w:val="28"/>
          <w:lang w:val="pt-BR"/>
        </w:rPr>
        <w:t xml:space="preserve"> g</w:t>
      </w:r>
      <w:r w:rsidR="007721FB" w:rsidRPr="007721FB">
        <w:rPr>
          <w:rFonts w:ascii="Times New Roman" w:hAnsi="Times New Roman"/>
          <w:sz w:val="28"/>
          <w:szCs w:val="28"/>
          <w:lang w:val="pt-BR"/>
        </w:rPr>
        <w:t>ỡ</w:t>
      </w:r>
      <w:r w:rsidR="007721FB">
        <w:rPr>
          <w:rFonts w:ascii="Times New Roman" w:hAnsi="Times New Roman"/>
          <w:sz w:val="28"/>
          <w:szCs w:val="28"/>
          <w:lang w:val="pt-BR"/>
        </w:rPr>
        <w:t xml:space="preserve"> c</w:t>
      </w:r>
      <w:r w:rsidR="007721FB" w:rsidRPr="007721FB">
        <w:rPr>
          <w:rFonts w:ascii="Times New Roman" w:hAnsi="Times New Roman"/>
          <w:sz w:val="28"/>
          <w:szCs w:val="28"/>
          <w:lang w:val="pt-BR"/>
        </w:rPr>
        <w:t>ác</w:t>
      </w:r>
      <w:r w:rsidR="007721FB">
        <w:rPr>
          <w:rFonts w:ascii="Times New Roman" w:hAnsi="Times New Roman"/>
          <w:sz w:val="28"/>
          <w:szCs w:val="28"/>
          <w:lang w:val="pt-BR"/>
        </w:rPr>
        <w:t xml:space="preserve"> th</w:t>
      </w:r>
      <w:r w:rsidR="007721FB" w:rsidRPr="007721FB">
        <w:rPr>
          <w:rFonts w:ascii="Times New Roman" w:hAnsi="Times New Roman"/>
          <w:sz w:val="28"/>
          <w:szCs w:val="28"/>
          <w:lang w:val="pt-BR"/>
        </w:rPr>
        <w:t>ủ</w:t>
      </w:r>
      <w:r w:rsidR="007721FB">
        <w:rPr>
          <w:rFonts w:ascii="Times New Roman" w:hAnsi="Times New Roman"/>
          <w:sz w:val="28"/>
          <w:szCs w:val="28"/>
          <w:lang w:val="pt-BR"/>
        </w:rPr>
        <w:t xml:space="preserve"> t</w:t>
      </w:r>
      <w:r w:rsidR="007721FB" w:rsidRPr="007721FB">
        <w:rPr>
          <w:rFonts w:ascii="Times New Roman" w:hAnsi="Times New Roman"/>
          <w:sz w:val="28"/>
          <w:szCs w:val="28"/>
          <w:lang w:val="pt-BR"/>
        </w:rPr>
        <w:t>ục</w:t>
      </w:r>
      <w:r w:rsidR="007721FB">
        <w:rPr>
          <w:rFonts w:ascii="Times New Roman" w:hAnsi="Times New Roman"/>
          <w:sz w:val="28"/>
          <w:szCs w:val="28"/>
          <w:lang w:val="pt-BR"/>
        </w:rPr>
        <w:t xml:space="preserve"> v</w:t>
      </w:r>
      <w:r w:rsidR="007721FB" w:rsidRPr="007721FB">
        <w:rPr>
          <w:rFonts w:ascii="Times New Roman" w:hAnsi="Times New Roman"/>
          <w:sz w:val="28"/>
          <w:szCs w:val="28"/>
          <w:lang w:val="pt-BR"/>
        </w:rPr>
        <w:t>ề</w:t>
      </w:r>
      <w:r w:rsidR="007721FB">
        <w:rPr>
          <w:rFonts w:ascii="Times New Roman" w:hAnsi="Times New Roman"/>
          <w:sz w:val="28"/>
          <w:szCs w:val="28"/>
          <w:lang w:val="pt-BR"/>
        </w:rPr>
        <w:t xml:space="preserve"> </w:t>
      </w:r>
      <w:r w:rsidR="007721FB" w:rsidRPr="007721FB">
        <w:rPr>
          <w:rFonts w:ascii="Times New Roman" w:hAnsi="Times New Roman" w:hint="eastAsia"/>
          <w:sz w:val="28"/>
          <w:szCs w:val="28"/>
          <w:lang w:val="pt-BR"/>
        </w:rPr>
        <w:t>đ</w:t>
      </w:r>
      <w:r w:rsidR="007721FB" w:rsidRPr="007721FB">
        <w:rPr>
          <w:rFonts w:ascii="Times New Roman" w:hAnsi="Times New Roman"/>
          <w:sz w:val="28"/>
          <w:szCs w:val="28"/>
          <w:lang w:val="pt-BR"/>
        </w:rPr>
        <w:t>ầ</w:t>
      </w:r>
      <w:r w:rsidR="007721FB">
        <w:rPr>
          <w:rFonts w:ascii="Times New Roman" w:hAnsi="Times New Roman"/>
          <w:sz w:val="28"/>
          <w:szCs w:val="28"/>
          <w:lang w:val="pt-BR"/>
        </w:rPr>
        <w:t>u t</w:t>
      </w:r>
      <w:r w:rsidR="007721FB" w:rsidRPr="007721FB">
        <w:rPr>
          <w:rFonts w:ascii="Times New Roman" w:hAnsi="Times New Roman" w:hint="eastAsia"/>
          <w:sz w:val="28"/>
          <w:szCs w:val="28"/>
          <w:lang w:val="pt-BR"/>
        </w:rPr>
        <w:t>ư</w:t>
      </w:r>
      <w:r w:rsidR="007721FB">
        <w:rPr>
          <w:rFonts w:ascii="Times New Roman" w:hAnsi="Times New Roman"/>
          <w:sz w:val="28"/>
          <w:szCs w:val="28"/>
          <w:lang w:val="pt-BR"/>
        </w:rPr>
        <w:t xml:space="preserve"> x</w:t>
      </w:r>
      <w:r w:rsidR="007721FB" w:rsidRPr="007721FB">
        <w:rPr>
          <w:rFonts w:ascii="Times New Roman" w:hAnsi="Times New Roman"/>
          <w:sz w:val="28"/>
          <w:szCs w:val="28"/>
          <w:lang w:val="pt-BR"/>
        </w:rPr>
        <w:t>â</w:t>
      </w:r>
      <w:r w:rsidR="007721FB">
        <w:rPr>
          <w:rFonts w:ascii="Times New Roman" w:hAnsi="Times New Roman"/>
          <w:sz w:val="28"/>
          <w:szCs w:val="28"/>
          <w:lang w:val="pt-BR"/>
        </w:rPr>
        <w:t>y d</w:t>
      </w:r>
      <w:r w:rsidR="007721FB" w:rsidRPr="007721FB">
        <w:rPr>
          <w:rFonts w:ascii="Times New Roman" w:hAnsi="Times New Roman"/>
          <w:sz w:val="28"/>
          <w:szCs w:val="28"/>
          <w:lang w:val="pt-BR"/>
        </w:rPr>
        <w:t>ựng</w:t>
      </w:r>
      <w:r w:rsidR="007721FB">
        <w:rPr>
          <w:rFonts w:ascii="Times New Roman" w:hAnsi="Times New Roman"/>
          <w:sz w:val="28"/>
          <w:szCs w:val="28"/>
          <w:lang w:val="pt-BR"/>
        </w:rPr>
        <w:t xml:space="preserve"> v</w:t>
      </w:r>
      <w:r w:rsidR="007721FB" w:rsidRPr="007721FB">
        <w:rPr>
          <w:rFonts w:ascii="Times New Roman" w:hAnsi="Times New Roman"/>
          <w:sz w:val="28"/>
          <w:szCs w:val="28"/>
          <w:lang w:val="pt-BR"/>
        </w:rPr>
        <w:t>à</w:t>
      </w:r>
      <w:r w:rsidR="007721FB">
        <w:rPr>
          <w:rFonts w:ascii="Times New Roman" w:hAnsi="Times New Roman"/>
          <w:sz w:val="28"/>
          <w:szCs w:val="28"/>
          <w:lang w:val="pt-BR"/>
        </w:rPr>
        <w:t xml:space="preserve"> l</w:t>
      </w:r>
      <w:r w:rsidR="007721FB" w:rsidRPr="007721FB">
        <w:rPr>
          <w:rFonts w:ascii="Times New Roman" w:hAnsi="Times New Roman"/>
          <w:sz w:val="28"/>
          <w:szCs w:val="28"/>
          <w:lang w:val="pt-BR"/>
        </w:rPr>
        <w:t>à</w:t>
      </w:r>
      <w:r w:rsidR="007721FB">
        <w:rPr>
          <w:rFonts w:ascii="Times New Roman" w:hAnsi="Times New Roman"/>
          <w:sz w:val="28"/>
          <w:szCs w:val="28"/>
          <w:lang w:val="pt-BR"/>
        </w:rPr>
        <w:t>m t</w:t>
      </w:r>
      <w:r w:rsidR="007721FB" w:rsidRPr="007721FB">
        <w:rPr>
          <w:rFonts w:ascii="Times New Roman" w:hAnsi="Times New Roman"/>
          <w:sz w:val="28"/>
          <w:szCs w:val="28"/>
          <w:lang w:val="pt-BR"/>
        </w:rPr>
        <w:t>ốt</w:t>
      </w:r>
      <w:r w:rsidR="007721FB">
        <w:rPr>
          <w:rFonts w:ascii="Times New Roman" w:hAnsi="Times New Roman"/>
          <w:sz w:val="28"/>
          <w:szCs w:val="28"/>
          <w:lang w:val="pt-BR"/>
        </w:rPr>
        <w:t xml:space="preserve"> c</w:t>
      </w:r>
      <w:r w:rsidR="007721FB" w:rsidRPr="007721FB">
        <w:rPr>
          <w:rFonts w:ascii="Times New Roman" w:hAnsi="Times New Roman"/>
          <w:sz w:val="28"/>
          <w:szCs w:val="28"/>
          <w:lang w:val="pt-BR"/>
        </w:rPr>
        <w:t>ô</w:t>
      </w:r>
      <w:r w:rsidR="007721FB">
        <w:rPr>
          <w:rFonts w:ascii="Times New Roman" w:hAnsi="Times New Roman"/>
          <w:sz w:val="28"/>
          <w:szCs w:val="28"/>
          <w:lang w:val="pt-BR"/>
        </w:rPr>
        <w:t>ng t</w:t>
      </w:r>
      <w:r w:rsidR="007721FB" w:rsidRPr="007721FB">
        <w:rPr>
          <w:rFonts w:ascii="Times New Roman" w:hAnsi="Times New Roman"/>
          <w:sz w:val="28"/>
          <w:szCs w:val="28"/>
          <w:lang w:val="pt-BR"/>
        </w:rPr>
        <w:t>ác</w:t>
      </w:r>
      <w:r w:rsidR="007721FB">
        <w:rPr>
          <w:rFonts w:ascii="Times New Roman" w:hAnsi="Times New Roman"/>
          <w:sz w:val="28"/>
          <w:szCs w:val="28"/>
          <w:lang w:val="pt-BR"/>
        </w:rPr>
        <w:t xml:space="preserve"> gi</w:t>
      </w:r>
      <w:r w:rsidR="007721FB" w:rsidRPr="007721FB">
        <w:rPr>
          <w:rFonts w:ascii="Times New Roman" w:hAnsi="Times New Roman"/>
          <w:sz w:val="28"/>
          <w:szCs w:val="28"/>
          <w:lang w:val="pt-BR"/>
        </w:rPr>
        <w:t>ả</w:t>
      </w:r>
      <w:r w:rsidR="007721FB">
        <w:rPr>
          <w:rFonts w:ascii="Times New Roman" w:hAnsi="Times New Roman"/>
          <w:sz w:val="28"/>
          <w:szCs w:val="28"/>
          <w:lang w:val="pt-BR"/>
        </w:rPr>
        <w:t>i ph</w:t>
      </w:r>
      <w:r w:rsidR="007721FB" w:rsidRPr="007721FB">
        <w:rPr>
          <w:rFonts w:ascii="Times New Roman" w:hAnsi="Times New Roman"/>
          <w:sz w:val="28"/>
          <w:szCs w:val="28"/>
          <w:lang w:val="pt-BR"/>
        </w:rPr>
        <w:t>ón</w:t>
      </w:r>
      <w:r w:rsidR="007721FB">
        <w:rPr>
          <w:rFonts w:ascii="Times New Roman" w:hAnsi="Times New Roman"/>
          <w:sz w:val="28"/>
          <w:szCs w:val="28"/>
          <w:lang w:val="pt-BR"/>
        </w:rPr>
        <w:t>g m</w:t>
      </w:r>
      <w:r w:rsidR="007721FB" w:rsidRPr="007721FB">
        <w:rPr>
          <w:rFonts w:ascii="Times New Roman" w:hAnsi="Times New Roman"/>
          <w:sz w:val="28"/>
          <w:szCs w:val="28"/>
          <w:lang w:val="pt-BR"/>
        </w:rPr>
        <w:t>ặt</w:t>
      </w:r>
      <w:r w:rsidR="007721FB">
        <w:rPr>
          <w:rFonts w:ascii="Times New Roman" w:hAnsi="Times New Roman"/>
          <w:sz w:val="28"/>
          <w:szCs w:val="28"/>
          <w:lang w:val="pt-BR"/>
        </w:rPr>
        <w:t xml:space="preserve"> b</w:t>
      </w:r>
      <w:r w:rsidR="007721FB" w:rsidRPr="007721FB">
        <w:rPr>
          <w:rFonts w:ascii="Times New Roman" w:hAnsi="Times New Roman"/>
          <w:sz w:val="28"/>
          <w:szCs w:val="28"/>
          <w:lang w:val="pt-BR"/>
        </w:rPr>
        <w:t>ằn</w:t>
      </w:r>
      <w:r w:rsidR="007721FB">
        <w:rPr>
          <w:rFonts w:ascii="Times New Roman" w:hAnsi="Times New Roman"/>
          <w:sz w:val="28"/>
          <w:szCs w:val="28"/>
          <w:lang w:val="pt-BR"/>
        </w:rPr>
        <w:t xml:space="preserve">g </w:t>
      </w:r>
      <w:r w:rsidR="007721FB" w:rsidRPr="007721FB">
        <w:rPr>
          <w:rFonts w:ascii="Times New Roman" w:hAnsi="Times New Roman" w:hint="eastAsia"/>
          <w:sz w:val="28"/>
          <w:szCs w:val="28"/>
          <w:lang w:val="pt-BR"/>
        </w:rPr>
        <w:t>đ</w:t>
      </w:r>
      <w:r w:rsidR="007721FB" w:rsidRPr="007721FB">
        <w:rPr>
          <w:rFonts w:ascii="Times New Roman" w:hAnsi="Times New Roman"/>
          <w:sz w:val="28"/>
          <w:szCs w:val="28"/>
          <w:lang w:val="pt-BR"/>
        </w:rPr>
        <w:t>ể</w:t>
      </w:r>
      <w:r w:rsidR="007721FB">
        <w:rPr>
          <w:rFonts w:ascii="Times New Roman" w:hAnsi="Times New Roman"/>
          <w:sz w:val="28"/>
          <w:szCs w:val="28"/>
          <w:lang w:val="pt-BR"/>
        </w:rPr>
        <w:t xml:space="preserve"> nhanh ch</w:t>
      </w:r>
      <w:r w:rsidR="007721FB" w:rsidRPr="007721FB">
        <w:rPr>
          <w:rFonts w:ascii="Times New Roman" w:hAnsi="Times New Roman"/>
          <w:sz w:val="28"/>
          <w:szCs w:val="28"/>
          <w:lang w:val="pt-BR"/>
        </w:rPr>
        <w:t>óng</w:t>
      </w:r>
      <w:r w:rsidR="007721FB">
        <w:rPr>
          <w:rFonts w:ascii="Times New Roman" w:hAnsi="Times New Roman"/>
          <w:sz w:val="28"/>
          <w:szCs w:val="28"/>
          <w:lang w:val="pt-BR"/>
        </w:rPr>
        <w:t xml:space="preserve"> gi</w:t>
      </w:r>
      <w:r w:rsidR="007721FB" w:rsidRPr="007721FB">
        <w:rPr>
          <w:rFonts w:ascii="Times New Roman" w:hAnsi="Times New Roman"/>
          <w:sz w:val="28"/>
          <w:szCs w:val="28"/>
          <w:lang w:val="pt-BR"/>
        </w:rPr>
        <w:t>ả</w:t>
      </w:r>
      <w:r w:rsidR="007721FB">
        <w:rPr>
          <w:rFonts w:ascii="Times New Roman" w:hAnsi="Times New Roman"/>
          <w:sz w:val="28"/>
          <w:szCs w:val="28"/>
          <w:lang w:val="pt-BR"/>
        </w:rPr>
        <w:t>i ng</w:t>
      </w:r>
      <w:r w:rsidR="007721FB" w:rsidRPr="007721FB">
        <w:rPr>
          <w:rFonts w:ascii="Times New Roman" w:hAnsi="Times New Roman"/>
          <w:sz w:val="28"/>
          <w:szCs w:val="28"/>
          <w:lang w:val="pt-BR"/>
        </w:rPr>
        <w:t>â</w:t>
      </w:r>
      <w:r w:rsidR="007721FB">
        <w:rPr>
          <w:rFonts w:ascii="Times New Roman" w:hAnsi="Times New Roman"/>
          <w:sz w:val="28"/>
          <w:szCs w:val="28"/>
          <w:lang w:val="pt-BR"/>
        </w:rPr>
        <w:t xml:space="preserve">n </w:t>
      </w:r>
      <w:r w:rsidR="007721FB" w:rsidRPr="007721FB">
        <w:rPr>
          <w:rFonts w:ascii="Times New Roman" w:hAnsi="Times New Roman" w:hint="eastAsia"/>
          <w:sz w:val="28"/>
          <w:szCs w:val="28"/>
          <w:lang w:val="pt-BR"/>
        </w:rPr>
        <w:t>đư</w:t>
      </w:r>
      <w:r w:rsidR="007721FB">
        <w:rPr>
          <w:rFonts w:ascii="Times New Roman" w:hAnsi="Times New Roman"/>
          <w:sz w:val="28"/>
          <w:szCs w:val="28"/>
          <w:lang w:val="pt-BR"/>
        </w:rPr>
        <w:t>a c</w:t>
      </w:r>
      <w:r w:rsidR="007721FB" w:rsidRPr="007721FB">
        <w:rPr>
          <w:rFonts w:ascii="Times New Roman" w:hAnsi="Times New Roman"/>
          <w:sz w:val="28"/>
          <w:szCs w:val="28"/>
          <w:lang w:val="pt-BR"/>
        </w:rPr>
        <w:t>ác</w:t>
      </w:r>
      <w:r w:rsidR="007721FB">
        <w:rPr>
          <w:rFonts w:ascii="Times New Roman" w:hAnsi="Times New Roman"/>
          <w:sz w:val="28"/>
          <w:szCs w:val="28"/>
          <w:lang w:val="pt-BR"/>
        </w:rPr>
        <w:t xml:space="preserve"> c</w:t>
      </w:r>
      <w:r w:rsidR="007721FB" w:rsidRPr="007721FB">
        <w:rPr>
          <w:rFonts w:ascii="Times New Roman" w:hAnsi="Times New Roman"/>
          <w:sz w:val="28"/>
          <w:szCs w:val="28"/>
          <w:lang w:val="pt-BR"/>
        </w:rPr>
        <w:t>ô</w:t>
      </w:r>
      <w:r w:rsidR="007721FB">
        <w:rPr>
          <w:rFonts w:ascii="Times New Roman" w:hAnsi="Times New Roman"/>
          <w:sz w:val="28"/>
          <w:szCs w:val="28"/>
          <w:lang w:val="pt-BR"/>
        </w:rPr>
        <w:t>ng tr</w:t>
      </w:r>
      <w:r w:rsidR="007721FB" w:rsidRPr="007721FB">
        <w:rPr>
          <w:rFonts w:ascii="Times New Roman" w:hAnsi="Times New Roman"/>
          <w:sz w:val="28"/>
          <w:szCs w:val="28"/>
          <w:lang w:val="pt-BR"/>
        </w:rPr>
        <w:t>ì</w:t>
      </w:r>
      <w:r w:rsidR="007721FB">
        <w:rPr>
          <w:rFonts w:ascii="Times New Roman" w:hAnsi="Times New Roman"/>
          <w:sz w:val="28"/>
          <w:szCs w:val="28"/>
          <w:lang w:val="pt-BR"/>
        </w:rPr>
        <w:t>nh tr</w:t>
      </w:r>
      <w:r w:rsidR="007721FB" w:rsidRPr="007721FB">
        <w:rPr>
          <w:rFonts w:ascii="Times New Roman" w:hAnsi="Times New Roman"/>
          <w:sz w:val="28"/>
          <w:szCs w:val="28"/>
          <w:lang w:val="pt-BR"/>
        </w:rPr>
        <w:t>ọng</w:t>
      </w:r>
      <w:r w:rsidR="007721FB">
        <w:rPr>
          <w:rFonts w:ascii="Times New Roman" w:hAnsi="Times New Roman"/>
          <w:sz w:val="28"/>
          <w:szCs w:val="28"/>
          <w:lang w:val="pt-BR"/>
        </w:rPr>
        <w:t xml:space="preserve"> </w:t>
      </w:r>
      <w:r w:rsidR="007721FB" w:rsidRPr="007721FB">
        <w:rPr>
          <w:rFonts w:ascii="Times New Roman" w:hAnsi="Times New Roman" w:hint="eastAsia"/>
          <w:sz w:val="28"/>
          <w:szCs w:val="28"/>
          <w:lang w:val="pt-BR"/>
        </w:rPr>
        <w:t>đ</w:t>
      </w:r>
      <w:r w:rsidR="007721FB">
        <w:rPr>
          <w:rFonts w:ascii="Times New Roman" w:hAnsi="Times New Roman"/>
          <w:sz w:val="28"/>
          <w:szCs w:val="28"/>
          <w:lang w:val="pt-BR"/>
        </w:rPr>
        <w:t>i</w:t>
      </w:r>
      <w:r w:rsidR="007721FB" w:rsidRPr="007721FB">
        <w:rPr>
          <w:rFonts w:ascii="Times New Roman" w:hAnsi="Times New Roman"/>
          <w:sz w:val="28"/>
          <w:szCs w:val="28"/>
          <w:lang w:val="pt-BR"/>
        </w:rPr>
        <w:t>ểm</w:t>
      </w:r>
      <w:r w:rsidR="007721FB">
        <w:rPr>
          <w:rFonts w:ascii="Times New Roman" w:hAnsi="Times New Roman"/>
          <w:sz w:val="28"/>
          <w:szCs w:val="28"/>
          <w:lang w:val="pt-BR"/>
        </w:rPr>
        <w:t xml:space="preserve"> qu</w:t>
      </w:r>
      <w:r w:rsidR="007721FB" w:rsidRPr="007721FB">
        <w:rPr>
          <w:rFonts w:ascii="Times New Roman" w:hAnsi="Times New Roman"/>
          <w:sz w:val="28"/>
          <w:szCs w:val="28"/>
          <w:lang w:val="pt-BR"/>
        </w:rPr>
        <w:t>ốc</w:t>
      </w:r>
      <w:r w:rsidR="007721FB">
        <w:rPr>
          <w:rFonts w:ascii="Times New Roman" w:hAnsi="Times New Roman"/>
          <w:sz w:val="28"/>
          <w:szCs w:val="28"/>
          <w:lang w:val="pt-BR"/>
        </w:rPr>
        <w:t xml:space="preserve"> gia </w:t>
      </w:r>
      <w:r w:rsidR="007721FB" w:rsidRPr="007721FB">
        <w:rPr>
          <w:rFonts w:ascii="Times New Roman" w:hAnsi="Times New Roman" w:hint="eastAsia"/>
          <w:sz w:val="28"/>
          <w:szCs w:val="28"/>
          <w:lang w:val="pt-BR"/>
        </w:rPr>
        <w:t>đ</w:t>
      </w:r>
      <w:r w:rsidR="007721FB">
        <w:rPr>
          <w:rFonts w:ascii="Times New Roman" w:hAnsi="Times New Roman"/>
          <w:sz w:val="28"/>
          <w:szCs w:val="28"/>
          <w:lang w:val="pt-BR"/>
        </w:rPr>
        <w:t>i v</w:t>
      </w:r>
      <w:r w:rsidR="007721FB" w:rsidRPr="007721FB">
        <w:rPr>
          <w:rFonts w:ascii="Times New Roman" w:hAnsi="Times New Roman"/>
          <w:sz w:val="28"/>
          <w:szCs w:val="28"/>
          <w:lang w:val="pt-BR"/>
        </w:rPr>
        <w:t>à</w:t>
      </w:r>
      <w:r w:rsidR="007721FB">
        <w:rPr>
          <w:rFonts w:ascii="Times New Roman" w:hAnsi="Times New Roman"/>
          <w:sz w:val="28"/>
          <w:szCs w:val="28"/>
          <w:lang w:val="pt-BR"/>
        </w:rPr>
        <w:t>o ho</w:t>
      </w:r>
      <w:r w:rsidR="007721FB" w:rsidRPr="007721FB">
        <w:rPr>
          <w:rFonts w:ascii="Times New Roman" w:hAnsi="Times New Roman"/>
          <w:sz w:val="28"/>
          <w:szCs w:val="28"/>
          <w:lang w:val="pt-BR"/>
        </w:rPr>
        <w:t>ạt</w:t>
      </w:r>
      <w:r w:rsidR="007721FB">
        <w:rPr>
          <w:rFonts w:ascii="Times New Roman" w:hAnsi="Times New Roman"/>
          <w:sz w:val="28"/>
          <w:szCs w:val="28"/>
          <w:lang w:val="pt-BR"/>
        </w:rPr>
        <w:t xml:space="preserve"> </w:t>
      </w:r>
      <w:r w:rsidR="007721FB" w:rsidRPr="007721FB">
        <w:rPr>
          <w:rFonts w:ascii="Times New Roman" w:hAnsi="Times New Roman" w:hint="eastAsia"/>
          <w:sz w:val="28"/>
          <w:szCs w:val="28"/>
          <w:lang w:val="pt-BR"/>
        </w:rPr>
        <w:t>đ</w:t>
      </w:r>
      <w:r w:rsidR="007721FB" w:rsidRPr="007721FB">
        <w:rPr>
          <w:rFonts w:ascii="Times New Roman" w:hAnsi="Times New Roman"/>
          <w:sz w:val="28"/>
          <w:szCs w:val="28"/>
          <w:lang w:val="pt-BR"/>
        </w:rPr>
        <w:t>ộng</w:t>
      </w:r>
      <w:r w:rsidRPr="003D5B8F">
        <w:rPr>
          <w:rFonts w:ascii="Times New Roman" w:hAnsi="Times New Roman"/>
          <w:sz w:val="28"/>
          <w:szCs w:val="28"/>
          <w:lang w:val="pt-BR"/>
        </w:rPr>
        <w:t>.</w:t>
      </w:r>
    </w:p>
    <w:p w14:paraId="4A02F864" w14:textId="77777777" w:rsidR="008607EE" w:rsidRPr="00DC10D4" w:rsidRDefault="008607EE" w:rsidP="003D5B8F">
      <w:pPr>
        <w:spacing w:before="40" w:after="40" w:line="288" w:lineRule="auto"/>
        <w:ind w:firstLine="561"/>
        <w:jc w:val="both"/>
        <w:rPr>
          <w:rFonts w:ascii="Times New Roman" w:hAnsi="Times New Roman"/>
          <w:iCs/>
          <w:color w:val="000000"/>
          <w:sz w:val="28"/>
          <w:szCs w:val="28"/>
          <w:lang w:val="pt-BR"/>
        </w:rPr>
      </w:pPr>
      <w:r w:rsidRPr="00DC10D4">
        <w:rPr>
          <w:rFonts w:ascii="Times New Roman" w:hAnsi="Times New Roman"/>
          <w:i/>
          <w:spacing w:val="2"/>
          <w:sz w:val="28"/>
          <w:szCs w:val="28"/>
          <w:lang w:val="pt-BR"/>
        </w:rPr>
        <w:t>Bốn là,</w:t>
      </w:r>
      <w:r w:rsidRPr="00DC10D4">
        <w:rPr>
          <w:rFonts w:ascii="Times New Roman" w:hAnsi="Times New Roman"/>
          <w:spacing w:val="2"/>
          <w:sz w:val="28"/>
          <w:szCs w:val="28"/>
          <w:lang w:val="pt-BR"/>
        </w:rPr>
        <w:t xml:space="preserve"> </w:t>
      </w:r>
      <w:r w:rsidRPr="00DC10D4">
        <w:rPr>
          <w:rFonts w:ascii="Times New Roman" w:hAnsi="Times New Roman"/>
          <w:spacing w:val="2"/>
          <w:sz w:val="28"/>
          <w:szCs w:val="28"/>
          <w:lang w:val="sv-SE"/>
        </w:rPr>
        <w:t>tăng cường quản lý giá chặt chẽ, nâng cao tính hiệu quả, hiệu lực của công tác chống buôn lậu,</w:t>
      </w:r>
      <w:r w:rsidR="00CC0260" w:rsidRPr="00DC10D4">
        <w:rPr>
          <w:rFonts w:ascii="Times New Roman" w:hAnsi="Times New Roman"/>
          <w:spacing w:val="2"/>
          <w:sz w:val="28"/>
          <w:szCs w:val="28"/>
          <w:lang w:val="sv-SE"/>
        </w:rPr>
        <w:t xml:space="preserve"> chống hàng gian, hàng giả, hàng kém chất l</w:t>
      </w:r>
      <w:r w:rsidR="00CC0260" w:rsidRPr="00DC10D4">
        <w:rPr>
          <w:rFonts w:ascii="Times New Roman" w:hAnsi="Times New Roman" w:hint="eastAsia"/>
          <w:spacing w:val="2"/>
          <w:sz w:val="28"/>
          <w:szCs w:val="28"/>
          <w:lang w:val="sv-SE"/>
        </w:rPr>
        <w:t>ư</w:t>
      </w:r>
      <w:r w:rsidR="00CC0260" w:rsidRPr="00DC10D4">
        <w:rPr>
          <w:rFonts w:ascii="Times New Roman" w:hAnsi="Times New Roman"/>
          <w:spacing w:val="2"/>
          <w:sz w:val="28"/>
          <w:szCs w:val="28"/>
          <w:lang w:val="sv-SE"/>
        </w:rPr>
        <w:t>ợng;</w:t>
      </w:r>
      <w:r w:rsidRPr="00DC10D4">
        <w:rPr>
          <w:rFonts w:ascii="Times New Roman" w:hAnsi="Times New Roman"/>
          <w:spacing w:val="2"/>
          <w:sz w:val="28"/>
          <w:szCs w:val="28"/>
          <w:lang w:val="sv-SE"/>
        </w:rPr>
        <w:t xml:space="preserve"> tuyệt đối không để các doanh nghiệp lợi dụng yếu tố khó khăn để đầu cơ, nâng giá hàng hoá và dịch vụ; thực hiện nghiêm </w:t>
      </w:r>
      <w:r w:rsidRPr="00DC10D4">
        <w:rPr>
          <w:rFonts w:ascii="Times New Roman" w:hAnsi="Times New Roman"/>
          <w:iCs/>
          <w:color w:val="000000"/>
          <w:spacing w:val="2"/>
          <w:sz w:val="28"/>
          <w:szCs w:val="28"/>
          <w:lang w:val="pt-BR"/>
        </w:rPr>
        <w:t>Công văn số 5159/VPCP-KTN của</w:t>
      </w:r>
      <w:r w:rsidRPr="00DC10D4">
        <w:rPr>
          <w:rFonts w:ascii="Times New Roman" w:hAnsi="Times New Roman"/>
          <w:iCs/>
          <w:color w:val="000000"/>
          <w:sz w:val="28"/>
          <w:szCs w:val="28"/>
          <w:lang w:val="pt-BR"/>
        </w:rPr>
        <w:t xml:space="preserve"> Văn phòng Chính phủ về một số giải pháp đẩy mạnh việc thu mua tiêu thụ hết lúa, gạo vụ hè thu </w:t>
      </w:r>
      <w:r w:rsidR="00CC0260" w:rsidRPr="00DC10D4">
        <w:rPr>
          <w:rFonts w:ascii="Times New Roman" w:hAnsi="Times New Roman"/>
          <w:iCs/>
          <w:color w:val="000000"/>
          <w:sz w:val="28"/>
          <w:szCs w:val="28"/>
          <w:lang w:val="pt-BR"/>
        </w:rPr>
        <w:t>2008 ở đồng bằng sông Cửu Long. Có c</w:t>
      </w:r>
      <w:r w:rsidR="003D5B8F" w:rsidRPr="00DC10D4">
        <w:rPr>
          <w:rFonts w:ascii="Times New Roman" w:hAnsi="Times New Roman" w:hint="eastAsia"/>
          <w:iCs/>
          <w:color w:val="000000"/>
          <w:sz w:val="28"/>
          <w:szCs w:val="28"/>
          <w:lang w:val="pt-BR"/>
        </w:rPr>
        <w:t>ơ</w:t>
      </w:r>
      <w:r w:rsidR="00CC0260" w:rsidRPr="00DC10D4">
        <w:rPr>
          <w:rFonts w:ascii="Times New Roman" w:hAnsi="Times New Roman"/>
          <w:iCs/>
          <w:color w:val="000000"/>
          <w:sz w:val="28"/>
          <w:szCs w:val="28"/>
          <w:lang w:val="pt-BR"/>
        </w:rPr>
        <w:t xml:space="preserve"> chế </w:t>
      </w:r>
      <w:r w:rsidR="00CC0260" w:rsidRPr="00DC10D4">
        <w:rPr>
          <w:rFonts w:ascii="Times New Roman" w:hAnsi="Times New Roman" w:hint="eastAsia"/>
          <w:iCs/>
          <w:color w:val="000000"/>
          <w:sz w:val="28"/>
          <w:szCs w:val="28"/>
          <w:lang w:val="pt-BR"/>
        </w:rPr>
        <w:t>đ</w:t>
      </w:r>
      <w:r w:rsidR="00CC0260" w:rsidRPr="00DC10D4">
        <w:rPr>
          <w:rFonts w:ascii="Times New Roman" w:hAnsi="Times New Roman"/>
          <w:iCs/>
          <w:color w:val="000000"/>
          <w:sz w:val="28"/>
          <w:szCs w:val="28"/>
          <w:lang w:val="pt-BR"/>
        </w:rPr>
        <w:t>ể các doanh nghiệp mua hết l</w:t>
      </w:r>
      <w:r w:rsidR="00CC0260" w:rsidRPr="00DC10D4">
        <w:rPr>
          <w:rFonts w:ascii="Times New Roman" w:hAnsi="Times New Roman" w:hint="eastAsia"/>
          <w:iCs/>
          <w:color w:val="000000"/>
          <w:sz w:val="28"/>
          <w:szCs w:val="28"/>
          <w:lang w:val="pt-BR"/>
        </w:rPr>
        <w:t>ư</w:t>
      </w:r>
      <w:r w:rsidR="00CC0260" w:rsidRPr="00DC10D4">
        <w:rPr>
          <w:rFonts w:ascii="Times New Roman" w:hAnsi="Times New Roman"/>
          <w:iCs/>
          <w:color w:val="000000"/>
          <w:sz w:val="28"/>
          <w:szCs w:val="28"/>
          <w:lang w:val="pt-BR"/>
        </w:rPr>
        <w:t xml:space="preserve">ợng thủy sản nuôi trồng và </w:t>
      </w:r>
      <w:r w:rsidR="00CC0260" w:rsidRPr="00DC10D4">
        <w:rPr>
          <w:rFonts w:ascii="Times New Roman" w:hAnsi="Times New Roman" w:hint="eastAsia"/>
          <w:iCs/>
          <w:color w:val="000000"/>
          <w:sz w:val="28"/>
          <w:szCs w:val="28"/>
          <w:lang w:val="pt-BR"/>
        </w:rPr>
        <w:t>đ</w:t>
      </w:r>
      <w:r w:rsidR="00CC0260" w:rsidRPr="00DC10D4">
        <w:rPr>
          <w:rFonts w:ascii="Times New Roman" w:hAnsi="Times New Roman"/>
          <w:iCs/>
          <w:color w:val="000000"/>
          <w:sz w:val="28"/>
          <w:szCs w:val="28"/>
          <w:lang w:val="pt-BR"/>
        </w:rPr>
        <w:t>ánh bắt của nhân dân.</w:t>
      </w:r>
    </w:p>
    <w:p w14:paraId="6EFFF44F" w14:textId="77777777" w:rsidR="005A37A7" w:rsidRPr="00DC10D4" w:rsidRDefault="008607EE" w:rsidP="00CC0260">
      <w:pPr>
        <w:spacing w:before="40" w:after="40" w:line="288" w:lineRule="auto"/>
        <w:ind w:firstLine="561"/>
        <w:jc w:val="both"/>
        <w:rPr>
          <w:rFonts w:ascii="Times New Roman" w:hAnsi="Times New Roman"/>
          <w:b/>
          <w:sz w:val="32"/>
          <w:szCs w:val="32"/>
          <w:lang w:val="fr-FR"/>
        </w:rPr>
      </w:pPr>
      <w:r w:rsidRPr="00DC10D4">
        <w:rPr>
          <w:rFonts w:ascii="Times New Roman" w:hAnsi="Times New Roman"/>
          <w:i/>
          <w:iCs/>
          <w:color w:val="000000"/>
          <w:sz w:val="28"/>
          <w:szCs w:val="28"/>
          <w:lang w:val="pt-BR"/>
        </w:rPr>
        <w:t>Năm là</w:t>
      </w:r>
      <w:r w:rsidRPr="00DC10D4">
        <w:rPr>
          <w:rFonts w:ascii="Times New Roman" w:hAnsi="Times New Roman"/>
          <w:iCs/>
          <w:color w:val="000000"/>
          <w:sz w:val="28"/>
          <w:szCs w:val="28"/>
          <w:lang w:val="pt-BR"/>
        </w:rPr>
        <w:t>, làm tốt công tác dự báo để đối phó kịp thời với những diễn biến bất lợi của thời tiết có thể xảy ra nhằm hạn chế tối đa thiệt hại; thực hiện hiệu quả  công tác phòng trừ dịch bệnh trên gia súc, gia cầm</w:t>
      </w:r>
      <w:r w:rsidR="00CC0260" w:rsidRPr="00DC10D4">
        <w:rPr>
          <w:rFonts w:ascii="Times New Roman" w:hAnsi="Times New Roman"/>
          <w:iCs/>
          <w:color w:val="000000"/>
          <w:sz w:val="28"/>
          <w:szCs w:val="28"/>
          <w:lang w:val="pt-BR"/>
        </w:rPr>
        <w:t>, t</w:t>
      </w:r>
      <w:r w:rsidR="00CC0260" w:rsidRPr="00DC10D4">
        <w:rPr>
          <w:rFonts w:ascii="Times New Roman" w:hAnsi="Times New Roman" w:hint="eastAsia"/>
          <w:iCs/>
          <w:color w:val="000000"/>
          <w:sz w:val="28"/>
          <w:szCs w:val="28"/>
          <w:lang w:val="pt-BR"/>
        </w:rPr>
        <w:t>ă</w:t>
      </w:r>
      <w:r w:rsidR="00CC0260" w:rsidRPr="00DC10D4">
        <w:rPr>
          <w:rFonts w:ascii="Times New Roman" w:hAnsi="Times New Roman"/>
          <w:iCs/>
          <w:color w:val="000000"/>
          <w:sz w:val="28"/>
          <w:szCs w:val="28"/>
          <w:lang w:val="pt-BR"/>
        </w:rPr>
        <w:t>ng c</w:t>
      </w:r>
      <w:r w:rsidR="00CC0260" w:rsidRPr="00DC10D4">
        <w:rPr>
          <w:rFonts w:ascii="Times New Roman" w:hAnsi="Times New Roman" w:hint="eastAsia"/>
          <w:iCs/>
          <w:color w:val="000000"/>
          <w:sz w:val="28"/>
          <w:szCs w:val="28"/>
          <w:lang w:val="pt-BR"/>
        </w:rPr>
        <w:t>ư</w:t>
      </w:r>
      <w:r w:rsidR="00CC0260" w:rsidRPr="00DC10D4">
        <w:rPr>
          <w:rFonts w:ascii="Times New Roman" w:hAnsi="Times New Roman"/>
          <w:iCs/>
          <w:color w:val="000000"/>
          <w:sz w:val="28"/>
          <w:szCs w:val="28"/>
          <w:lang w:val="pt-BR"/>
        </w:rPr>
        <w:t xml:space="preserve">ờng công tác kiểm tra, giám sát và chỉ </w:t>
      </w:r>
      <w:r w:rsidR="00CC0260" w:rsidRPr="00DC10D4">
        <w:rPr>
          <w:rFonts w:ascii="Times New Roman" w:hAnsi="Times New Roman" w:hint="eastAsia"/>
          <w:iCs/>
          <w:color w:val="000000"/>
          <w:sz w:val="28"/>
          <w:szCs w:val="28"/>
          <w:lang w:val="pt-BR"/>
        </w:rPr>
        <w:t>đ</w:t>
      </w:r>
      <w:r w:rsidR="00CC0260" w:rsidRPr="00DC10D4">
        <w:rPr>
          <w:rFonts w:ascii="Times New Roman" w:hAnsi="Times New Roman"/>
          <w:iCs/>
          <w:color w:val="000000"/>
          <w:sz w:val="28"/>
          <w:szCs w:val="28"/>
          <w:lang w:val="pt-BR"/>
        </w:rPr>
        <w:t xml:space="preserve">ạo triển khai </w:t>
      </w:r>
      <w:r w:rsidR="00CC0260" w:rsidRPr="00DC10D4">
        <w:rPr>
          <w:rFonts w:ascii="Times New Roman" w:hAnsi="Times New Roman" w:hint="eastAsia"/>
          <w:iCs/>
          <w:color w:val="000000"/>
          <w:sz w:val="28"/>
          <w:szCs w:val="28"/>
          <w:lang w:val="pt-BR"/>
        </w:rPr>
        <w:t>đ</w:t>
      </w:r>
      <w:r w:rsidR="00CC0260" w:rsidRPr="00DC10D4">
        <w:rPr>
          <w:rFonts w:ascii="Times New Roman" w:hAnsi="Times New Roman"/>
          <w:iCs/>
          <w:color w:val="000000"/>
          <w:sz w:val="28"/>
          <w:szCs w:val="28"/>
          <w:lang w:val="pt-BR"/>
        </w:rPr>
        <w:t>ể các c</w:t>
      </w:r>
      <w:r w:rsidR="00CC0260" w:rsidRPr="00DC10D4">
        <w:rPr>
          <w:rFonts w:ascii="Times New Roman" w:hAnsi="Times New Roman" w:hint="eastAsia"/>
          <w:iCs/>
          <w:color w:val="000000"/>
          <w:sz w:val="28"/>
          <w:szCs w:val="28"/>
          <w:lang w:val="pt-BR"/>
        </w:rPr>
        <w:t>ơ</w:t>
      </w:r>
      <w:r w:rsidR="00CC0260" w:rsidRPr="00DC10D4">
        <w:rPr>
          <w:rFonts w:ascii="Times New Roman" w:hAnsi="Times New Roman"/>
          <w:iCs/>
          <w:color w:val="000000"/>
          <w:sz w:val="28"/>
          <w:szCs w:val="28"/>
          <w:lang w:val="pt-BR"/>
        </w:rPr>
        <w:t xml:space="preserve"> chế chính sách, kinh phí hỗ trợ của nhà n</w:t>
      </w:r>
      <w:r w:rsidR="00CC0260" w:rsidRPr="00DC10D4">
        <w:rPr>
          <w:rFonts w:ascii="Times New Roman" w:hAnsi="Times New Roman" w:hint="eastAsia"/>
          <w:iCs/>
          <w:color w:val="000000"/>
          <w:sz w:val="28"/>
          <w:szCs w:val="28"/>
          <w:lang w:val="pt-BR"/>
        </w:rPr>
        <w:t>ư</w:t>
      </w:r>
      <w:r w:rsidR="00CC0260" w:rsidRPr="00DC10D4">
        <w:rPr>
          <w:rFonts w:ascii="Times New Roman" w:hAnsi="Times New Roman"/>
          <w:iCs/>
          <w:color w:val="000000"/>
          <w:sz w:val="28"/>
          <w:szCs w:val="28"/>
          <w:lang w:val="pt-BR"/>
        </w:rPr>
        <w:t xml:space="preserve">ớc nhanh chóng </w:t>
      </w:r>
      <w:r w:rsidR="00CC0260" w:rsidRPr="00DC10D4">
        <w:rPr>
          <w:rFonts w:ascii="Times New Roman" w:hAnsi="Times New Roman" w:hint="eastAsia"/>
          <w:iCs/>
          <w:color w:val="000000"/>
          <w:sz w:val="28"/>
          <w:szCs w:val="28"/>
          <w:lang w:val="pt-BR"/>
        </w:rPr>
        <w:t>đ</w:t>
      </w:r>
      <w:r w:rsidR="003D5B8F" w:rsidRPr="00DC10D4">
        <w:rPr>
          <w:rFonts w:ascii="Times New Roman" w:hAnsi="Times New Roman"/>
          <w:iCs/>
          <w:color w:val="000000"/>
          <w:sz w:val="28"/>
          <w:szCs w:val="28"/>
          <w:lang w:val="pt-BR"/>
        </w:rPr>
        <w:t xml:space="preserve">ến </w:t>
      </w:r>
      <w:r w:rsidR="00CC0260" w:rsidRPr="00DC10D4">
        <w:rPr>
          <w:rFonts w:ascii="Times New Roman" w:hAnsi="Times New Roman"/>
          <w:iCs/>
          <w:color w:val="000000"/>
          <w:sz w:val="28"/>
          <w:szCs w:val="28"/>
          <w:lang w:val="pt-BR"/>
        </w:rPr>
        <w:t>với ng</w:t>
      </w:r>
      <w:r w:rsidR="00CC0260" w:rsidRPr="00DC10D4">
        <w:rPr>
          <w:rFonts w:ascii="Times New Roman" w:hAnsi="Times New Roman" w:hint="eastAsia"/>
          <w:iCs/>
          <w:color w:val="000000"/>
          <w:sz w:val="28"/>
          <w:szCs w:val="28"/>
          <w:lang w:val="pt-BR"/>
        </w:rPr>
        <w:t>ư</w:t>
      </w:r>
      <w:r w:rsidR="00CC0260" w:rsidRPr="00DC10D4">
        <w:rPr>
          <w:rFonts w:ascii="Times New Roman" w:hAnsi="Times New Roman"/>
          <w:iCs/>
          <w:color w:val="000000"/>
          <w:sz w:val="28"/>
          <w:szCs w:val="28"/>
          <w:lang w:val="pt-BR"/>
        </w:rPr>
        <w:t xml:space="preserve">ời dân </w:t>
      </w:r>
      <w:r w:rsidR="00CC0260" w:rsidRPr="00DC10D4">
        <w:rPr>
          <w:rFonts w:ascii="Times New Roman" w:hAnsi="Times New Roman" w:hint="eastAsia"/>
          <w:iCs/>
          <w:color w:val="000000"/>
          <w:sz w:val="28"/>
          <w:szCs w:val="28"/>
          <w:lang w:val="pt-BR"/>
        </w:rPr>
        <w:t>đư</w:t>
      </w:r>
      <w:r w:rsidR="00CC0260" w:rsidRPr="00DC10D4">
        <w:rPr>
          <w:rFonts w:ascii="Times New Roman" w:hAnsi="Times New Roman"/>
          <w:iCs/>
          <w:color w:val="000000"/>
          <w:sz w:val="28"/>
          <w:szCs w:val="28"/>
          <w:lang w:val="pt-BR"/>
        </w:rPr>
        <w:t>ợc thụ h</w:t>
      </w:r>
      <w:r w:rsidR="00CC0260" w:rsidRPr="00DC10D4">
        <w:rPr>
          <w:rFonts w:ascii="Times New Roman" w:hAnsi="Times New Roman" w:hint="eastAsia"/>
          <w:iCs/>
          <w:color w:val="000000"/>
          <w:sz w:val="28"/>
          <w:szCs w:val="28"/>
          <w:lang w:val="pt-BR"/>
        </w:rPr>
        <w:t>ư</w:t>
      </w:r>
      <w:r w:rsidR="00CC0260" w:rsidRPr="00DC10D4">
        <w:rPr>
          <w:rFonts w:ascii="Times New Roman" w:hAnsi="Times New Roman"/>
          <w:iCs/>
          <w:color w:val="000000"/>
          <w:sz w:val="28"/>
          <w:szCs w:val="28"/>
          <w:lang w:val="pt-BR"/>
        </w:rPr>
        <w:t>ởng;</w:t>
      </w:r>
      <w:r w:rsidRPr="00DC10D4">
        <w:rPr>
          <w:rFonts w:ascii="Times New Roman" w:hAnsi="Times New Roman"/>
          <w:iCs/>
          <w:color w:val="000000"/>
          <w:sz w:val="28"/>
          <w:szCs w:val="28"/>
          <w:lang w:val="pt-BR"/>
        </w:rPr>
        <w:t xml:space="preserve"> đồng thời tăng cường hơn nữa vai trò và trách nhiệm của cộng đồng trong việc chăm lo công tác chính sách xã hội, từng bước nâng cao đời sống dân cư.</w:t>
      </w:r>
    </w:p>
    <w:p w14:paraId="6C4C6EB0" w14:textId="77777777" w:rsidR="00C659C9" w:rsidRPr="00DC10D4" w:rsidRDefault="00C659C9" w:rsidP="00FD2510">
      <w:pPr>
        <w:pStyle w:val="Heading8"/>
        <w:ind w:firstLine="4820"/>
        <w:jc w:val="center"/>
        <w:rPr>
          <w:rFonts w:ascii="Times New Roman" w:hAnsi="Times New Roman"/>
          <w:sz w:val="40"/>
          <w:szCs w:val="36"/>
          <w:lang w:val="de-DE"/>
        </w:rPr>
      </w:pPr>
    </w:p>
    <w:p w14:paraId="4B3F36AB" w14:textId="77777777" w:rsidR="0056542E" w:rsidRPr="004B0430" w:rsidRDefault="00982B3B" w:rsidP="00FD2510">
      <w:pPr>
        <w:pStyle w:val="Heading8"/>
        <w:ind w:firstLine="4820"/>
        <w:jc w:val="center"/>
        <w:rPr>
          <w:rFonts w:ascii="Times New Roman" w:hAnsi="Times New Roman"/>
          <w:lang w:val="de-DE"/>
        </w:rPr>
      </w:pPr>
      <w:r w:rsidRPr="00D54345">
        <w:rPr>
          <w:rFonts w:ascii="Times New Roman" w:hAnsi="Times New Roman"/>
          <w:sz w:val="28"/>
          <w:szCs w:val="24"/>
          <w:lang w:val="de-DE"/>
        </w:rPr>
        <w:t>TỔNG CỤC TR</w:t>
      </w:r>
      <w:r w:rsidRPr="00D54345">
        <w:rPr>
          <w:rFonts w:ascii="Times New Roman" w:hAnsi="Times New Roman" w:hint="eastAsia"/>
          <w:sz w:val="28"/>
          <w:szCs w:val="24"/>
          <w:lang w:val="de-DE"/>
        </w:rPr>
        <w:t>Ư</w:t>
      </w:r>
      <w:r w:rsidRPr="00D54345">
        <w:rPr>
          <w:rFonts w:ascii="Times New Roman" w:hAnsi="Times New Roman"/>
          <w:sz w:val="28"/>
          <w:szCs w:val="24"/>
          <w:lang w:val="de-DE"/>
        </w:rPr>
        <w:t>ỞNG</w:t>
      </w:r>
    </w:p>
    <w:p w14:paraId="53212B24" w14:textId="77777777" w:rsidR="0056542E" w:rsidRPr="004B0430" w:rsidRDefault="0056542E" w:rsidP="00FD2510">
      <w:pPr>
        <w:spacing w:before="120"/>
        <w:ind w:firstLine="5486"/>
        <w:rPr>
          <w:rFonts w:ascii="Times New Roman" w:hAnsi="Times New Roman"/>
          <w:b/>
          <w:sz w:val="30"/>
          <w:lang w:val="de-DE"/>
        </w:rPr>
      </w:pPr>
      <w:r w:rsidRPr="004B0430">
        <w:rPr>
          <w:rFonts w:ascii="Times New Roman" w:hAnsi="Times New Roman"/>
          <w:b/>
          <w:sz w:val="30"/>
          <w:lang w:val="de-DE"/>
        </w:rPr>
        <w:t xml:space="preserve">   </w:t>
      </w:r>
    </w:p>
    <w:p w14:paraId="3A80E8EF" w14:textId="77777777" w:rsidR="0056542E" w:rsidRDefault="0056542E" w:rsidP="00FD2510">
      <w:pPr>
        <w:spacing w:before="120"/>
        <w:ind w:firstLine="5486"/>
        <w:rPr>
          <w:rFonts w:ascii="Times New Roman" w:hAnsi="Times New Roman"/>
          <w:b/>
          <w:sz w:val="30"/>
          <w:lang w:val="de-DE"/>
        </w:rPr>
      </w:pPr>
    </w:p>
    <w:p w14:paraId="7E74DF07" w14:textId="77777777" w:rsidR="00CC0260" w:rsidRPr="004B0430" w:rsidRDefault="00CC0260" w:rsidP="00FD2510">
      <w:pPr>
        <w:spacing w:before="120"/>
        <w:ind w:firstLine="5486"/>
        <w:rPr>
          <w:rFonts w:ascii="Times New Roman" w:hAnsi="Times New Roman"/>
          <w:b/>
          <w:sz w:val="30"/>
          <w:lang w:val="de-DE"/>
        </w:rPr>
      </w:pPr>
    </w:p>
    <w:p w14:paraId="649D1750" w14:textId="77777777" w:rsidR="0056542E" w:rsidRPr="004B0430" w:rsidRDefault="0056542E" w:rsidP="00FD2510">
      <w:pPr>
        <w:spacing w:before="120"/>
        <w:ind w:firstLine="5486"/>
        <w:rPr>
          <w:rFonts w:ascii="Times New Roman" w:hAnsi="Times New Roman"/>
          <w:b/>
          <w:sz w:val="30"/>
          <w:lang w:val="de-DE"/>
        </w:rPr>
      </w:pPr>
    </w:p>
    <w:p w14:paraId="799436FE" w14:textId="77777777" w:rsidR="0056542E" w:rsidRPr="004B0430" w:rsidRDefault="00982B3B" w:rsidP="003D5B8F">
      <w:pPr>
        <w:spacing w:before="240"/>
        <w:ind w:left="5040"/>
        <w:jc w:val="center"/>
        <w:rPr>
          <w:rFonts w:ascii="Times New Roman" w:hAnsi="Times New Roman"/>
          <w:b/>
          <w:sz w:val="28"/>
          <w:szCs w:val="18"/>
          <w:lang w:val="de-DE"/>
        </w:rPr>
      </w:pPr>
      <w:r w:rsidRPr="004B0430">
        <w:rPr>
          <w:rFonts w:ascii="Times New Roman" w:hAnsi="Times New Roman"/>
          <w:b/>
          <w:sz w:val="28"/>
          <w:szCs w:val="18"/>
          <w:lang w:val="de-DE"/>
        </w:rPr>
        <w:t xml:space="preserve">Nguyễn </w:t>
      </w:r>
      <w:r w:rsidRPr="004B0430">
        <w:rPr>
          <w:rFonts w:ascii="Times New Roman" w:hAnsi="Times New Roman" w:hint="eastAsia"/>
          <w:b/>
          <w:sz w:val="28"/>
          <w:szCs w:val="18"/>
          <w:lang w:val="de-DE"/>
        </w:rPr>
        <w:t>Đ</w:t>
      </w:r>
      <w:r w:rsidRPr="004B0430">
        <w:rPr>
          <w:rFonts w:ascii="Times New Roman" w:hAnsi="Times New Roman"/>
          <w:b/>
          <w:sz w:val="28"/>
          <w:szCs w:val="18"/>
          <w:lang w:val="de-DE"/>
        </w:rPr>
        <w:t>ức H</w:t>
      </w:r>
      <w:r w:rsidR="003D5B8F" w:rsidRPr="003D5B8F">
        <w:rPr>
          <w:rFonts w:ascii="Times New Roman" w:hAnsi="Times New Roman"/>
          <w:b/>
          <w:sz w:val="28"/>
          <w:szCs w:val="18"/>
          <w:lang w:val="de-DE"/>
        </w:rPr>
        <w:t>ò</w:t>
      </w:r>
      <w:r w:rsidR="003D5B8F">
        <w:rPr>
          <w:rFonts w:ascii="Times New Roman" w:hAnsi="Times New Roman"/>
          <w:b/>
          <w:sz w:val="28"/>
          <w:szCs w:val="18"/>
          <w:lang w:val="de-DE"/>
        </w:rPr>
        <w:t>a</w:t>
      </w:r>
    </w:p>
    <w:sectPr w:rsidR="0056542E" w:rsidRPr="004B0430">
      <w:footerReference w:type="even" r:id="rId7"/>
      <w:footerReference w:type="default" r:id="rId8"/>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502F1" w14:textId="77777777" w:rsidR="00F520FB" w:rsidRDefault="00F520FB">
      <w:r>
        <w:separator/>
      </w:r>
    </w:p>
  </w:endnote>
  <w:endnote w:type="continuationSeparator" w:id="0">
    <w:p w14:paraId="26CA84A6" w14:textId="77777777" w:rsidR="00F520FB" w:rsidRDefault="00F52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E6990" w14:textId="77777777" w:rsidR="00CC0260" w:rsidRPr="00982B3B" w:rsidRDefault="00CC0260">
    <w:pPr>
      <w:pStyle w:val="Footer"/>
      <w:framePr w:wrap="around" w:vAnchor="text" w:hAnchor="margin" w:xAlign="center" w:y="1"/>
      <w:rPr>
        <w:rStyle w:val="PageNumber"/>
        <w:rFonts w:ascii="Times New Roman" w:hAnsi="Times New Roman"/>
      </w:rPr>
    </w:pPr>
    <w:r w:rsidRPr="00982B3B">
      <w:rPr>
        <w:rStyle w:val="PageNumber"/>
        <w:rFonts w:ascii="Times New Roman" w:hAnsi="Times New Roman"/>
      </w:rPr>
      <w:fldChar w:fldCharType="begin"/>
    </w:r>
    <w:r w:rsidRPr="00982B3B">
      <w:rPr>
        <w:rStyle w:val="PageNumber"/>
        <w:rFonts w:ascii="Times New Roman" w:hAnsi="Times New Roman"/>
      </w:rPr>
      <w:instrText xml:space="preserve">PAGE  </w:instrText>
    </w:r>
    <w:r w:rsidRPr="00982B3B">
      <w:rPr>
        <w:rStyle w:val="PageNumber"/>
        <w:rFonts w:ascii="Times New Roman" w:hAnsi="Times New Roman"/>
      </w:rPr>
      <w:fldChar w:fldCharType="separate"/>
    </w:r>
    <w:r w:rsidRPr="00982B3B">
      <w:rPr>
        <w:rStyle w:val="PageNumber"/>
        <w:rFonts w:ascii="Times New Roman" w:hAnsi="Times New Roman"/>
        <w:noProof/>
      </w:rPr>
      <w:t>16</w:t>
    </w:r>
    <w:r w:rsidRPr="00982B3B">
      <w:rPr>
        <w:rStyle w:val="PageNumber"/>
        <w:rFonts w:ascii="Times New Roman" w:hAnsi="Times New Roman"/>
      </w:rPr>
      <w:fldChar w:fldCharType="end"/>
    </w:r>
  </w:p>
  <w:p w14:paraId="06C474F6" w14:textId="77777777" w:rsidR="00CC0260" w:rsidRPr="00982B3B" w:rsidRDefault="00CC0260">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03B0F" w14:textId="77777777" w:rsidR="00CC0260" w:rsidRPr="00982B3B" w:rsidRDefault="00CC0260" w:rsidP="001F29EA">
    <w:pPr>
      <w:pStyle w:val="Footer"/>
      <w:framePr w:wrap="around" w:vAnchor="text" w:hAnchor="page" w:x="6202" w:y="379"/>
      <w:rPr>
        <w:rStyle w:val="PageNumber"/>
        <w:rFonts w:ascii="Arial" w:hAnsi="Arial" w:cs="Arial"/>
        <w:sz w:val="22"/>
      </w:rPr>
    </w:pPr>
    <w:r w:rsidRPr="00982B3B">
      <w:rPr>
        <w:rStyle w:val="PageNumber"/>
        <w:rFonts w:ascii="Arial" w:hAnsi="Arial" w:cs="Arial"/>
        <w:sz w:val="22"/>
      </w:rPr>
      <w:fldChar w:fldCharType="begin"/>
    </w:r>
    <w:r w:rsidRPr="00982B3B">
      <w:rPr>
        <w:rStyle w:val="PageNumber"/>
        <w:rFonts w:ascii="Arial" w:hAnsi="Arial" w:cs="Arial"/>
        <w:sz w:val="22"/>
      </w:rPr>
      <w:instrText xml:space="preserve">PAGE  </w:instrText>
    </w:r>
    <w:r w:rsidRPr="00982B3B">
      <w:rPr>
        <w:rStyle w:val="PageNumber"/>
        <w:rFonts w:ascii="Arial" w:hAnsi="Arial" w:cs="Arial"/>
        <w:sz w:val="22"/>
      </w:rPr>
      <w:fldChar w:fldCharType="separate"/>
    </w:r>
    <w:r w:rsidR="00DC10D4">
      <w:rPr>
        <w:rStyle w:val="PageNumber"/>
        <w:rFonts w:ascii="Arial" w:hAnsi="Arial" w:cs="Arial"/>
        <w:noProof/>
        <w:sz w:val="22"/>
      </w:rPr>
      <w:t>2</w:t>
    </w:r>
    <w:r w:rsidRPr="00982B3B">
      <w:rPr>
        <w:rStyle w:val="PageNumber"/>
        <w:rFonts w:ascii="Arial" w:hAnsi="Arial" w:cs="Arial"/>
        <w:sz w:val="22"/>
      </w:rPr>
      <w:fldChar w:fldCharType="end"/>
    </w:r>
  </w:p>
  <w:p w14:paraId="78B68DC1" w14:textId="77777777" w:rsidR="00CC0260" w:rsidRPr="00982B3B" w:rsidRDefault="00CC0260">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EBAA4" w14:textId="77777777" w:rsidR="00F520FB" w:rsidRDefault="00F520FB">
      <w:r>
        <w:separator/>
      </w:r>
    </w:p>
  </w:footnote>
  <w:footnote w:type="continuationSeparator" w:id="0">
    <w:p w14:paraId="13F831E8" w14:textId="77777777" w:rsidR="00F520FB" w:rsidRDefault="00F520FB">
      <w:r>
        <w:continuationSeparator/>
      </w:r>
    </w:p>
  </w:footnote>
  <w:footnote w:id="1">
    <w:p w14:paraId="09FB73B9" w14:textId="77777777" w:rsidR="00CC0260" w:rsidRDefault="00CC0260">
      <w:pPr>
        <w:pStyle w:val="FootnoteText"/>
      </w:pPr>
      <w:r>
        <w:rPr>
          <w:rStyle w:val="FootnoteReference"/>
        </w:rPr>
        <w:footnoteRef/>
      </w:r>
      <w:r>
        <w:t xml:space="preserve"> </w:t>
      </w:r>
      <w:r w:rsidRPr="009636D4">
        <w:rPr>
          <w:rFonts w:ascii="Arial" w:hAnsi="Arial" w:cs="Arial"/>
          <w:lang w:val="pt-BR" w:bidi="th-TH"/>
        </w:rPr>
        <w:t>9 tháng năm 2007 tăng 17,1%; 9 tháng năm 2006 tăng 16,8% và 9 tháng năm 2005 tăng 16,5%</w:t>
      </w:r>
    </w:p>
  </w:footnote>
  <w:footnote w:id="2">
    <w:p w14:paraId="0E932D18" w14:textId="77777777" w:rsidR="00CC0260" w:rsidRDefault="00CC0260" w:rsidP="00AA581D">
      <w:pPr>
        <w:pStyle w:val="FootnoteText"/>
        <w:jc w:val="both"/>
      </w:pPr>
      <w:r>
        <w:rPr>
          <w:rStyle w:val="FootnoteReference"/>
        </w:rPr>
        <w:t>1</w:t>
      </w:r>
      <w:r>
        <w:t xml:space="preserve"> </w:t>
      </w:r>
      <w:r w:rsidRPr="00AA581D">
        <w:rPr>
          <w:rFonts w:ascii="Arial" w:hAnsi="Arial" w:cs="Arial"/>
          <w:spacing w:val="-10"/>
          <w:lang w:val="fr-FR"/>
        </w:rPr>
        <w:t>Giá tiêu dùng tháng 9/2004 tăng 0,3%; tháng 9/2005 tăng 0,8%; tháng 9/2006 tăng 0,3%; tháng 9/2007 tăng 0,5%</w:t>
      </w:r>
      <w:r w:rsidR="00094C50">
        <w:rPr>
          <w:rFonts w:ascii="Arial" w:hAnsi="Arial" w:cs="Arial"/>
          <w:spacing w:val="-10"/>
          <w:lang w:val="fr-FR"/>
        </w:rPr>
        <w:t>.</w:t>
      </w:r>
    </w:p>
  </w:footnote>
  <w:footnote w:id="3">
    <w:p w14:paraId="3F359DA1" w14:textId="77777777" w:rsidR="00094C50" w:rsidRDefault="00CC0260" w:rsidP="00094C50">
      <w:pPr>
        <w:pStyle w:val="FootnoteText"/>
        <w:jc w:val="both"/>
        <w:rPr>
          <w:rFonts w:ascii="Arial" w:hAnsi="Arial" w:cs="Arial"/>
          <w:lang w:val="fr-FR"/>
        </w:rPr>
      </w:pPr>
      <w:r>
        <w:rPr>
          <w:rStyle w:val="FootnoteReference"/>
        </w:rPr>
        <w:t>1</w:t>
      </w:r>
      <w:r>
        <w:t xml:space="preserve"> </w:t>
      </w:r>
      <w:r w:rsidRPr="007F7717">
        <w:rPr>
          <w:rFonts w:ascii="Arial" w:hAnsi="Arial" w:cs="Arial"/>
          <w:spacing w:val="-4"/>
          <w:lang w:val="fr-FR"/>
        </w:rPr>
        <w:t>Từ mức nhập siêu 3,2 tỷ USD tháng 4 đã giảm xuống còn 1,9 tỷ USD  tháng 5</w:t>
      </w:r>
      <w:r w:rsidRPr="007F7717">
        <w:rPr>
          <w:rFonts w:ascii="Arial" w:hAnsi="Arial" w:cs="Arial"/>
          <w:lang w:val="fr-FR"/>
        </w:rPr>
        <w:t>;</w:t>
      </w:r>
      <w:r>
        <w:rPr>
          <w:rFonts w:ascii="Arial" w:hAnsi="Arial" w:cs="Arial"/>
          <w:lang w:val="fr-FR"/>
        </w:rPr>
        <w:t xml:space="preserve"> </w:t>
      </w:r>
      <w:r w:rsidR="00094C50">
        <w:rPr>
          <w:rFonts w:ascii="Arial" w:hAnsi="Arial" w:cs="Arial"/>
          <w:lang w:val="fr-FR"/>
        </w:rPr>
        <w:t>728 tri</w:t>
      </w:r>
      <w:r w:rsidR="00094C50" w:rsidRPr="00094C50">
        <w:rPr>
          <w:rFonts w:ascii="Arial" w:hAnsi="Arial" w:cs="Arial"/>
          <w:lang w:val="fr-FR"/>
        </w:rPr>
        <w:t>ệu</w:t>
      </w:r>
      <w:r w:rsidRPr="007F7717">
        <w:rPr>
          <w:rFonts w:ascii="Arial" w:hAnsi="Arial" w:cs="Arial"/>
          <w:lang w:val="fr-FR"/>
        </w:rPr>
        <w:t xml:space="preserve"> USD tháng 6;</w:t>
      </w:r>
    </w:p>
    <w:p w14:paraId="06ECEDE7" w14:textId="77777777" w:rsidR="00CC0260" w:rsidRPr="00CC21C7" w:rsidRDefault="00094C50" w:rsidP="00094C50">
      <w:pPr>
        <w:pStyle w:val="FootnoteText"/>
        <w:jc w:val="both"/>
        <w:rPr>
          <w:lang w:val="fr-FR"/>
        </w:rPr>
      </w:pPr>
      <w:r>
        <w:rPr>
          <w:rFonts w:ascii="Arial" w:hAnsi="Arial" w:cs="Arial"/>
          <w:lang w:val="fr-FR"/>
        </w:rPr>
        <w:t xml:space="preserve">  </w:t>
      </w:r>
      <w:r w:rsidR="00CC0260" w:rsidRPr="007F7717">
        <w:rPr>
          <w:rFonts w:ascii="Arial" w:hAnsi="Arial" w:cs="Arial"/>
          <w:lang w:val="fr-FR"/>
        </w:rPr>
        <w:t>753 triệu USD tháng 7; 258 triệu USD tháng 8 và 500 triệu USD tháng 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9BD"/>
    <w:rsid w:val="000079BD"/>
    <w:rsid w:val="00020DED"/>
    <w:rsid w:val="0002394F"/>
    <w:rsid w:val="000243F3"/>
    <w:rsid w:val="00031BE4"/>
    <w:rsid w:val="000329D2"/>
    <w:rsid w:val="00033181"/>
    <w:rsid w:val="0004461A"/>
    <w:rsid w:val="0004693C"/>
    <w:rsid w:val="00067CDC"/>
    <w:rsid w:val="00071A77"/>
    <w:rsid w:val="0007415A"/>
    <w:rsid w:val="00080C8A"/>
    <w:rsid w:val="00080CF0"/>
    <w:rsid w:val="00084B13"/>
    <w:rsid w:val="0009111D"/>
    <w:rsid w:val="00094C50"/>
    <w:rsid w:val="00096804"/>
    <w:rsid w:val="000C4C4E"/>
    <w:rsid w:val="000C546F"/>
    <w:rsid w:val="000D2740"/>
    <w:rsid w:val="000D43B4"/>
    <w:rsid w:val="000E2D7B"/>
    <w:rsid w:val="000E2DC3"/>
    <w:rsid w:val="000E3083"/>
    <w:rsid w:val="000E538A"/>
    <w:rsid w:val="000F6B7D"/>
    <w:rsid w:val="00103432"/>
    <w:rsid w:val="0010566A"/>
    <w:rsid w:val="001139F5"/>
    <w:rsid w:val="00131997"/>
    <w:rsid w:val="00134026"/>
    <w:rsid w:val="0013667B"/>
    <w:rsid w:val="00145223"/>
    <w:rsid w:val="001659D8"/>
    <w:rsid w:val="00167678"/>
    <w:rsid w:val="0017199C"/>
    <w:rsid w:val="00173289"/>
    <w:rsid w:val="00175378"/>
    <w:rsid w:val="00176D89"/>
    <w:rsid w:val="00192699"/>
    <w:rsid w:val="001A62F0"/>
    <w:rsid w:val="001B1C6B"/>
    <w:rsid w:val="001B5648"/>
    <w:rsid w:val="001C0426"/>
    <w:rsid w:val="001C4ED7"/>
    <w:rsid w:val="001C6761"/>
    <w:rsid w:val="001D4A75"/>
    <w:rsid w:val="001E43B0"/>
    <w:rsid w:val="001E46C0"/>
    <w:rsid w:val="001E7155"/>
    <w:rsid w:val="001E7322"/>
    <w:rsid w:val="001F2649"/>
    <w:rsid w:val="001F29EA"/>
    <w:rsid w:val="002014D1"/>
    <w:rsid w:val="00202B83"/>
    <w:rsid w:val="00214557"/>
    <w:rsid w:val="002220ED"/>
    <w:rsid w:val="00223E26"/>
    <w:rsid w:val="00234881"/>
    <w:rsid w:val="002414A9"/>
    <w:rsid w:val="00242590"/>
    <w:rsid w:val="00243F93"/>
    <w:rsid w:val="00244DEA"/>
    <w:rsid w:val="00254CE2"/>
    <w:rsid w:val="00257DD0"/>
    <w:rsid w:val="00267680"/>
    <w:rsid w:val="00270A42"/>
    <w:rsid w:val="002716AA"/>
    <w:rsid w:val="00290DD8"/>
    <w:rsid w:val="00291007"/>
    <w:rsid w:val="0029146D"/>
    <w:rsid w:val="00291B05"/>
    <w:rsid w:val="00292979"/>
    <w:rsid w:val="002D7677"/>
    <w:rsid w:val="002E6E15"/>
    <w:rsid w:val="00312B9B"/>
    <w:rsid w:val="00312E60"/>
    <w:rsid w:val="00315540"/>
    <w:rsid w:val="00315EF1"/>
    <w:rsid w:val="00327749"/>
    <w:rsid w:val="00327FA2"/>
    <w:rsid w:val="003345E7"/>
    <w:rsid w:val="00335C78"/>
    <w:rsid w:val="00335D93"/>
    <w:rsid w:val="00345A59"/>
    <w:rsid w:val="00351045"/>
    <w:rsid w:val="00351B17"/>
    <w:rsid w:val="00351CAC"/>
    <w:rsid w:val="0035592F"/>
    <w:rsid w:val="00357B42"/>
    <w:rsid w:val="00374E96"/>
    <w:rsid w:val="003801AF"/>
    <w:rsid w:val="00381A05"/>
    <w:rsid w:val="00382C05"/>
    <w:rsid w:val="00386329"/>
    <w:rsid w:val="003867E6"/>
    <w:rsid w:val="00387CB1"/>
    <w:rsid w:val="00396C8B"/>
    <w:rsid w:val="003A5697"/>
    <w:rsid w:val="003B6FED"/>
    <w:rsid w:val="003C13CB"/>
    <w:rsid w:val="003C7036"/>
    <w:rsid w:val="003D5B8F"/>
    <w:rsid w:val="003F2748"/>
    <w:rsid w:val="00402605"/>
    <w:rsid w:val="00410A5A"/>
    <w:rsid w:val="0041216B"/>
    <w:rsid w:val="0042090C"/>
    <w:rsid w:val="00430EC4"/>
    <w:rsid w:val="00441FF0"/>
    <w:rsid w:val="00442547"/>
    <w:rsid w:val="004510D0"/>
    <w:rsid w:val="00460542"/>
    <w:rsid w:val="004618B1"/>
    <w:rsid w:val="004631EB"/>
    <w:rsid w:val="00467494"/>
    <w:rsid w:val="00470C6B"/>
    <w:rsid w:val="004720CE"/>
    <w:rsid w:val="00484736"/>
    <w:rsid w:val="0049001D"/>
    <w:rsid w:val="00490B13"/>
    <w:rsid w:val="00497C55"/>
    <w:rsid w:val="004A515D"/>
    <w:rsid w:val="004A6CDF"/>
    <w:rsid w:val="004B0430"/>
    <w:rsid w:val="004B0669"/>
    <w:rsid w:val="004B4928"/>
    <w:rsid w:val="004C0DFA"/>
    <w:rsid w:val="004C1399"/>
    <w:rsid w:val="004C48C6"/>
    <w:rsid w:val="004C756D"/>
    <w:rsid w:val="004D5AA5"/>
    <w:rsid w:val="004D6175"/>
    <w:rsid w:val="004F4449"/>
    <w:rsid w:val="004F5057"/>
    <w:rsid w:val="005018CA"/>
    <w:rsid w:val="00512B43"/>
    <w:rsid w:val="005176CB"/>
    <w:rsid w:val="005204FB"/>
    <w:rsid w:val="0053243A"/>
    <w:rsid w:val="00532AFE"/>
    <w:rsid w:val="00533E2B"/>
    <w:rsid w:val="00535834"/>
    <w:rsid w:val="005358B0"/>
    <w:rsid w:val="00535A20"/>
    <w:rsid w:val="00536104"/>
    <w:rsid w:val="00541523"/>
    <w:rsid w:val="00542335"/>
    <w:rsid w:val="005557DC"/>
    <w:rsid w:val="00556255"/>
    <w:rsid w:val="0056542E"/>
    <w:rsid w:val="005702BD"/>
    <w:rsid w:val="005718D6"/>
    <w:rsid w:val="00573CC1"/>
    <w:rsid w:val="0058483C"/>
    <w:rsid w:val="00590AEE"/>
    <w:rsid w:val="00593619"/>
    <w:rsid w:val="00593DD5"/>
    <w:rsid w:val="00595FD2"/>
    <w:rsid w:val="005A37A7"/>
    <w:rsid w:val="005B7435"/>
    <w:rsid w:val="005C0A97"/>
    <w:rsid w:val="005C1888"/>
    <w:rsid w:val="005D53C4"/>
    <w:rsid w:val="005E2CA4"/>
    <w:rsid w:val="005E332A"/>
    <w:rsid w:val="005F0B7B"/>
    <w:rsid w:val="005F0C1A"/>
    <w:rsid w:val="005F211A"/>
    <w:rsid w:val="005F2C5C"/>
    <w:rsid w:val="005F3941"/>
    <w:rsid w:val="00601D1B"/>
    <w:rsid w:val="00602FCF"/>
    <w:rsid w:val="00604B46"/>
    <w:rsid w:val="00606374"/>
    <w:rsid w:val="00607542"/>
    <w:rsid w:val="0061384A"/>
    <w:rsid w:val="0061474C"/>
    <w:rsid w:val="00615C67"/>
    <w:rsid w:val="00620EED"/>
    <w:rsid w:val="00622F29"/>
    <w:rsid w:val="00625C0A"/>
    <w:rsid w:val="006272E9"/>
    <w:rsid w:val="00630987"/>
    <w:rsid w:val="00633650"/>
    <w:rsid w:val="00634938"/>
    <w:rsid w:val="006400C3"/>
    <w:rsid w:val="00644256"/>
    <w:rsid w:val="006568D9"/>
    <w:rsid w:val="00670EB6"/>
    <w:rsid w:val="006778F3"/>
    <w:rsid w:val="00681235"/>
    <w:rsid w:val="0069090E"/>
    <w:rsid w:val="006B7E25"/>
    <w:rsid w:val="006C2B75"/>
    <w:rsid w:val="006C7BD3"/>
    <w:rsid w:val="006D5636"/>
    <w:rsid w:val="006D76F4"/>
    <w:rsid w:val="006E0E9A"/>
    <w:rsid w:val="006E11C0"/>
    <w:rsid w:val="006E709D"/>
    <w:rsid w:val="006E7548"/>
    <w:rsid w:val="006E7BD5"/>
    <w:rsid w:val="0070367D"/>
    <w:rsid w:val="00705A1A"/>
    <w:rsid w:val="0071021B"/>
    <w:rsid w:val="00720ECE"/>
    <w:rsid w:val="0072279D"/>
    <w:rsid w:val="00723C27"/>
    <w:rsid w:val="007311C2"/>
    <w:rsid w:val="00737118"/>
    <w:rsid w:val="00760366"/>
    <w:rsid w:val="00762FDC"/>
    <w:rsid w:val="0076620A"/>
    <w:rsid w:val="007721FB"/>
    <w:rsid w:val="00773EEF"/>
    <w:rsid w:val="007972BE"/>
    <w:rsid w:val="007975D7"/>
    <w:rsid w:val="007977CA"/>
    <w:rsid w:val="007B3781"/>
    <w:rsid w:val="007C7C98"/>
    <w:rsid w:val="007D549C"/>
    <w:rsid w:val="007D60AC"/>
    <w:rsid w:val="007E092E"/>
    <w:rsid w:val="007E2C1C"/>
    <w:rsid w:val="007E3EE1"/>
    <w:rsid w:val="007F3631"/>
    <w:rsid w:val="007F5ABE"/>
    <w:rsid w:val="007F7717"/>
    <w:rsid w:val="00801B31"/>
    <w:rsid w:val="00817E97"/>
    <w:rsid w:val="00820BA0"/>
    <w:rsid w:val="008219F0"/>
    <w:rsid w:val="008257DC"/>
    <w:rsid w:val="00825B2C"/>
    <w:rsid w:val="00840E19"/>
    <w:rsid w:val="00843FB2"/>
    <w:rsid w:val="008523D1"/>
    <w:rsid w:val="008607EE"/>
    <w:rsid w:val="00864D01"/>
    <w:rsid w:val="00890E28"/>
    <w:rsid w:val="00892E13"/>
    <w:rsid w:val="008976C9"/>
    <w:rsid w:val="008A0102"/>
    <w:rsid w:val="008B081B"/>
    <w:rsid w:val="008B615B"/>
    <w:rsid w:val="008C729C"/>
    <w:rsid w:val="008D1990"/>
    <w:rsid w:val="008D23DE"/>
    <w:rsid w:val="008E150F"/>
    <w:rsid w:val="008E2FB4"/>
    <w:rsid w:val="008E4C17"/>
    <w:rsid w:val="008F56A6"/>
    <w:rsid w:val="008F66D8"/>
    <w:rsid w:val="009060AC"/>
    <w:rsid w:val="00906402"/>
    <w:rsid w:val="00914215"/>
    <w:rsid w:val="0092317E"/>
    <w:rsid w:val="009245B7"/>
    <w:rsid w:val="0093156D"/>
    <w:rsid w:val="00935A7E"/>
    <w:rsid w:val="009414C8"/>
    <w:rsid w:val="0094531C"/>
    <w:rsid w:val="00946D3B"/>
    <w:rsid w:val="009533FE"/>
    <w:rsid w:val="00961835"/>
    <w:rsid w:val="009636D4"/>
    <w:rsid w:val="00965FA8"/>
    <w:rsid w:val="0097000C"/>
    <w:rsid w:val="00974F65"/>
    <w:rsid w:val="00982B3B"/>
    <w:rsid w:val="009870C5"/>
    <w:rsid w:val="00990856"/>
    <w:rsid w:val="009A758D"/>
    <w:rsid w:val="009C3274"/>
    <w:rsid w:val="009C5818"/>
    <w:rsid w:val="009D27F2"/>
    <w:rsid w:val="009E01C6"/>
    <w:rsid w:val="009E19B3"/>
    <w:rsid w:val="009F0867"/>
    <w:rsid w:val="00A14A44"/>
    <w:rsid w:val="00A17AC7"/>
    <w:rsid w:val="00A21449"/>
    <w:rsid w:val="00A24723"/>
    <w:rsid w:val="00A24828"/>
    <w:rsid w:val="00A35696"/>
    <w:rsid w:val="00A37C5D"/>
    <w:rsid w:val="00A5280B"/>
    <w:rsid w:val="00A603AE"/>
    <w:rsid w:val="00A62D28"/>
    <w:rsid w:val="00A74F85"/>
    <w:rsid w:val="00A75AEE"/>
    <w:rsid w:val="00A771DA"/>
    <w:rsid w:val="00A838E0"/>
    <w:rsid w:val="00A972AA"/>
    <w:rsid w:val="00AA581D"/>
    <w:rsid w:val="00AB0ABF"/>
    <w:rsid w:val="00AB52DA"/>
    <w:rsid w:val="00AB66FE"/>
    <w:rsid w:val="00AC2888"/>
    <w:rsid w:val="00AC2EEB"/>
    <w:rsid w:val="00AD204D"/>
    <w:rsid w:val="00AD33F6"/>
    <w:rsid w:val="00AD54CE"/>
    <w:rsid w:val="00AD665A"/>
    <w:rsid w:val="00AE41DF"/>
    <w:rsid w:val="00AE6100"/>
    <w:rsid w:val="00AF524A"/>
    <w:rsid w:val="00AF7072"/>
    <w:rsid w:val="00B030A5"/>
    <w:rsid w:val="00B109EC"/>
    <w:rsid w:val="00B13D2F"/>
    <w:rsid w:val="00B13F93"/>
    <w:rsid w:val="00B1703F"/>
    <w:rsid w:val="00B31F75"/>
    <w:rsid w:val="00B5027D"/>
    <w:rsid w:val="00B54238"/>
    <w:rsid w:val="00B543B4"/>
    <w:rsid w:val="00B56803"/>
    <w:rsid w:val="00B65FB4"/>
    <w:rsid w:val="00B70223"/>
    <w:rsid w:val="00B769CF"/>
    <w:rsid w:val="00B8164C"/>
    <w:rsid w:val="00BA0497"/>
    <w:rsid w:val="00BA6B27"/>
    <w:rsid w:val="00BB097A"/>
    <w:rsid w:val="00BB5055"/>
    <w:rsid w:val="00BC1C17"/>
    <w:rsid w:val="00BC3A57"/>
    <w:rsid w:val="00BC48C2"/>
    <w:rsid w:val="00BC786D"/>
    <w:rsid w:val="00BD253C"/>
    <w:rsid w:val="00BD6697"/>
    <w:rsid w:val="00BE1401"/>
    <w:rsid w:val="00BF5FC5"/>
    <w:rsid w:val="00BF79FD"/>
    <w:rsid w:val="00C0458D"/>
    <w:rsid w:val="00C10DC9"/>
    <w:rsid w:val="00C11F20"/>
    <w:rsid w:val="00C169B9"/>
    <w:rsid w:val="00C236B6"/>
    <w:rsid w:val="00C349CC"/>
    <w:rsid w:val="00C373AE"/>
    <w:rsid w:val="00C42184"/>
    <w:rsid w:val="00C42E0A"/>
    <w:rsid w:val="00C437BC"/>
    <w:rsid w:val="00C50E1A"/>
    <w:rsid w:val="00C533EE"/>
    <w:rsid w:val="00C537B3"/>
    <w:rsid w:val="00C55FEA"/>
    <w:rsid w:val="00C635D5"/>
    <w:rsid w:val="00C659C9"/>
    <w:rsid w:val="00C7730B"/>
    <w:rsid w:val="00C8142A"/>
    <w:rsid w:val="00CA23BF"/>
    <w:rsid w:val="00CB3DC2"/>
    <w:rsid w:val="00CB55EA"/>
    <w:rsid w:val="00CB6901"/>
    <w:rsid w:val="00CC0260"/>
    <w:rsid w:val="00CC21C7"/>
    <w:rsid w:val="00CC3E01"/>
    <w:rsid w:val="00CD4E1B"/>
    <w:rsid w:val="00CD5643"/>
    <w:rsid w:val="00CE048A"/>
    <w:rsid w:val="00CE28A8"/>
    <w:rsid w:val="00CE4CE7"/>
    <w:rsid w:val="00CE59ED"/>
    <w:rsid w:val="00CE61A6"/>
    <w:rsid w:val="00D00221"/>
    <w:rsid w:val="00D04DAA"/>
    <w:rsid w:val="00D112E3"/>
    <w:rsid w:val="00D144F0"/>
    <w:rsid w:val="00D147DC"/>
    <w:rsid w:val="00D2574A"/>
    <w:rsid w:val="00D3139F"/>
    <w:rsid w:val="00D364C2"/>
    <w:rsid w:val="00D4177D"/>
    <w:rsid w:val="00D54345"/>
    <w:rsid w:val="00D60121"/>
    <w:rsid w:val="00D7480B"/>
    <w:rsid w:val="00D75E49"/>
    <w:rsid w:val="00D90ADD"/>
    <w:rsid w:val="00D91783"/>
    <w:rsid w:val="00D95A73"/>
    <w:rsid w:val="00D97B87"/>
    <w:rsid w:val="00DA44A2"/>
    <w:rsid w:val="00DB616E"/>
    <w:rsid w:val="00DC0286"/>
    <w:rsid w:val="00DC0C27"/>
    <w:rsid w:val="00DC10D4"/>
    <w:rsid w:val="00DC3918"/>
    <w:rsid w:val="00E00BEE"/>
    <w:rsid w:val="00E1113E"/>
    <w:rsid w:val="00E17DD6"/>
    <w:rsid w:val="00E303BA"/>
    <w:rsid w:val="00E33783"/>
    <w:rsid w:val="00E33B0F"/>
    <w:rsid w:val="00E33B1F"/>
    <w:rsid w:val="00E35589"/>
    <w:rsid w:val="00E36C7F"/>
    <w:rsid w:val="00E45EED"/>
    <w:rsid w:val="00E510A1"/>
    <w:rsid w:val="00E51830"/>
    <w:rsid w:val="00E53176"/>
    <w:rsid w:val="00E5438E"/>
    <w:rsid w:val="00E55FB5"/>
    <w:rsid w:val="00E56E18"/>
    <w:rsid w:val="00E60E0A"/>
    <w:rsid w:val="00E6144C"/>
    <w:rsid w:val="00E64A34"/>
    <w:rsid w:val="00E713E4"/>
    <w:rsid w:val="00E77FB7"/>
    <w:rsid w:val="00E85AE5"/>
    <w:rsid w:val="00E91797"/>
    <w:rsid w:val="00E92774"/>
    <w:rsid w:val="00E97D54"/>
    <w:rsid w:val="00EA48AE"/>
    <w:rsid w:val="00EB4C4D"/>
    <w:rsid w:val="00EB5A60"/>
    <w:rsid w:val="00EC3C6D"/>
    <w:rsid w:val="00ED235B"/>
    <w:rsid w:val="00EE5B75"/>
    <w:rsid w:val="00EF7B90"/>
    <w:rsid w:val="00F01761"/>
    <w:rsid w:val="00F10C75"/>
    <w:rsid w:val="00F14058"/>
    <w:rsid w:val="00F17472"/>
    <w:rsid w:val="00F2117C"/>
    <w:rsid w:val="00F256CD"/>
    <w:rsid w:val="00F272F6"/>
    <w:rsid w:val="00F347F1"/>
    <w:rsid w:val="00F520FB"/>
    <w:rsid w:val="00F73528"/>
    <w:rsid w:val="00F85A3E"/>
    <w:rsid w:val="00FA7D03"/>
    <w:rsid w:val="00FB10CB"/>
    <w:rsid w:val="00FB64BC"/>
    <w:rsid w:val="00FB6656"/>
    <w:rsid w:val="00FD011D"/>
    <w:rsid w:val="00FD2510"/>
    <w:rsid w:val="00FF393F"/>
    <w:rsid w:val="00FF5F60"/>
    <w:rsid w:val="00FF7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0A12FA88"/>
  <w15:chartTrackingRefBased/>
  <w15:docId w15:val="{2985ED56-76D2-43AB-941D-107E42F0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customStyle="1" w:styleId="abc">
    <w:name w:val="abc"/>
    <w:basedOn w:val="Normal"/>
    <w:rPr>
      <w:sz w:val="28"/>
    </w:rPr>
  </w:style>
  <w:style w:type="paragraph" w:customStyle="1" w:styleId="NormalTimesNewRoman">
    <w:name w:val="Normal + Times New Roman"/>
    <w:aliases w:val="14 pt,Justified,First line:  1 cm,Before:  2 pt,..."/>
    <w:basedOn w:val="Normal"/>
    <w:rsid w:val="00315EF1"/>
    <w:pPr>
      <w:spacing w:before="40" w:line="274" w:lineRule="auto"/>
      <w:ind w:firstLine="567"/>
      <w:jc w:val="both"/>
    </w:pPr>
    <w:rPr>
      <w:rFonts w:ascii="Times New Roman" w:hAnsi="Times New Roman"/>
      <w:spacing w:val="-2"/>
      <w:sz w:val="28"/>
      <w:szCs w:val="26"/>
      <w:lang w:val="pt-BR"/>
    </w:rPr>
  </w:style>
  <w:style w:type="paragraph" w:styleId="BalloonText">
    <w:name w:val="Balloon Text"/>
    <w:basedOn w:val="Normal"/>
    <w:semiHidden/>
    <w:rsid w:val="00F272F6"/>
    <w:rPr>
      <w:rFonts w:ascii="Tahoma" w:hAnsi="Tahoma" w:cs="Tahoma"/>
      <w:sz w:val="16"/>
      <w:szCs w:val="16"/>
    </w:rPr>
  </w:style>
  <w:style w:type="table" w:styleId="TableGrid">
    <w:name w:val="Table Grid"/>
    <w:basedOn w:val="TableNormal"/>
    <w:rsid w:val="00D36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quote">
    <w:name w:val="Blockquote"/>
    <w:basedOn w:val="Normal"/>
    <w:rsid w:val="00D364C2"/>
    <w:pPr>
      <w:spacing w:before="100" w:after="100"/>
      <w:ind w:left="360" w:right="360"/>
    </w:pPr>
    <w:rPr>
      <w:rFonts w:ascii="Times New Roman" w:hAnsi="Times New Roman"/>
      <w:snapToGrid w:val="0"/>
      <w:sz w:val="24"/>
    </w:rPr>
  </w:style>
  <w:style w:type="character" w:styleId="Strong">
    <w:name w:val="Strong"/>
    <w:basedOn w:val="DefaultParagraphFont"/>
    <w:qFormat/>
    <w:rsid w:val="00D364C2"/>
    <w:rPr>
      <w:b/>
      <w:bCs/>
    </w:rPr>
  </w:style>
  <w:style w:type="paragraph" w:customStyle="1" w:styleId="dong">
    <w:name w:val="dong"/>
    <w:basedOn w:val="Normal"/>
    <w:rsid w:val="00D364C2"/>
    <w:pPr>
      <w:spacing w:before="120" w:line="360" w:lineRule="exact"/>
      <w:ind w:right="-284" w:firstLine="720"/>
      <w:jc w:val="both"/>
    </w:pPr>
    <w:rPr>
      <w:sz w:val="28"/>
    </w:rPr>
  </w:style>
  <w:style w:type="paragraph" w:customStyle="1" w:styleId="Muc2">
    <w:name w:val="Muc2"/>
    <w:basedOn w:val="Heading4"/>
    <w:rsid w:val="00D364C2"/>
    <w:pPr>
      <w:spacing w:before="120" w:after="120" w:line="360" w:lineRule="auto"/>
      <w:ind w:firstLine="0"/>
    </w:pPr>
    <w:rPr>
      <w:rFonts w:ascii=".VnArial" w:hAnsi=".VnArial"/>
    </w:rPr>
  </w:style>
  <w:style w:type="paragraph" w:customStyle="1" w:styleId="Cap3">
    <w:name w:val="Cap3"/>
    <w:basedOn w:val="Normal"/>
    <w:rsid w:val="00D364C2"/>
    <w:pPr>
      <w:numPr>
        <w:ilvl w:val="1"/>
        <w:numId w:val="1"/>
      </w:numPr>
      <w:tabs>
        <w:tab w:val="clear" w:pos="576"/>
      </w:tabs>
      <w:spacing w:line="312" w:lineRule="auto"/>
      <w:ind w:left="1950"/>
      <w:jc w:val="both"/>
    </w:pPr>
    <w:rPr>
      <w:rFonts w:ascii=".VnArial" w:hAnsi=".VnArial"/>
      <w:szCs w:val="24"/>
    </w:rPr>
  </w:style>
  <w:style w:type="paragraph" w:customStyle="1" w:styleId="content">
    <w:name w:val="content"/>
    <w:basedOn w:val="Normal"/>
    <w:rsid w:val="006400C3"/>
    <w:pPr>
      <w:spacing w:before="100" w:beforeAutospacing="1" w:after="100" w:afterAutospacing="1"/>
    </w:pPr>
    <w:rPr>
      <w:rFonts w:ascii="Times New Roman" w:eastAsia="PMingLiU" w:hAnsi="Times New Roman"/>
      <w:color w:val="000000"/>
      <w:sz w:val="24"/>
      <w:szCs w:val="24"/>
    </w:rPr>
  </w:style>
  <w:style w:type="character" w:customStyle="1" w:styleId="textnoidung1">
    <w:name w:val="textnoidung1"/>
    <w:basedOn w:val="DefaultParagraphFont"/>
    <w:rsid w:val="006400C3"/>
    <w:rPr>
      <w:rFonts w:ascii="Verdana" w:hAnsi="Verdana" w:hint="default"/>
      <w:b w:val="0"/>
      <w:bCs w:val="0"/>
      <w:strike w:val="0"/>
      <w:dstrike w:val="0"/>
      <w:color w:val="000000"/>
      <w:sz w:val="16"/>
      <w:szCs w:val="16"/>
      <w:u w:val="none"/>
      <w:effect w:val="none"/>
    </w:rPr>
  </w:style>
  <w:style w:type="character" w:styleId="Emphasis">
    <w:name w:val="Emphasis"/>
    <w:basedOn w:val="DefaultParagraphFont"/>
    <w:qFormat/>
    <w:rsid w:val="006400C3"/>
    <w:rPr>
      <w:b/>
      <w:bCs/>
      <w:i w:val="0"/>
      <w:iCs w:val="0"/>
    </w:rPr>
  </w:style>
  <w:style w:type="paragraph" w:customStyle="1" w:styleId="normal0">
    <w:name w:val="normal"/>
    <w:basedOn w:val="Normal"/>
    <w:rsid w:val="006400C3"/>
    <w:pPr>
      <w:spacing w:before="100" w:beforeAutospacing="1" w:after="100" w:afterAutospacing="1"/>
    </w:pPr>
    <w:rPr>
      <w:rFonts w:ascii="Times New Roman" w:eastAsia="PMingLiU" w:hAnsi="Times New Roman"/>
      <w:color w:val="000000"/>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5752</Words>
  <Characters>32792</Characters>
  <Application>Microsoft Office Word</Application>
  <DocSecurity>4</DocSecurity>
  <Lines>273</Lines>
  <Paragraphs>76</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2008-09-27T10:26:00Z</cp:lastPrinted>
  <dcterms:created xsi:type="dcterms:W3CDTF">2026-08-11T09:22:00Z</dcterms:created>
  <dcterms:modified xsi:type="dcterms:W3CDTF">2026-08-11T09:22:00Z</dcterms:modified>
</cp:coreProperties>
</file>