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420"/>
        <w:gridCol w:w="6300"/>
      </w:tblGrid>
      <w:tr w:rsidR="002E3AD5" w:rsidRPr="00A170EE" w14:paraId="47F8547D" w14:textId="77777777" w:rsidTr="00375476">
        <w:tblPrEx>
          <w:tblCellMar>
            <w:top w:w="0" w:type="dxa"/>
            <w:bottom w:w="0" w:type="dxa"/>
          </w:tblCellMar>
        </w:tblPrEx>
        <w:tc>
          <w:tcPr>
            <w:tcW w:w="3420" w:type="dxa"/>
          </w:tcPr>
          <w:p w14:paraId="0BB5E77D" w14:textId="77777777" w:rsidR="002E3AD5" w:rsidRPr="00A170EE" w:rsidRDefault="002E3AD5" w:rsidP="00375476">
            <w:pPr>
              <w:spacing w:before="60" w:after="60"/>
              <w:jc w:val="center"/>
              <w:rPr>
                <w:b/>
                <w:bCs/>
                <w:spacing w:val="-6"/>
                <w:sz w:val="26"/>
                <w:szCs w:val="26"/>
              </w:rPr>
            </w:pPr>
            <w:r w:rsidRPr="00A170EE">
              <w:rPr>
                <w:b/>
                <w:bCs/>
                <w:spacing w:val="-6"/>
                <w:sz w:val="26"/>
                <w:szCs w:val="26"/>
              </w:rPr>
              <w:t>TỔNG CỤC THỐNG KÊ</w:t>
            </w:r>
          </w:p>
          <w:p w14:paraId="5C7E5A69" w14:textId="77777777" w:rsidR="002E3AD5" w:rsidRPr="00DA620D" w:rsidRDefault="002E3AD5" w:rsidP="00375476">
            <w:pPr>
              <w:spacing w:before="60" w:after="60"/>
              <w:jc w:val="both"/>
              <w:rPr>
                <w:szCs w:val="26"/>
              </w:rPr>
            </w:pPr>
            <w:r w:rsidRPr="00A170EE">
              <w:rPr>
                <w:b/>
                <w:bCs/>
                <w:i/>
                <w:noProof/>
                <w:sz w:val="26"/>
                <w:szCs w:val="26"/>
              </w:rPr>
              <w:pict w14:anchorId="14D49220">
                <v:line id="_x0000_s1026" style="position:absolute;left:0;text-align:left;z-index:251657216" from="40.65pt,2.45pt" to="117.15pt,2.45pt" strokeweight="1pt"/>
              </w:pict>
            </w:r>
            <w:r w:rsidRPr="00A170EE">
              <w:rPr>
                <w:sz w:val="26"/>
                <w:szCs w:val="26"/>
              </w:rPr>
              <w:t xml:space="preserve">   </w:t>
            </w:r>
          </w:p>
          <w:p w14:paraId="765F4A3A" w14:textId="77777777" w:rsidR="002E3AD5" w:rsidRPr="00156207" w:rsidRDefault="002E3AD5" w:rsidP="00375476">
            <w:pPr>
              <w:spacing w:before="60" w:after="60"/>
              <w:jc w:val="both"/>
              <w:rPr>
                <w:sz w:val="6"/>
                <w:szCs w:val="26"/>
              </w:rPr>
            </w:pPr>
          </w:p>
          <w:p w14:paraId="40AF9C57" w14:textId="77777777" w:rsidR="002E3AD5" w:rsidRPr="00A170EE" w:rsidRDefault="002E3AD5" w:rsidP="00375476">
            <w:pPr>
              <w:spacing w:before="60" w:after="60"/>
              <w:jc w:val="center"/>
              <w:rPr>
                <w:sz w:val="27"/>
                <w:szCs w:val="27"/>
              </w:rPr>
            </w:pPr>
            <w:r w:rsidRPr="00A170EE">
              <w:rPr>
                <w:sz w:val="27"/>
                <w:szCs w:val="27"/>
              </w:rPr>
              <w:t xml:space="preserve">Số: </w:t>
            </w:r>
            <w:r w:rsidR="001F54C2">
              <w:rPr>
                <w:sz w:val="27"/>
                <w:szCs w:val="27"/>
              </w:rPr>
              <w:t>10</w:t>
            </w:r>
            <w:r w:rsidRPr="00A170EE">
              <w:rPr>
                <w:sz w:val="27"/>
                <w:szCs w:val="27"/>
              </w:rPr>
              <w:t>/TCTK-TKTH</w:t>
            </w:r>
          </w:p>
        </w:tc>
        <w:tc>
          <w:tcPr>
            <w:tcW w:w="6300" w:type="dxa"/>
          </w:tcPr>
          <w:p w14:paraId="2C0D8674" w14:textId="77777777" w:rsidR="002E3AD5" w:rsidRPr="00A170EE" w:rsidRDefault="002E3AD5" w:rsidP="00375476">
            <w:pPr>
              <w:spacing w:before="20"/>
              <w:jc w:val="center"/>
              <w:rPr>
                <w:b/>
                <w:bCs/>
                <w:sz w:val="26"/>
                <w:szCs w:val="26"/>
              </w:rPr>
            </w:pPr>
            <w:r w:rsidRPr="00A170EE">
              <w:rPr>
                <w:b/>
                <w:bCs/>
                <w:sz w:val="26"/>
                <w:szCs w:val="26"/>
              </w:rPr>
              <w:t xml:space="preserve">CỘNG HOÀ XÃ HỘI CHỦ NGHĨA VIỆT </w:t>
            </w:r>
            <w:smartTag w:uri="urn:schemas-microsoft-com:office:smarttags" w:element="country-region">
              <w:smartTag w:uri="urn:schemas-microsoft-com:office:smarttags" w:element="place">
                <w:r w:rsidRPr="00A170EE">
                  <w:rPr>
                    <w:b/>
                    <w:bCs/>
                    <w:sz w:val="26"/>
                    <w:szCs w:val="26"/>
                  </w:rPr>
                  <w:t>NAM</w:t>
                </w:r>
              </w:smartTag>
            </w:smartTag>
          </w:p>
          <w:p w14:paraId="1DEBE99B" w14:textId="77777777" w:rsidR="002E3AD5" w:rsidRPr="00A170EE" w:rsidRDefault="002E3AD5" w:rsidP="00375476">
            <w:pPr>
              <w:spacing w:before="20"/>
              <w:jc w:val="center"/>
              <w:rPr>
                <w:b/>
                <w:bCs/>
                <w:sz w:val="26"/>
                <w:szCs w:val="26"/>
                <w:lang w:val="pt-BR"/>
              </w:rPr>
            </w:pPr>
            <w:r w:rsidRPr="00A170EE">
              <w:rPr>
                <w:b/>
                <w:bCs/>
                <w:sz w:val="26"/>
                <w:szCs w:val="26"/>
                <w:lang w:val="pt-BR"/>
              </w:rPr>
              <w:t>Độc lập-Tự do-Hạnh phúc</w:t>
            </w:r>
          </w:p>
          <w:p w14:paraId="7E6DB480" w14:textId="77777777" w:rsidR="002E3AD5" w:rsidRPr="00DA620D" w:rsidRDefault="002E3AD5" w:rsidP="00375476">
            <w:pPr>
              <w:spacing w:before="60" w:after="60"/>
              <w:jc w:val="both"/>
              <w:rPr>
                <w:b/>
                <w:bCs/>
                <w:sz w:val="16"/>
                <w:szCs w:val="26"/>
                <w:u w:val="single"/>
                <w:lang w:val="pt-BR"/>
              </w:rPr>
            </w:pPr>
            <w:r w:rsidRPr="00DA620D">
              <w:rPr>
                <w:b/>
                <w:bCs/>
                <w:noProof/>
                <w:sz w:val="16"/>
                <w:szCs w:val="26"/>
              </w:rPr>
              <w:pict w14:anchorId="39F690AB">
                <v:line id="_x0000_s1027" style="position:absolute;left:0;text-align:left;z-index:251658240" from="81.6pt,1.75pt" to="221.25pt,1.75pt" strokeweight="1pt"/>
              </w:pict>
            </w:r>
          </w:p>
          <w:p w14:paraId="51B2807E" w14:textId="77777777" w:rsidR="002E3AD5" w:rsidRPr="00A170EE" w:rsidRDefault="002E3AD5" w:rsidP="00375476">
            <w:pPr>
              <w:spacing w:before="60" w:after="60"/>
              <w:jc w:val="center"/>
              <w:rPr>
                <w:i/>
                <w:lang w:val="pt-BR"/>
              </w:rPr>
            </w:pPr>
            <w:r w:rsidRPr="00A170EE">
              <w:rPr>
                <w:i/>
                <w:lang w:val="pt-BR"/>
              </w:rPr>
              <w:t xml:space="preserve">Hà Nội, ngày </w:t>
            </w:r>
            <w:r w:rsidR="005A3E1A">
              <w:rPr>
                <w:i/>
                <w:lang w:val="pt-BR"/>
              </w:rPr>
              <w:t>29</w:t>
            </w:r>
            <w:r w:rsidR="001C13D4">
              <w:rPr>
                <w:i/>
                <w:lang w:val="pt-BR"/>
              </w:rPr>
              <w:t xml:space="preserve"> </w:t>
            </w:r>
            <w:r w:rsidRPr="00A170EE">
              <w:rPr>
                <w:i/>
                <w:lang w:val="pt-BR"/>
              </w:rPr>
              <w:t xml:space="preserve">tháng </w:t>
            </w:r>
            <w:r w:rsidR="001C13D4">
              <w:rPr>
                <w:i/>
                <w:lang w:val="pt-BR"/>
              </w:rPr>
              <w:t>3</w:t>
            </w:r>
            <w:r w:rsidRPr="00A170EE">
              <w:rPr>
                <w:i/>
                <w:lang w:val="pt-BR"/>
              </w:rPr>
              <w:t xml:space="preserve"> năm 2010</w:t>
            </w:r>
          </w:p>
        </w:tc>
      </w:tr>
    </w:tbl>
    <w:p w14:paraId="1CCE1CC6" w14:textId="77777777" w:rsidR="002E3AD5" w:rsidRPr="008F5237" w:rsidRDefault="002E3AD5" w:rsidP="002E3AD5">
      <w:pPr>
        <w:spacing w:before="60" w:after="60" w:line="312" w:lineRule="auto"/>
        <w:jc w:val="both"/>
        <w:rPr>
          <w:b/>
          <w:sz w:val="2"/>
          <w:szCs w:val="32"/>
          <w:lang w:val="de-DE"/>
        </w:rPr>
      </w:pPr>
    </w:p>
    <w:p w14:paraId="2A3297D8" w14:textId="77777777" w:rsidR="002E3AD5" w:rsidRPr="0011403E" w:rsidRDefault="002E3AD5" w:rsidP="002E3AD5">
      <w:pPr>
        <w:spacing w:before="60" w:after="60" w:line="312" w:lineRule="auto"/>
        <w:jc w:val="both"/>
        <w:rPr>
          <w:rFonts w:ascii="Arial" w:hAnsi="Arial" w:cs="Arial"/>
          <w:b/>
          <w:sz w:val="18"/>
          <w:szCs w:val="40"/>
          <w:lang w:val="de-DE"/>
        </w:rPr>
      </w:pPr>
    </w:p>
    <w:p w14:paraId="71F810FB" w14:textId="77777777" w:rsidR="001C13D4" w:rsidRPr="0011403E" w:rsidRDefault="001C13D4" w:rsidP="001C13D4">
      <w:pPr>
        <w:jc w:val="center"/>
        <w:rPr>
          <w:rFonts w:ascii="Arial" w:hAnsi="Arial" w:cs="Arial"/>
          <w:b/>
          <w:sz w:val="36"/>
          <w:szCs w:val="34"/>
          <w:lang w:val="de-DE"/>
        </w:rPr>
      </w:pPr>
      <w:r w:rsidRPr="0011403E">
        <w:rPr>
          <w:rFonts w:ascii="Arial" w:hAnsi="Arial" w:cs="Arial"/>
          <w:b/>
          <w:sz w:val="36"/>
          <w:szCs w:val="34"/>
          <w:lang w:val="de-DE"/>
        </w:rPr>
        <w:t>TÌNH HÌNH KINH TẾ-XÃ HỘI</w:t>
      </w:r>
    </w:p>
    <w:p w14:paraId="54B07361" w14:textId="77777777" w:rsidR="001C13D4" w:rsidRPr="00B4398B" w:rsidRDefault="001C13D4" w:rsidP="001C13D4">
      <w:pPr>
        <w:spacing w:before="40"/>
        <w:jc w:val="center"/>
        <w:rPr>
          <w:rFonts w:ascii="Arial" w:hAnsi="Arial" w:cs="Arial"/>
          <w:b/>
          <w:sz w:val="36"/>
          <w:szCs w:val="38"/>
          <w:lang w:val="de-DE"/>
        </w:rPr>
      </w:pPr>
      <w:r w:rsidRPr="0011403E">
        <w:rPr>
          <w:rFonts w:ascii="Arial" w:hAnsi="Arial" w:cs="Arial"/>
          <w:b/>
          <w:sz w:val="36"/>
          <w:szCs w:val="34"/>
          <w:lang w:val="de-DE"/>
        </w:rPr>
        <w:t>QU</w:t>
      </w:r>
      <w:r w:rsidR="00E43407" w:rsidRPr="0011403E">
        <w:rPr>
          <w:rFonts w:ascii="Arial" w:hAnsi="Arial" w:cs="Arial"/>
          <w:b/>
          <w:sz w:val="36"/>
          <w:szCs w:val="34"/>
          <w:lang w:val="de-DE"/>
        </w:rPr>
        <w:t>Ý</w:t>
      </w:r>
      <w:r w:rsidRPr="0011403E">
        <w:rPr>
          <w:rFonts w:ascii="Arial" w:hAnsi="Arial" w:cs="Arial"/>
          <w:b/>
          <w:sz w:val="36"/>
          <w:szCs w:val="34"/>
          <w:lang w:val="de-DE"/>
        </w:rPr>
        <w:t xml:space="preserve"> I N</w:t>
      </w:r>
      <w:r w:rsidRPr="0011403E">
        <w:rPr>
          <w:rFonts w:ascii="Arial" w:hAnsi="Arial" w:cs="Arial" w:hint="eastAsia"/>
          <w:b/>
          <w:sz w:val="36"/>
          <w:szCs w:val="34"/>
          <w:lang w:val="de-DE"/>
        </w:rPr>
        <w:t>Ă</w:t>
      </w:r>
      <w:r w:rsidRPr="0011403E">
        <w:rPr>
          <w:rFonts w:ascii="Arial" w:hAnsi="Arial" w:cs="Arial"/>
          <w:b/>
          <w:sz w:val="36"/>
          <w:szCs w:val="34"/>
          <w:lang w:val="de-DE"/>
        </w:rPr>
        <w:t>M 20</w:t>
      </w:r>
      <w:r w:rsidR="00F52CC2" w:rsidRPr="0011403E">
        <w:rPr>
          <w:rFonts w:ascii="Arial" w:hAnsi="Arial" w:cs="Arial"/>
          <w:b/>
          <w:sz w:val="36"/>
          <w:szCs w:val="34"/>
          <w:lang w:val="de-DE"/>
        </w:rPr>
        <w:t>10</w:t>
      </w:r>
    </w:p>
    <w:p w14:paraId="1047365E" w14:textId="77777777" w:rsidR="001C13D4" w:rsidRPr="0011403E" w:rsidRDefault="001C13D4" w:rsidP="002E3AD5">
      <w:pPr>
        <w:spacing w:before="60"/>
        <w:jc w:val="center"/>
        <w:rPr>
          <w:rFonts w:ascii="Arial" w:hAnsi="Arial" w:cs="Arial"/>
          <w:b/>
          <w:sz w:val="33"/>
          <w:szCs w:val="35"/>
          <w:lang w:val="de-DE"/>
        </w:rPr>
      </w:pPr>
    </w:p>
    <w:p w14:paraId="16FD7DBB" w14:textId="77777777" w:rsidR="00F301C2" w:rsidRPr="00541363" w:rsidRDefault="009C7EF9" w:rsidP="005A3E1A">
      <w:pPr>
        <w:spacing w:before="20" w:after="40" w:line="278" w:lineRule="auto"/>
        <w:ind w:firstLine="540"/>
        <w:jc w:val="both"/>
        <w:rPr>
          <w:spacing w:val="-4"/>
          <w:szCs w:val="32"/>
          <w:lang w:val="de-DE"/>
        </w:rPr>
      </w:pPr>
      <w:r w:rsidRPr="00541363">
        <w:rPr>
          <w:spacing w:val="-4"/>
          <w:szCs w:val="32"/>
          <w:lang w:val="de-DE"/>
        </w:rPr>
        <w:t>T</w:t>
      </w:r>
      <w:r w:rsidR="00F71E76" w:rsidRPr="00541363">
        <w:rPr>
          <w:spacing w:val="-4"/>
          <w:szCs w:val="32"/>
          <w:lang w:val="de-DE"/>
        </w:rPr>
        <w:t>ại kỳ h</w:t>
      </w:r>
      <w:r w:rsidR="00137747" w:rsidRPr="00137747">
        <w:rPr>
          <w:spacing w:val="-4"/>
          <w:szCs w:val="32"/>
          <w:lang w:val="de-DE"/>
        </w:rPr>
        <w:t>ọ</w:t>
      </w:r>
      <w:r w:rsidR="00F71E76" w:rsidRPr="00541363">
        <w:rPr>
          <w:spacing w:val="-4"/>
          <w:szCs w:val="32"/>
          <w:lang w:val="de-DE"/>
        </w:rPr>
        <w:t>p thứ</w:t>
      </w:r>
      <w:r w:rsidR="003C11B3" w:rsidRPr="00541363">
        <w:rPr>
          <w:spacing w:val="-4"/>
          <w:szCs w:val="32"/>
          <w:lang w:val="de-DE"/>
        </w:rPr>
        <w:t xml:space="preserve"> 6</w:t>
      </w:r>
      <w:r w:rsidR="00F301C2" w:rsidRPr="00541363">
        <w:rPr>
          <w:spacing w:val="-4"/>
          <w:szCs w:val="32"/>
          <w:lang w:val="de-DE"/>
        </w:rPr>
        <w:t xml:space="preserve"> </w:t>
      </w:r>
      <w:r w:rsidR="00F71E76" w:rsidRPr="00541363">
        <w:rPr>
          <w:spacing w:val="-4"/>
          <w:szCs w:val="32"/>
          <w:lang w:val="de-DE"/>
        </w:rPr>
        <w:t xml:space="preserve">Quốc hội khoá 12 đã </w:t>
      </w:r>
      <w:r w:rsidR="00137747" w:rsidRPr="00137747">
        <w:rPr>
          <w:spacing w:val="-4"/>
          <w:szCs w:val="32"/>
          <w:lang w:val="de-DE"/>
        </w:rPr>
        <w:t>đề</w:t>
      </w:r>
      <w:r w:rsidR="00137747">
        <w:rPr>
          <w:spacing w:val="-4"/>
          <w:szCs w:val="32"/>
          <w:lang w:val="de-DE"/>
        </w:rPr>
        <w:t xml:space="preserve"> </w:t>
      </w:r>
      <w:r w:rsidR="00F71E76" w:rsidRPr="00541363">
        <w:rPr>
          <w:spacing w:val="-4"/>
          <w:szCs w:val="32"/>
          <w:lang w:val="de-DE"/>
        </w:rPr>
        <w:t xml:space="preserve">ra Nghị quyết số 36/2009/QH12 về Kế hoạch phát triển kinh tế-xã hội </w:t>
      </w:r>
      <w:r w:rsidRPr="00541363">
        <w:rPr>
          <w:spacing w:val="-4"/>
          <w:szCs w:val="32"/>
          <w:lang w:val="de-DE"/>
        </w:rPr>
        <w:t xml:space="preserve">năm 2010 </w:t>
      </w:r>
      <w:r w:rsidR="00F71E76" w:rsidRPr="00541363">
        <w:rPr>
          <w:spacing w:val="-4"/>
          <w:szCs w:val="32"/>
          <w:lang w:val="de-DE"/>
        </w:rPr>
        <w:t>với mục tiêu tổng quát là</w:t>
      </w:r>
      <w:r w:rsidR="00F301C2" w:rsidRPr="00541363">
        <w:rPr>
          <w:spacing w:val="-4"/>
          <w:szCs w:val="32"/>
          <w:lang w:val="de-DE"/>
        </w:rPr>
        <w:t>:</w:t>
      </w:r>
      <w:r w:rsidR="00F71E76" w:rsidRPr="00541363">
        <w:rPr>
          <w:i/>
          <w:spacing w:val="-4"/>
          <w:szCs w:val="32"/>
          <w:lang w:val="de-DE"/>
        </w:rPr>
        <w:t xml:space="preserve">“Nỗ lực phấn đấu phục hồi tốc độ tăng trưởng kinh tế đạt mức cao hơn năm 2009, tăng tính ổn định kinh tế vĩ mô; nâng cao chất lượng tăng trưởng; ngăn chặn lạm phát cao trở lại; tăng khả năng đảm bảo an sinh xã hội; chủ động hội nhập và nâng cao hiệu quả hợp tác quốc tế; giữ vững ổn định chính trị và trật tự an toàn xã hội; bảo đảm yêu cầu quốc phòng, an ninh; phấn đấu đạt mức cao nhất các chỉ tiêu của </w:t>
      </w:r>
      <w:r w:rsidR="00E62F75">
        <w:rPr>
          <w:i/>
          <w:spacing w:val="-4"/>
          <w:szCs w:val="32"/>
          <w:lang w:val="de-DE"/>
        </w:rPr>
        <w:t>K</w:t>
      </w:r>
      <w:r w:rsidR="00F71E76" w:rsidRPr="00541363">
        <w:rPr>
          <w:i/>
          <w:spacing w:val="-4"/>
          <w:szCs w:val="32"/>
          <w:lang w:val="de-DE"/>
        </w:rPr>
        <w:t>ế hoạch phát triển kinh tế-xã hội 5 năm 2006-2010”.</w:t>
      </w:r>
      <w:r w:rsidR="00F71E76" w:rsidRPr="00541363">
        <w:rPr>
          <w:spacing w:val="-4"/>
          <w:szCs w:val="32"/>
          <w:lang w:val="de-DE"/>
        </w:rPr>
        <w:t xml:space="preserve"> Ngày 15/01/2010 Chính ph</w:t>
      </w:r>
      <w:r w:rsidR="00F301C2" w:rsidRPr="00541363">
        <w:rPr>
          <w:spacing w:val="-4"/>
          <w:szCs w:val="32"/>
          <w:lang w:val="de-DE"/>
        </w:rPr>
        <w:t>ủ</w:t>
      </w:r>
      <w:r w:rsidR="00F71E76" w:rsidRPr="00541363">
        <w:rPr>
          <w:spacing w:val="-4"/>
          <w:szCs w:val="32"/>
          <w:lang w:val="de-DE"/>
        </w:rPr>
        <w:t xml:space="preserve"> ban hành N</w:t>
      </w:r>
      <w:r w:rsidR="00F301C2" w:rsidRPr="00541363">
        <w:rPr>
          <w:spacing w:val="-4"/>
          <w:szCs w:val="32"/>
          <w:lang w:val="de-DE"/>
        </w:rPr>
        <w:t>g</w:t>
      </w:r>
      <w:r w:rsidR="00F71E76" w:rsidRPr="00541363">
        <w:rPr>
          <w:spacing w:val="-4"/>
          <w:szCs w:val="32"/>
          <w:lang w:val="de-DE"/>
        </w:rPr>
        <w:t>hị quyết số 03/NQ-CP về những giải pháp chủ yếu chỉ đạo, điều hành thực hiện Kế hoạch phát triển kinh tế-xã hội và dự toán ngân sách nhà nước năm 2010</w:t>
      </w:r>
      <w:r w:rsidR="00F301C2" w:rsidRPr="00541363">
        <w:rPr>
          <w:spacing w:val="-4"/>
          <w:szCs w:val="32"/>
          <w:lang w:val="de-DE"/>
        </w:rPr>
        <w:t xml:space="preserve"> với 6 nhiệm vụ và 8 </w:t>
      </w:r>
      <w:r w:rsidR="00C64044" w:rsidRPr="00541363">
        <w:rPr>
          <w:spacing w:val="-4"/>
          <w:szCs w:val="32"/>
          <w:lang w:val="de-DE"/>
        </w:rPr>
        <w:t xml:space="preserve">nhóm </w:t>
      </w:r>
      <w:r w:rsidR="00F301C2" w:rsidRPr="00541363">
        <w:rPr>
          <w:spacing w:val="-4"/>
          <w:szCs w:val="32"/>
          <w:lang w:val="de-DE"/>
        </w:rPr>
        <w:t xml:space="preserve">giải pháp </w:t>
      </w:r>
      <w:r w:rsidR="00C64044" w:rsidRPr="00541363">
        <w:rPr>
          <w:spacing w:val="-4"/>
          <w:szCs w:val="32"/>
          <w:lang w:val="de-DE"/>
        </w:rPr>
        <w:t>chủ yếu gồm</w:t>
      </w:r>
      <w:r w:rsidR="00703F3F" w:rsidRPr="00541363">
        <w:rPr>
          <w:spacing w:val="-4"/>
          <w:szCs w:val="32"/>
          <w:lang w:val="de-DE"/>
        </w:rPr>
        <w:t xml:space="preserve"> trên 130 giải pháp cụ thể </w:t>
      </w:r>
      <w:r w:rsidR="00F301C2" w:rsidRPr="00541363">
        <w:rPr>
          <w:spacing w:val="-4"/>
          <w:szCs w:val="32"/>
          <w:lang w:val="de-DE"/>
        </w:rPr>
        <w:t>nhằm thực hiện mục tiêu tổng quát nêu trên.</w:t>
      </w:r>
    </w:p>
    <w:p w14:paraId="15CD30A6" w14:textId="77777777" w:rsidR="00F301C2" w:rsidRPr="00541363" w:rsidRDefault="003D75BB" w:rsidP="005A3E1A">
      <w:pPr>
        <w:spacing w:before="20" w:after="40" w:line="278" w:lineRule="auto"/>
        <w:ind w:firstLine="540"/>
        <w:jc w:val="both"/>
        <w:rPr>
          <w:szCs w:val="32"/>
          <w:lang w:val="de-DE"/>
        </w:rPr>
      </w:pPr>
      <w:r w:rsidRPr="00541363">
        <w:rPr>
          <w:szCs w:val="32"/>
          <w:lang w:val="de-DE"/>
        </w:rPr>
        <w:t>Ngay từ đầu năm, các cấp, các ngành, các địa phương đã khẩn trương triển khai và tổ chức thực hiện quyết liệt c</w:t>
      </w:r>
      <w:r w:rsidR="00F301C2" w:rsidRPr="00541363">
        <w:rPr>
          <w:szCs w:val="32"/>
          <w:lang w:val="de-DE"/>
        </w:rPr>
        <w:t>ác Nghị quyết của Đảng, Nhà nước nên tình hình kinh tế-xã hội quý I/2010 của nước ta diễn biến theo chiều hướng tích cực với những kết quả chủ yếu như sau:</w:t>
      </w:r>
    </w:p>
    <w:p w14:paraId="7BD00F3E" w14:textId="77777777" w:rsidR="00BC4F02" w:rsidRPr="00541363" w:rsidRDefault="00B265CA" w:rsidP="005A3E1A">
      <w:pPr>
        <w:spacing w:before="20" w:after="40" w:line="278" w:lineRule="auto"/>
        <w:ind w:firstLine="539"/>
        <w:jc w:val="both"/>
        <w:rPr>
          <w:rFonts w:ascii="Arial" w:hAnsi="Arial" w:cs="Arial"/>
          <w:b/>
          <w:sz w:val="26"/>
          <w:lang w:val="de-DE"/>
        </w:rPr>
      </w:pPr>
      <w:r w:rsidRPr="00541363">
        <w:rPr>
          <w:rFonts w:ascii="Arial" w:hAnsi="Arial" w:cs="Arial"/>
          <w:b/>
          <w:sz w:val="26"/>
          <w:lang w:val="de-DE"/>
        </w:rPr>
        <w:t xml:space="preserve">I. </w:t>
      </w:r>
      <w:r w:rsidR="00436935" w:rsidRPr="00541363">
        <w:rPr>
          <w:rFonts w:ascii="Arial" w:hAnsi="Arial" w:cs="Arial"/>
          <w:b/>
          <w:sz w:val="26"/>
          <w:lang w:val="de-DE"/>
        </w:rPr>
        <w:t>K</w:t>
      </w:r>
      <w:r w:rsidRPr="00541363">
        <w:rPr>
          <w:rFonts w:ascii="Arial" w:hAnsi="Arial" w:cs="Arial"/>
          <w:b/>
          <w:sz w:val="26"/>
          <w:lang w:val="de-DE"/>
        </w:rPr>
        <w:t>ẾT QU</w:t>
      </w:r>
      <w:r w:rsidR="00156207" w:rsidRPr="00541363">
        <w:rPr>
          <w:rFonts w:ascii="Arial" w:hAnsi="Arial" w:cs="Arial"/>
          <w:b/>
          <w:sz w:val="26"/>
          <w:lang w:val="de-DE"/>
        </w:rPr>
        <w:t>Ả</w:t>
      </w:r>
      <w:r w:rsidRPr="00541363">
        <w:rPr>
          <w:rFonts w:ascii="Arial" w:hAnsi="Arial" w:cs="Arial"/>
          <w:b/>
          <w:sz w:val="26"/>
          <w:lang w:val="de-DE"/>
        </w:rPr>
        <w:t xml:space="preserve"> PHỤC HỒI TỐC ĐỘ TĂNG TRƯỞNG KINH TẾ</w:t>
      </w:r>
    </w:p>
    <w:p w14:paraId="77E5AD8A" w14:textId="77777777" w:rsidR="00436935" w:rsidRPr="00541363" w:rsidRDefault="004711A7" w:rsidP="005A3E1A">
      <w:pPr>
        <w:numPr>
          <w:ilvl w:val="0"/>
          <w:numId w:val="2"/>
        </w:numPr>
        <w:spacing w:before="20" w:after="40" w:line="278" w:lineRule="auto"/>
        <w:jc w:val="both"/>
        <w:rPr>
          <w:b/>
          <w:szCs w:val="32"/>
          <w:lang w:val="de-DE"/>
        </w:rPr>
      </w:pPr>
      <w:r w:rsidRPr="00541363">
        <w:rPr>
          <w:b/>
          <w:szCs w:val="32"/>
          <w:lang w:val="de-DE"/>
        </w:rPr>
        <w:t>Tốc độ tăng tổng sản phẩm trong nước</w:t>
      </w:r>
    </w:p>
    <w:p w14:paraId="413F7640" w14:textId="77777777" w:rsidR="00F301C2" w:rsidRPr="00CD0D13" w:rsidRDefault="00AD6090" w:rsidP="005A3E1A">
      <w:pPr>
        <w:spacing w:before="20" w:after="40" w:line="278" w:lineRule="auto"/>
        <w:ind w:firstLine="540"/>
        <w:jc w:val="both"/>
        <w:rPr>
          <w:bCs/>
          <w:spacing w:val="6"/>
          <w:sz w:val="32"/>
          <w:szCs w:val="32"/>
          <w:lang w:val="de-DE"/>
        </w:rPr>
      </w:pPr>
      <w:r w:rsidRPr="00CD0D13">
        <w:rPr>
          <w:bCs/>
          <w:spacing w:val="6"/>
          <w:szCs w:val="32"/>
          <w:lang w:val="de-DE"/>
        </w:rPr>
        <w:t xml:space="preserve">Tổng sản phẩm trong nước (GDP) quý I/2010 ước tính tăng 5,83% so với cùng kỳ năm 2009, bao gồm khu vực nông, lâm nghiệp và thủy sản tăng 3,45%; khu vực công nghiệp và xây dựng tăng 5,65%; khu vực dịch vụ tăng 6,64%. Trong tốc độ tăng trưởng chung của toàn nền kinh tế, khu vực nông, lâm nghiệp và thuỷ sản đóng góp 0,42 điểm phần trăm; khu vực công nghiệp và xây dựng đóng góp 2,44 điểm phần trăm; khu vực dịch vụ đóng góp 2,97 điểm phần trăm. Tốc </w:t>
      </w:r>
      <w:r w:rsidRPr="00CD0D13">
        <w:rPr>
          <w:rFonts w:hint="eastAsia"/>
          <w:bCs/>
          <w:spacing w:val="6"/>
          <w:szCs w:val="32"/>
          <w:lang w:val="de-DE"/>
        </w:rPr>
        <w:t>đ</w:t>
      </w:r>
      <w:r w:rsidRPr="00CD0D13">
        <w:rPr>
          <w:bCs/>
          <w:spacing w:val="6"/>
          <w:szCs w:val="32"/>
          <w:lang w:val="de-DE"/>
        </w:rPr>
        <w:t>ộ t</w:t>
      </w:r>
      <w:r w:rsidRPr="00CD0D13">
        <w:rPr>
          <w:rFonts w:hint="eastAsia"/>
          <w:bCs/>
          <w:spacing w:val="6"/>
          <w:szCs w:val="32"/>
          <w:lang w:val="de-DE"/>
        </w:rPr>
        <w:t>ă</w:t>
      </w:r>
      <w:r w:rsidRPr="00CD0D13">
        <w:rPr>
          <w:bCs/>
          <w:spacing w:val="6"/>
          <w:szCs w:val="32"/>
          <w:lang w:val="de-DE"/>
        </w:rPr>
        <w:t>ng tổng sản phẩm trong n</w:t>
      </w:r>
      <w:r w:rsidRPr="00CD0D13">
        <w:rPr>
          <w:rFonts w:hint="eastAsia"/>
          <w:bCs/>
          <w:spacing w:val="6"/>
          <w:szCs w:val="32"/>
          <w:lang w:val="de-DE"/>
        </w:rPr>
        <w:t>ư</w:t>
      </w:r>
      <w:r w:rsidRPr="00CD0D13">
        <w:rPr>
          <w:bCs/>
          <w:spacing w:val="6"/>
          <w:szCs w:val="32"/>
          <w:lang w:val="de-DE"/>
        </w:rPr>
        <w:t xml:space="preserve">ớc quý I </w:t>
      </w:r>
      <w:r w:rsidR="00F301C2" w:rsidRPr="00CD0D13">
        <w:rPr>
          <w:bCs/>
          <w:spacing w:val="6"/>
          <w:szCs w:val="32"/>
          <w:lang w:val="de-DE"/>
        </w:rPr>
        <w:t xml:space="preserve">tuy chưa bằng mục tiêu tăng 6,5% đề ra cho cả năm nhưng cao hơn nhiều so với quý I/2009, chứng tỏ nền kinh tế nước ta đang </w:t>
      </w:r>
      <w:r w:rsidR="00137747" w:rsidRPr="00CD0D13">
        <w:rPr>
          <w:bCs/>
          <w:spacing w:val="6"/>
          <w:szCs w:val="32"/>
          <w:lang w:val="de-DE"/>
        </w:rPr>
        <w:t>tiếp tục</w:t>
      </w:r>
      <w:r w:rsidR="00F301C2" w:rsidRPr="00CD0D13">
        <w:rPr>
          <w:bCs/>
          <w:spacing w:val="6"/>
          <w:szCs w:val="32"/>
          <w:lang w:val="de-DE"/>
        </w:rPr>
        <w:t xml:space="preserve"> phục hồi</w:t>
      </w:r>
      <w:r w:rsidR="009C7EF9" w:rsidRPr="00CD0D13">
        <w:rPr>
          <w:bCs/>
          <w:spacing w:val="6"/>
          <w:szCs w:val="32"/>
          <w:lang w:val="de-DE"/>
        </w:rPr>
        <w:t xml:space="preserve"> và tăng trưởng nhanh dần</w:t>
      </w:r>
      <w:r w:rsidR="00F301C2" w:rsidRPr="00CD0D13">
        <w:rPr>
          <w:bCs/>
          <w:spacing w:val="6"/>
          <w:szCs w:val="32"/>
          <w:lang w:val="de-DE"/>
        </w:rPr>
        <w:t>.</w:t>
      </w:r>
    </w:p>
    <w:p w14:paraId="3AA85D7A" w14:textId="77777777" w:rsidR="005C4F58" w:rsidRPr="00541363" w:rsidRDefault="00F301C2" w:rsidP="005C4F58">
      <w:pPr>
        <w:spacing w:line="288" w:lineRule="auto"/>
        <w:jc w:val="center"/>
        <w:rPr>
          <w:rFonts w:ascii="Arial" w:hAnsi="Arial" w:cs="Arial"/>
          <w:b/>
          <w:bCs/>
          <w:sz w:val="24"/>
          <w:szCs w:val="26"/>
          <w:lang w:val="de-DE"/>
        </w:rPr>
      </w:pPr>
      <w:r w:rsidRPr="00541363">
        <w:rPr>
          <w:rFonts w:ascii="Arial" w:hAnsi="Arial" w:cs="Arial"/>
          <w:b/>
          <w:bCs/>
          <w:sz w:val="24"/>
          <w:szCs w:val="26"/>
          <w:lang w:val="de-DE"/>
        </w:rPr>
        <w:lastRenderedPageBreak/>
        <w:t>Tốc độ tăng tổng sản phẩm trong nước</w:t>
      </w:r>
    </w:p>
    <w:p w14:paraId="6816DE32" w14:textId="77777777" w:rsidR="00F301C2" w:rsidRPr="00541363" w:rsidRDefault="00F301C2" w:rsidP="005C4F58">
      <w:pPr>
        <w:spacing w:line="288" w:lineRule="auto"/>
        <w:jc w:val="center"/>
        <w:rPr>
          <w:b/>
          <w:bCs/>
          <w:sz w:val="26"/>
          <w:szCs w:val="26"/>
          <w:lang w:val="de-DE"/>
        </w:rPr>
      </w:pPr>
      <w:r w:rsidRPr="00541363">
        <w:rPr>
          <w:rFonts w:ascii="Arial" w:hAnsi="Arial" w:cs="Arial"/>
          <w:b/>
          <w:bCs/>
          <w:sz w:val="24"/>
          <w:szCs w:val="26"/>
          <w:lang w:val="de-DE"/>
        </w:rPr>
        <w:t xml:space="preserve">quý I năm 2009 và </w:t>
      </w:r>
      <w:r w:rsidR="00C64044" w:rsidRPr="00541363">
        <w:rPr>
          <w:rFonts w:ascii="Arial" w:hAnsi="Arial" w:cs="Arial"/>
          <w:b/>
          <w:bCs/>
          <w:sz w:val="24"/>
          <w:szCs w:val="26"/>
          <w:lang w:val="de-DE"/>
        </w:rPr>
        <w:t xml:space="preserve">quý I năm </w:t>
      </w:r>
      <w:r w:rsidRPr="00541363">
        <w:rPr>
          <w:rFonts w:ascii="Arial" w:hAnsi="Arial" w:cs="Arial"/>
          <w:b/>
          <w:bCs/>
          <w:sz w:val="24"/>
          <w:szCs w:val="26"/>
          <w:lang w:val="de-DE"/>
        </w:rPr>
        <w:t>2010</w:t>
      </w:r>
    </w:p>
    <w:p w14:paraId="50570BF0" w14:textId="77777777" w:rsidR="00156207" w:rsidRPr="00541363" w:rsidRDefault="00F301C2" w:rsidP="005C4F58">
      <w:pPr>
        <w:spacing w:line="288" w:lineRule="auto"/>
        <w:ind w:right="463" w:firstLine="540"/>
        <w:jc w:val="right"/>
        <w:rPr>
          <w:rFonts w:ascii="Arial" w:hAnsi="Arial" w:cs="Arial"/>
          <w:b/>
          <w:bCs/>
          <w:sz w:val="20"/>
          <w:szCs w:val="20"/>
          <w:lang w:val="de-DE"/>
        </w:rPr>
      </w:pPr>
      <w:r w:rsidRPr="00541363">
        <w:rPr>
          <w:rFonts w:ascii="Arial" w:hAnsi="Arial" w:cs="Arial"/>
          <w:b/>
          <w:bCs/>
          <w:sz w:val="20"/>
          <w:szCs w:val="20"/>
          <w:lang w:val="de-DE"/>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49"/>
        <w:gridCol w:w="1440"/>
        <w:gridCol w:w="1260"/>
        <w:gridCol w:w="2132"/>
      </w:tblGrid>
      <w:tr w:rsidR="005C4F58" w:rsidRPr="00541363" w14:paraId="61088F25" w14:textId="77777777" w:rsidTr="005C4F58">
        <w:trPr>
          <w:jc w:val="center"/>
        </w:trPr>
        <w:tc>
          <w:tcPr>
            <w:tcW w:w="3249" w:type="dxa"/>
            <w:tcBorders>
              <w:top w:val="single" w:sz="4" w:space="0" w:color="auto"/>
            </w:tcBorders>
            <w:vAlign w:val="bottom"/>
          </w:tcPr>
          <w:p w14:paraId="3671E5FB" w14:textId="77777777" w:rsidR="005C4F58" w:rsidRPr="00541363" w:rsidRDefault="005C4F58" w:rsidP="005C4F58">
            <w:pPr>
              <w:spacing w:before="120" w:after="120"/>
              <w:rPr>
                <w:rFonts w:ascii="Arial" w:hAnsi="Arial" w:cs="Arial"/>
                <w:b/>
                <w:sz w:val="20"/>
                <w:szCs w:val="20"/>
              </w:rPr>
            </w:pPr>
          </w:p>
        </w:tc>
        <w:tc>
          <w:tcPr>
            <w:tcW w:w="2700" w:type="dxa"/>
            <w:gridSpan w:val="2"/>
            <w:tcBorders>
              <w:top w:val="single" w:sz="4" w:space="0" w:color="auto"/>
              <w:bottom w:val="single" w:sz="4" w:space="0" w:color="auto"/>
            </w:tcBorders>
          </w:tcPr>
          <w:p w14:paraId="4A90A852" w14:textId="77777777" w:rsidR="005C4F58" w:rsidRPr="00541363" w:rsidRDefault="005C4F58" w:rsidP="005C4F58">
            <w:pPr>
              <w:spacing w:before="120" w:after="120"/>
              <w:jc w:val="center"/>
              <w:rPr>
                <w:rFonts w:ascii="Arial" w:hAnsi="Arial" w:cs="Arial"/>
                <w:b/>
                <w:bCs/>
                <w:sz w:val="20"/>
                <w:szCs w:val="20"/>
                <w:lang w:val="de-DE"/>
              </w:rPr>
            </w:pPr>
            <w:r w:rsidRPr="00541363">
              <w:rPr>
                <w:rFonts w:ascii="Arial" w:hAnsi="Arial" w:cs="Arial"/>
                <w:bCs/>
                <w:sz w:val="20"/>
                <w:szCs w:val="20"/>
                <w:lang w:val="de-DE"/>
              </w:rPr>
              <w:t>Tốc độ tăng so với</w:t>
            </w:r>
            <w:r w:rsidR="00102266">
              <w:rPr>
                <w:rFonts w:ascii="Arial" w:hAnsi="Arial" w:cs="Arial"/>
                <w:bCs/>
                <w:sz w:val="20"/>
                <w:szCs w:val="20"/>
                <w:lang w:val="de-DE"/>
              </w:rPr>
              <w:t xml:space="preserve"> </w:t>
            </w:r>
            <w:r w:rsidRPr="00541363">
              <w:rPr>
                <w:rFonts w:ascii="Arial" w:hAnsi="Arial" w:cs="Arial"/>
                <w:bCs/>
                <w:sz w:val="20"/>
                <w:szCs w:val="20"/>
                <w:lang w:val="de-DE"/>
              </w:rPr>
              <w:t>quý I năm trước</w:t>
            </w:r>
          </w:p>
        </w:tc>
        <w:tc>
          <w:tcPr>
            <w:tcW w:w="2132" w:type="dxa"/>
            <w:vMerge w:val="restart"/>
            <w:tcBorders>
              <w:top w:val="single" w:sz="4" w:space="0" w:color="auto"/>
            </w:tcBorders>
          </w:tcPr>
          <w:p w14:paraId="2A963F56" w14:textId="77777777" w:rsidR="005C4F58" w:rsidRPr="00541363" w:rsidRDefault="005C4F58" w:rsidP="005C4F58">
            <w:pPr>
              <w:spacing w:before="120" w:after="120"/>
              <w:jc w:val="center"/>
              <w:rPr>
                <w:rFonts w:ascii="Arial" w:hAnsi="Arial" w:cs="Arial"/>
                <w:b/>
                <w:bCs/>
                <w:sz w:val="20"/>
                <w:szCs w:val="20"/>
                <w:lang w:val="de-DE"/>
              </w:rPr>
            </w:pPr>
            <w:r w:rsidRPr="00541363">
              <w:rPr>
                <w:rFonts w:ascii="Arial" w:hAnsi="Arial" w:cs="Arial"/>
                <w:sz w:val="20"/>
                <w:szCs w:val="20"/>
                <w:lang w:val="de-DE"/>
              </w:rPr>
              <w:t xml:space="preserve">Đóng góp của các khu vực vào tăng trưởng quý I/2010 </w:t>
            </w:r>
          </w:p>
        </w:tc>
      </w:tr>
      <w:tr w:rsidR="005C4F58" w:rsidRPr="00541363" w14:paraId="40E683AA" w14:textId="77777777" w:rsidTr="005C4F58">
        <w:trPr>
          <w:jc w:val="center"/>
        </w:trPr>
        <w:tc>
          <w:tcPr>
            <w:tcW w:w="3249" w:type="dxa"/>
            <w:vAlign w:val="bottom"/>
          </w:tcPr>
          <w:p w14:paraId="20687488" w14:textId="77777777" w:rsidR="005C4F58" w:rsidRPr="00541363" w:rsidRDefault="005C4F58" w:rsidP="00156207">
            <w:pPr>
              <w:spacing w:before="60" w:after="60"/>
              <w:ind w:firstLine="144"/>
              <w:rPr>
                <w:rFonts w:ascii="Arial" w:hAnsi="Arial" w:cs="Arial"/>
                <w:sz w:val="20"/>
                <w:szCs w:val="20"/>
                <w:lang w:val="de-DE"/>
              </w:rPr>
            </w:pPr>
          </w:p>
        </w:tc>
        <w:tc>
          <w:tcPr>
            <w:tcW w:w="1440" w:type="dxa"/>
            <w:tcBorders>
              <w:top w:val="single" w:sz="4" w:space="0" w:color="auto"/>
              <w:bottom w:val="single" w:sz="4" w:space="0" w:color="auto"/>
            </w:tcBorders>
            <w:vAlign w:val="center"/>
          </w:tcPr>
          <w:p w14:paraId="624B4312" w14:textId="77777777" w:rsidR="005C4F58" w:rsidRPr="00541363" w:rsidRDefault="005C4F58" w:rsidP="005C4F58">
            <w:pPr>
              <w:spacing w:before="120" w:after="120"/>
              <w:jc w:val="center"/>
              <w:rPr>
                <w:rFonts w:ascii="Arial" w:hAnsi="Arial" w:cs="Arial"/>
                <w:sz w:val="20"/>
                <w:szCs w:val="20"/>
              </w:rPr>
            </w:pPr>
            <w:r w:rsidRPr="00541363">
              <w:rPr>
                <w:rFonts w:ascii="Arial" w:hAnsi="Arial" w:cs="Arial"/>
                <w:sz w:val="20"/>
                <w:szCs w:val="20"/>
              </w:rPr>
              <w:t>Quý I/2009</w:t>
            </w:r>
          </w:p>
        </w:tc>
        <w:tc>
          <w:tcPr>
            <w:tcW w:w="1260" w:type="dxa"/>
            <w:tcBorders>
              <w:top w:val="single" w:sz="4" w:space="0" w:color="auto"/>
              <w:bottom w:val="single" w:sz="4" w:space="0" w:color="auto"/>
            </w:tcBorders>
          </w:tcPr>
          <w:p w14:paraId="7C58F62F" w14:textId="77777777" w:rsidR="005C4F58" w:rsidRPr="00541363" w:rsidRDefault="005C4F58" w:rsidP="005C4F58">
            <w:pPr>
              <w:spacing w:before="120" w:after="120"/>
              <w:jc w:val="center"/>
              <w:rPr>
                <w:rFonts w:ascii="Arial" w:hAnsi="Arial" w:cs="Arial"/>
                <w:b/>
                <w:bCs/>
                <w:sz w:val="20"/>
                <w:szCs w:val="20"/>
                <w:lang w:val="de-DE"/>
              </w:rPr>
            </w:pPr>
            <w:r w:rsidRPr="00541363">
              <w:rPr>
                <w:rFonts w:ascii="Arial" w:hAnsi="Arial" w:cs="Arial"/>
                <w:sz w:val="20"/>
                <w:szCs w:val="20"/>
              </w:rPr>
              <w:t>Quý I/2010</w:t>
            </w:r>
          </w:p>
        </w:tc>
        <w:tc>
          <w:tcPr>
            <w:tcW w:w="2132" w:type="dxa"/>
            <w:vMerge/>
            <w:tcBorders>
              <w:bottom w:val="single" w:sz="4" w:space="0" w:color="auto"/>
            </w:tcBorders>
          </w:tcPr>
          <w:p w14:paraId="7BE95172" w14:textId="77777777" w:rsidR="005C4F58" w:rsidRPr="00541363" w:rsidRDefault="005C4F58" w:rsidP="00156207">
            <w:pPr>
              <w:spacing w:before="60" w:after="60"/>
              <w:jc w:val="center"/>
              <w:rPr>
                <w:rFonts w:ascii="Arial" w:hAnsi="Arial" w:cs="Arial"/>
                <w:bCs/>
                <w:sz w:val="20"/>
                <w:szCs w:val="20"/>
                <w:lang w:val="de-DE"/>
              </w:rPr>
            </w:pPr>
          </w:p>
        </w:tc>
      </w:tr>
      <w:tr w:rsidR="005C4F58" w:rsidRPr="00541363" w14:paraId="1C4B6957" w14:textId="77777777" w:rsidTr="005C4F58">
        <w:trPr>
          <w:jc w:val="center"/>
        </w:trPr>
        <w:tc>
          <w:tcPr>
            <w:tcW w:w="3249" w:type="dxa"/>
            <w:vAlign w:val="bottom"/>
          </w:tcPr>
          <w:p w14:paraId="6655F755" w14:textId="77777777" w:rsidR="005C4F58" w:rsidRPr="00541363" w:rsidRDefault="005C4F58" w:rsidP="005C4F58">
            <w:pPr>
              <w:spacing w:before="240" w:after="120"/>
              <w:rPr>
                <w:rFonts w:ascii="Arial" w:hAnsi="Arial" w:cs="Arial"/>
                <w:b/>
                <w:sz w:val="20"/>
                <w:szCs w:val="20"/>
              </w:rPr>
            </w:pPr>
            <w:r w:rsidRPr="00541363">
              <w:rPr>
                <w:rFonts w:ascii="Arial" w:hAnsi="Arial" w:cs="Arial"/>
                <w:b/>
                <w:sz w:val="20"/>
                <w:szCs w:val="20"/>
              </w:rPr>
              <w:t>Tổng số</w:t>
            </w:r>
          </w:p>
        </w:tc>
        <w:tc>
          <w:tcPr>
            <w:tcW w:w="1440" w:type="dxa"/>
          </w:tcPr>
          <w:p w14:paraId="0AFE6B46" w14:textId="77777777" w:rsidR="005C4F58" w:rsidRPr="00541363" w:rsidRDefault="005C4F58" w:rsidP="005C4F58">
            <w:pPr>
              <w:spacing w:before="240" w:after="120"/>
              <w:jc w:val="center"/>
              <w:rPr>
                <w:rFonts w:ascii="Arial" w:hAnsi="Arial" w:cs="Arial"/>
                <w:b/>
                <w:bCs/>
                <w:sz w:val="20"/>
                <w:szCs w:val="20"/>
                <w:lang w:val="de-DE"/>
              </w:rPr>
            </w:pPr>
            <w:r w:rsidRPr="00541363">
              <w:rPr>
                <w:rFonts w:ascii="Arial" w:hAnsi="Arial" w:cs="Arial"/>
                <w:b/>
                <w:bCs/>
                <w:sz w:val="20"/>
                <w:szCs w:val="20"/>
                <w:lang w:val="de-DE"/>
              </w:rPr>
              <w:t>3,14</w:t>
            </w:r>
          </w:p>
        </w:tc>
        <w:tc>
          <w:tcPr>
            <w:tcW w:w="1260" w:type="dxa"/>
          </w:tcPr>
          <w:p w14:paraId="5D66056A" w14:textId="77777777" w:rsidR="005C4F58" w:rsidRPr="00541363" w:rsidRDefault="005C4F58" w:rsidP="005C4F58">
            <w:pPr>
              <w:spacing w:before="240" w:after="120"/>
              <w:jc w:val="center"/>
              <w:rPr>
                <w:rFonts w:ascii="Arial" w:hAnsi="Arial" w:cs="Arial"/>
                <w:b/>
                <w:bCs/>
                <w:sz w:val="20"/>
                <w:szCs w:val="20"/>
                <w:lang w:val="de-DE"/>
              </w:rPr>
            </w:pPr>
            <w:r w:rsidRPr="00541363">
              <w:rPr>
                <w:rFonts w:ascii="Arial" w:hAnsi="Arial" w:cs="Arial"/>
                <w:b/>
                <w:bCs/>
                <w:sz w:val="20"/>
                <w:szCs w:val="20"/>
                <w:lang w:val="de-DE"/>
              </w:rPr>
              <w:t>5,83</w:t>
            </w:r>
          </w:p>
        </w:tc>
        <w:tc>
          <w:tcPr>
            <w:tcW w:w="2132" w:type="dxa"/>
          </w:tcPr>
          <w:p w14:paraId="2DEA9B0F" w14:textId="77777777" w:rsidR="005C4F58" w:rsidRPr="00541363" w:rsidRDefault="005C4F58" w:rsidP="005C4F58">
            <w:pPr>
              <w:spacing w:before="240" w:after="120"/>
              <w:jc w:val="center"/>
              <w:rPr>
                <w:rFonts w:ascii="Arial" w:hAnsi="Arial" w:cs="Arial"/>
                <w:b/>
                <w:bCs/>
                <w:sz w:val="20"/>
                <w:szCs w:val="20"/>
                <w:lang w:val="de-DE"/>
              </w:rPr>
            </w:pPr>
            <w:r w:rsidRPr="00541363">
              <w:rPr>
                <w:rFonts w:ascii="Arial" w:hAnsi="Arial" w:cs="Arial"/>
                <w:b/>
                <w:bCs/>
                <w:sz w:val="20"/>
                <w:szCs w:val="20"/>
                <w:lang w:val="de-DE"/>
              </w:rPr>
              <w:t>5,83</w:t>
            </w:r>
          </w:p>
        </w:tc>
      </w:tr>
      <w:tr w:rsidR="005C4F58" w:rsidRPr="00541363" w14:paraId="11A59935" w14:textId="77777777" w:rsidTr="005C4F58">
        <w:trPr>
          <w:jc w:val="center"/>
        </w:trPr>
        <w:tc>
          <w:tcPr>
            <w:tcW w:w="3249" w:type="dxa"/>
            <w:vAlign w:val="bottom"/>
          </w:tcPr>
          <w:p w14:paraId="1414EEBF" w14:textId="77777777" w:rsidR="005C4F58" w:rsidRPr="00541363" w:rsidRDefault="005C4F58" w:rsidP="0013183C">
            <w:pPr>
              <w:spacing w:before="80" w:after="60"/>
              <w:ind w:firstLine="144"/>
              <w:rPr>
                <w:rFonts w:ascii="Arial" w:hAnsi="Arial" w:cs="Arial"/>
                <w:sz w:val="20"/>
                <w:szCs w:val="20"/>
                <w:lang w:val="de-DE"/>
              </w:rPr>
            </w:pPr>
            <w:r w:rsidRPr="00541363">
              <w:rPr>
                <w:rFonts w:ascii="Arial" w:hAnsi="Arial" w:cs="Arial"/>
                <w:sz w:val="20"/>
                <w:szCs w:val="20"/>
                <w:lang w:val="de-DE"/>
              </w:rPr>
              <w:t>Nông, lâm nghiệp thuỷ sản</w:t>
            </w:r>
          </w:p>
        </w:tc>
        <w:tc>
          <w:tcPr>
            <w:tcW w:w="1440" w:type="dxa"/>
          </w:tcPr>
          <w:p w14:paraId="0217DB73" w14:textId="77777777" w:rsidR="005C4F58" w:rsidRPr="00541363" w:rsidRDefault="005C4F58" w:rsidP="0013183C">
            <w:pPr>
              <w:spacing w:before="80" w:after="60"/>
              <w:jc w:val="center"/>
              <w:rPr>
                <w:rFonts w:ascii="Arial" w:hAnsi="Arial" w:cs="Arial"/>
                <w:bCs/>
                <w:sz w:val="20"/>
                <w:szCs w:val="20"/>
                <w:lang w:val="de-DE"/>
              </w:rPr>
            </w:pPr>
            <w:r w:rsidRPr="00541363">
              <w:rPr>
                <w:rFonts w:ascii="Arial" w:hAnsi="Arial" w:cs="Arial"/>
                <w:bCs/>
                <w:sz w:val="20"/>
                <w:szCs w:val="20"/>
                <w:lang w:val="de-DE"/>
              </w:rPr>
              <w:t>1,84</w:t>
            </w:r>
          </w:p>
        </w:tc>
        <w:tc>
          <w:tcPr>
            <w:tcW w:w="1260" w:type="dxa"/>
          </w:tcPr>
          <w:p w14:paraId="684A77E2" w14:textId="77777777" w:rsidR="005C4F58" w:rsidRPr="00541363" w:rsidRDefault="005C4F58" w:rsidP="0013183C">
            <w:pPr>
              <w:spacing w:before="80" w:after="60"/>
              <w:jc w:val="center"/>
              <w:rPr>
                <w:rFonts w:ascii="Arial" w:hAnsi="Arial" w:cs="Arial"/>
                <w:bCs/>
                <w:sz w:val="20"/>
                <w:szCs w:val="20"/>
                <w:lang w:val="de-DE"/>
              </w:rPr>
            </w:pPr>
            <w:r w:rsidRPr="00541363">
              <w:rPr>
                <w:rFonts w:ascii="Arial" w:hAnsi="Arial" w:cs="Arial"/>
                <w:bCs/>
                <w:sz w:val="20"/>
                <w:szCs w:val="20"/>
                <w:lang w:val="de-DE"/>
              </w:rPr>
              <w:t>3,45</w:t>
            </w:r>
          </w:p>
        </w:tc>
        <w:tc>
          <w:tcPr>
            <w:tcW w:w="2132" w:type="dxa"/>
          </w:tcPr>
          <w:p w14:paraId="0BE60049" w14:textId="77777777" w:rsidR="005C4F58" w:rsidRPr="00541363" w:rsidRDefault="005C4F58" w:rsidP="0013183C">
            <w:pPr>
              <w:spacing w:before="80" w:after="60"/>
              <w:jc w:val="center"/>
              <w:rPr>
                <w:rFonts w:ascii="Arial" w:hAnsi="Arial" w:cs="Arial"/>
                <w:bCs/>
                <w:sz w:val="20"/>
                <w:szCs w:val="20"/>
                <w:lang w:val="de-DE"/>
              </w:rPr>
            </w:pPr>
            <w:r w:rsidRPr="00541363">
              <w:rPr>
                <w:rFonts w:ascii="Arial" w:hAnsi="Arial" w:cs="Arial"/>
                <w:bCs/>
                <w:sz w:val="20"/>
                <w:szCs w:val="20"/>
                <w:lang w:val="de-DE"/>
              </w:rPr>
              <w:t>0,42</w:t>
            </w:r>
          </w:p>
        </w:tc>
      </w:tr>
      <w:tr w:rsidR="005C4F58" w:rsidRPr="00541363" w14:paraId="54F0698D" w14:textId="77777777" w:rsidTr="005C4F58">
        <w:trPr>
          <w:jc w:val="center"/>
        </w:trPr>
        <w:tc>
          <w:tcPr>
            <w:tcW w:w="3249" w:type="dxa"/>
            <w:vAlign w:val="bottom"/>
          </w:tcPr>
          <w:p w14:paraId="18F351EF" w14:textId="77777777" w:rsidR="005C4F58" w:rsidRPr="00541363" w:rsidRDefault="005C4F58" w:rsidP="0013183C">
            <w:pPr>
              <w:spacing w:before="80" w:after="60"/>
              <w:ind w:firstLine="144"/>
              <w:rPr>
                <w:rFonts w:ascii="Arial" w:hAnsi="Arial" w:cs="Arial"/>
                <w:sz w:val="20"/>
                <w:szCs w:val="20"/>
                <w:lang w:val="de-DE"/>
              </w:rPr>
            </w:pPr>
            <w:r w:rsidRPr="00541363">
              <w:rPr>
                <w:rFonts w:ascii="Arial" w:hAnsi="Arial" w:cs="Arial"/>
                <w:sz w:val="20"/>
                <w:szCs w:val="20"/>
                <w:lang w:val="de-DE"/>
              </w:rPr>
              <w:t>Công nghiệp và xây dựng</w:t>
            </w:r>
          </w:p>
        </w:tc>
        <w:tc>
          <w:tcPr>
            <w:tcW w:w="1440" w:type="dxa"/>
          </w:tcPr>
          <w:p w14:paraId="499B02D5" w14:textId="77777777" w:rsidR="005C4F58" w:rsidRPr="00541363" w:rsidRDefault="005C4F58" w:rsidP="0013183C">
            <w:pPr>
              <w:spacing w:before="80" w:after="60"/>
              <w:jc w:val="center"/>
              <w:rPr>
                <w:rFonts w:ascii="Arial" w:hAnsi="Arial" w:cs="Arial"/>
                <w:bCs/>
                <w:sz w:val="20"/>
                <w:szCs w:val="20"/>
                <w:lang w:val="de-DE"/>
              </w:rPr>
            </w:pPr>
            <w:r w:rsidRPr="00541363">
              <w:rPr>
                <w:rFonts w:ascii="Arial" w:hAnsi="Arial" w:cs="Arial"/>
                <w:bCs/>
                <w:sz w:val="20"/>
                <w:szCs w:val="20"/>
                <w:lang w:val="de-DE"/>
              </w:rPr>
              <w:t>1,70</w:t>
            </w:r>
          </w:p>
        </w:tc>
        <w:tc>
          <w:tcPr>
            <w:tcW w:w="1260" w:type="dxa"/>
          </w:tcPr>
          <w:p w14:paraId="5AC88A62" w14:textId="77777777" w:rsidR="005C4F58" w:rsidRPr="00541363" w:rsidRDefault="005C4F58" w:rsidP="0013183C">
            <w:pPr>
              <w:spacing w:before="80" w:after="60"/>
              <w:jc w:val="center"/>
              <w:rPr>
                <w:rFonts w:ascii="Arial" w:hAnsi="Arial" w:cs="Arial"/>
                <w:bCs/>
                <w:sz w:val="20"/>
                <w:szCs w:val="20"/>
                <w:lang w:val="de-DE"/>
              </w:rPr>
            </w:pPr>
            <w:r w:rsidRPr="00541363">
              <w:rPr>
                <w:rFonts w:ascii="Arial" w:hAnsi="Arial" w:cs="Arial"/>
                <w:bCs/>
                <w:sz w:val="20"/>
                <w:szCs w:val="20"/>
                <w:lang w:val="de-DE"/>
              </w:rPr>
              <w:t>5,65</w:t>
            </w:r>
          </w:p>
        </w:tc>
        <w:tc>
          <w:tcPr>
            <w:tcW w:w="2132" w:type="dxa"/>
          </w:tcPr>
          <w:p w14:paraId="5A71A5BF" w14:textId="77777777" w:rsidR="005C4F58" w:rsidRPr="00541363" w:rsidRDefault="005C4F58" w:rsidP="0013183C">
            <w:pPr>
              <w:spacing w:before="80" w:after="60"/>
              <w:jc w:val="center"/>
              <w:rPr>
                <w:rFonts w:ascii="Arial" w:hAnsi="Arial" w:cs="Arial"/>
                <w:bCs/>
                <w:sz w:val="20"/>
                <w:szCs w:val="20"/>
                <w:lang w:val="de-DE"/>
              </w:rPr>
            </w:pPr>
            <w:r w:rsidRPr="00541363">
              <w:rPr>
                <w:rFonts w:ascii="Arial" w:hAnsi="Arial" w:cs="Arial"/>
                <w:bCs/>
                <w:sz w:val="20"/>
                <w:szCs w:val="20"/>
                <w:lang w:val="de-DE"/>
              </w:rPr>
              <w:t>2,44</w:t>
            </w:r>
          </w:p>
        </w:tc>
      </w:tr>
      <w:tr w:rsidR="005C4F58" w:rsidRPr="00541363" w14:paraId="6FC48AB0" w14:textId="77777777" w:rsidTr="005C4F58">
        <w:trPr>
          <w:jc w:val="center"/>
        </w:trPr>
        <w:tc>
          <w:tcPr>
            <w:tcW w:w="3249" w:type="dxa"/>
            <w:tcBorders>
              <w:bottom w:val="single" w:sz="4" w:space="0" w:color="auto"/>
            </w:tcBorders>
          </w:tcPr>
          <w:p w14:paraId="260E25E8" w14:textId="77777777" w:rsidR="005C4F58" w:rsidRPr="00541363" w:rsidRDefault="005C4F58" w:rsidP="0013183C">
            <w:pPr>
              <w:spacing w:before="80" w:after="60"/>
              <w:ind w:firstLine="144"/>
              <w:jc w:val="both"/>
              <w:rPr>
                <w:rFonts w:ascii="Arial" w:hAnsi="Arial" w:cs="Arial"/>
                <w:bCs/>
                <w:sz w:val="20"/>
                <w:szCs w:val="20"/>
                <w:lang w:val="de-DE"/>
              </w:rPr>
            </w:pPr>
            <w:r w:rsidRPr="00541363">
              <w:rPr>
                <w:rFonts w:ascii="Arial" w:hAnsi="Arial" w:cs="Arial"/>
                <w:sz w:val="20"/>
                <w:szCs w:val="20"/>
              </w:rPr>
              <w:t>Dịch vụ</w:t>
            </w:r>
          </w:p>
        </w:tc>
        <w:tc>
          <w:tcPr>
            <w:tcW w:w="1440" w:type="dxa"/>
            <w:tcBorders>
              <w:bottom w:val="single" w:sz="4" w:space="0" w:color="auto"/>
            </w:tcBorders>
          </w:tcPr>
          <w:p w14:paraId="07D10D67" w14:textId="77777777" w:rsidR="005C4F58" w:rsidRPr="00541363" w:rsidRDefault="005C4F58" w:rsidP="0013183C">
            <w:pPr>
              <w:spacing w:before="80" w:after="60"/>
              <w:jc w:val="center"/>
              <w:rPr>
                <w:rFonts w:ascii="Arial" w:hAnsi="Arial" w:cs="Arial"/>
                <w:bCs/>
                <w:sz w:val="20"/>
                <w:szCs w:val="20"/>
                <w:lang w:val="de-DE"/>
              </w:rPr>
            </w:pPr>
            <w:r w:rsidRPr="00541363">
              <w:rPr>
                <w:rFonts w:ascii="Arial" w:hAnsi="Arial" w:cs="Arial"/>
                <w:bCs/>
                <w:sz w:val="20"/>
                <w:szCs w:val="20"/>
                <w:lang w:val="de-DE"/>
              </w:rPr>
              <w:t>4,95</w:t>
            </w:r>
          </w:p>
        </w:tc>
        <w:tc>
          <w:tcPr>
            <w:tcW w:w="1260" w:type="dxa"/>
            <w:tcBorders>
              <w:bottom w:val="single" w:sz="4" w:space="0" w:color="auto"/>
            </w:tcBorders>
          </w:tcPr>
          <w:p w14:paraId="79FBCCE8" w14:textId="77777777" w:rsidR="005C4F58" w:rsidRPr="00541363" w:rsidRDefault="005C4F58" w:rsidP="0013183C">
            <w:pPr>
              <w:spacing w:before="80" w:after="60"/>
              <w:jc w:val="center"/>
              <w:rPr>
                <w:rFonts w:ascii="Arial" w:hAnsi="Arial" w:cs="Arial"/>
                <w:bCs/>
                <w:sz w:val="20"/>
                <w:szCs w:val="20"/>
                <w:lang w:val="de-DE"/>
              </w:rPr>
            </w:pPr>
            <w:r w:rsidRPr="00541363">
              <w:rPr>
                <w:rFonts w:ascii="Arial" w:hAnsi="Arial" w:cs="Arial"/>
                <w:bCs/>
                <w:sz w:val="20"/>
                <w:szCs w:val="20"/>
                <w:lang w:val="de-DE"/>
              </w:rPr>
              <w:t>6,64</w:t>
            </w:r>
          </w:p>
        </w:tc>
        <w:tc>
          <w:tcPr>
            <w:tcW w:w="2132" w:type="dxa"/>
            <w:tcBorders>
              <w:bottom w:val="single" w:sz="4" w:space="0" w:color="auto"/>
            </w:tcBorders>
          </w:tcPr>
          <w:p w14:paraId="4BF0CBBA" w14:textId="77777777" w:rsidR="005C4F58" w:rsidRPr="00541363" w:rsidRDefault="005C4F58" w:rsidP="0013183C">
            <w:pPr>
              <w:spacing w:before="80" w:after="60"/>
              <w:jc w:val="center"/>
              <w:rPr>
                <w:rFonts w:ascii="Arial" w:hAnsi="Arial" w:cs="Arial"/>
                <w:bCs/>
                <w:sz w:val="20"/>
                <w:szCs w:val="20"/>
                <w:lang w:val="de-DE"/>
              </w:rPr>
            </w:pPr>
            <w:r w:rsidRPr="00541363">
              <w:rPr>
                <w:rFonts w:ascii="Arial" w:hAnsi="Arial" w:cs="Arial"/>
                <w:bCs/>
                <w:sz w:val="20"/>
                <w:szCs w:val="20"/>
                <w:lang w:val="de-DE"/>
              </w:rPr>
              <w:t>2,97</w:t>
            </w:r>
          </w:p>
        </w:tc>
      </w:tr>
    </w:tbl>
    <w:p w14:paraId="62098642" w14:textId="77777777" w:rsidR="00AD6090" w:rsidRPr="00541363" w:rsidRDefault="00AD6090" w:rsidP="00C364ED">
      <w:pPr>
        <w:spacing w:line="288" w:lineRule="auto"/>
        <w:ind w:firstLine="539"/>
        <w:jc w:val="both"/>
        <w:rPr>
          <w:bCs/>
          <w:lang w:val="de-DE"/>
        </w:rPr>
      </w:pPr>
    </w:p>
    <w:p w14:paraId="227089CA" w14:textId="77777777" w:rsidR="00BC4F02" w:rsidRPr="00541363" w:rsidRDefault="00BC4F02" w:rsidP="00C364ED">
      <w:pPr>
        <w:numPr>
          <w:ilvl w:val="0"/>
          <w:numId w:val="2"/>
        </w:numPr>
        <w:spacing w:line="288" w:lineRule="auto"/>
        <w:jc w:val="both"/>
        <w:rPr>
          <w:b/>
          <w:lang w:val="de-DE"/>
        </w:rPr>
      </w:pPr>
      <w:r w:rsidRPr="00541363">
        <w:rPr>
          <w:b/>
          <w:lang w:val="de-DE"/>
        </w:rPr>
        <w:t>Sản xuất nông, lâm nghiệp và thuỷ sản</w:t>
      </w:r>
    </w:p>
    <w:p w14:paraId="5262CEDE" w14:textId="77777777" w:rsidR="009C7EF9" w:rsidRPr="00F44E35" w:rsidRDefault="00BC4F02" w:rsidP="00F44E35">
      <w:pPr>
        <w:spacing w:before="40" w:after="40" w:line="288" w:lineRule="auto"/>
        <w:ind w:firstLine="540"/>
        <w:jc w:val="both"/>
        <w:rPr>
          <w:vertAlign w:val="superscript"/>
          <w:lang w:val="de-DE"/>
        </w:rPr>
      </w:pPr>
      <w:r w:rsidRPr="00F44E35">
        <w:rPr>
          <w:lang w:val="de-DE"/>
        </w:rPr>
        <w:t>Giá trị sản xuất nông</w:t>
      </w:r>
      <w:r w:rsidR="00D6273B" w:rsidRPr="00F44E35">
        <w:rPr>
          <w:lang w:val="de-DE"/>
        </w:rPr>
        <w:t>, lâm nghiệp và thuỷ sản</w:t>
      </w:r>
      <w:r w:rsidRPr="00F44E35">
        <w:rPr>
          <w:lang w:val="de-DE"/>
        </w:rPr>
        <w:t xml:space="preserve"> quý I/2010 theo giá so sánh 1994 ước tính đạt 48,</w:t>
      </w:r>
      <w:r w:rsidR="00D6273B" w:rsidRPr="00F44E35">
        <w:rPr>
          <w:lang w:val="de-DE"/>
        </w:rPr>
        <w:t>2</w:t>
      </w:r>
      <w:r w:rsidRPr="00F44E35">
        <w:rPr>
          <w:lang w:val="de-DE"/>
        </w:rPr>
        <w:t xml:space="preserve"> nghìn tỷ đồng, tăng </w:t>
      </w:r>
      <w:r w:rsidR="00D6273B" w:rsidRPr="00F44E35">
        <w:rPr>
          <w:lang w:val="de-DE"/>
        </w:rPr>
        <w:t>5,8</w:t>
      </w:r>
      <w:r w:rsidRPr="00F44E35">
        <w:rPr>
          <w:lang w:val="de-DE"/>
        </w:rPr>
        <w:t>% so với quý I/2009, bao gồm nông nghiệp đạt 36,</w:t>
      </w:r>
      <w:r w:rsidR="00D6273B" w:rsidRPr="00F44E35">
        <w:rPr>
          <w:lang w:val="de-DE"/>
        </w:rPr>
        <w:t>1</w:t>
      </w:r>
      <w:r w:rsidRPr="00F44E35">
        <w:rPr>
          <w:lang w:val="de-DE"/>
        </w:rPr>
        <w:t xml:space="preserve"> nghìn tỷ đồng, tă</w:t>
      </w:r>
      <w:r w:rsidR="00D6273B" w:rsidRPr="00F44E35">
        <w:rPr>
          <w:lang w:val="de-DE"/>
        </w:rPr>
        <w:t>ng 6,1</w:t>
      </w:r>
      <w:r w:rsidRPr="00F44E35">
        <w:rPr>
          <w:lang w:val="de-DE"/>
        </w:rPr>
        <w:t>%; lâm nghiệp đạt 1,5 nghìn tỷ đồng, tăng 4,5%; thủy sản đạt 10,6 nghìn tỷ đồng, tăng 4,9%.</w:t>
      </w:r>
      <w:r w:rsidR="004B708C" w:rsidRPr="00F44E35">
        <w:rPr>
          <w:lang w:val="de-DE"/>
        </w:rPr>
        <w:t xml:space="preserve"> Tốc độ tăng giá trị sản xuất của khu vực nông, lâm nghiệp và thuỷ sản năm nay không chỉ cao hơn tốc độ tăng 0,9% của quý I/2009 mà còn tăng khá cao so với tốc độ tăng quý I của nhiều năm trước</w:t>
      </w:r>
      <w:r w:rsidR="005C4F58" w:rsidRPr="00F44E35">
        <w:rPr>
          <w:rStyle w:val="FootnoteReference"/>
          <w:lang w:val="de-DE"/>
        </w:rPr>
        <w:footnoteReference w:id="1"/>
      </w:r>
      <w:r w:rsidR="00D7657D" w:rsidRPr="00F44E35">
        <w:rPr>
          <w:lang w:val="de-DE"/>
        </w:rPr>
        <w:t>.</w:t>
      </w:r>
      <w:r w:rsidR="009C7EF9" w:rsidRPr="00F44E35">
        <w:rPr>
          <w:vertAlign w:val="superscript"/>
          <w:lang w:val="de-DE"/>
        </w:rPr>
        <w:t xml:space="preserve"> </w:t>
      </w:r>
    </w:p>
    <w:p w14:paraId="33A6F53D" w14:textId="77777777" w:rsidR="00BC4F02" w:rsidRPr="00B060C8" w:rsidRDefault="00541363" w:rsidP="00F44E35">
      <w:pPr>
        <w:spacing w:before="40" w:after="40" w:line="288" w:lineRule="auto"/>
        <w:ind w:firstLine="539"/>
        <w:jc w:val="both"/>
        <w:rPr>
          <w:b/>
          <w:i/>
          <w:lang w:val="de-DE"/>
        </w:rPr>
      </w:pPr>
      <w:r w:rsidRPr="00B060C8">
        <w:rPr>
          <w:b/>
          <w:i/>
          <w:lang w:val="de-DE"/>
        </w:rPr>
        <w:t xml:space="preserve">a. </w:t>
      </w:r>
      <w:r w:rsidR="00BC4F02" w:rsidRPr="00B060C8">
        <w:rPr>
          <w:b/>
          <w:i/>
          <w:lang w:val="de-DE"/>
        </w:rPr>
        <w:t>Nông nghiệp</w:t>
      </w:r>
    </w:p>
    <w:p w14:paraId="271AEFCA" w14:textId="77777777" w:rsidR="004B708C" w:rsidRPr="00F44E35" w:rsidRDefault="00BC4F02" w:rsidP="00F44E35">
      <w:pPr>
        <w:spacing w:before="40" w:after="40" w:line="288" w:lineRule="auto"/>
        <w:ind w:firstLine="539"/>
        <w:jc w:val="both"/>
        <w:rPr>
          <w:spacing w:val="-2"/>
          <w:lang w:val="pt-BR"/>
        </w:rPr>
      </w:pPr>
      <w:r w:rsidRPr="00B060C8">
        <w:rPr>
          <w:spacing w:val="-2"/>
          <w:lang w:val="de-DE"/>
        </w:rPr>
        <w:t>Tính đến ngày 15/3/2010, cả nước đã gieo cấy 30</w:t>
      </w:r>
      <w:r w:rsidR="00D6273B" w:rsidRPr="00B060C8">
        <w:rPr>
          <w:spacing w:val="-2"/>
          <w:lang w:val="de-DE"/>
        </w:rPr>
        <w:t>51,8</w:t>
      </w:r>
      <w:r w:rsidRPr="00B060C8">
        <w:rPr>
          <w:spacing w:val="-2"/>
          <w:lang w:val="de-DE"/>
        </w:rPr>
        <w:t xml:space="preserve"> nghìn ha lúa đông xuân, bằng 10</w:t>
      </w:r>
      <w:r w:rsidR="00D6273B" w:rsidRPr="00B060C8">
        <w:rPr>
          <w:spacing w:val="-2"/>
          <w:lang w:val="de-DE"/>
        </w:rPr>
        <w:t>2,4</w:t>
      </w:r>
      <w:r w:rsidRPr="00B060C8">
        <w:rPr>
          <w:spacing w:val="-2"/>
          <w:lang w:val="de-DE"/>
        </w:rPr>
        <w:t>% cùng kỳ năm trước</w:t>
      </w:r>
      <w:r w:rsidR="00C231CC" w:rsidRPr="00B060C8">
        <w:rPr>
          <w:spacing w:val="-2"/>
          <w:lang w:val="de-DE"/>
        </w:rPr>
        <w:t>. C</w:t>
      </w:r>
      <w:r w:rsidRPr="00B060C8">
        <w:rPr>
          <w:spacing w:val="-2"/>
          <w:lang w:val="de-DE"/>
        </w:rPr>
        <w:t xml:space="preserve">ác địa phương phía Bắc </w:t>
      </w:r>
      <w:r w:rsidR="00CB5D0F" w:rsidRPr="00B060C8">
        <w:rPr>
          <w:spacing w:val="-2"/>
          <w:lang w:val="de-DE"/>
        </w:rPr>
        <w:t>gieo cấy</w:t>
      </w:r>
      <w:r w:rsidR="00C231CC" w:rsidRPr="00F44E35">
        <w:rPr>
          <w:bCs/>
          <w:spacing w:val="-2"/>
          <w:lang w:val="pt-BR"/>
        </w:rPr>
        <w:t xml:space="preserve"> </w:t>
      </w:r>
      <w:r w:rsidRPr="00B060C8">
        <w:rPr>
          <w:spacing w:val="-2"/>
          <w:lang w:val="de-DE"/>
        </w:rPr>
        <w:t>10</w:t>
      </w:r>
      <w:r w:rsidR="00D6273B" w:rsidRPr="00B060C8">
        <w:rPr>
          <w:spacing w:val="-2"/>
          <w:lang w:val="de-DE"/>
        </w:rPr>
        <w:t>9</w:t>
      </w:r>
      <w:r w:rsidRPr="00B060C8">
        <w:rPr>
          <w:spacing w:val="-2"/>
          <w:lang w:val="de-DE"/>
        </w:rPr>
        <w:t>8,</w:t>
      </w:r>
      <w:r w:rsidR="00D6273B" w:rsidRPr="00B060C8">
        <w:rPr>
          <w:spacing w:val="-2"/>
          <w:lang w:val="de-DE"/>
        </w:rPr>
        <w:t>6</w:t>
      </w:r>
      <w:r w:rsidRPr="00B060C8">
        <w:rPr>
          <w:spacing w:val="-2"/>
          <w:lang w:val="de-DE"/>
        </w:rPr>
        <w:t xml:space="preserve"> nghìn ha, bằng</w:t>
      </w:r>
      <w:r w:rsidR="00C231CC" w:rsidRPr="00B060C8">
        <w:rPr>
          <w:spacing w:val="-2"/>
          <w:lang w:val="de-DE"/>
        </w:rPr>
        <w:t xml:space="preserve"> </w:t>
      </w:r>
      <w:r w:rsidR="00D6273B" w:rsidRPr="00B060C8">
        <w:rPr>
          <w:spacing w:val="-2"/>
          <w:lang w:val="de-DE"/>
        </w:rPr>
        <w:t>100,1</w:t>
      </w:r>
      <w:r w:rsidR="00C231CC" w:rsidRPr="00B060C8">
        <w:rPr>
          <w:spacing w:val="-2"/>
          <w:lang w:val="de-DE"/>
        </w:rPr>
        <w:t>%, trong đó c</w:t>
      </w:r>
      <w:r w:rsidR="00C231CC" w:rsidRPr="00F44E35">
        <w:rPr>
          <w:bCs/>
          <w:spacing w:val="-2"/>
          <w:lang w:val="pt-BR"/>
        </w:rPr>
        <w:t xml:space="preserve">ác </w:t>
      </w:r>
      <w:r w:rsidR="004B708C" w:rsidRPr="00F44E35">
        <w:rPr>
          <w:bCs/>
          <w:spacing w:val="-2"/>
          <w:lang w:val="pt-BR"/>
        </w:rPr>
        <w:t xml:space="preserve">địa phương </w:t>
      </w:r>
      <w:r w:rsidR="00C231CC" w:rsidRPr="00F44E35">
        <w:rPr>
          <w:bCs/>
          <w:spacing w:val="-2"/>
          <w:lang w:val="pt-BR"/>
        </w:rPr>
        <w:t>vùng Đồng bằng sông Hồng và Bắc Trung Bộ đã c</w:t>
      </w:r>
      <w:r w:rsidR="00C231CC" w:rsidRPr="00F44E35">
        <w:rPr>
          <w:rFonts w:hint="eastAsia"/>
          <w:bCs/>
          <w:spacing w:val="-2"/>
          <w:lang w:val="pt-BR"/>
        </w:rPr>
        <w:t>ơ</w:t>
      </w:r>
      <w:r w:rsidR="00CB5D0F" w:rsidRPr="00F44E35">
        <w:rPr>
          <w:bCs/>
          <w:spacing w:val="-2"/>
          <w:lang w:val="pt-BR"/>
        </w:rPr>
        <w:t xml:space="preserve"> bản kết thúc gieo cấy</w:t>
      </w:r>
      <w:r w:rsidR="00C231CC" w:rsidRPr="00F44E35">
        <w:rPr>
          <w:bCs/>
          <w:spacing w:val="-2"/>
          <w:lang w:val="pt-BR"/>
        </w:rPr>
        <w:t>.</w:t>
      </w:r>
      <w:r w:rsidR="004B708C" w:rsidRPr="00F44E35">
        <w:rPr>
          <w:bCs/>
          <w:spacing w:val="-2"/>
          <w:lang w:val="pt-BR"/>
        </w:rPr>
        <w:t xml:space="preserve"> </w:t>
      </w:r>
      <w:r w:rsidR="004B708C" w:rsidRPr="00F44E35">
        <w:rPr>
          <w:spacing w:val="-2"/>
          <w:lang w:val="pt-BR"/>
        </w:rPr>
        <w:t>Các địa phương phía Nam gieo cấy 1953,2 nghìn ha, bằng 103,7% cùng kỳ năm trước, trong đó Vùng đồng bằng sông Cửu Long 1579,1 nghìn ha, bằng 102,3% cùng kỳ năm 2009.</w:t>
      </w:r>
    </w:p>
    <w:p w14:paraId="4F6DEEED" w14:textId="77777777" w:rsidR="004B708C" w:rsidRPr="00F44E35" w:rsidRDefault="004B708C" w:rsidP="00F44E35">
      <w:pPr>
        <w:spacing w:before="40" w:after="40" w:line="288" w:lineRule="auto"/>
        <w:ind w:firstLine="539"/>
        <w:jc w:val="both"/>
        <w:rPr>
          <w:lang w:val="pt-BR"/>
        </w:rPr>
      </w:pPr>
      <w:r w:rsidRPr="00F44E35">
        <w:rPr>
          <w:spacing w:val="2"/>
          <w:lang w:val="pt-BR"/>
        </w:rPr>
        <w:t xml:space="preserve">Đến trung tuần tháng 3/2010, các địa phương vùng </w:t>
      </w:r>
      <w:r w:rsidR="00C64044" w:rsidRPr="00F44E35">
        <w:rPr>
          <w:spacing w:val="2"/>
          <w:lang w:val="pt-BR"/>
        </w:rPr>
        <w:t>Đ</w:t>
      </w:r>
      <w:r w:rsidRPr="00F44E35">
        <w:rPr>
          <w:spacing w:val="2"/>
          <w:lang w:val="pt-BR"/>
        </w:rPr>
        <w:t>ồng bằng sông Cửu Long đã thu hoạch 895,9 nghìn ha, chiếm 56,7% diện tích gieo cấy và bằng 115,6% cùng kỳ năm trước</w:t>
      </w:r>
      <w:r w:rsidR="005C4F58" w:rsidRPr="00F44E35">
        <w:rPr>
          <w:rStyle w:val="FootnoteReference"/>
          <w:spacing w:val="2"/>
          <w:lang w:val="pt-BR"/>
        </w:rPr>
        <w:footnoteReference w:id="2"/>
      </w:r>
      <w:r w:rsidR="00137747">
        <w:rPr>
          <w:spacing w:val="2"/>
          <w:lang w:val="pt-BR"/>
        </w:rPr>
        <w:t xml:space="preserve">. </w:t>
      </w:r>
      <w:r w:rsidRPr="00F44E35">
        <w:rPr>
          <w:bCs/>
          <w:spacing w:val="2"/>
          <w:lang w:val="pt-BR"/>
        </w:rPr>
        <w:t xml:space="preserve">Theo báo cáo sơ bộ, </w:t>
      </w:r>
      <w:r w:rsidR="005E6DC4" w:rsidRPr="00F44E35">
        <w:rPr>
          <w:bCs/>
          <w:spacing w:val="2"/>
          <w:lang w:val="pt-BR"/>
        </w:rPr>
        <w:t xml:space="preserve">mặc dù </w:t>
      </w:r>
      <w:r w:rsidRPr="00F44E35">
        <w:rPr>
          <w:bCs/>
          <w:spacing w:val="2"/>
          <w:lang w:val="pt-BR"/>
        </w:rPr>
        <w:t>m</w:t>
      </w:r>
      <w:r w:rsidRPr="00F44E35">
        <w:rPr>
          <w:spacing w:val="2"/>
          <w:lang w:val="pt-BR"/>
        </w:rPr>
        <w:t xml:space="preserve">ột </w:t>
      </w:r>
      <w:r w:rsidR="005E6DC4" w:rsidRPr="00F44E35">
        <w:rPr>
          <w:spacing w:val="2"/>
          <w:lang w:val="pt-BR"/>
        </w:rPr>
        <w:t xml:space="preserve">số </w:t>
      </w:r>
      <w:r w:rsidRPr="00F44E35">
        <w:rPr>
          <w:spacing w:val="2"/>
          <w:lang w:val="pt-BR"/>
        </w:rPr>
        <w:t xml:space="preserve">diện tích </w:t>
      </w:r>
      <w:r w:rsidR="005E6DC4" w:rsidRPr="00F44E35">
        <w:rPr>
          <w:spacing w:val="2"/>
          <w:lang w:val="pt-BR"/>
        </w:rPr>
        <w:t xml:space="preserve">gieo cấy </w:t>
      </w:r>
      <w:r w:rsidRPr="00F44E35">
        <w:rPr>
          <w:spacing w:val="2"/>
          <w:lang w:val="pt-BR"/>
        </w:rPr>
        <w:t xml:space="preserve">bị nước mặn xâm </w:t>
      </w:r>
      <w:r w:rsidR="00C1411C" w:rsidRPr="00F44E35">
        <w:rPr>
          <w:spacing w:val="2"/>
          <w:lang w:val="pt-BR"/>
        </w:rPr>
        <w:t xml:space="preserve">nhập </w:t>
      </w:r>
      <w:r w:rsidR="005E6DC4" w:rsidRPr="00F44E35">
        <w:rPr>
          <w:spacing w:val="2"/>
          <w:lang w:val="pt-BR"/>
        </w:rPr>
        <w:t xml:space="preserve">nhưng </w:t>
      </w:r>
      <w:r w:rsidRPr="00F44E35">
        <w:rPr>
          <w:spacing w:val="2"/>
          <w:lang w:val="pt-BR"/>
        </w:rPr>
        <w:t xml:space="preserve">năng suất lúa đông xuân toàn </w:t>
      </w:r>
      <w:r w:rsidRPr="00F44E35">
        <w:rPr>
          <w:lang w:val="pt-BR"/>
        </w:rPr>
        <w:t xml:space="preserve">vùng </w:t>
      </w:r>
      <w:r w:rsidR="005E6DC4" w:rsidRPr="00F44E35">
        <w:rPr>
          <w:lang w:val="pt-BR"/>
        </w:rPr>
        <w:t xml:space="preserve">năm nay </w:t>
      </w:r>
      <w:r w:rsidRPr="00F44E35">
        <w:rPr>
          <w:lang w:val="pt-BR"/>
        </w:rPr>
        <w:t>ước tính đạt 63,8 tạ/ha, tăng 0,2 tạ/ha</w:t>
      </w:r>
      <w:r w:rsidR="00185472">
        <w:rPr>
          <w:lang w:val="pt-BR"/>
        </w:rPr>
        <w:t>,</w:t>
      </w:r>
      <w:r w:rsidRPr="00F44E35">
        <w:rPr>
          <w:lang w:val="pt-BR"/>
        </w:rPr>
        <w:t xml:space="preserve"> chủ yếu do </w:t>
      </w:r>
      <w:r w:rsidR="005E6DC4" w:rsidRPr="00F44E35">
        <w:rPr>
          <w:lang w:val="pt-BR"/>
        </w:rPr>
        <w:t>nhiều</w:t>
      </w:r>
      <w:r w:rsidRPr="00F44E35">
        <w:rPr>
          <w:lang w:val="pt-BR"/>
        </w:rPr>
        <w:t xml:space="preserve"> địa phương </w:t>
      </w:r>
      <w:r w:rsidRPr="00F44E35">
        <w:rPr>
          <w:lang w:val="pt-BR"/>
        </w:rPr>
        <w:lastRenderedPageBreak/>
        <w:t>tăng diện tích gieo cấy các giống lúa có năng suất cao như:</w:t>
      </w:r>
      <w:r w:rsidRPr="00F44E35">
        <w:rPr>
          <w:spacing w:val="2"/>
          <w:lang w:val="pt-BR"/>
        </w:rPr>
        <w:t xml:space="preserve"> IR 50404,</w:t>
      </w:r>
      <w:r w:rsidRPr="00F44E35">
        <w:rPr>
          <w:lang w:val="pt-BR"/>
        </w:rPr>
        <w:t xml:space="preserve"> OM 576</w:t>
      </w:r>
      <w:r w:rsidR="0013183C" w:rsidRPr="00F44E35">
        <w:rPr>
          <w:rStyle w:val="FootnoteReference"/>
          <w:lang w:val="pt-BR"/>
        </w:rPr>
        <w:footnoteReference w:id="3"/>
      </w:r>
      <w:r w:rsidR="00315AB8">
        <w:rPr>
          <w:spacing w:val="-2"/>
          <w:lang w:val="pt-BR"/>
        </w:rPr>
        <w:t>. D</w:t>
      </w:r>
      <w:r w:rsidR="005E6DC4" w:rsidRPr="00F44E35">
        <w:rPr>
          <w:spacing w:val="-2"/>
          <w:lang w:val="pt-BR"/>
        </w:rPr>
        <w:t>o diện tích gieo cấy và năng suất tăng nên s</w:t>
      </w:r>
      <w:r w:rsidRPr="00F44E35">
        <w:rPr>
          <w:spacing w:val="-2"/>
          <w:lang w:val="pt-BR"/>
        </w:rPr>
        <w:t xml:space="preserve">ản lượng lúa đông xuân </w:t>
      </w:r>
      <w:r w:rsidR="005E6DC4" w:rsidRPr="00F44E35">
        <w:rPr>
          <w:spacing w:val="-2"/>
          <w:lang w:val="pt-BR"/>
        </w:rPr>
        <w:t xml:space="preserve">năm nay của </w:t>
      </w:r>
      <w:r w:rsidRPr="00F44E35">
        <w:rPr>
          <w:spacing w:val="-2"/>
          <w:lang w:val="pt-BR"/>
        </w:rPr>
        <w:t xml:space="preserve">vùng </w:t>
      </w:r>
      <w:r w:rsidR="00C64044" w:rsidRPr="00F44E35">
        <w:rPr>
          <w:spacing w:val="-2"/>
          <w:lang w:val="pt-BR"/>
        </w:rPr>
        <w:t>Đ</w:t>
      </w:r>
      <w:r w:rsidR="005E6DC4" w:rsidRPr="00F44E35">
        <w:rPr>
          <w:spacing w:val="-2"/>
          <w:lang w:val="pt-BR"/>
        </w:rPr>
        <w:t xml:space="preserve">ồng bằng sông Cửu Long </w:t>
      </w:r>
      <w:r w:rsidRPr="00F44E35">
        <w:rPr>
          <w:spacing w:val="-2"/>
          <w:lang w:val="pt-BR"/>
        </w:rPr>
        <w:t>ước tính đạt 9973 nghìn tấn, tăng 117 nghìn tấn so với vụ đông xuân 2009</w:t>
      </w:r>
      <w:r w:rsidRPr="00F44E35">
        <w:rPr>
          <w:b/>
          <w:spacing w:val="-2"/>
          <w:lang w:val="pt-BR"/>
        </w:rPr>
        <w:t xml:space="preserve">, </w:t>
      </w:r>
      <w:r w:rsidR="005E6DC4" w:rsidRPr="00F44E35">
        <w:rPr>
          <w:spacing w:val="-2"/>
          <w:lang w:val="pt-BR"/>
        </w:rPr>
        <w:t xml:space="preserve">trong đó </w:t>
      </w:r>
      <w:r w:rsidRPr="00F44E35">
        <w:rPr>
          <w:spacing w:val="-2"/>
          <w:lang w:val="pt-BR"/>
        </w:rPr>
        <w:t xml:space="preserve">Vĩnh Long </w:t>
      </w:r>
      <w:r w:rsidR="005E6DC4" w:rsidRPr="00F44E35">
        <w:rPr>
          <w:spacing w:val="-2"/>
          <w:lang w:val="pt-BR"/>
        </w:rPr>
        <w:t>đạt</w:t>
      </w:r>
      <w:r w:rsidR="003C11B3" w:rsidRPr="00F44E35">
        <w:rPr>
          <w:spacing w:val="-2"/>
          <w:lang w:val="pt-BR"/>
        </w:rPr>
        <w:t xml:space="preserve"> 436,6 nghìn tấn, </w:t>
      </w:r>
      <w:r w:rsidRPr="00F44E35">
        <w:rPr>
          <w:spacing w:val="-2"/>
          <w:lang w:val="pt-BR"/>
        </w:rPr>
        <w:t xml:space="preserve">tăng 9,1 nghìn tấn; Hậu Giang </w:t>
      </w:r>
      <w:r w:rsidR="003C11B3" w:rsidRPr="00F44E35">
        <w:rPr>
          <w:spacing w:val="-2"/>
          <w:lang w:val="pt-BR"/>
        </w:rPr>
        <w:t xml:space="preserve">532,6 nghìn tấn, </w:t>
      </w:r>
      <w:r w:rsidRPr="00F44E35">
        <w:rPr>
          <w:spacing w:val="-2"/>
          <w:lang w:val="pt-BR"/>
        </w:rPr>
        <w:t>tăng 13,8 nghìn tấn.</w:t>
      </w:r>
      <w:r w:rsidRPr="00F44E35">
        <w:rPr>
          <w:lang w:val="pt-BR"/>
        </w:rPr>
        <w:t xml:space="preserve"> </w:t>
      </w:r>
    </w:p>
    <w:p w14:paraId="4773CC12" w14:textId="77777777" w:rsidR="005E6DC4" w:rsidRPr="00F44E35" w:rsidRDefault="005E6DC4" w:rsidP="00F44E35">
      <w:pPr>
        <w:spacing w:before="40" w:after="40" w:line="276" w:lineRule="auto"/>
        <w:ind w:firstLine="539"/>
        <w:jc w:val="both"/>
        <w:rPr>
          <w:lang w:val="pt-BR"/>
        </w:rPr>
      </w:pPr>
      <w:r w:rsidRPr="00F44E35">
        <w:rPr>
          <w:lang w:val="pt-BR"/>
        </w:rPr>
        <w:t xml:space="preserve">Tình hình hạn hán và sâu bệnh vẫn diễn biến phức tạp. Do nắng nóng kéo dài nên mặc dù các địa phương </w:t>
      </w:r>
      <w:r w:rsidR="00315AB8" w:rsidRPr="00F44E35">
        <w:rPr>
          <w:lang w:val="pt-BR"/>
        </w:rPr>
        <w:t xml:space="preserve">phía Bắc </w:t>
      </w:r>
      <w:r w:rsidRPr="00F44E35">
        <w:rPr>
          <w:lang w:val="pt-BR"/>
        </w:rPr>
        <w:t>đã chủ động nạo vét kênh mương</w:t>
      </w:r>
      <w:r w:rsidR="00C64044" w:rsidRPr="00F44E35">
        <w:rPr>
          <w:lang w:val="pt-BR"/>
        </w:rPr>
        <w:t>,</w:t>
      </w:r>
      <w:r w:rsidRPr="00F44E35">
        <w:rPr>
          <w:lang w:val="pt-BR"/>
        </w:rPr>
        <w:t xml:space="preserve"> huy động hết công suất máy bơm</w:t>
      </w:r>
      <w:r w:rsidR="00C64044" w:rsidRPr="00F44E35">
        <w:rPr>
          <w:lang w:val="pt-BR"/>
        </w:rPr>
        <w:t>, bơm</w:t>
      </w:r>
      <w:r w:rsidRPr="00F44E35">
        <w:rPr>
          <w:lang w:val="pt-BR"/>
        </w:rPr>
        <w:t xml:space="preserve"> nước</w:t>
      </w:r>
      <w:r w:rsidR="00C64044" w:rsidRPr="00F44E35">
        <w:rPr>
          <w:lang w:val="pt-BR"/>
        </w:rPr>
        <w:t xml:space="preserve"> xả</w:t>
      </w:r>
      <w:r w:rsidRPr="00F44E35">
        <w:rPr>
          <w:lang w:val="pt-BR"/>
        </w:rPr>
        <w:t xml:space="preserve"> từ các hồ thuỷ điện, nhưng một số diện tích lúa của các địa phương vẫn không đủ nước, có khả năng</w:t>
      </w:r>
      <w:r w:rsidR="00392D22">
        <w:rPr>
          <w:lang w:val="pt-BR"/>
        </w:rPr>
        <w:t xml:space="preserve"> s</w:t>
      </w:r>
      <w:r w:rsidR="00392D22" w:rsidRPr="00392D22">
        <w:rPr>
          <w:lang w:val="pt-BR"/>
        </w:rPr>
        <w:t>ẽ</w:t>
      </w:r>
      <w:r w:rsidRPr="00F44E35">
        <w:rPr>
          <w:lang w:val="pt-BR"/>
        </w:rPr>
        <w:t xml:space="preserve"> </w:t>
      </w:r>
      <w:r w:rsidR="00237E6B" w:rsidRPr="00F44E35">
        <w:rPr>
          <w:lang w:val="pt-BR"/>
        </w:rPr>
        <w:t>cho năng</w:t>
      </w:r>
      <w:r w:rsidRPr="00F44E35">
        <w:rPr>
          <w:lang w:val="pt-BR"/>
        </w:rPr>
        <w:t xml:space="preserve"> suất thấp (Nam Định 734 ha; Bắc Kạn 1731</w:t>
      </w:r>
      <w:r w:rsidR="003F0E02">
        <w:rPr>
          <w:lang w:val="pt-BR"/>
        </w:rPr>
        <w:t xml:space="preserve"> </w:t>
      </w:r>
      <w:r w:rsidRPr="00F44E35">
        <w:rPr>
          <w:lang w:val="pt-BR"/>
        </w:rPr>
        <w:t xml:space="preserve">ha; Thái Nguyên 5155 ha; Hà Giang 1000 ha). Nguồn nước nội đồng ở </w:t>
      </w:r>
      <w:r w:rsidR="00237E6B" w:rsidRPr="00F44E35">
        <w:rPr>
          <w:lang w:val="pt-BR"/>
        </w:rPr>
        <w:t xml:space="preserve">nhiều </w:t>
      </w:r>
      <w:r w:rsidRPr="00F44E35">
        <w:rPr>
          <w:lang w:val="pt-BR"/>
        </w:rPr>
        <w:t xml:space="preserve">địa phương phía Nam cũng cạn kiệt nên diện tích lúa đông xuân muộn </w:t>
      </w:r>
      <w:r w:rsidR="00D7657D" w:rsidRPr="00F44E35">
        <w:rPr>
          <w:lang w:val="pt-BR"/>
        </w:rPr>
        <w:t>của một số tỉnh</w:t>
      </w:r>
      <w:r w:rsidR="00AB358B">
        <w:rPr>
          <w:lang w:val="pt-BR"/>
        </w:rPr>
        <w:t>,</w:t>
      </w:r>
      <w:r w:rsidR="00D7657D" w:rsidRPr="00F44E35">
        <w:rPr>
          <w:lang w:val="pt-BR"/>
        </w:rPr>
        <w:t xml:space="preserve"> nhất là </w:t>
      </w:r>
      <w:r w:rsidRPr="00F44E35">
        <w:rPr>
          <w:lang w:val="pt-BR"/>
        </w:rPr>
        <w:t xml:space="preserve">Trà Vinh, Sóc Trăng đang </w:t>
      </w:r>
      <w:r w:rsidR="00D7657D" w:rsidRPr="00F44E35">
        <w:rPr>
          <w:lang w:val="pt-BR"/>
        </w:rPr>
        <w:t xml:space="preserve">ở </w:t>
      </w:r>
      <w:r w:rsidR="001A65A3" w:rsidRPr="00F44E35">
        <w:rPr>
          <w:lang w:val="pt-BR"/>
        </w:rPr>
        <w:t>trong tình trạng khô hạn, bị nước mặn xâm nhập.</w:t>
      </w:r>
    </w:p>
    <w:p w14:paraId="40689D70" w14:textId="77777777" w:rsidR="005E6DC4" w:rsidRPr="00F44E35" w:rsidRDefault="001A65A3" w:rsidP="00F44E35">
      <w:pPr>
        <w:spacing w:before="40" w:after="40" w:line="276" w:lineRule="auto"/>
        <w:ind w:firstLine="539"/>
        <w:jc w:val="both"/>
        <w:rPr>
          <w:lang w:val="pt-BR"/>
        </w:rPr>
      </w:pPr>
      <w:r w:rsidRPr="00F44E35">
        <w:rPr>
          <w:lang w:val="pt-BR"/>
        </w:rPr>
        <w:t>T</w:t>
      </w:r>
      <w:r w:rsidR="005E6DC4" w:rsidRPr="00F44E35">
        <w:rPr>
          <w:lang w:val="pt-BR"/>
        </w:rPr>
        <w:t>ại phía Bắc, Nam Định có diện tích lúa đông xuân bị nhiễm sâu bệnh nặng nhất với 26,7 nghìn ha</w:t>
      </w:r>
      <w:r w:rsidRPr="00F44E35">
        <w:rPr>
          <w:lang w:val="pt-BR"/>
        </w:rPr>
        <w:t>; tiếp đến là Thái Bình 14 nghìn ha.</w:t>
      </w:r>
      <w:r w:rsidRPr="00F44E35">
        <w:rPr>
          <w:b/>
          <w:lang w:val="pt-BR"/>
        </w:rPr>
        <w:t xml:space="preserve"> </w:t>
      </w:r>
      <w:r w:rsidR="005E6DC4" w:rsidRPr="00F44E35">
        <w:rPr>
          <w:lang w:val="pt-BR"/>
        </w:rPr>
        <w:t>Tại phía Nam, có trên 110 nghìn ha diện tích lúa bị nhiễm bệnh rầy nâu, sâu đục thân</w:t>
      </w:r>
      <w:r w:rsidR="0013183C" w:rsidRPr="00F44E35">
        <w:rPr>
          <w:rStyle w:val="FootnoteReference"/>
          <w:lang w:val="pt-BR"/>
        </w:rPr>
        <w:footnoteReference w:id="4"/>
      </w:r>
      <w:r w:rsidR="005E6DC4" w:rsidRPr="00F44E35">
        <w:rPr>
          <w:lang w:val="pt-BR"/>
        </w:rPr>
        <w:t xml:space="preserve"> và hơn 80 nghìn ha bị nhiễm b</w:t>
      </w:r>
      <w:r w:rsidR="0013183C" w:rsidRPr="00F44E35">
        <w:rPr>
          <w:lang w:val="pt-BR"/>
        </w:rPr>
        <w:t>ệ</w:t>
      </w:r>
      <w:r w:rsidR="005E6DC4" w:rsidRPr="00F44E35">
        <w:rPr>
          <w:lang w:val="pt-BR"/>
        </w:rPr>
        <w:t xml:space="preserve">nh đạo ôn, sâu cuốn lá (An Giang 33 nghìn ha; Sóc Trăng 7 nghìn ha). </w:t>
      </w:r>
    </w:p>
    <w:p w14:paraId="086CB5CC" w14:textId="77777777" w:rsidR="00156207" w:rsidRPr="00CD0D13" w:rsidRDefault="00BC4F02" w:rsidP="00F44E35">
      <w:pPr>
        <w:spacing w:before="40" w:after="40" w:line="276" w:lineRule="auto"/>
        <w:ind w:firstLine="539"/>
        <w:jc w:val="both"/>
        <w:rPr>
          <w:bCs/>
          <w:spacing w:val="-2"/>
          <w:lang w:val="pt-BR"/>
        </w:rPr>
      </w:pPr>
      <w:r w:rsidRPr="00CD0D13">
        <w:rPr>
          <w:spacing w:val="-2"/>
          <w:lang w:val="pt-BR"/>
        </w:rPr>
        <w:t xml:space="preserve">Cùng với việc </w:t>
      </w:r>
      <w:r w:rsidR="001A65A3" w:rsidRPr="00CD0D13">
        <w:rPr>
          <w:spacing w:val="-2"/>
          <w:lang w:val="pt-BR"/>
        </w:rPr>
        <w:t xml:space="preserve">hoàn thành </w:t>
      </w:r>
      <w:r w:rsidRPr="00CD0D13">
        <w:rPr>
          <w:spacing w:val="-2"/>
          <w:lang w:val="pt-BR"/>
        </w:rPr>
        <w:t>gieo cấy lúa đông xuân</w:t>
      </w:r>
      <w:r w:rsidR="001A65A3" w:rsidRPr="00CD0D13">
        <w:rPr>
          <w:spacing w:val="-2"/>
          <w:lang w:val="pt-BR"/>
        </w:rPr>
        <w:t xml:space="preserve"> muộn trên địa bàn cả nước và </w:t>
      </w:r>
      <w:r w:rsidR="00237E6B" w:rsidRPr="00CD0D13">
        <w:rPr>
          <w:spacing w:val="-2"/>
          <w:lang w:val="pt-BR"/>
        </w:rPr>
        <w:t xml:space="preserve">bước vào </w:t>
      </w:r>
      <w:r w:rsidR="001A65A3" w:rsidRPr="00CD0D13">
        <w:rPr>
          <w:spacing w:val="-2"/>
          <w:lang w:val="pt-BR"/>
        </w:rPr>
        <w:t xml:space="preserve">thu hoạch lúa đông xuân tại các địa phương vùng </w:t>
      </w:r>
      <w:r w:rsidR="00237E6B" w:rsidRPr="00CD0D13">
        <w:rPr>
          <w:spacing w:val="-2"/>
          <w:lang w:val="pt-BR"/>
        </w:rPr>
        <w:t>Đ</w:t>
      </w:r>
      <w:r w:rsidR="00AB358B" w:rsidRPr="00CD0D13">
        <w:rPr>
          <w:spacing w:val="-2"/>
          <w:lang w:val="pt-BR"/>
        </w:rPr>
        <w:t>ồng bằng sông Cửu Long</w:t>
      </w:r>
      <w:r w:rsidR="005F43BA">
        <w:rPr>
          <w:spacing w:val="-2"/>
          <w:lang w:val="pt-BR"/>
        </w:rPr>
        <w:t xml:space="preserve">, </w:t>
      </w:r>
      <w:r w:rsidR="005F43BA" w:rsidRPr="00CD0D13">
        <w:rPr>
          <w:bCs/>
          <w:spacing w:val="-2"/>
          <w:lang w:val="pt-BR"/>
        </w:rPr>
        <w:t xml:space="preserve">trên địa bàn cả nước đã tranh thủ thời tiết thuận lợi gieo trồng cây vụ </w:t>
      </w:r>
      <w:r w:rsidR="00F74D34">
        <w:rPr>
          <w:bCs/>
          <w:spacing w:val="-2"/>
          <w:lang w:val="pt-BR"/>
        </w:rPr>
        <w:t>xu</w:t>
      </w:r>
      <w:r w:rsidR="00F74D34" w:rsidRPr="00F74D34">
        <w:rPr>
          <w:bCs/>
          <w:spacing w:val="-2"/>
          <w:lang w:val="pt-BR"/>
        </w:rPr>
        <w:t>â</w:t>
      </w:r>
      <w:r w:rsidR="00F74D34">
        <w:rPr>
          <w:bCs/>
          <w:spacing w:val="-2"/>
          <w:lang w:val="pt-BR"/>
        </w:rPr>
        <w:t>n</w:t>
      </w:r>
      <w:r w:rsidR="005F43BA" w:rsidRPr="00CD0D13">
        <w:rPr>
          <w:bCs/>
          <w:spacing w:val="-2"/>
          <w:lang w:val="pt-BR"/>
        </w:rPr>
        <w:t>.</w:t>
      </w:r>
      <w:r w:rsidR="001A65A3" w:rsidRPr="00CD0D13">
        <w:rPr>
          <w:spacing w:val="-2"/>
          <w:lang w:val="pt-BR"/>
        </w:rPr>
        <w:t xml:space="preserve"> </w:t>
      </w:r>
      <w:r w:rsidR="00AB358B" w:rsidRPr="00CD0D13">
        <w:rPr>
          <w:spacing w:val="-2"/>
          <w:lang w:val="pt-BR"/>
        </w:rPr>
        <w:t xml:space="preserve">Tính đến 15/3/2010, cả nước đã gieo trồng được </w:t>
      </w:r>
      <w:r w:rsidR="00AB358B" w:rsidRPr="00CD0D13">
        <w:rPr>
          <w:bCs/>
          <w:spacing w:val="-2"/>
          <w:lang w:val="pt-BR"/>
        </w:rPr>
        <w:t xml:space="preserve">369,2 nghìn ha ngô, bằng 107,9% cùng kỳ năm trước; khoai lang 78,1 nghìn ha, bằng 97,1%; đậu tương 111,6 nghìn ha, bằng 143,6%; rau đậu 366,6 nghìn ha, bằng 101,8%. Ngoài ra, </w:t>
      </w:r>
      <w:r w:rsidR="005F43BA">
        <w:rPr>
          <w:spacing w:val="-2"/>
          <w:lang w:val="pt-BR"/>
        </w:rPr>
        <w:t>c</w:t>
      </w:r>
      <w:r w:rsidRPr="00CD0D13">
        <w:rPr>
          <w:spacing w:val="-2"/>
          <w:lang w:val="pt-BR"/>
        </w:rPr>
        <w:t>ác địa phương</w:t>
      </w:r>
      <w:r w:rsidR="006F7F93" w:rsidRPr="00CD0D13">
        <w:rPr>
          <w:spacing w:val="-2"/>
          <w:lang w:val="pt-BR"/>
        </w:rPr>
        <w:t xml:space="preserve"> phía Bắc </w:t>
      </w:r>
      <w:r w:rsidR="00AB358B" w:rsidRPr="00CD0D13">
        <w:rPr>
          <w:spacing w:val="-2"/>
          <w:lang w:val="pt-BR"/>
        </w:rPr>
        <w:t>còn</w:t>
      </w:r>
      <w:r w:rsidR="006F7F93" w:rsidRPr="00CD0D13">
        <w:rPr>
          <w:spacing w:val="-2"/>
          <w:lang w:val="pt-BR"/>
        </w:rPr>
        <w:t xml:space="preserve"> </w:t>
      </w:r>
      <w:r w:rsidRPr="00CD0D13">
        <w:rPr>
          <w:spacing w:val="-2"/>
          <w:lang w:val="pt-BR"/>
        </w:rPr>
        <w:t>tập trung thu hoạch cây vụ đông</w:t>
      </w:r>
      <w:r w:rsidR="006F7F93" w:rsidRPr="00CD0D13">
        <w:rPr>
          <w:spacing w:val="-2"/>
          <w:lang w:val="pt-BR"/>
        </w:rPr>
        <w:t xml:space="preserve">. </w:t>
      </w:r>
      <w:r w:rsidR="001D477C" w:rsidRPr="00CD0D13">
        <w:rPr>
          <w:spacing w:val="-2"/>
          <w:lang w:val="pt-BR"/>
        </w:rPr>
        <w:t>Thời điểm đ</w:t>
      </w:r>
      <w:r w:rsidR="00183BAE" w:rsidRPr="00CD0D13">
        <w:rPr>
          <w:iCs/>
          <w:spacing w:val="-2"/>
          <w:lang w:val="pt-BR"/>
        </w:rPr>
        <w:t xml:space="preserve">ầu vụ </w:t>
      </w:r>
      <w:r w:rsidR="0063400A" w:rsidRPr="00CD0D13">
        <w:rPr>
          <w:iCs/>
          <w:spacing w:val="-2"/>
          <w:lang w:val="pt-BR"/>
        </w:rPr>
        <w:t xml:space="preserve">đông năm nay </w:t>
      </w:r>
      <w:r w:rsidR="001D477C" w:rsidRPr="00CD0D13">
        <w:rPr>
          <w:iCs/>
          <w:spacing w:val="-2"/>
          <w:lang w:val="pt-BR"/>
        </w:rPr>
        <w:t xml:space="preserve">tuy </w:t>
      </w:r>
      <w:r w:rsidR="00183BAE" w:rsidRPr="00CD0D13">
        <w:rPr>
          <w:iCs/>
          <w:spacing w:val="-2"/>
          <w:lang w:val="pt-BR"/>
        </w:rPr>
        <w:t>hạn hán</w:t>
      </w:r>
      <w:r w:rsidR="00040A15" w:rsidRPr="00CD0D13">
        <w:rPr>
          <w:iCs/>
          <w:spacing w:val="-2"/>
          <w:lang w:val="pt-BR"/>
        </w:rPr>
        <w:t xml:space="preserve"> </w:t>
      </w:r>
      <w:r w:rsidR="00237E6B" w:rsidRPr="00CD0D13">
        <w:rPr>
          <w:iCs/>
          <w:spacing w:val="-2"/>
          <w:lang w:val="pt-BR"/>
        </w:rPr>
        <w:t xml:space="preserve">xảy ra </w:t>
      </w:r>
      <w:r w:rsidR="00183BAE" w:rsidRPr="00CD0D13">
        <w:rPr>
          <w:iCs/>
          <w:spacing w:val="-2"/>
          <w:lang w:val="pt-BR"/>
        </w:rPr>
        <w:t>ở một số tỉnh miền núi</w:t>
      </w:r>
      <w:r w:rsidR="001A65A3" w:rsidRPr="00CD0D13">
        <w:rPr>
          <w:iCs/>
          <w:spacing w:val="-2"/>
          <w:lang w:val="pt-BR"/>
        </w:rPr>
        <w:t xml:space="preserve">, </w:t>
      </w:r>
      <w:r w:rsidR="00183BAE" w:rsidRPr="00CD0D13">
        <w:rPr>
          <w:iCs/>
          <w:spacing w:val="-2"/>
          <w:lang w:val="pt-BR"/>
        </w:rPr>
        <w:t xml:space="preserve">nhưng </w:t>
      </w:r>
      <w:r w:rsidR="0063400A" w:rsidRPr="00CD0D13">
        <w:rPr>
          <w:iCs/>
          <w:spacing w:val="-2"/>
          <w:lang w:val="pt-BR"/>
        </w:rPr>
        <w:t xml:space="preserve">do không bị ảnh hưởng </w:t>
      </w:r>
      <w:r w:rsidR="00183BAE" w:rsidRPr="00CD0D13">
        <w:rPr>
          <w:iCs/>
          <w:spacing w:val="-2"/>
          <w:lang w:val="pt-BR"/>
        </w:rPr>
        <w:t xml:space="preserve">lũ lụt </w:t>
      </w:r>
      <w:r w:rsidR="001A65A3" w:rsidRPr="00CD0D13">
        <w:rPr>
          <w:iCs/>
          <w:spacing w:val="-2"/>
          <w:lang w:val="pt-BR"/>
        </w:rPr>
        <w:t xml:space="preserve">lớn </w:t>
      </w:r>
      <w:r w:rsidR="00183BAE" w:rsidRPr="00CD0D13">
        <w:rPr>
          <w:iCs/>
          <w:spacing w:val="-2"/>
          <w:lang w:val="pt-BR"/>
        </w:rPr>
        <w:t xml:space="preserve">như năm </w:t>
      </w:r>
      <w:r w:rsidR="003B64E8" w:rsidRPr="00CD0D13">
        <w:rPr>
          <w:iCs/>
          <w:spacing w:val="-2"/>
          <w:lang w:val="pt-BR"/>
        </w:rPr>
        <w:t xml:space="preserve">trước </w:t>
      </w:r>
      <w:r w:rsidR="001A65A3" w:rsidRPr="00CD0D13">
        <w:rPr>
          <w:iCs/>
          <w:spacing w:val="-2"/>
          <w:lang w:val="pt-BR"/>
        </w:rPr>
        <w:t xml:space="preserve">và một số diện tích gieo cấy lúa thiếu nước chuyển sang gieo trồng cây vụ đông nên </w:t>
      </w:r>
      <w:r w:rsidR="00183BAE" w:rsidRPr="00CD0D13">
        <w:rPr>
          <w:iCs/>
          <w:spacing w:val="-2"/>
          <w:lang w:val="pt-BR"/>
        </w:rPr>
        <w:t xml:space="preserve">sản lượng </w:t>
      </w:r>
      <w:r w:rsidR="001A65A3" w:rsidRPr="00CD0D13">
        <w:rPr>
          <w:iCs/>
          <w:spacing w:val="-2"/>
          <w:lang w:val="pt-BR"/>
        </w:rPr>
        <w:t xml:space="preserve">của nhiều cây vụ đông </w:t>
      </w:r>
      <w:r w:rsidR="00183BAE" w:rsidRPr="00CD0D13">
        <w:rPr>
          <w:iCs/>
          <w:spacing w:val="-2"/>
          <w:lang w:val="pt-BR"/>
        </w:rPr>
        <w:t>tăng mạnh</w:t>
      </w:r>
      <w:r w:rsidR="001A65A3" w:rsidRPr="00CD0D13">
        <w:rPr>
          <w:iCs/>
          <w:spacing w:val="-2"/>
          <w:lang w:val="pt-BR"/>
        </w:rPr>
        <w:t xml:space="preserve"> so với vụ đông năm trước:</w:t>
      </w:r>
      <w:r w:rsidR="00183BAE" w:rsidRPr="00CD0D13">
        <w:rPr>
          <w:iCs/>
          <w:spacing w:val="-2"/>
          <w:lang w:val="pt-BR"/>
        </w:rPr>
        <w:t xml:space="preserve"> </w:t>
      </w:r>
      <w:r w:rsidR="001A65A3" w:rsidRPr="00CD0D13">
        <w:rPr>
          <w:spacing w:val="-2"/>
          <w:lang w:val="pt-BR"/>
        </w:rPr>
        <w:t>Sản lượng ngô tăng 66%</w:t>
      </w:r>
      <w:r w:rsidR="00183BAE" w:rsidRPr="00CD0D13">
        <w:rPr>
          <w:spacing w:val="-2"/>
          <w:lang w:val="pt-BR"/>
        </w:rPr>
        <w:t>;</w:t>
      </w:r>
      <w:r w:rsidR="006F7F93" w:rsidRPr="00CD0D13">
        <w:rPr>
          <w:spacing w:val="-2"/>
          <w:lang w:val="pt-BR"/>
        </w:rPr>
        <w:t xml:space="preserve"> khoai lang tăng 23%</w:t>
      </w:r>
      <w:r w:rsidR="00183BAE" w:rsidRPr="00CD0D13">
        <w:rPr>
          <w:spacing w:val="-2"/>
          <w:lang w:val="pt-BR"/>
        </w:rPr>
        <w:t>;</w:t>
      </w:r>
      <w:r w:rsidR="006F7F93" w:rsidRPr="00CD0D13">
        <w:rPr>
          <w:spacing w:val="-2"/>
          <w:lang w:val="pt-BR"/>
        </w:rPr>
        <w:t xml:space="preserve"> đỗ tương gấp 4,6 lầ</w:t>
      </w:r>
      <w:r w:rsidR="00183BAE" w:rsidRPr="00CD0D13">
        <w:rPr>
          <w:spacing w:val="-2"/>
          <w:lang w:val="pt-BR"/>
        </w:rPr>
        <w:t>n;</w:t>
      </w:r>
      <w:r w:rsidR="006F7F93" w:rsidRPr="00CD0D13">
        <w:rPr>
          <w:spacing w:val="-2"/>
          <w:lang w:val="pt-BR"/>
        </w:rPr>
        <w:t xml:space="preserve"> lạc tă</w:t>
      </w:r>
      <w:r w:rsidR="00183BAE" w:rsidRPr="00CD0D13">
        <w:rPr>
          <w:spacing w:val="-2"/>
          <w:lang w:val="pt-BR"/>
        </w:rPr>
        <w:t>ng 18%;</w:t>
      </w:r>
      <w:r w:rsidR="006F7F93" w:rsidRPr="00CD0D13">
        <w:rPr>
          <w:spacing w:val="-2"/>
          <w:lang w:val="pt-BR"/>
        </w:rPr>
        <w:t xml:space="preserve"> rau đậu tăng </w:t>
      </w:r>
      <w:r w:rsidR="00A032EF" w:rsidRPr="00CD0D13">
        <w:rPr>
          <w:spacing w:val="-2"/>
          <w:lang w:val="pt-BR"/>
        </w:rPr>
        <w:t>1</w:t>
      </w:r>
      <w:r w:rsidR="006F7F93" w:rsidRPr="00CD0D13">
        <w:rPr>
          <w:spacing w:val="-2"/>
          <w:lang w:val="pt-BR"/>
        </w:rPr>
        <w:t>7%.</w:t>
      </w:r>
    </w:p>
    <w:p w14:paraId="4D86F9FF" w14:textId="77777777" w:rsidR="00BC4F02" w:rsidRPr="00F44E35" w:rsidRDefault="00BC4F02" w:rsidP="00F44E35">
      <w:pPr>
        <w:spacing w:before="40" w:after="40" w:line="278" w:lineRule="auto"/>
        <w:ind w:firstLine="539"/>
        <w:jc w:val="both"/>
        <w:rPr>
          <w:bCs/>
          <w:lang w:val="pt-BR"/>
        </w:rPr>
      </w:pPr>
      <w:r w:rsidRPr="00F44E35">
        <w:rPr>
          <w:bCs/>
          <w:lang w:val="pt-BR"/>
        </w:rPr>
        <w:t xml:space="preserve">Chăn nuôi trong </w:t>
      </w:r>
      <w:r w:rsidR="0063400A" w:rsidRPr="00F44E35">
        <w:rPr>
          <w:bCs/>
          <w:lang w:val="pt-BR"/>
        </w:rPr>
        <w:t>những tháng đầu năm tăng</w:t>
      </w:r>
      <w:r w:rsidR="007B522B" w:rsidRPr="00F44E35">
        <w:rPr>
          <w:bCs/>
          <w:lang w:val="pt-BR"/>
        </w:rPr>
        <w:t xml:space="preserve"> mạnh, đáp ứng nhu cầu thực phẩm tiêu dùng</w:t>
      </w:r>
      <w:r w:rsidR="00237E6B" w:rsidRPr="00F44E35">
        <w:rPr>
          <w:bCs/>
          <w:lang w:val="pt-BR"/>
        </w:rPr>
        <w:t xml:space="preserve"> tăng cao trong dịp Tết Nguyên đ</w:t>
      </w:r>
      <w:r w:rsidR="007B522B" w:rsidRPr="00F44E35">
        <w:rPr>
          <w:bCs/>
          <w:lang w:val="pt-BR"/>
        </w:rPr>
        <w:t>án</w:t>
      </w:r>
      <w:r w:rsidR="00040A15" w:rsidRPr="00F44E35">
        <w:rPr>
          <w:bCs/>
          <w:lang w:val="pt-BR"/>
        </w:rPr>
        <w:t xml:space="preserve">. </w:t>
      </w:r>
      <w:r w:rsidR="007B522B" w:rsidRPr="00F44E35">
        <w:rPr>
          <w:bCs/>
          <w:lang w:val="pt-BR"/>
        </w:rPr>
        <w:t>D</w:t>
      </w:r>
      <w:r w:rsidR="00040A15" w:rsidRPr="00F44E35">
        <w:rPr>
          <w:bCs/>
          <w:lang w:val="pt-BR"/>
        </w:rPr>
        <w:t>ịch</w:t>
      </w:r>
      <w:r w:rsidRPr="00F44E35">
        <w:rPr>
          <w:bCs/>
          <w:lang w:val="pt-BR"/>
        </w:rPr>
        <w:t xml:space="preserve"> bệnh </w:t>
      </w:r>
      <w:r w:rsidR="007B522B" w:rsidRPr="00F44E35">
        <w:rPr>
          <w:bCs/>
          <w:lang w:val="pt-BR"/>
        </w:rPr>
        <w:t xml:space="preserve">trên gia súc, gia cầm tuy còn xảy ra </w:t>
      </w:r>
      <w:r w:rsidR="00237E6B" w:rsidRPr="00F44E35">
        <w:rPr>
          <w:bCs/>
          <w:lang w:val="pt-BR"/>
        </w:rPr>
        <w:t xml:space="preserve">nhưng </w:t>
      </w:r>
      <w:r w:rsidR="00703F3F" w:rsidRPr="00F44E35">
        <w:rPr>
          <w:bCs/>
          <w:lang w:val="pt-BR"/>
        </w:rPr>
        <w:t xml:space="preserve">trên phạm vi hẹp </w:t>
      </w:r>
      <w:r w:rsidR="0063400A" w:rsidRPr="00F44E35">
        <w:rPr>
          <w:bCs/>
          <w:lang w:val="pt-BR"/>
        </w:rPr>
        <w:t xml:space="preserve">nên </w:t>
      </w:r>
      <w:r w:rsidR="007B522B" w:rsidRPr="00F44E35">
        <w:rPr>
          <w:bCs/>
          <w:lang w:val="pt-BR"/>
        </w:rPr>
        <w:t xml:space="preserve">không gây </w:t>
      </w:r>
      <w:r w:rsidRPr="00F44E35">
        <w:rPr>
          <w:bCs/>
          <w:lang w:val="pt-BR"/>
        </w:rPr>
        <w:t xml:space="preserve">thiệt hại </w:t>
      </w:r>
      <w:r w:rsidR="00161CA2" w:rsidRPr="00F44E35">
        <w:rPr>
          <w:bCs/>
          <w:lang w:val="pt-BR"/>
        </w:rPr>
        <w:t>lớn</w:t>
      </w:r>
      <w:r w:rsidR="007B522B" w:rsidRPr="00F44E35">
        <w:rPr>
          <w:bCs/>
          <w:lang w:val="pt-BR"/>
        </w:rPr>
        <w:t>.</w:t>
      </w:r>
      <w:r w:rsidRPr="00F44E35">
        <w:rPr>
          <w:bCs/>
          <w:lang w:val="pt-BR"/>
        </w:rPr>
        <w:t xml:space="preserve"> </w:t>
      </w:r>
      <w:r w:rsidR="007B522B" w:rsidRPr="00F44E35">
        <w:rPr>
          <w:bCs/>
          <w:lang w:val="pt-BR"/>
        </w:rPr>
        <w:t>G</w:t>
      </w:r>
      <w:r w:rsidRPr="00F44E35">
        <w:rPr>
          <w:bCs/>
          <w:lang w:val="pt-BR"/>
        </w:rPr>
        <w:t xml:space="preserve">iá thức ăn chăn nuôi </w:t>
      </w:r>
      <w:r w:rsidR="007B522B" w:rsidRPr="00F44E35">
        <w:rPr>
          <w:bCs/>
          <w:lang w:val="pt-BR"/>
        </w:rPr>
        <w:t>tương đối ổn định đã</w:t>
      </w:r>
      <w:r w:rsidRPr="00F44E35">
        <w:rPr>
          <w:bCs/>
          <w:lang w:val="pt-BR"/>
        </w:rPr>
        <w:t xml:space="preserve"> khuyến khích </w:t>
      </w:r>
      <w:r w:rsidR="00237E6B" w:rsidRPr="00F44E35">
        <w:rPr>
          <w:bCs/>
          <w:lang w:val="pt-BR"/>
        </w:rPr>
        <w:t xml:space="preserve">nhân </w:t>
      </w:r>
      <w:r w:rsidR="007B522B" w:rsidRPr="00F44E35">
        <w:rPr>
          <w:bCs/>
          <w:lang w:val="pt-BR"/>
        </w:rPr>
        <w:t xml:space="preserve">dân mở rộng đầu tư </w:t>
      </w:r>
      <w:r w:rsidRPr="00F44E35">
        <w:rPr>
          <w:bCs/>
          <w:lang w:val="pt-BR"/>
        </w:rPr>
        <w:lastRenderedPageBreak/>
        <w:t xml:space="preserve">tái đàn. </w:t>
      </w:r>
      <w:r w:rsidR="007B522B" w:rsidRPr="00F44E35">
        <w:rPr>
          <w:bCs/>
          <w:lang w:val="pt-BR"/>
        </w:rPr>
        <w:t>Tổng đ</w:t>
      </w:r>
      <w:r w:rsidRPr="00F44E35">
        <w:rPr>
          <w:bCs/>
          <w:lang w:val="pt-BR"/>
        </w:rPr>
        <w:t xml:space="preserve">àn lợn </w:t>
      </w:r>
      <w:r w:rsidR="007B522B" w:rsidRPr="00F44E35">
        <w:rPr>
          <w:bCs/>
          <w:lang w:val="pt-BR"/>
        </w:rPr>
        <w:t xml:space="preserve">quý I/2010 ước tính </w:t>
      </w:r>
      <w:r w:rsidRPr="00F44E35">
        <w:rPr>
          <w:bCs/>
          <w:lang w:val="pt-BR"/>
        </w:rPr>
        <w:t xml:space="preserve">tăng </w:t>
      </w:r>
      <w:r w:rsidR="004568BB" w:rsidRPr="00F44E35">
        <w:rPr>
          <w:bCs/>
          <w:lang w:val="pt-BR"/>
        </w:rPr>
        <w:t xml:space="preserve">trên </w:t>
      </w:r>
      <w:r w:rsidR="003361E6" w:rsidRPr="00F44E35">
        <w:rPr>
          <w:bCs/>
          <w:lang w:val="pt-BR"/>
        </w:rPr>
        <w:t>3</w:t>
      </w:r>
      <w:r w:rsidRPr="00F44E35">
        <w:rPr>
          <w:bCs/>
          <w:lang w:val="pt-BR"/>
        </w:rPr>
        <w:t>%</w:t>
      </w:r>
      <w:r w:rsidR="007B522B" w:rsidRPr="00F44E35">
        <w:rPr>
          <w:bCs/>
          <w:lang w:val="pt-BR"/>
        </w:rPr>
        <w:t xml:space="preserve"> so với cùng kỳ năm 2009</w:t>
      </w:r>
      <w:r w:rsidR="003361E6" w:rsidRPr="00F44E35">
        <w:rPr>
          <w:bCs/>
          <w:lang w:val="pt-BR"/>
        </w:rPr>
        <w:t>; đàn gia cầm tăng 8</w:t>
      </w:r>
      <w:r w:rsidRPr="00F44E35">
        <w:rPr>
          <w:bCs/>
          <w:lang w:val="pt-BR"/>
        </w:rPr>
        <w:t>%</w:t>
      </w:r>
      <w:r w:rsidR="007B522B" w:rsidRPr="00F44E35">
        <w:rPr>
          <w:bCs/>
          <w:lang w:val="pt-BR"/>
        </w:rPr>
        <w:t>;</w:t>
      </w:r>
      <w:r w:rsidRPr="00F44E35">
        <w:rPr>
          <w:bCs/>
          <w:lang w:val="pt-BR"/>
        </w:rPr>
        <w:t xml:space="preserve"> sản lượng thịt hơi các loại tă</w:t>
      </w:r>
      <w:r w:rsidR="007B522B" w:rsidRPr="00F44E35">
        <w:rPr>
          <w:bCs/>
          <w:lang w:val="pt-BR"/>
        </w:rPr>
        <w:t>ng</w:t>
      </w:r>
      <w:r w:rsidRPr="00F44E35">
        <w:rPr>
          <w:bCs/>
          <w:lang w:val="pt-BR"/>
        </w:rPr>
        <w:t xml:space="preserve"> 6%. </w:t>
      </w:r>
      <w:r w:rsidR="007B522B" w:rsidRPr="00F44E35">
        <w:rPr>
          <w:bCs/>
          <w:lang w:val="pt-BR"/>
        </w:rPr>
        <w:t xml:space="preserve">Các địa phương đã </w:t>
      </w:r>
      <w:r w:rsidR="0063400A" w:rsidRPr="00F44E35">
        <w:rPr>
          <w:bCs/>
          <w:lang w:val="pt-BR"/>
        </w:rPr>
        <w:t xml:space="preserve">và đang </w:t>
      </w:r>
      <w:r w:rsidR="007B522B" w:rsidRPr="00F44E35">
        <w:rPr>
          <w:bCs/>
          <w:lang w:val="pt-BR"/>
        </w:rPr>
        <w:t>tích cực triển khai c</w:t>
      </w:r>
      <w:r w:rsidRPr="00F44E35">
        <w:rPr>
          <w:bCs/>
          <w:lang w:val="pt-BR"/>
        </w:rPr>
        <w:t>ông tác phòng chống dịch bệnh trên gia súc, gia cầm</w:t>
      </w:r>
      <w:r w:rsidR="007B522B" w:rsidRPr="00F44E35">
        <w:rPr>
          <w:bCs/>
          <w:lang w:val="pt-BR"/>
        </w:rPr>
        <w:t xml:space="preserve">, tập trung vào </w:t>
      </w:r>
      <w:r w:rsidRPr="00F44E35">
        <w:rPr>
          <w:bCs/>
          <w:lang w:val="pt-BR"/>
        </w:rPr>
        <w:t>tiêm vacxin phòng bệnh lở mồm long móng</w:t>
      </w:r>
      <w:r w:rsidR="00703F3F" w:rsidRPr="00F44E35">
        <w:rPr>
          <w:bCs/>
          <w:lang w:val="pt-BR"/>
        </w:rPr>
        <w:t>,</w:t>
      </w:r>
      <w:r w:rsidRPr="00F44E35">
        <w:rPr>
          <w:bCs/>
          <w:lang w:val="pt-BR"/>
        </w:rPr>
        <w:t xml:space="preserve"> cúm gia cầ</w:t>
      </w:r>
      <w:r w:rsidR="007B522B" w:rsidRPr="00F44E35">
        <w:rPr>
          <w:bCs/>
          <w:lang w:val="pt-BR"/>
        </w:rPr>
        <w:t>m</w:t>
      </w:r>
      <w:r w:rsidR="00703F3F" w:rsidRPr="00F44E35">
        <w:rPr>
          <w:bCs/>
          <w:lang w:val="pt-BR"/>
        </w:rPr>
        <w:t>,</w:t>
      </w:r>
      <w:r w:rsidRPr="00F44E35">
        <w:rPr>
          <w:bCs/>
          <w:lang w:val="pt-BR"/>
        </w:rPr>
        <w:t xml:space="preserve"> tụ huyết trùng</w:t>
      </w:r>
      <w:r w:rsidR="007B522B" w:rsidRPr="00F44E35">
        <w:rPr>
          <w:bCs/>
          <w:lang w:val="pt-BR"/>
        </w:rPr>
        <w:t>, v.v</w:t>
      </w:r>
      <w:r w:rsidR="00703F3F" w:rsidRPr="00F44E35">
        <w:rPr>
          <w:bCs/>
          <w:lang w:val="pt-BR"/>
        </w:rPr>
        <w:t>..</w:t>
      </w:r>
      <w:r w:rsidRPr="00F44E35">
        <w:rPr>
          <w:bCs/>
          <w:lang w:val="pt-BR"/>
        </w:rPr>
        <w:t xml:space="preserve">. </w:t>
      </w:r>
      <w:r w:rsidRPr="00F44E35">
        <w:rPr>
          <w:lang w:val="pt-BR"/>
        </w:rPr>
        <w:t xml:space="preserve">Tính đến ngày 21/3/2010, cả nước không còn địa phương nào có dịch tai xanh trên lợn; </w:t>
      </w:r>
      <w:r w:rsidR="007B522B" w:rsidRPr="00F44E35">
        <w:rPr>
          <w:lang w:val="pt-BR"/>
        </w:rPr>
        <w:t xml:space="preserve">các </w:t>
      </w:r>
      <w:r w:rsidRPr="00F44E35">
        <w:rPr>
          <w:lang w:val="pt-BR"/>
        </w:rPr>
        <w:t>dịch bệnh chưa qua 21 ngày ở một số địa phương là: Dịch cúm gia cầm ở Tuyên Quang</w:t>
      </w:r>
      <w:r w:rsidR="00161CA2" w:rsidRPr="00F44E35">
        <w:rPr>
          <w:lang w:val="pt-BR"/>
        </w:rPr>
        <w:t>,</w:t>
      </w:r>
      <w:r w:rsidRPr="00F44E35">
        <w:rPr>
          <w:lang w:val="pt-BR"/>
        </w:rPr>
        <w:t xml:space="preserve"> Bắc Ninh</w:t>
      </w:r>
      <w:r w:rsidR="00161CA2" w:rsidRPr="00F44E35">
        <w:rPr>
          <w:lang w:val="pt-BR"/>
        </w:rPr>
        <w:t>,</w:t>
      </w:r>
      <w:r w:rsidRPr="00F44E35">
        <w:rPr>
          <w:lang w:val="pt-BR"/>
        </w:rPr>
        <w:t xml:space="preserve"> Quảng</w:t>
      </w:r>
      <w:r w:rsidR="007B522B" w:rsidRPr="00F44E35">
        <w:rPr>
          <w:lang w:val="pt-BR"/>
        </w:rPr>
        <w:t xml:space="preserve"> Ninh</w:t>
      </w:r>
      <w:r w:rsidR="00161CA2" w:rsidRPr="00F44E35">
        <w:rPr>
          <w:lang w:val="pt-BR"/>
        </w:rPr>
        <w:t>,</w:t>
      </w:r>
      <w:r w:rsidRPr="00F44E35">
        <w:rPr>
          <w:lang w:val="pt-BR"/>
        </w:rPr>
        <w:t xml:space="preserve"> Bến Tre; dịch lở mồm long móng trên trâu, bò ở Hà Giang, Điện Biên và Sơn La.</w:t>
      </w:r>
    </w:p>
    <w:p w14:paraId="4E318FE4" w14:textId="77777777" w:rsidR="00161CA2" w:rsidRPr="00F44E35" w:rsidRDefault="00161CA2" w:rsidP="00F44E35">
      <w:pPr>
        <w:spacing w:before="40" w:after="40" w:line="278" w:lineRule="auto"/>
        <w:ind w:firstLine="539"/>
        <w:jc w:val="both"/>
        <w:rPr>
          <w:b/>
          <w:i/>
          <w:lang w:val="fr-FR"/>
        </w:rPr>
      </w:pPr>
      <w:r w:rsidRPr="00F44E35">
        <w:rPr>
          <w:b/>
          <w:i/>
          <w:lang w:val="fr-FR"/>
        </w:rPr>
        <w:t>b. Lâm nghiệp</w:t>
      </w:r>
    </w:p>
    <w:p w14:paraId="5E69F904" w14:textId="77777777" w:rsidR="00156207" w:rsidRPr="00F44E35" w:rsidRDefault="00161CA2" w:rsidP="00F44E35">
      <w:pPr>
        <w:spacing w:before="40" w:after="40" w:line="288" w:lineRule="auto"/>
        <w:ind w:firstLine="539"/>
        <w:jc w:val="both"/>
        <w:rPr>
          <w:lang w:val="fr-FR"/>
        </w:rPr>
      </w:pPr>
      <w:r w:rsidRPr="00F44E35">
        <w:rPr>
          <w:lang w:val="fr-FR"/>
        </w:rPr>
        <w:t xml:space="preserve">Tranh thủ thời tiết thuận lợi, không có rét đậm kéo dài trong những tháng đầu năm, các địa phương </w:t>
      </w:r>
      <w:r w:rsidR="0014021C" w:rsidRPr="00F44E35">
        <w:rPr>
          <w:lang w:val="fr-FR"/>
        </w:rPr>
        <w:t xml:space="preserve">đã </w:t>
      </w:r>
      <w:r w:rsidR="0063400A" w:rsidRPr="00F44E35">
        <w:rPr>
          <w:lang w:val="fr-FR"/>
        </w:rPr>
        <w:t>t</w:t>
      </w:r>
      <w:r w:rsidRPr="00F44E35">
        <w:rPr>
          <w:lang w:val="fr-FR"/>
        </w:rPr>
        <w:t>ích cực triển khai công tác trồng và chăm sóc rừng nên kết quả sản xuất lâm nghiệp đạt khá. Diện tích rừng trồng tập trung quý I/2010 cả nước ước tính đạt 26,8</w:t>
      </w:r>
      <w:r w:rsidRPr="00F44E35">
        <w:rPr>
          <w:color w:val="FF6600"/>
          <w:lang w:val="fr-FR"/>
        </w:rPr>
        <w:t xml:space="preserve"> </w:t>
      </w:r>
      <w:r w:rsidRPr="00F44E35">
        <w:rPr>
          <w:lang w:val="fr-FR"/>
        </w:rPr>
        <w:t>nghìn ha, tăng 5,9% so với cùng kỳ năm trước; số cây trồng phân tán đạt 59,7 triệu cây, tăng 0,3%; diện tích rừng trồng được chăm sóc 128 nghìn ha, tăng 6,6%; diện tích rừng khoanh nuôi tái sinh 268 nghìn ha, tăng 6,3%; sản lượng gỗ khai thác đạt 761 nghìn m</w:t>
      </w:r>
      <w:r w:rsidRPr="00F44E35">
        <w:rPr>
          <w:vertAlign w:val="superscript"/>
          <w:lang w:val="fr-FR"/>
        </w:rPr>
        <w:t>3</w:t>
      </w:r>
      <w:r w:rsidRPr="00F44E35">
        <w:rPr>
          <w:lang w:val="fr-FR"/>
        </w:rPr>
        <w:t>, tăng 6,1%; sản lượng củi khai thác đạt 6,8 triệu ste, tăng 2,4%.</w:t>
      </w:r>
    </w:p>
    <w:p w14:paraId="2282EA78" w14:textId="77777777" w:rsidR="00237E6B" w:rsidRPr="00F44E35" w:rsidRDefault="00703F3F" w:rsidP="00F44E35">
      <w:pPr>
        <w:spacing w:before="40" w:after="40" w:line="288" w:lineRule="auto"/>
        <w:ind w:firstLine="539"/>
        <w:jc w:val="both"/>
        <w:rPr>
          <w:vertAlign w:val="superscript"/>
          <w:lang w:val="fr-FR"/>
        </w:rPr>
      </w:pPr>
      <w:r w:rsidRPr="00F44E35">
        <w:rPr>
          <w:lang w:val="fr-FR"/>
        </w:rPr>
        <w:t>Hiện nay t</w:t>
      </w:r>
      <w:r w:rsidR="00161CA2" w:rsidRPr="00F44E35">
        <w:rPr>
          <w:lang w:val="fr-FR"/>
        </w:rPr>
        <w:t xml:space="preserve">hời tiết nắng hạn và khô hanh kéo dài, </w:t>
      </w:r>
      <w:r w:rsidR="00CD3CAD" w:rsidRPr="00F44E35">
        <w:rPr>
          <w:lang w:val="fr-FR"/>
        </w:rPr>
        <w:t xml:space="preserve">lại </w:t>
      </w:r>
      <w:r w:rsidR="00161CA2" w:rsidRPr="00F44E35">
        <w:rPr>
          <w:lang w:val="fr-FR"/>
        </w:rPr>
        <w:t xml:space="preserve">đang vào mùa đốt nương làm rẫy nên tình trạng </w:t>
      </w:r>
      <w:r w:rsidR="0014021C" w:rsidRPr="00F44E35">
        <w:rPr>
          <w:lang w:val="fr-FR"/>
        </w:rPr>
        <w:t xml:space="preserve">chặt phá rừng, </w:t>
      </w:r>
      <w:r w:rsidR="00161CA2" w:rsidRPr="00F44E35">
        <w:rPr>
          <w:lang w:val="fr-FR"/>
        </w:rPr>
        <w:t>cháy rừng</w:t>
      </w:r>
      <w:r w:rsidR="00CD3CAD" w:rsidRPr="00F44E35">
        <w:rPr>
          <w:lang w:val="fr-FR"/>
        </w:rPr>
        <w:t xml:space="preserve"> đã xảy ra ở nhiều địa phương, </w:t>
      </w:r>
      <w:r w:rsidR="00161CA2" w:rsidRPr="00F44E35">
        <w:rPr>
          <w:lang w:val="fr-FR"/>
        </w:rPr>
        <w:t>đặc biệt là</w:t>
      </w:r>
      <w:r w:rsidR="00CD3CAD" w:rsidRPr="00F44E35">
        <w:rPr>
          <w:lang w:val="fr-FR"/>
        </w:rPr>
        <w:t xml:space="preserve"> </w:t>
      </w:r>
      <w:r w:rsidR="00161CA2" w:rsidRPr="00F44E35">
        <w:rPr>
          <w:lang w:val="fr-FR"/>
        </w:rPr>
        <w:t>các tỉnh miền núi phía Bắc và Tây Nguyên.</w:t>
      </w:r>
      <w:r w:rsidR="00CD3CAD" w:rsidRPr="00F44E35">
        <w:rPr>
          <w:lang w:val="fr-FR"/>
        </w:rPr>
        <w:t xml:space="preserve"> Diện tích rừng bị cháy và bị chặt phá </w:t>
      </w:r>
      <w:r w:rsidR="006C42BC" w:rsidRPr="00F44E35">
        <w:rPr>
          <w:lang w:val="fr-FR"/>
        </w:rPr>
        <w:t xml:space="preserve">trong </w:t>
      </w:r>
      <w:r w:rsidR="00161CA2" w:rsidRPr="00F44E35">
        <w:rPr>
          <w:lang w:val="fr-FR"/>
        </w:rPr>
        <w:t xml:space="preserve">quý I/2010 </w:t>
      </w:r>
      <w:r w:rsidR="00CD3CAD" w:rsidRPr="00F44E35">
        <w:rPr>
          <w:lang w:val="fr-FR"/>
        </w:rPr>
        <w:t xml:space="preserve">là </w:t>
      </w:r>
      <w:r w:rsidR="00161CA2" w:rsidRPr="00F44E35">
        <w:rPr>
          <w:lang w:val="fr-FR"/>
        </w:rPr>
        <w:t xml:space="preserve">1763,6 ha, tăng 28,7% so với cùng kỳ năm trước, </w:t>
      </w:r>
      <w:r w:rsidR="00CD3CAD" w:rsidRPr="00F44E35">
        <w:rPr>
          <w:lang w:val="fr-FR"/>
        </w:rPr>
        <w:t xml:space="preserve">bao gồm </w:t>
      </w:r>
      <w:r w:rsidR="00161CA2" w:rsidRPr="00F44E35">
        <w:rPr>
          <w:lang w:val="fr-FR"/>
        </w:rPr>
        <w:t>diện tích rừng bị cháy 1</w:t>
      </w:r>
      <w:r w:rsidR="007D6D49" w:rsidRPr="00F44E35">
        <w:rPr>
          <w:lang w:val="fr-FR"/>
        </w:rPr>
        <w:t>5</w:t>
      </w:r>
      <w:r w:rsidR="00161CA2" w:rsidRPr="00F44E35">
        <w:rPr>
          <w:lang w:val="fr-FR"/>
        </w:rPr>
        <w:t>21,6 ha, tăng 134,1%</w:t>
      </w:r>
      <w:r w:rsidR="00CD3CAD" w:rsidRPr="00F44E35">
        <w:rPr>
          <w:lang w:val="fr-FR"/>
        </w:rPr>
        <w:t xml:space="preserve">; diện tích rừng bị chặt phá là 242 ha, </w:t>
      </w:r>
      <w:r w:rsidR="007B5F1B" w:rsidRPr="00F44E35">
        <w:rPr>
          <w:lang w:val="fr-FR"/>
        </w:rPr>
        <w:t>giảm 66,4%</w:t>
      </w:r>
      <w:r w:rsidR="003B62BE" w:rsidRPr="00F44E35">
        <w:rPr>
          <w:rStyle w:val="FootnoteReference"/>
          <w:lang w:val="fr-FR"/>
        </w:rPr>
        <w:footnoteReference w:id="5"/>
      </w:r>
      <w:r w:rsidR="003361E6" w:rsidRPr="00F44E35">
        <w:rPr>
          <w:lang w:val="fr-FR"/>
        </w:rPr>
        <w:t>.</w:t>
      </w:r>
    </w:p>
    <w:p w14:paraId="1369B32C" w14:textId="77777777" w:rsidR="000F3E32" w:rsidRPr="00F44E35" w:rsidRDefault="00102266" w:rsidP="00F44E35">
      <w:pPr>
        <w:spacing w:before="40" w:after="40" w:line="288" w:lineRule="auto"/>
        <w:ind w:firstLine="539"/>
        <w:jc w:val="both"/>
        <w:rPr>
          <w:lang w:val="fr-FR"/>
        </w:rPr>
      </w:pPr>
      <w:r>
        <w:rPr>
          <w:lang w:val="fr-FR"/>
        </w:rPr>
        <w:t xml:space="preserve"> </w:t>
      </w:r>
      <w:r w:rsidR="00CD3CAD" w:rsidRPr="00F44E35">
        <w:rPr>
          <w:lang w:val="fr-FR"/>
        </w:rPr>
        <w:t>T</w:t>
      </w:r>
      <w:r w:rsidR="00161CA2" w:rsidRPr="00F44E35">
        <w:rPr>
          <w:lang w:val="fr-FR"/>
        </w:rPr>
        <w:t xml:space="preserve">heo cảnh báo </w:t>
      </w:r>
      <w:r w:rsidR="007D6E37" w:rsidRPr="00F44E35">
        <w:rPr>
          <w:lang w:val="fr-FR"/>
        </w:rPr>
        <w:t xml:space="preserve">ngày 24/3/2010 </w:t>
      </w:r>
      <w:r w:rsidR="00237E6B" w:rsidRPr="00F44E35">
        <w:rPr>
          <w:lang w:val="fr-FR"/>
        </w:rPr>
        <w:t>của Ban C</w:t>
      </w:r>
      <w:r w:rsidR="00161CA2" w:rsidRPr="00F44E35">
        <w:rPr>
          <w:lang w:val="fr-FR"/>
        </w:rPr>
        <w:t>hỉ đạo Trung ương phòng chống cháy rừng</w:t>
      </w:r>
      <w:r w:rsidR="00CD3CAD" w:rsidRPr="00F44E35">
        <w:rPr>
          <w:lang w:val="fr-FR"/>
        </w:rPr>
        <w:t xml:space="preserve">, </w:t>
      </w:r>
      <w:r w:rsidR="007D6E37" w:rsidRPr="00F44E35">
        <w:rPr>
          <w:lang w:val="fr-FR"/>
        </w:rPr>
        <w:t xml:space="preserve">cả nước hiện có </w:t>
      </w:r>
      <w:r w:rsidR="000F3E32" w:rsidRPr="00F44E35">
        <w:rPr>
          <w:lang w:val="fr-FR"/>
        </w:rPr>
        <w:t>2</w:t>
      </w:r>
      <w:r w:rsidR="007D6E37" w:rsidRPr="00F44E35">
        <w:rPr>
          <w:lang w:val="fr-FR"/>
        </w:rPr>
        <w:t>6</w:t>
      </w:r>
      <w:r w:rsidR="000F3E32" w:rsidRPr="00F44E35">
        <w:rPr>
          <w:lang w:val="fr-FR"/>
        </w:rPr>
        <w:t xml:space="preserve"> </w:t>
      </w:r>
      <w:r w:rsidR="007D6E37" w:rsidRPr="00F44E35">
        <w:rPr>
          <w:lang w:val="fr-FR"/>
        </w:rPr>
        <w:t>khu vực có</w:t>
      </w:r>
      <w:r w:rsidR="000F3E32" w:rsidRPr="00F44E35">
        <w:rPr>
          <w:lang w:val="fr-FR"/>
        </w:rPr>
        <w:t xml:space="preserve"> nguy cơ cháy rừng </w:t>
      </w:r>
      <w:r w:rsidR="007D6E37" w:rsidRPr="00F44E35">
        <w:rPr>
          <w:lang w:val="fr-FR"/>
        </w:rPr>
        <w:t>cấp</w:t>
      </w:r>
      <w:r w:rsidR="000F3E32" w:rsidRPr="00F44E35">
        <w:rPr>
          <w:lang w:val="fr-FR"/>
        </w:rPr>
        <w:t xml:space="preserve"> V</w:t>
      </w:r>
      <w:r w:rsidR="00237E6B" w:rsidRPr="00F44E35">
        <w:rPr>
          <w:lang w:val="fr-FR"/>
        </w:rPr>
        <w:t xml:space="preserve"> (</w:t>
      </w:r>
      <w:r w:rsidR="007D6E37" w:rsidRPr="00F44E35">
        <w:rPr>
          <w:lang w:val="fr-FR"/>
        </w:rPr>
        <w:t>cấp cực nguy hiểm</w:t>
      </w:r>
      <w:r w:rsidR="00237E6B" w:rsidRPr="00F44E35">
        <w:rPr>
          <w:lang w:val="fr-FR"/>
        </w:rPr>
        <w:t>)</w:t>
      </w:r>
      <w:r w:rsidR="007D6E37" w:rsidRPr="00F44E35">
        <w:rPr>
          <w:lang w:val="fr-FR"/>
        </w:rPr>
        <w:t>; 12 khu vực có nguy cơ cháy rừng cấp IV</w:t>
      </w:r>
      <w:r w:rsidR="00237E6B" w:rsidRPr="00F44E35">
        <w:rPr>
          <w:lang w:val="fr-FR"/>
        </w:rPr>
        <w:t xml:space="preserve"> (</w:t>
      </w:r>
      <w:r w:rsidR="007B5F1B" w:rsidRPr="00F44E35">
        <w:rPr>
          <w:lang w:val="fr-FR"/>
        </w:rPr>
        <w:t>cấp nguy hiểm</w:t>
      </w:r>
      <w:r w:rsidR="00237E6B" w:rsidRPr="00F44E35">
        <w:rPr>
          <w:lang w:val="fr-FR"/>
        </w:rPr>
        <w:t>)</w:t>
      </w:r>
      <w:r w:rsidR="000F3E32" w:rsidRPr="00F44E35">
        <w:rPr>
          <w:lang w:val="fr-FR"/>
        </w:rPr>
        <w:t xml:space="preserve">. </w:t>
      </w:r>
      <w:r w:rsidR="00237E6B" w:rsidRPr="00F44E35">
        <w:rPr>
          <w:lang w:val="fr-FR"/>
        </w:rPr>
        <w:t>Do vậy, c</w:t>
      </w:r>
      <w:r w:rsidR="000F3E32" w:rsidRPr="00F44E35">
        <w:rPr>
          <w:lang w:val="fr-FR"/>
        </w:rPr>
        <w:t xml:space="preserve">ác địa phương cần </w:t>
      </w:r>
      <w:r w:rsidR="00703F3F" w:rsidRPr="00F44E35">
        <w:rPr>
          <w:lang w:val="fr-FR"/>
        </w:rPr>
        <w:t xml:space="preserve">phải </w:t>
      </w:r>
      <w:r w:rsidR="000F3E32" w:rsidRPr="00F44E35">
        <w:rPr>
          <w:lang w:val="fr-FR"/>
        </w:rPr>
        <w:t>thực hiện nghiêm</w:t>
      </w:r>
      <w:r w:rsidR="002A46F4" w:rsidRPr="00F44E35">
        <w:rPr>
          <w:lang w:val="fr-FR"/>
        </w:rPr>
        <w:t>, đồng bộ</w:t>
      </w:r>
      <w:r w:rsidR="000F3E32" w:rsidRPr="00F44E35">
        <w:rPr>
          <w:lang w:val="fr-FR"/>
        </w:rPr>
        <w:t xml:space="preserve"> và có hiệu quả các biện pháp </w:t>
      </w:r>
      <w:r w:rsidR="000F3E32" w:rsidRPr="00F44E35">
        <w:rPr>
          <w:lang w:val="pt-BR"/>
        </w:rPr>
        <w:t xml:space="preserve">phòng cháy, chữa cháy rừng, đặc biệt các </w:t>
      </w:r>
      <w:r w:rsidR="007B5F1B" w:rsidRPr="00F44E35">
        <w:rPr>
          <w:lang w:val="pt-BR"/>
        </w:rPr>
        <w:t xml:space="preserve">tỉnh </w:t>
      </w:r>
      <w:r w:rsidR="000F3E32" w:rsidRPr="00F44E35">
        <w:rPr>
          <w:lang w:val="pt-BR"/>
        </w:rPr>
        <w:t xml:space="preserve">có những khu vực </w:t>
      </w:r>
      <w:r w:rsidR="007B5F1B" w:rsidRPr="00F44E35">
        <w:rPr>
          <w:lang w:val="pt-BR"/>
        </w:rPr>
        <w:t xml:space="preserve">đã được cảnh báo có </w:t>
      </w:r>
      <w:r w:rsidR="000F3E32" w:rsidRPr="00F44E35">
        <w:rPr>
          <w:lang w:val="pt-BR"/>
        </w:rPr>
        <w:t xml:space="preserve">nguy cơ cấp </w:t>
      </w:r>
      <w:r w:rsidR="007B5F1B" w:rsidRPr="00F44E35">
        <w:rPr>
          <w:lang w:val="pt-BR"/>
        </w:rPr>
        <w:t>I</w:t>
      </w:r>
      <w:r w:rsidR="000F3E32" w:rsidRPr="00F44E35">
        <w:rPr>
          <w:lang w:val="pt-BR"/>
        </w:rPr>
        <w:t>V</w:t>
      </w:r>
      <w:r w:rsidR="007B5F1B" w:rsidRPr="00F44E35">
        <w:rPr>
          <w:lang w:val="pt-BR"/>
        </w:rPr>
        <w:t xml:space="preserve"> và V</w:t>
      </w:r>
      <w:r w:rsidR="0013183C" w:rsidRPr="00F44E35">
        <w:rPr>
          <w:lang w:val="pt-BR"/>
        </w:rPr>
        <w:t>.</w:t>
      </w:r>
    </w:p>
    <w:p w14:paraId="590B4D97" w14:textId="77777777" w:rsidR="00161CA2" w:rsidRPr="00F44E35" w:rsidRDefault="00161CA2" w:rsidP="00F44E35">
      <w:pPr>
        <w:spacing w:before="40" w:after="40" w:line="288" w:lineRule="auto"/>
        <w:ind w:firstLine="540"/>
        <w:jc w:val="both"/>
        <w:rPr>
          <w:b/>
          <w:i/>
          <w:lang w:val="fr-FR"/>
        </w:rPr>
      </w:pPr>
      <w:r w:rsidRPr="00F44E35">
        <w:rPr>
          <w:b/>
          <w:i/>
          <w:lang w:val="fr-FR"/>
        </w:rPr>
        <w:t>c. Thuỷ sản</w:t>
      </w:r>
    </w:p>
    <w:p w14:paraId="21AC72F3" w14:textId="77777777" w:rsidR="00137747" w:rsidRDefault="00161CA2" w:rsidP="00F44E35">
      <w:pPr>
        <w:spacing w:before="40" w:after="40" w:line="288" w:lineRule="auto"/>
        <w:ind w:firstLine="539"/>
        <w:jc w:val="both"/>
        <w:rPr>
          <w:lang w:val="fr-FR"/>
        </w:rPr>
      </w:pPr>
      <w:r w:rsidRPr="00F44E35">
        <w:rPr>
          <w:lang w:val="fr-FR"/>
        </w:rPr>
        <w:t xml:space="preserve">Sản lượng thuỷ sản </w:t>
      </w:r>
      <w:r w:rsidR="00137747">
        <w:rPr>
          <w:lang w:val="fr-FR"/>
        </w:rPr>
        <w:t>nu</w:t>
      </w:r>
      <w:r w:rsidR="00137747" w:rsidRPr="00137747">
        <w:rPr>
          <w:lang w:val="fr-FR"/>
        </w:rPr>
        <w:t>ô</w:t>
      </w:r>
      <w:r w:rsidR="00137747">
        <w:rPr>
          <w:lang w:val="fr-FR"/>
        </w:rPr>
        <w:t>i tr</w:t>
      </w:r>
      <w:r w:rsidR="00137747" w:rsidRPr="00137747">
        <w:rPr>
          <w:lang w:val="fr-FR"/>
        </w:rPr>
        <w:t>ồn</w:t>
      </w:r>
      <w:r w:rsidR="00137747">
        <w:rPr>
          <w:lang w:val="fr-FR"/>
        </w:rPr>
        <w:t>g v</w:t>
      </w:r>
      <w:r w:rsidR="00137747" w:rsidRPr="00137747">
        <w:rPr>
          <w:lang w:val="fr-FR"/>
        </w:rPr>
        <w:t>à</w:t>
      </w:r>
      <w:r w:rsidR="00137747">
        <w:rPr>
          <w:lang w:val="fr-FR"/>
        </w:rPr>
        <w:t xml:space="preserve"> khai th</w:t>
      </w:r>
      <w:r w:rsidR="00137747" w:rsidRPr="00137747">
        <w:rPr>
          <w:lang w:val="fr-FR"/>
        </w:rPr>
        <w:t>ác</w:t>
      </w:r>
      <w:r w:rsidR="00137747">
        <w:rPr>
          <w:lang w:val="fr-FR"/>
        </w:rPr>
        <w:t xml:space="preserve"> </w:t>
      </w:r>
      <w:r w:rsidRPr="00F44E35">
        <w:rPr>
          <w:lang w:val="fr-FR"/>
        </w:rPr>
        <w:t>quý I/2010 ước tính đạt 1067,7 nghìn tấn, tăng 4,4%</w:t>
      </w:r>
      <w:r w:rsidR="00102266">
        <w:rPr>
          <w:lang w:val="fr-FR"/>
        </w:rPr>
        <w:t xml:space="preserve"> </w:t>
      </w:r>
      <w:r w:rsidRPr="00F44E35">
        <w:rPr>
          <w:lang w:val="fr-FR"/>
        </w:rPr>
        <w:t>so với cùng kỳ năm trước, trong đó cá đạt 808,4 nghìn tấn, tăng 4,2%; tôm đạt 93 nghìn tấn, tăng 6,1%.</w:t>
      </w:r>
    </w:p>
    <w:p w14:paraId="6FC286A0" w14:textId="77777777" w:rsidR="001D1C03" w:rsidRPr="00F44E35" w:rsidRDefault="00161CA2" w:rsidP="00F44E35">
      <w:pPr>
        <w:spacing w:before="40" w:after="40" w:line="288" w:lineRule="auto"/>
        <w:ind w:firstLine="539"/>
        <w:jc w:val="both"/>
        <w:rPr>
          <w:lang w:val="fr-FR"/>
        </w:rPr>
      </w:pPr>
      <w:r w:rsidRPr="00F44E35">
        <w:rPr>
          <w:lang w:val="fr-FR"/>
        </w:rPr>
        <w:lastRenderedPageBreak/>
        <w:t>Sản lượng thuỷ sản nuôi trồng quý I/2010 ước tính đạt 463 nghìn tấn, tăng 5% so với cùng kỳ năm trước</w:t>
      </w:r>
      <w:r w:rsidR="00961B01" w:rsidRPr="00F44E35">
        <w:rPr>
          <w:lang w:val="fr-FR"/>
        </w:rPr>
        <w:t>.</w:t>
      </w:r>
      <w:r w:rsidRPr="00F44E35">
        <w:rPr>
          <w:lang w:val="fr-FR"/>
        </w:rPr>
        <w:t xml:space="preserve"> </w:t>
      </w:r>
      <w:r w:rsidR="005C57BB" w:rsidRPr="00F44E35">
        <w:rPr>
          <w:lang w:val="fr-FR"/>
        </w:rPr>
        <w:t>G</w:t>
      </w:r>
      <w:r w:rsidRPr="00F44E35">
        <w:rPr>
          <w:lang w:val="fr-FR"/>
        </w:rPr>
        <w:t>iá cá tra</w:t>
      </w:r>
      <w:r w:rsidR="005C57BB" w:rsidRPr="00F44E35">
        <w:rPr>
          <w:lang w:val="fr-FR"/>
        </w:rPr>
        <w:t>,</w:t>
      </w:r>
      <w:r w:rsidRPr="00F44E35">
        <w:rPr>
          <w:lang w:val="fr-FR"/>
        </w:rPr>
        <w:t xml:space="preserve"> tôm sú </w:t>
      </w:r>
      <w:r w:rsidR="005C57BB" w:rsidRPr="00F44E35">
        <w:rPr>
          <w:lang w:val="fr-FR"/>
        </w:rPr>
        <w:t>và tôm thẻ chân trắng trên thị trường đang ở mức cao do</w:t>
      </w:r>
      <w:r w:rsidRPr="00F44E35">
        <w:rPr>
          <w:lang w:val="fr-FR"/>
        </w:rPr>
        <w:t xml:space="preserve"> </w:t>
      </w:r>
      <w:r w:rsidR="005C57BB" w:rsidRPr="00F44E35">
        <w:rPr>
          <w:lang w:val="fr-FR"/>
        </w:rPr>
        <w:t xml:space="preserve">nhu cầu </w:t>
      </w:r>
      <w:r w:rsidRPr="00F44E35">
        <w:rPr>
          <w:lang w:val="fr-FR"/>
        </w:rPr>
        <w:t xml:space="preserve">xuất khẩu </w:t>
      </w:r>
      <w:r w:rsidR="005C57BB" w:rsidRPr="00F44E35">
        <w:rPr>
          <w:lang w:val="fr-FR"/>
        </w:rPr>
        <w:t xml:space="preserve">tăng </w:t>
      </w:r>
      <w:r w:rsidR="0014021C" w:rsidRPr="00F44E35">
        <w:rPr>
          <w:lang w:val="fr-FR"/>
        </w:rPr>
        <w:t>đ</w:t>
      </w:r>
      <w:r w:rsidR="00137747" w:rsidRPr="00137747">
        <w:rPr>
          <w:lang w:val="fr-FR"/>
        </w:rPr>
        <w:t>ã</w:t>
      </w:r>
      <w:r w:rsidR="005C57BB" w:rsidRPr="00F44E35">
        <w:rPr>
          <w:lang w:val="fr-FR"/>
        </w:rPr>
        <w:t xml:space="preserve"> khuyến khích </w:t>
      </w:r>
      <w:r w:rsidR="00237E6B" w:rsidRPr="00F44E35">
        <w:rPr>
          <w:lang w:val="fr-FR"/>
        </w:rPr>
        <w:t>nhân</w:t>
      </w:r>
      <w:r w:rsidR="005C57BB" w:rsidRPr="00F44E35">
        <w:rPr>
          <w:lang w:val="fr-FR"/>
        </w:rPr>
        <w:t xml:space="preserve"> dân tập trung đầu tư mở rộng diện tích thả nuôi</w:t>
      </w:r>
      <w:r w:rsidRPr="00F44E35">
        <w:rPr>
          <w:lang w:val="fr-FR"/>
        </w:rPr>
        <w:t xml:space="preserve">. </w:t>
      </w:r>
      <w:r w:rsidR="001D1C03" w:rsidRPr="00F44E35">
        <w:rPr>
          <w:lang w:val="fr-FR"/>
        </w:rPr>
        <w:t>Nhiều</w:t>
      </w:r>
      <w:r w:rsidRPr="00F44E35">
        <w:rPr>
          <w:lang w:val="fr-FR"/>
        </w:rPr>
        <w:t xml:space="preserve"> địa phương có diện tích nuôi tôm và sản lượng tôm tăng </w:t>
      </w:r>
      <w:r w:rsidR="001D1C03" w:rsidRPr="00F44E35">
        <w:rPr>
          <w:lang w:val="fr-FR"/>
        </w:rPr>
        <w:t xml:space="preserve">khá </w:t>
      </w:r>
      <w:r w:rsidR="005C57BB" w:rsidRPr="00F44E35">
        <w:rPr>
          <w:lang w:val="fr-FR"/>
        </w:rPr>
        <w:t xml:space="preserve">cao </w:t>
      </w:r>
      <w:r w:rsidR="001D1C03" w:rsidRPr="00F44E35">
        <w:rPr>
          <w:lang w:val="fr-FR"/>
        </w:rPr>
        <w:t>so với cùng kỳ năm trước</w:t>
      </w:r>
      <w:r w:rsidR="004155DE" w:rsidRPr="00F44E35">
        <w:rPr>
          <w:rStyle w:val="FootnoteReference"/>
          <w:lang w:val="fr-FR"/>
        </w:rPr>
        <w:footnoteReference w:id="6"/>
      </w:r>
      <w:r w:rsidR="004155DE" w:rsidRPr="00F44E35">
        <w:rPr>
          <w:lang w:val="fr-FR"/>
        </w:rPr>
        <w:t xml:space="preserve">. </w:t>
      </w:r>
      <w:r w:rsidRPr="00F44E35">
        <w:rPr>
          <w:lang w:val="fr-FR"/>
        </w:rPr>
        <w:t xml:space="preserve">Nuôi cá tra </w:t>
      </w:r>
      <w:r w:rsidR="0077388D" w:rsidRPr="00F44E35">
        <w:rPr>
          <w:lang w:val="fr-FR"/>
        </w:rPr>
        <w:t xml:space="preserve">có xu hướng tăng trở lại và </w:t>
      </w:r>
      <w:r w:rsidRPr="00F44E35">
        <w:rPr>
          <w:lang w:val="fr-FR"/>
        </w:rPr>
        <w:t>phát triển the</w:t>
      </w:r>
      <w:r w:rsidR="0077388D" w:rsidRPr="00F44E35">
        <w:rPr>
          <w:lang w:val="fr-FR"/>
        </w:rPr>
        <w:t xml:space="preserve">o hình thức nuôi quy mô lớn, </w:t>
      </w:r>
      <w:r w:rsidRPr="00F44E35">
        <w:rPr>
          <w:lang w:val="fr-FR"/>
        </w:rPr>
        <w:t xml:space="preserve">liên doanh liên kết </w:t>
      </w:r>
      <w:r w:rsidR="0077388D" w:rsidRPr="00F44E35">
        <w:rPr>
          <w:lang w:val="fr-FR"/>
        </w:rPr>
        <w:t xml:space="preserve">giữa người nuôi với </w:t>
      </w:r>
      <w:r w:rsidR="00C64789" w:rsidRPr="00F44E35">
        <w:rPr>
          <w:lang w:val="fr-FR"/>
        </w:rPr>
        <w:t xml:space="preserve">các cơ sở </w:t>
      </w:r>
      <w:r w:rsidR="0077388D" w:rsidRPr="00F44E35">
        <w:rPr>
          <w:lang w:val="fr-FR"/>
        </w:rPr>
        <w:t xml:space="preserve">chế biến </w:t>
      </w:r>
      <w:r w:rsidRPr="00F44E35">
        <w:rPr>
          <w:lang w:val="fr-FR"/>
        </w:rPr>
        <w:t xml:space="preserve">nên diện tích thả nuôi </w:t>
      </w:r>
      <w:r w:rsidR="0077388D" w:rsidRPr="00F44E35">
        <w:rPr>
          <w:lang w:val="fr-FR"/>
        </w:rPr>
        <w:t xml:space="preserve">của nhiều địa phương </w:t>
      </w:r>
      <w:r w:rsidR="001D1C03" w:rsidRPr="00F44E35">
        <w:rPr>
          <w:lang w:val="fr-FR"/>
        </w:rPr>
        <w:t xml:space="preserve">cũng </w:t>
      </w:r>
      <w:r w:rsidR="0077388D" w:rsidRPr="00F44E35">
        <w:rPr>
          <w:lang w:val="fr-FR"/>
        </w:rPr>
        <w:t xml:space="preserve">đã </w:t>
      </w:r>
      <w:r w:rsidRPr="00F44E35">
        <w:rPr>
          <w:lang w:val="fr-FR"/>
        </w:rPr>
        <w:t xml:space="preserve">tăng </w:t>
      </w:r>
      <w:r w:rsidR="003B64E8" w:rsidRPr="00F44E35">
        <w:rPr>
          <w:lang w:val="fr-FR"/>
        </w:rPr>
        <w:t>lên</w:t>
      </w:r>
      <w:r w:rsidR="00894EFB" w:rsidRPr="00F44E35">
        <w:rPr>
          <w:rStyle w:val="FootnoteReference"/>
          <w:lang w:val="fr-FR"/>
        </w:rPr>
        <w:footnoteReference w:id="7"/>
      </w:r>
      <w:r w:rsidR="00894EFB" w:rsidRPr="00F44E35">
        <w:rPr>
          <w:lang w:val="fr-FR"/>
        </w:rPr>
        <w:t xml:space="preserve">. </w:t>
      </w:r>
    </w:p>
    <w:p w14:paraId="14B3AABA" w14:textId="77777777" w:rsidR="00161CA2" w:rsidRPr="00F44E35" w:rsidRDefault="0077388D" w:rsidP="00F44E35">
      <w:pPr>
        <w:spacing w:before="40" w:after="40" w:line="283" w:lineRule="auto"/>
        <w:ind w:firstLine="539"/>
        <w:jc w:val="both"/>
        <w:rPr>
          <w:lang w:val="fr-FR"/>
        </w:rPr>
      </w:pPr>
      <w:r w:rsidRPr="00F44E35">
        <w:rPr>
          <w:color w:val="auto"/>
          <w:lang w:val="fr-FR"/>
        </w:rPr>
        <w:t xml:space="preserve">Khai thác </w:t>
      </w:r>
      <w:r w:rsidRPr="00F44E35">
        <w:rPr>
          <w:lang w:val="fr-FR"/>
        </w:rPr>
        <w:t>thuỷ sản những tháng đầu năm thuận lợi</w:t>
      </w:r>
      <w:r w:rsidR="0014021C" w:rsidRPr="00F44E35">
        <w:rPr>
          <w:lang w:val="fr-FR"/>
        </w:rPr>
        <w:t xml:space="preserve"> về thời tiết và giá tiêu thụ nên s</w:t>
      </w:r>
      <w:r w:rsidR="00161CA2" w:rsidRPr="00F44E35">
        <w:rPr>
          <w:lang w:val="fr-FR"/>
        </w:rPr>
        <w:t>ản lượng thủy sản khai thác quý I/2010 ước tính đạt 604,7 nghìn tấn, tăng 3,9% so với cùng kỳ năm trước</w:t>
      </w:r>
      <w:r w:rsidR="00137747">
        <w:rPr>
          <w:lang w:val="fr-FR"/>
        </w:rPr>
        <w:t>;</w:t>
      </w:r>
      <w:r w:rsidR="00161CA2" w:rsidRPr="00F44E35">
        <w:rPr>
          <w:lang w:val="fr-FR"/>
        </w:rPr>
        <w:t xml:space="preserve"> trong đó khai thác biển </w:t>
      </w:r>
      <w:r w:rsidR="00137747" w:rsidRPr="00137747">
        <w:rPr>
          <w:lang w:val="fr-FR"/>
        </w:rPr>
        <w:t>đạt</w:t>
      </w:r>
      <w:r w:rsidR="00137747">
        <w:rPr>
          <w:lang w:val="fr-FR"/>
        </w:rPr>
        <w:t xml:space="preserve"> </w:t>
      </w:r>
      <w:r w:rsidR="00161CA2" w:rsidRPr="00F44E35">
        <w:rPr>
          <w:lang w:val="fr-FR"/>
        </w:rPr>
        <w:t>559</w:t>
      </w:r>
      <w:r w:rsidR="007B5F1B" w:rsidRPr="00F44E35">
        <w:rPr>
          <w:lang w:val="fr-FR"/>
        </w:rPr>
        <w:t>,8</w:t>
      </w:r>
      <w:r w:rsidR="00161CA2" w:rsidRPr="00F44E35">
        <w:rPr>
          <w:lang w:val="fr-FR"/>
        </w:rPr>
        <w:t xml:space="preserve"> nghìn tấn, tăng 4,2%. </w:t>
      </w:r>
      <w:r w:rsidR="00137747">
        <w:rPr>
          <w:lang w:val="fr-FR"/>
        </w:rPr>
        <w:t>Ri</w:t>
      </w:r>
      <w:r w:rsidR="00137747" w:rsidRPr="00137747">
        <w:rPr>
          <w:lang w:val="fr-FR"/>
        </w:rPr>
        <w:t>ê</w:t>
      </w:r>
      <w:r w:rsidR="00137747">
        <w:rPr>
          <w:lang w:val="fr-FR"/>
        </w:rPr>
        <w:t>ng k</w:t>
      </w:r>
      <w:r w:rsidR="0014021C" w:rsidRPr="00F44E35">
        <w:rPr>
          <w:lang w:val="fr-FR"/>
        </w:rPr>
        <w:t xml:space="preserve">hai thác </w:t>
      </w:r>
      <w:r w:rsidR="00477052" w:rsidRPr="00F44E35">
        <w:rPr>
          <w:lang w:val="fr-FR"/>
        </w:rPr>
        <w:t xml:space="preserve">cá ngừ đại dương </w:t>
      </w:r>
      <w:r w:rsidR="0014021C" w:rsidRPr="00F44E35">
        <w:rPr>
          <w:lang w:val="fr-FR"/>
        </w:rPr>
        <w:t>c</w:t>
      </w:r>
      <w:r w:rsidR="00477052" w:rsidRPr="00F44E35">
        <w:rPr>
          <w:lang w:val="fr-FR"/>
        </w:rPr>
        <w:t xml:space="preserve">ủa một số địa phương tăng khá, trong đó </w:t>
      </w:r>
      <w:r w:rsidR="00161CA2" w:rsidRPr="00F44E35">
        <w:rPr>
          <w:lang w:val="fr-FR"/>
        </w:rPr>
        <w:t>Phú Yên khai thác được 2213 tấn, tăng 51,6%</w:t>
      </w:r>
      <w:r w:rsidRPr="00F44E35">
        <w:rPr>
          <w:lang w:val="fr-FR"/>
        </w:rPr>
        <w:t xml:space="preserve"> so với cùng kỳ năm 2009</w:t>
      </w:r>
      <w:r w:rsidR="00161CA2" w:rsidRPr="00F44E35">
        <w:rPr>
          <w:lang w:val="fr-FR"/>
        </w:rPr>
        <w:t>; Bình Định 1704 tấn, tăng 38,5%.</w:t>
      </w:r>
    </w:p>
    <w:p w14:paraId="4BA96C20" w14:textId="77777777" w:rsidR="00F614F4" w:rsidRPr="00F44E35" w:rsidRDefault="00B265CA" w:rsidP="00F44E35">
      <w:pPr>
        <w:spacing w:before="40" w:after="40" w:line="283" w:lineRule="auto"/>
        <w:ind w:firstLine="539"/>
        <w:jc w:val="both"/>
        <w:rPr>
          <w:b/>
          <w:lang w:val="pt-BR"/>
        </w:rPr>
      </w:pPr>
      <w:r w:rsidRPr="00F44E35">
        <w:rPr>
          <w:b/>
          <w:lang w:val="pt-BR"/>
        </w:rPr>
        <w:t xml:space="preserve">3. </w:t>
      </w:r>
      <w:r w:rsidR="004711A7" w:rsidRPr="00F44E35">
        <w:rPr>
          <w:b/>
          <w:lang w:val="pt-BR"/>
        </w:rPr>
        <w:t>Sản xuất công nghiệp</w:t>
      </w:r>
    </w:p>
    <w:p w14:paraId="3DA5D733" w14:textId="77777777" w:rsidR="00F614F4" w:rsidRPr="00F44E35" w:rsidRDefault="00F614F4" w:rsidP="00F44E35">
      <w:pPr>
        <w:spacing w:before="40" w:after="40" w:line="283" w:lineRule="auto"/>
        <w:ind w:firstLine="539"/>
        <w:jc w:val="both"/>
        <w:rPr>
          <w:lang w:val="pt-BR"/>
        </w:rPr>
      </w:pPr>
      <w:r w:rsidRPr="00F44E35">
        <w:rPr>
          <w:lang w:val="pt-BR"/>
        </w:rPr>
        <w:t xml:space="preserve">Sản xuất công nghiệp tiếp tục </w:t>
      </w:r>
      <w:r w:rsidR="00477052" w:rsidRPr="00F44E35">
        <w:rPr>
          <w:lang w:val="pt-BR"/>
        </w:rPr>
        <w:t>đà phục hồi</w:t>
      </w:r>
      <w:r w:rsidR="00703F3F" w:rsidRPr="00F44E35">
        <w:rPr>
          <w:lang w:val="pt-BR"/>
        </w:rPr>
        <w:t xml:space="preserve"> và tăng cao hơn quý I/2009</w:t>
      </w:r>
      <w:r w:rsidR="0014021C" w:rsidRPr="00F44E35">
        <w:rPr>
          <w:lang w:val="pt-BR"/>
        </w:rPr>
        <w:t>. G</w:t>
      </w:r>
      <w:r w:rsidRPr="00F44E35">
        <w:rPr>
          <w:lang w:val="pt-BR"/>
        </w:rPr>
        <w:t xml:space="preserve">iá trị sản xuất công nghiệp </w:t>
      </w:r>
      <w:r w:rsidR="00137747">
        <w:rPr>
          <w:lang w:val="pt-BR"/>
        </w:rPr>
        <w:t>(</w:t>
      </w:r>
      <w:r w:rsidRPr="00F44E35">
        <w:rPr>
          <w:lang w:val="pt-BR"/>
        </w:rPr>
        <w:t>theo giá so sánh 1994</w:t>
      </w:r>
      <w:r w:rsidR="00137747">
        <w:rPr>
          <w:lang w:val="pt-BR"/>
        </w:rPr>
        <w:t>)</w:t>
      </w:r>
      <w:r w:rsidRPr="00F44E35">
        <w:rPr>
          <w:lang w:val="pt-BR"/>
        </w:rPr>
        <w:t xml:space="preserve"> </w:t>
      </w:r>
      <w:r w:rsidR="00156207" w:rsidRPr="00F44E35">
        <w:rPr>
          <w:lang w:val="pt-BR"/>
        </w:rPr>
        <w:t>quý</w:t>
      </w:r>
      <w:r w:rsidRPr="00F44E35">
        <w:rPr>
          <w:lang w:val="pt-BR"/>
        </w:rPr>
        <w:t xml:space="preserve"> I</w:t>
      </w:r>
      <w:r w:rsidR="00351E17" w:rsidRPr="00F44E35">
        <w:rPr>
          <w:lang w:val="pt-BR"/>
        </w:rPr>
        <w:t>/2010</w:t>
      </w:r>
      <w:r w:rsidR="0014021C" w:rsidRPr="00F44E35">
        <w:rPr>
          <w:lang w:val="pt-BR"/>
        </w:rPr>
        <w:t xml:space="preserve"> </w:t>
      </w:r>
      <w:r w:rsidRPr="00F44E35">
        <w:rPr>
          <w:lang w:val="pt-BR"/>
        </w:rPr>
        <w:t>ước tính đạt 173,5 nghìn tỷ đồng, tăng 13,6% so với cùng kỳ năm trước</w:t>
      </w:r>
      <w:r w:rsidR="00137747">
        <w:rPr>
          <w:rStyle w:val="FootnoteReference"/>
          <w:lang w:val="pt-BR"/>
        </w:rPr>
        <w:footnoteReference w:id="8"/>
      </w:r>
      <w:r w:rsidRPr="00F44E35">
        <w:rPr>
          <w:lang w:val="pt-BR"/>
        </w:rPr>
        <w:t xml:space="preserve">, bao gồm khu vực kinh tế Nhà nước </w:t>
      </w:r>
      <w:r w:rsidR="00351E17" w:rsidRPr="00F44E35">
        <w:rPr>
          <w:lang w:val="pt-BR"/>
        </w:rPr>
        <w:t>đạt 38 nghìn tỷ đồng, tăng 7%;</w:t>
      </w:r>
      <w:r w:rsidRPr="00F44E35">
        <w:rPr>
          <w:lang w:val="pt-BR"/>
        </w:rPr>
        <w:t xml:space="preserve"> khu vực kinh tế ngoài Nhà nước </w:t>
      </w:r>
      <w:r w:rsidR="00351E17" w:rsidRPr="00F44E35">
        <w:rPr>
          <w:lang w:val="pt-BR"/>
        </w:rPr>
        <w:t xml:space="preserve">đạt 63,1 nghìn tỷ đồng, </w:t>
      </w:r>
      <w:r w:rsidRPr="00F44E35">
        <w:rPr>
          <w:lang w:val="pt-BR"/>
        </w:rPr>
        <w:t>tăng 14,6%</w:t>
      </w:r>
      <w:r w:rsidR="00351E17" w:rsidRPr="00F44E35">
        <w:rPr>
          <w:lang w:val="pt-BR"/>
        </w:rPr>
        <w:t>;</w:t>
      </w:r>
      <w:r w:rsidRPr="00F44E35">
        <w:rPr>
          <w:lang w:val="pt-BR"/>
        </w:rPr>
        <w:t xml:space="preserve"> khu vực có vốn đầu tư nước ngoài </w:t>
      </w:r>
      <w:r w:rsidR="00351E17" w:rsidRPr="00F44E35">
        <w:rPr>
          <w:lang w:val="pt-BR"/>
        </w:rPr>
        <w:t xml:space="preserve">đạt 72,4 nghìn tỷ đồng, </w:t>
      </w:r>
      <w:r w:rsidRPr="00F44E35">
        <w:rPr>
          <w:lang w:val="pt-BR"/>
        </w:rPr>
        <w:t>tăng 16,4% (dầu mỏ và khí đ</w:t>
      </w:r>
      <w:r w:rsidR="00351E17" w:rsidRPr="00F44E35">
        <w:rPr>
          <w:lang w:val="pt-BR"/>
        </w:rPr>
        <w:t>ố</w:t>
      </w:r>
      <w:r w:rsidRPr="00F44E35">
        <w:rPr>
          <w:lang w:val="pt-BR"/>
        </w:rPr>
        <w:t>t giảm 4,2%, các ngành khác tăng 19,4%).</w:t>
      </w:r>
      <w:r w:rsidR="00C64789" w:rsidRPr="00F44E35">
        <w:rPr>
          <w:lang w:val="pt-BR"/>
        </w:rPr>
        <w:t xml:space="preserve"> </w:t>
      </w:r>
      <w:r w:rsidR="00654F23" w:rsidRPr="00F44E35">
        <w:rPr>
          <w:lang w:val="pt-BR"/>
        </w:rPr>
        <w:t xml:space="preserve">Trong các ngành công nghiệp, giá trị sản xuất </w:t>
      </w:r>
      <w:r w:rsidR="00C065AD" w:rsidRPr="00F44E35">
        <w:rPr>
          <w:lang w:val="pt-BR"/>
        </w:rPr>
        <w:t xml:space="preserve">của ngành điện, ga, nước </w:t>
      </w:r>
      <w:r w:rsidR="00654F23" w:rsidRPr="00F44E35">
        <w:rPr>
          <w:lang w:val="pt-BR"/>
        </w:rPr>
        <w:t>quý I/2010 đạt</w:t>
      </w:r>
      <w:r w:rsidRPr="00F44E35">
        <w:rPr>
          <w:lang w:val="pt-BR"/>
        </w:rPr>
        <w:t xml:space="preserve"> </w:t>
      </w:r>
      <w:r w:rsidR="00654F23" w:rsidRPr="00F44E35">
        <w:rPr>
          <w:lang w:val="pt-BR"/>
        </w:rPr>
        <w:t>mức</w:t>
      </w:r>
      <w:r w:rsidRPr="00F44E35">
        <w:rPr>
          <w:lang w:val="pt-BR"/>
        </w:rPr>
        <w:t xml:space="preserve"> tăng cao nhất </w:t>
      </w:r>
      <w:r w:rsidR="00654F23" w:rsidRPr="00F44E35">
        <w:rPr>
          <w:lang w:val="pt-BR"/>
        </w:rPr>
        <w:t xml:space="preserve">với </w:t>
      </w:r>
      <w:r w:rsidRPr="00F44E35">
        <w:rPr>
          <w:lang w:val="pt-BR"/>
        </w:rPr>
        <w:t xml:space="preserve">19,3% </w:t>
      </w:r>
      <w:r w:rsidR="003B62BE" w:rsidRPr="00F44E35">
        <w:rPr>
          <w:lang w:val="pt-BR"/>
        </w:rPr>
        <w:t xml:space="preserve">so với cùng kỳ năm trước; </w:t>
      </w:r>
      <w:r w:rsidR="0014021C" w:rsidRPr="00F44E35">
        <w:rPr>
          <w:lang w:val="pt-BR"/>
        </w:rPr>
        <w:t xml:space="preserve">công nghiệp </w:t>
      </w:r>
      <w:r w:rsidRPr="00F44E35">
        <w:rPr>
          <w:lang w:val="pt-BR"/>
        </w:rPr>
        <w:t>chế biến tăng 14,1%</w:t>
      </w:r>
      <w:r w:rsidR="00C64789" w:rsidRPr="00F44E35">
        <w:rPr>
          <w:lang w:val="pt-BR"/>
        </w:rPr>
        <w:t xml:space="preserve">. </w:t>
      </w:r>
    </w:p>
    <w:p w14:paraId="1E3D959F" w14:textId="77777777" w:rsidR="004639DC" w:rsidRPr="00F44E35" w:rsidRDefault="004639DC" w:rsidP="00F44E35">
      <w:pPr>
        <w:spacing w:before="40" w:after="40" w:line="283" w:lineRule="auto"/>
        <w:ind w:firstLine="539"/>
        <w:jc w:val="both"/>
        <w:rPr>
          <w:lang w:val="pt-BR"/>
        </w:rPr>
      </w:pPr>
      <w:r w:rsidRPr="00F44E35">
        <w:rPr>
          <w:lang w:val="pt-BR"/>
        </w:rPr>
        <w:t xml:space="preserve">Một số sản phẩm </w:t>
      </w:r>
      <w:r w:rsidR="00C065AD" w:rsidRPr="00F44E35">
        <w:rPr>
          <w:lang w:val="pt-BR"/>
        </w:rPr>
        <w:t xml:space="preserve">công nghiệp quý I năm nay </w:t>
      </w:r>
      <w:r w:rsidRPr="00F44E35">
        <w:rPr>
          <w:lang w:val="pt-BR"/>
        </w:rPr>
        <w:t xml:space="preserve">tăng cao so với </w:t>
      </w:r>
      <w:r w:rsidR="00703F3F" w:rsidRPr="00F44E35">
        <w:rPr>
          <w:lang w:val="pt-BR"/>
        </w:rPr>
        <w:t>c</w:t>
      </w:r>
      <w:r w:rsidR="00C64789" w:rsidRPr="00F44E35">
        <w:rPr>
          <w:lang w:val="pt-BR"/>
        </w:rPr>
        <w:t>ùng kỳ năm trước</w:t>
      </w:r>
      <w:r w:rsidR="00C065AD" w:rsidRPr="00F44E35">
        <w:rPr>
          <w:lang w:val="pt-BR"/>
        </w:rPr>
        <w:t xml:space="preserve"> là</w:t>
      </w:r>
      <w:r w:rsidRPr="00F44E35">
        <w:rPr>
          <w:lang w:val="pt-BR"/>
        </w:rPr>
        <w:t>: Điều hoà nhiệt độ tăng 102,3%; khí hóa lỏng tăng 66,7%; kính thuỷ tinh tăng 56,5%; lốp ô tô, máy kéo tăng 51,6%; xe máy tăng 40,4%; xe tải tăng 39,4%; tủ lạnh, tủ đá tăng 36,8%; gạch lát ceramic tăng 35%; xe chở khách tăng 26,4%; khí đốt thiên nhiên dạng khí tăng 24,3%; giấy, bìa tăng 20,1%; điện sản xuất tăng 19,9%; xi măng tăng 18,2%; xà phòng giặt tăng 17,2%; bia tăng 15,9%; sơn hoá học tăng 15,5%; giày thể thao tăng 15,2%.</w:t>
      </w:r>
      <w:r w:rsidR="0014021C" w:rsidRPr="00F44E35">
        <w:rPr>
          <w:lang w:val="pt-BR"/>
        </w:rPr>
        <w:t xml:space="preserve"> </w:t>
      </w:r>
      <w:r w:rsidR="00703F3F" w:rsidRPr="00F44E35">
        <w:rPr>
          <w:lang w:val="pt-BR"/>
        </w:rPr>
        <w:t xml:space="preserve">Bên cạnh đó, </w:t>
      </w:r>
      <w:r w:rsidR="00CB385E" w:rsidRPr="00F44E35">
        <w:rPr>
          <w:lang w:val="pt-BR"/>
        </w:rPr>
        <w:lastRenderedPageBreak/>
        <w:t>vẫn còn một số sản phẩm có tốc độ tăng không cao hoặc mức sản xuất không bằng cùng kỳ năm trước như: Ti vi chỉ tăng 4,3%; vải dệt t</w:t>
      </w:r>
      <w:r w:rsidR="00A546E4" w:rsidRPr="00F44E35">
        <w:rPr>
          <w:lang w:val="pt-BR"/>
        </w:rPr>
        <w:t>ừ</w:t>
      </w:r>
      <w:r w:rsidR="00CB385E" w:rsidRPr="00F44E35">
        <w:rPr>
          <w:lang w:val="pt-BR"/>
        </w:rPr>
        <w:t xml:space="preserve"> sợi tổng hợp </w:t>
      </w:r>
      <w:r w:rsidR="004155DE" w:rsidRPr="00F44E35">
        <w:rPr>
          <w:lang w:val="pt-BR"/>
        </w:rPr>
        <w:t>và</w:t>
      </w:r>
      <w:r w:rsidR="003B64E8" w:rsidRPr="00F44E35">
        <w:rPr>
          <w:lang w:val="pt-BR"/>
        </w:rPr>
        <w:t xml:space="preserve"> sợi</w:t>
      </w:r>
      <w:r w:rsidR="00CB385E" w:rsidRPr="00F44E35">
        <w:rPr>
          <w:lang w:val="pt-BR"/>
        </w:rPr>
        <w:t xml:space="preserve"> nhân tạo tăng 2,4%; dầu thực vật tinh luyện không tăng; đường kính giảm 4,9%;</w:t>
      </w:r>
      <w:r w:rsidR="00CB385E" w:rsidRPr="00F44E35">
        <w:rPr>
          <w:b/>
          <w:lang w:val="pt-BR"/>
        </w:rPr>
        <w:t xml:space="preserve"> </w:t>
      </w:r>
      <w:r w:rsidR="00CB385E" w:rsidRPr="00F44E35">
        <w:rPr>
          <w:lang w:val="pt-BR"/>
        </w:rPr>
        <w:t>dầu thô khai thác giảm 14,5%; v.v.</w:t>
      </w:r>
      <w:r w:rsidR="00A546E4" w:rsidRPr="00F44E35">
        <w:rPr>
          <w:lang w:val="pt-BR"/>
        </w:rPr>
        <w:t>..</w:t>
      </w:r>
    </w:p>
    <w:p w14:paraId="3BA1C34A" w14:textId="77777777" w:rsidR="004639DC" w:rsidRPr="00F44E35" w:rsidRDefault="005F43BA" w:rsidP="00CD0D13">
      <w:pPr>
        <w:spacing w:before="40" w:after="40" w:line="278" w:lineRule="auto"/>
        <w:ind w:firstLine="539"/>
        <w:jc w:val="both"/>
        <w:rPr>
          <w:lang w:val="pt-BR"/>
        </w:rPr>
      </w:pPr>
      <w:r>
        <w:rPr>
          <w:lang w:val="pt-BR"/>
        </w:rPr>
        <w:t>C</w:t>
      </w:r>
      <w:r w:rsidRPr="005F43BA">
        <w:rPr>
          <w:lang w:val="pt-BR"/>
        </w:rPr>
        <w:t>á</w:t>
      </w:r>
      <w:r>
        <w:rPr>
          <w:lang w:val="pt-BR"/>
        </w:rPr>
        <w:t>c</w:t>
      </w:r>
      <w:r w:rsidR="003B1382" w:rsidRPr="00F44E35">
        <w:rPr>
          <w:lang w:val="pt-BR"/>
        </w:rPr>
        <w:t xml:space="preserve"> </w:t>
      </w:r>
      <w:r w:rsidR="00B2584D" w:rsidRPr="00F44E35">
        <w:rPr>
          <w:lang w:val="pt-BR"/>
        </w:rPr>
        <w:t>địa phương đã nỗ lực, cố gắng thúc đẩy s</w:t>
      </w:r>
      <w:r w:rsidR="004155DE" w:rsidRPr="00F44E35">
        <w:rPr>
          <w:lang w:val="pt-BR"/>
        </w:rPr>
        <w:t xml:space="preserve">ản xuất công nghiệp phát triển nên nhiều </w:t>
      </w:r>
      <w:r w:rsidR="004639DC" w:rsidRPr="00F44E35">
        <w:rPr>
          <w:lang w:val="pt-BR"/>
        </w:rPr>
        <w:t xml:space="preserve">tỉnh, thành phố </w:t>
      </w:r>
      <w:r w:rsidR="00B2584D" w:rsidRPr="00F44E35">
        <w:rPr>
          <w:lang w:val="pt-BR"/>
        </w:rPr>
        <w:t xml:space="preserve">đạt </w:t>
      </w:r>
      <w:r w:rsidR="004639DC" w:rsidRPr="00F44E35">
        <w:rPr>
          <w:lang w:val="pt-BR"/>
        </w:rPr>
        <w:t xml:space="preserve">tốc độ tăng cao hơn mức </w:t>
      </w:r>
      <w:r w:rsidR="00B2584D" w:rsidRPr="00F44E35">
        <w:rPr>
          <w:lang w:val="pt-BR"/>
        </w:rPr>
        <w:t xml:space="preserve">tăng chung </w:t>
      </w:r>
      <w:r w:rsidR="004639DC" w:rsidRPr="00F44E35">
        <w:rPr>
          <w:lang w:val="pt-BR"/>
        </w:rPr>
        <w:t xml:space="preserve">cả nước </w:t>
      </w:r>
      <w:r w:rsidR="004155DE" w:rsidRPr="00F44E35">
        <w:rPr>
          <w:lang w:val="pt-BR"/>
        </w:rPr>
        <w:t>như</w:t>
      </w:r>
      <w:r w:rsidR="004639DC" w:rsidRPr="00F44E35">
        <w:rPr>
          <w:lang w:val="pt-BR"/>
        </w:rPr>
        <w:t xml:space="preserve">: Vĩnh Phúc tăng 47,4%; Phú Thọ tăng 38,7%; Đà Nẵng tăng 26,2%; Bình Dương tăng 20,8%; Hải Dương tăng 19,8%; Quảng Ninh tăng 18,7%, Đồng Nai tăng 18,4%; Hải Phòng tăng 15,2%; Thanh Hoá tăng 14,2%; </w:t>
      </w:r>
      <w:r w:rsidR="004155DE" w:rsidRPr="00F44E35">
        <w:rPr>
          <w:lang w:val="pt-BR"/>
        </w:rPr>
        <w:t>t</w:t>
      </w:r>
      <w:r w:rsidR="004639DC" w:rsidRPr="00F44E35">
        <w:rPr>
          <w:lang w:val="pt-BR"/>
        </w:rPr>
        <w:t>h</w:t>
      </w:r>
      <w:r w:rsidR="009E7EC6" w:rsidRPr="00F44E35">
        <w:rPr>
          <w:lang w:val="pt-BR"/>
        </w:rPr>
        <w:t>ành phố Hồ Chí Minh tăng 13,7%.</w:t>
      </w:r>
      <w:r w:rsidR="00CB385E" w:rsidRPr="00F44E35">
        <w:rPr>
          <w:lang w:val="pt-BR"/>
        </w:rPr>
        <w:t xml:space="preserve"> Bên cạnh đó, sản xuất công nghiệp của một số địa phương tăng thấp, thậm chí vẫn trong tình trạng giảm sút: Hà Nội tăng 12,4%; Cần Thơ tăng 11,9%; Bà Rịa-Vũng Tàu giảm 3,1%</w:t>
      </w:r>
      <w:r w:rsidR="00894EFB" w:rsidRPr="00F44E35">
        <w:rPr>
          <w:lang w:val="pt-BR"/>
        </w:rPr>
        <w:t>.</w:t>
      </w:r>
    </w:p>
    <w:p w14:paraId="47CDAF25" w14:textId="77777777" w:rsidR="00C1411C" w:rsidRPr="00F44E35" w:rsidRDefault="00CB385E" w:rsidP="00CD0D13">
      <w:pPr>
        <w:spacing w:before="40" w:after="40" w:line="278" w:lineRule="auto"/>
        <w:ind w:firstLine="540"/>
        <w:jc w:val="both"/>
        <w:rPr>
          <w:rFonts w:eastAsia="MS Mincho"/>
          <w:lang w:val="pt-BR" w:eastAsia="ja-JP"/>
        </w:rPr>
      </w:pPr>
      <w:r w:rsidRPr="00F44E35">
        <w:rPr>
          <w:rFonts w:eastAsia="MS Mincho"/>
          <w:lang w:val="pt-BR" w:eastAsia="ja-JP"/>
        </w:rPr>
        <w:t>Mặc dù ngành công nghiệp đang trên đà phục hồi nhanh nhưng sản xuất kinh doanh vẫn gặp nhiều khó khăn. Do giá nhiên liệu</w:t>
      </w:r>
      <w:r w:rsidR="003B1382" w:rsidRPr="00F44E35">
        <w:rPr>
          <w:rFonts w:eastAsia="MS Mincho"/>
          <w:lang w:val="pt-BR" w:eastAsia="ja-JP"/>
        </w:rPr>
        <w:t>, nguyên liệu</w:t>
      </w:r>
      <w:r w:rsidRPr="00F44E35">
        <w:rPr>
          <w:rFonts w:eastAsia="MS Mincho"/>
          <w:lang w:val="pt-BR" w:eastAsia="ja-JP"/>
        </w:rPr>
        <w:t xml:space="preserve"> đầu vào tiếp tục tăng, nhất là giá điện, than, xăng dầu, sắt thép</w:t>
      </w:r>
      <w:r w:rsidR="00141F77" w:rsidRPr="00F44E35">
        <w:rPr>
          <w:rFonts w:eastAsia="MS Mincho"/>
          <w:lang w:val="pt-BR" w:eastAsia="ja-JP"/>
        </w:rPr>
        <w:t>, cước vận chuyển tăng cao đã tác động tăng giá thành và giá bán sản phẩm</w:t>
      </w:r>
      <w:r w:rsidR="004155DE" w:rsidRPr="00F44E35">
        <w:rPr>
          <w:rFonts w:eastAsia="MS Mincho"/>
          <w:lang w:val="pt-BR" w:eastAsia="ja-JP"/>
        </w:rPr>
        <w:t>. Chỉ số giá sản xuất của ngành công nghiệp</w:t>
      </w:r>
      <w:r w:rsidR="004155DE" w:rsidRPr="00F44E35">
        <w:rPr>
          <w:rStyle w:val="FootnoteReference"/>
          <w:rFonts w:eastAsia="MS Mincho"/>
          <w:lang w:val="pt-BR" w:eastAsia="ja-JP"/>
        </w:rPr>
        <w:footnoteReference w:id="9"/>
      </w:r>
      <w:r w:rsidR="004155DE" w:rsidRPr="00F44E35">
        <w:rPr>
          <w:rFonts w:eastAsia="MS Mincho"/>
          <w:lang w:val="pt-BR" w:eastAsia="ja-JP"/>
        </w:rPr>
        <w:t xml:space="preserve"> quý I/20</w:t>
      </w:r>
      <w:r w:rsidR="00F8171E">
        <w:rPr>
          <w:rFonts w:eastAsia="MS Mincho"/>
          <w:lang w:val="pt-BR" w:eastAsia="ja-JP"/>
        </w:rPr>
        <w:t>10</w:t>
      </w:r>
      <w:r w:rsidR="004155DE" w:rsidRPr="00F44E35">
        <w:rPr>
          <w:rFonts w:eastAsia="MS Mincho"/>
          <w:lang w:val="pt-BR" w:eastAsia="ja-JP"/>
        </w:rPr>
        <w:t xml:space="preserve"> tăng 9,37%</w:t>
      </w:r>
      <w:r w:rsidR="00AB358B">
        <w:rPr>
          <w:rFonts w:eastAsia="MS Mincho"/>
          <w:lang w:val="pt-BR" w:eastAsia="ja-JP"/>
        </w:rPr>
        <w:t xml:space="preserve"> so v</w:t>
      </w:r>
      <w:r w:rsidR="00AB358B" w:rsidRPr="00AB358B">
        <w:rPr>
          <w:rFonts w:eastAsia="MS Mincho"/>
          <w:lang w:val="pt-BR" w:eastAsia="ja-JP"/>
        </w:rPr>
        <w:t>ới</w:t>
      </w:r>
      <w:r w:rsidR="00AB358B">
        <w:rPr>
          <w:rFonts w:eastAsia="MS Mincho"/>
          <w:lang w:val="pt-BR" w:eastAsia="ja-JP"/>
        </w:rPr>
        <w:t xml:space="preserve"> qu</w:t>
      </w:r>
      <w:r w:rsidR="00AB358B" w:rsidRPr="00AB358B">
        <w:rPr>
          <w:rFonts w:eastAsia="MS Mincho"/>
          <w:lang w:val="pt-BR" w:eastAsia="ja-JP"/>
        </w:rPr>
        <w:t>ý</w:t>
      </w:r>
      <w:r w:rsidR="00AB358B">
        <w:rPr>
          <w:rFonts w:eastAsia="MS Mincho"/>
          <w:lang w:val="pt-BR" w:eastAsia="ja-JP"/>
        </w:rPr>
        <w:t xml:space="preserve"> I/2009</w:t>
      </w:r>
      <w:r w:rsidR="004155DE" w:rsidRPr="00F44E35">
        <w:rPr>
          <w:rFonts w:eastAsia="MS Mincho"/>
          <w:lang w:val="pt-BR" w:eastAsia="ja-JP"/>
        </w:rPr>
        <w:t xml:space="preserve">, trong đó công nghiệp khai khoáng tăng 24,37%; công nghiệp điện, nước, ga tăng 18,06%; công nghiệp chế biến tăng 6,67%. Do giá bán tăng, sức mua của thị trường trong nước hạn chế và xuất khẩu gặp khó khăn </w:t>
      </w:r>
      <w:r w:rsidR="00141F77" w:rsidRPr="00F44E35">
        <w:rPr>
          <w:rFonts w:eastAsia="MS Mincho"/>
          <w:lang w:val="pt-BR" w:eastAsia="ja-JP"/>
        </w:rPr>
        <w:t>nên nhiều loại sản phẩm tiêu thụ chậm</w:t>
      </w:r>
      <w:r w:rsidR="00141F77" w:rsidRPr="00392D22">
        <w:rPr>
          <w:rFonts w:eastAsia="MS Mincho"/>
          <w:color w:val="auto"/>
          <w:lang w:val="pt-BR" w:eastAsia="ja-JP"/>
        </w:rPr>
        <w:t xml:space="preserve">. </w:t>
      </w:r>
      <w:r w:rsidR="00392D22" w:rsidRPr="00392D22">
        <w:rPr>
          <w:color w:val="auto"/>
          <w:lang w:val="pt-BR"/>
        </w:rPr>
        <w:t xml:space="preserve">Qua điều tra 3496 doanh nghiệp lớn hoạt động trong ngành công nghiệp chế biến chế tạo, </w:t>
      </w:r>
      <w:r w:rsidR="00392D22" w:rsidRPr="00392D22">
        <w:rPr>
          <w:rFonts w:eastAsia="MS Mincho"/>
          <w:color w:val="auto"/>
          <w:lang w:val="pt-BR" w:eastAsia="ja-JP"/>
        </w:rPr>
        <w:t>t</w:t>
      </w:r>
      <w:r w:rsidR="00141F77" w:rsidRPr="00392D22">
        <w:rPr>
          <w:rFonts w:eastAsia="MS Mincho"/>
          <w:color w:val="auto"/>
          <w:lang w:val="pt-BR" w:eastAsia="ja-JP"/>
        </w:rPr>
        <w:t>ính chung chỉ số tiêu thụ các sản phẩm công nghiệp chế</w:t>
      </w:r>
      <w:r w:rsidR="00141F77" w:rsidRPr="00F44E35">
        <w:rPr>
          <w:rFonts w:eastAsia="MS Mincho"/>
          <w:lang w:val="pt-BR" w:eastAsia="ja-JP"/>
        </w:rPr>
        <w:t xml:space="preserve"> biến </w:t>
      </w:r>
      <w:r w:rsidR="00DC522F" w:rsidRPr="00F44E35">
        <w:rPr>
          <w:rFonts w:eastAsia="MS Mincho"/>
          <w:lang w:val="pt-BR" w:eastAsia="ja-JP"/>
        </w:rPr>
        <w:t>tháng 02</w:t>
      </w:r>
      <w:r w:rsidR="00141F77" w:rsidRPr="00F44E35">
        <w:rPr>
          <w:rFonts w:eastAsia="MS Mincho"/>
          <w:lang w:val="pt-BR" w:eastAsia="ja-JP"/>
        </w:rPr>
        <w:t xml:space="preserve">/2010 giảm 4% so với </w:t>
      </w:r>
      <w:r w:rsidR="00DC522F" w:rsidRPr="00F44E35">
        <w:rPr>
          <w:rFonts w:eastAsia="MS Mincho"/>
          <w:lang w:val="pt-BR" w:eastAsia="ja-JP"/>
        </w:rPr>
        <w:t xml:space="preserve">cùng kỳ năm </w:t>
      </w:r>
      <w:r w:rsidR="00141F77" w:rsidRPr="00F44E35">
        <w:rPr>
          <w:rFonts w:eastAsia="MS Mincho"/>
          <w:lang w:val="pt-BR" w:eastAsia="ja-JP"/>
        </w:rPr>
        <w:t>2009</w:t>
      </w:r>
      <w:r w:rsidR="00DC522F" w:rsidRPr="00F44E35">
        <w:rPr>
          <w:rFonts w:eastAsia="MS Mincho"/>
          <w:lang w:val="pt-BR" w:eastAsia="ja-JP"/>
        </w:rPr>
        <w:t xml:space="preserve">, trong đó một số </w:t>
      </w:r>
      <w:r w:rsidR="00127AF4" w:rsidRPr="00F44E35">
        <w:rPr>
          <w:rFonts w:eastAsia="MS Mincho"/>
          <w:lang w:val="pt-BR" w:eastAsia="ja-JP"/>
        </w:rPr>
        <w:t>ngành</w:t>
      </w:r>
      <w:r w:rsidR="00EA5E43">
        <w:rPr>
          <w:rFonts w:eastAsia="MS Mincho"/>
          <w:lang w:val="pt-BR" w:eastAsia="ja-JP"/>
        </w:rPr>
        <w:t xml:space="preserve"> s</w:t>
      </w:r>
      <w:r w:rsidR="00EA5E43" w:rsidRPr="00EA5E43">
        <w:rPr>
          <w:rFonts w:eastAsia="MS Mincho"/>
          <w:lang w:val="pt-BR" w:eastAsia="ja-JP"/>
        </w:rPr>
        <w:t>ản phẩ</w:t>
      </w:r>
      <w:r w:rsidR="00EA5E43" w:rsidRPr="004C2980">
        <w:rPr>
          <w:rFonts w:eastAsia="MS Mincho"/>
          <w:lang w:val="pt-BR" w:eastAsia="ja-JP"/>
        </w:rPr>
        <w:t>m</w:t>
      </w:r>
      <w:r w:rsidR="00127AF4" w:rsidRPr="00F44E35">
        <w:rPr>
          <w:rFonts w:eastAsia="MS Mincho"/>
          <w:lang w:val="pt-BR" w:eastAsia="ja-JP"/>
        </w:rPr>
        <w:t xml:space="preserve"> </w:t>
      </w:r>
      <w:r w:rsidR="00DC522F" w:rsidRPr="00F44E35">
        <w:rPr>
          <w:rFonts w:eastAsia="MS Mincho"/>
          <w:lang w:val="pt-BR" w:eastAsia="ja-JP"/>
        </w:rPr>
        <w:t xml:space="preserve">có chỉ số tiêu thụ giảm nhiều là: </w:t>
      </w:r>
      <w:r w:rsidR="004C2980" w:rsidRPr="004C2980">
        <w:rPr>
          <w:rFonts w:eastAsia="MS Mincho"/>
          <w:lang w:val="pt-BR" w:eastAsia="ja-JP"/>
        </w:rPr>
        <w:t>Đ</w:t>
      </w:r>
      <w:r w:rsidR="00DC522F" w:rsidRPr="00F44E35">
        <w:rPr>
          <w:rFonts w:eastAsia="MS Mincho"/>
          <w:lang w:val="pt-BR" w:eastAsia="ja-JP"/>
        </w:rPr>
        <w:t>ư</w:t>
      </w:r>
      <w:r w:rsidR="00F600C3" w:rsidRPr="00F44E35">
        <w:rPr>
          <w:rFonts w:eastAsia="MS Mincho"/>
          <w:lang w:val="pt-BR" w:eastAsia="ja-JP"/>
        </w:rPr>
        <w:t>ờ</w:t>
      </w:r>
      <w:r w:rsidR="00DC522F" w:rsidRPr="00F44E35">
        <w:rPr>
          <w:rFonts w:eastAsia="MS Mincho"/>
          <w:lang w:val="pt-BR" w:eastAsia="ja-JP"/>
        </w:rPr>
        <w:t xml:space="preserve">ng giảm 53,4%; </w:t>
      </w:r>
      <w:r w:rsidR="00F600C3" w:rsidRPr="00F44E35">
        <w:rPr>
          <w:rFonts w:eastAsia="MS Mincho"/>
          <w:lang w:val="pt-BR" w:eastAsia="ja-JP"/>
        </w:rPr>
        <w:t xml:space="preserve">phân bón và hợp chất ni tơ giảm 24,5%; xi măng giảm 18,8%; sợi và dệt </w:t>
      </w:r>
      <w:r w:rsidR="00127AF4" w:rsidRPr="00F44E35">
        <w:rPr>
          <w:rFonts w:eastAsia="MS Mincho"/>
          <w:lang w:val="pt-BR" w:eastAsia="ja-JP"/>
        </w:rPr>
        <w:t xml:space="preserve">vải </w:t>
      </w:r>
      <w:r w:rsidR="00F600C3" w:rsidRPr="00F44E35">
        <w:rPr>
          <w:rFonts w:eastAsia="MS Mincho"/>
          <w:lang w:val="pt-BR" w:eastAsia="ja-JP"/>
        </w:rPr>
        <w:t>giảm 10,9%; xe có động cơ giảm 10,8%; giày dép giảm 6,7%; bột giấy, giấy và bìa giảm 6,</w:t>
      </w:r>
      <w:r w:rsidR="00127AF4" w:rsidRPr="00F44E35">
        <w:rPr>
          <w:rFonts w:eastAsia="MS Mincho"/>
          <w:lang w:val="pt-BR" w:eastAsia="ja-JP"/>
        </w:rPr>
        <w:t>4</w:t>
      </w:r>
      <w:r w:rsidR="00F600C3" w:rsidRPr="00F44E35">
        <w:rPr>
          <w:rFonts w:eastAsia="MS Mincho"/>
          <w:lang w:val="pt-BR" w:eastAsia="ja-JP"/>
        </w:rPr>
        <w:t>%; t</w:t>
      </w:r>
      <w:r w:rsidR="00DC522F" w:rsidRPr="00F44E35">
        <w:rPr>
          <w:rFonts w:eastAsia="MS Mincho"/>
          <w:lang w:val="pt-BR" w:eastAsia="ja-JP"/>
        </w:rPr>
        <w:t xml:space="preserve">huốc lá, thuốc lào giảm 4,2%; </w:t>
      </w:r>
      <w:r w:rsidR="00F600C3" w:rsidRPr="00F44E35">
        <w:rPr>
          <w:rFonts w:eastAsia="MS Mincho"/>
          <w:lang w:val="pt-BR" w:eastAsia="ja-JP"/>
        </w:rPr>
        <w:t>sắt, thép giảm 5,6%</w:t>
      </w:r>
      <w:r w:rsidR="00C1411C" w:rsidRPr="00F44E35">
        <w:rPr>
          <w:rFonts w:eastAsia="MS Mincho"/>
          <w:lang w:val="pt-BR" w:eastAsia="ja-JP"/>
        </w:rPr>
        <w:t>.</w:t>
      </w:r>
    </w:p>
    <w:p w14:paraId="38C5004C" w14:textId="77777777" w:rsidR="004711A7" w:rsidRPr="00F44E35" w:rsidRDefault="004711A7" w:rsidP="00F44E35">
      <w:pPr>
        <w:spacing w:before="40" w:after="40" w:line="288" w:lineRule="auto"/>
        <w:ind w:firstLine="540"/>
        <w:jc w:val="both"/>
        <w:rPr>
          <w:rFonts w:eastAsia="MS Mincho"/>
          <w:b/>
          <w:lang w:val="pt-BR" w:eastAsia="ja-JP"/>
        </w:rPr>
      </w:pPr>
      <w:r w:rsidRPr="00F44E35">
        <w:rPr>
          <w:rFonts w:eastAsia="MS Mincho"/>
          <w:b/>
          <w:lang w:val="pt-BR" w:eastAsia="ja-JP"/>
        </w:rPr>
        <w:t>4. Hoạt động dịch vụ</w:t>
      </w:r>
    </w:p>
    <w:p w14:paraId="78A945FD" w14:textId="77777777" w:rsidR="00436935" w:rsidRPr="00F44E35" w:rsidRDefault="00B265CA" w:rsidP="00F44E35">
      <w:pPr>
        <w:spacing w:before="40" w:after="40" w:line="288" w:lineRule="auto"/>
        <w:ind w:firstLine="540"/>
        <w:jc w:val="both"/>
        <w:rPr>
          <w:b/>
          <w:bCs/>
          <w:i/>
          <w:lang w:val="pt-BR"/>
        </w:rPr>
      </w:pPr>
      <w:r w:rsidRPr="00F44E35">
        <w:rPr>
          <w:b/>
          <w:bCs/>
          <w:i/>
          <w:lang w:val="pt-BR"/>
        </w:rPr>
        <w:t xml:space="preserve">a. </w:t>
      </w:r>
      <w:r w:rsidR="00436935" w:rsidRPr="00F44E35">
        <w:rPr>
          <w:b/>
          <w:bCs/>
          <w:i/>
          <w:lang w:val="pt-BR"/>
        </w:rPr>
        <w:t>Bán lẻ hàng hóa và doanh thu dịch vụ tiêu dùng</w:t>
      </w:r>
    </w:p>
    <w:p w14:paraId="10EEE7B6" w14:textId="77777777" w:rsidR="00436935" w:rsidRPr="00F44E35" w:rsidRDefault="00436935" w:rsidP="00F44E35">
      <w:pPr>
        <w:spacing w:before="40" w:after="40" w:line="288" w:lineRule="auto"/>
        <w:ind w:firstLine="567"/>
        <w:jc w:val="both"/>
        <w:rPr>
          <w:bCs/>
          <w:spacing w:val="-2"/>
          <w:lang w:val="pt-BR"/>
        </w:rPr>
      </w:pPr>
      <w:r w:rsidRPr="00F44E35">
        <w:rPr>
          <w:bCs/>
          <w:spacing w:val="-2"/>
          <w:lang w:val="pt-BR"/>
        </w:rPr>
        <w:t xml:space="preserve">Tổng mức bán lẻ hàng hoá và doanh thu dịch vụ tiêu dùng </w:t>
      </w:r>
      <w:r w:rsidR="006C42BC" w:rsidRPr="00F44E35">
        <w:rPr>
          <w:bCs/>
          <w:spacing w:val="-2"/>
          <w:lang w:val="pt-BR"/>
        </w:rPr>
        <w:t xml:space="preserve">quý I/2010 </w:t>
      </w:r>
      <w:r w:rsidRPr="00F44E35">
        <w:rPr>
          <w:bCs/>
          <w:spacing w:val="-2"/>
          <w:lang w:val="pt-BR"/>
        </w:rPr>
        <w:t>theo giá thực tế ước tính đạt 36</w:t>
      </w:r>
      <w:r w:rsidR="007B5F1B" w:rsidRPr="00F44E35">
        <w:rPr>
          <w:bCs/>
          <w:spacing w:val="-2"/>
          <w:lang w:val="pt-BR"/>
        </w:rPr>
        <w:t>4,5</w:t>
      </w:r>
      <w:r w:rsidRPr="00F44E35">
        <w:rPr>
          <w:bCs/>
          <w:spacing w:val="-2"/>
          <w:lang w:val="pt-BR"/>
        </w:rPr>
        <w:t xml:space="preserve"> nghìn tỷ đồng, tăng 2</w:t>
      </w:r>
      <w:r w:rsidR="007B5F1B" w:rsidRPr="00F44E35">
        <w:rPr>
          <w:bCs/>
          <w:spacing w:val="-2"/>
          <w:lang w:val="pt-BR"/>
        </w:rPr>
        <w:t>4,1</w:t>
      </w:r>
      <w:r w:rsidR="0014021C" w:rsidRPr="00F44E35">
        <w:rPr>
          <w:bCs/>
          <w:spacing w:val="-2"/>
          <w:lang w:val="pt-BR"/>
        </w:rPr>
        <w:t>% so với cùng kỳ năm 2009;</w:t>
      </w:r>
      <w:r w:rsidRPr="00F44E35">
        <w:rPr>
          <w:bCs/>
          <w:spacing w:val="-2"/>
          <w:lang w:val="pt-BR"/>
        </w:rPr>
        <w:t xml:space="preserve"> nếu loại trừ yếu tố giá thì tăng 14,4%. Trong tổng mức bán lẻ hàng hoá và doanh thu dịch vụ tiêu dùng quý I, khu vực kinh tế cá thể đạt 19</w:t>
      </w:r>
      <w:r w:rsidR="007B5F1B" w:rsidRPr="00F44E35">
        <w:rPr>
          <w:bCs/>
          <w:spacing w:val="-2"/>
          <w:lang w:val="pt-BR"/>
        </w:rPr>
        <w:t>0,9 nghìn tỷ đồng, tăng 18,7</w:t>
      </w:r>
      <w:r w:rsidRPr="00F44E35">
        <w:rPr>
          <w:bCs/>
          <w:spacing w:val="-2"/>
          <w:lang w:val="pt-BR"/>
        </w:rPr>
        <w:t>%; kinh tế tư nhân 121,</w:t>
      </w:r>
      <w:r w:rsidR="007B5F1B" w:rsidRPr="00F44E35">
        <w:rPr>
          <w:bCs/>
          <w:spacing w:val="-2"/>
          <w:lang w:val="pt-BR"/>
        </w:rPr>
        <w:t>2</w:t>
      </w:r>
      <w:r w:rsidRPr="00F44E35">
        <w:rPr>
          <w:bCs/>
          <w:spacing w:val="-2"/>
          <w:lang w:val="pt-BR"/>
        </w:rPr>
        <w:t xml:space="preserve"> nghìn tỷ đồng, tăng 34</w:t>
      </w:r>
      <w:r w:rsidR="007B5F1B" w:rsidRPr="00F44E35">
        <w:rPr>
          <w:bCs/>
          <w:spacing w:val="-2"/>
          <w:lang w:val="pt-BR"/>
        </w:rPr>
        <w:t>,8</w:t>
      </w:r>
      <w:r w:rsidRPr="00F44E35">
        <w:rPr>
          <w:bCs/>
          <w:spacing w:val="-2"/>
          <w:lang w:val="pt-BR"/>
        </w:rPr>
        <w:t>%; kinh tế Nhà nước 38</w:t>
      </w:r>
      <w:r w:rsidR="007B5F1B" w:rsidRPr="00F44E35">
        <w:rPr>
          <w:bCs/>
          <w:spacing w:val="-2"/>
          <w:lang w:val="pt-BR"/>
        </w:rPr>
        <w:t xml:space="preserve"> </w:t>
      </w:r>
      <w:r w:rsidRPr="00F44E35">
        <w:rPr>
          <w:bCs/>
          <w:spacing w:val="-2"/>
          <w:lang w:val="pt-BR"/>
        </w:rPr>
        <w:t>nghìn tỷ đồng, tăng 2</w:t>
      </w:r>
      <w:r w:rsidR="007B5F1B" w:rsidRPr="00F44E35">
        <w:rPr>
          <w:bCs/>
          <w:spacing w:val="-2"/>
          <w:lang w:val="pt-BR"/>
        </w:rPr>
        <w:t>0,3</w:t>
      </w:r>
      <w:r w:rsidRPr="00F44E35">
        <w:rPr>
          <w:bCs/>
          <w:spacing w:val="-2"/>
          <w:lang w:val="pt-BR"/>
        </w:rPr>
        <w:t xml:space="preserve">%; kinh tế có vốn đầu tư nước ngoài </w:t>
      </w:r>
      <w:r w:rsidR="007B5F1B" w:rsidRPr="00F44E35">
        <w:rPr>
          <w:bCs/>
          <w:spacing w:val="-2"/>
          <w:lang w:val="pt-BR"/>
        </w:rPr>
        <w:t>10,3</w:t>
      </w:r>
      <w:r w:rsidRPr="00F44E35">
        <w:rPr>
          <w:bCs/>
          <w:spacing w:val="-2"/>
          <w:lang w:val="pt-BR"/>
        </w:rPr>
        <w:t xml:space="preserve"> nghìn tỷ đồng, tăng 2</w:t>
      </w:r>
      <w:r w:rsidR="007B5F1B" w:rsidRPr="00F44E35">
        <w:rPr>
          <w:bCs/>
          <w:spacing w:val="-2"/>
          <w:lang w:val="pt-BR"/>
        </w:rPr>
        <w:t>6,3</w:t>
      </w:r>
      <w:r w:rsidRPr="00F44E35">
        <w:rPr>
          <w:bCs/>
          <w:spacing w:val="-2"/>
          <w:lang w:val="pt-BR"/>
        </w:rPr>
        <w:t xml:space="preserve">%; kinh tế tập thể 4 nghìn tỷ đồng, tăng </w:t>
      </w:r>
      <w:r w:rsidR="007B5F1B" w:rsidRPr="00F44E35">
        <w:rPr>
          <w:bCs/>
          <w:spacing w:val="-2"/>
          <w:lang w:val="pt-BR"/>
        </w:rPr>
        <w:t>28,7</w:t>
      </w:r>
      <w:r w:rsidRPr="00F44E35">
        <w:rPr>
          <w:bCs/>
          <w:spacing w:val="-2"/>
          <w:lang w:val="pt-BR"/>
        </w:rPr>
        <w:t>%. Xét theo ngành kinh doanh thì kinh doanh thương nghiệp đạt 287</w:t>
      </w:r>
      <w:r w:rsidR="007B5F1B" w:rsidRPr="00F44E35">
        <w:rPr>
          <w:bCs/>
          <w:spacing w:val="-2"/>
          <w:lang w:val="pt-BR"/>
        </w:rPr>
        <w:t>,3</w:t>
      </w:r>
      <w:r w:rsidRPr="00F44E35">
        <w:rPr>
          <w:bCs/>
          <w:spacing w:val="-2"/>
          <w:lang w:val="pt-BR"/>
        </w:rPr>
        <w:t xml:space="preserve"> nghìn tỷ đồng, tăng 2</w:t>
      </w:r>
      <w:r w:rsidR="007B5F1B" w:rsidRPr="00F44E35">
        <w:rPr>
          <w:bCs/>
          <w:spacing w:val="-2"/>
          <w:lang w:val="pt-BR"/>
        </w:rPr>
        <w:t>4,7</w:t>
      </w:r>
      <w:r w:rsidRPr="00F44E35">
        <w:rPr>
          <w:bCs/>
          <w:spacing w:val="-2"/>
          <w:lang w:val="pt-BR"/>
        </w:rPr>
        <w:t>%; khách sạn, nhà hàng 4</w:t>
      </w:r>
      <w:r w:rsidR="007B5F1B" w:rsidRPr="00F44E35">
        <w:rPr>
          <w:bCs/>
          <w:spacing w:val="-2"/>
          <w:lang w:val="pt-BR"/>
        </w:rPr>
        <w:t>0,3</w:t>
      </w:r>
      <w:r w:rsidRPr="00F44E35">
        <w:rPr>
          <w:bCs/>
          <w:spacing w:val="-2"/>
          <w:lang w:val="pt-BR"/>
        </w:rPr>
        <w:t xml:space="preserve"> nghìn tỷ đồng, tăng 2</w:t>
      </w:r>
      <w:r w:rsidR="007B5F1B" w:rsidRPr="00F44E35">
        <w:rPr>
          <w:bCs/>
          <w:spacing w:val="-2"/>
          <w:lang w:val="pt-BR"/>
        </w:rPr>
        <w:t>0,5%; dịch vụ 32,9</w:t>
      </w:r>
      <w:r w:rsidRPr="00F44E35">
        <w:rPr>
          <w:bCs/>
          <w:spacing w:val="-2"/>
          <w:lang w:val="pt-BR"/>
        </w:rPr>
        <w:t xml:space="preserve"> nghìn tỷ đồng, tăng 2</w:t>
      </w:r>
      <w:r w:rsidR="007B5F1B" w:rsidRPr="00F44E35">
        <w:rPr>
          <w:bCs/>
          <w:spacing w:val="-2"/>
          <w:lang w:val="pt-BR"/>
        </w:rPr>
        <w:t>2,6</w:t>
      </w:r>
      <w:r w:rsidRPr="00F44E35">
        <w:rPr>
          <w:bCs/>
          <w:spacing w:val="-2"/>
          <w:lang w:val="pt-BR"/>
        </w:rPr>
        <w:t>%; du lịch đạt 3,</w:t>
      </w:r>
      <w:r w:rsidR="007B5F1B" w:rsidRPr="00F44E35">
        <w:rPr>
          <w:bCs/>
          <w:spacing w:val="-2"/>
          <w:lang w:val="pt-BR"/>
        </w:rPr>
        <w:t>9</w:t>
      </w:r>
      <w:r w:rsidRPr="00F44E35">
        <w:rPr>
          <w:bCs/>
          <w:spacing w:val="-2"/>
          <w:lang w:val="pt-BR"/>
        </w:rPr>
        <w:t xml:space="preserve"> nghìn tỷ đồng, tăng </w:t>
      </w:r>
      <w:r w:rsidR="007B5F1B" w:rsidRPr="00F44E35">
        <w:rPr>
          <w:bCs/>
          <w:spacing w:val="-2"/>
          <w:lang w:val="pt-BR"/>
        </w:rPr>
        <w:t>34,1</w:t>
      </w:r>
      <w:r w:rsidRPr="00F44E35">
        <w:rPr>
          <w:bCs/>
          <w:spacing w:val="-2"/>
          <w:lang w:val="pt-BR"/>
        </w:rPr>
        <w:t xml:space="preserve">%. </w:t>
      </w:r>
    </w:p>
    <w:p w14:paraId="383BDAB4" w14:textId="77777777" w:rsidR="004711A7" w:rsidRPr="00F44E35" w:rsidRDefault="00B265CA" w:rsidP="00F44E35">
      <w:pPr>
        <w:spacing w:before="40" w:after="40" w:line="288" w:lineRule="auto"/>
        <w:ind w:firstLine="540"/>
        <w:jc w:val="both"/>
        <w:rPr>
          <w:b/>
          <w:i/>
          <w:lang w:val="fr-FR"/>
        </w:rPr>
      </w:pPr>
      <w:r w:rsidRPr="00F44E35">
        <w:rPr>
          <w:b/>
          <w:i/>
          <w:lang w:val="fr-FR"/>
        </w:rPr>
        <w:t xml:space="preserve">b. </w:t>
      </w:r>
      <w:r w:rsidR="004711A7" w:rsidRPr="00F44E35">
        <w:rPr>
          <w:b/>
          <w:i/>
          <w:lang w:val="fr-FR"/>
        </w:rPr>
        <w:t>Vận tải hành khách và hàng hoá</w:t>
      </w:r>
    </w:p>
    <w:p w14:paraId="6B41FDF6" w14:textId="77777777" w:rsidR="004711A7" w:rsidRPr="00F44E35" w:rsidRDefault="004711A7" w:rsidP="00F44E35">
      <w:pPr>
        <w:spacing w:before="40" w:after="40" w:line="278" w:lineRule="auto"/>
        <w:ind w:firstLine="540"/>
        <w:jc w:val="both"/>
        <w:rPr>
          <w:lang w:val="fr-FR"/>
        </w:rPr>
      </w:pPr>
      <w:r w:rsidRPr="00F44E35">
        <w:rPr>
          <w:lang w:val="fr-FR"/>
        </w:rPr>
        <w:t>Vận chuyển hành khách quý I/2010 ước tính đạt 564,6 triệu lượt khách, tăng 14,</w:t>
      </w:r>
      <w:r w:rsidR="0087252D" w:rsidRPr="00F44E35">
        <w:rPr>
          <w:lang w:val="fr-FR"/>
        </w:rPr>
        <w:t>8</w:t>
      </w:r>
      <w:r w:rsidRPr="00F44E35">
        <w:rPr>
          <w:lang w:val="fr-FR"/>
        </w:rPr>
        <w:t>% và 24,3 tỷ lượt khách.km, tăng 1</w:t>
      </w:r>
      <w:r w:rsidR="0087252D" w:rsidRPr="00F44E35">
        <w:rPr>
          <w:lang w:val="fr-FR"/>
        </w:rPr>
        <w:t>5,8</w:t>
      </w:r>
      <w:r w:rsidRPr="00F44E35">
        <w:rPr>
          <w:lang w:val="fr-FR"/>
        </w:rPr>
        <w:t xml:space="preserve">% so với quý I/2009, bao gồm vận tải trung ương đạt 9 triệu lượt khách, tăng 6,5% và 6,3 tỷ lượt khách.km, tăng 12,1%; vận tải địa phương đạt 555,7 triệu lượt khách, tăng 16,7% và 18,1 tỷ lượt khách.km, tăng 16,3%. Vận tải đường bộ có tốc độ tăng cao nhất, đạt 515,5 triệu lượt khách, tăng 15,6% và 17,5 tỷ lượt khách.km, tăng 16,4% so với cùng kỳ năm trước; đường sông đạt 41,7 triệu lượt khách, tăng 5,7% và 851,5 triệu lượt khách.km, tăng 2,3%; đường biển đạt 1,6 triệu lượt khách, tăng 5% và 102,1 triệu lượt khách.km, tăng 6,2%; đường sắt đạt 2,7 triệu lượt khách, giảm 0,3% và 955,4 triệu khách.km, tăng 4%; vận tải đường không đạt 3,3 triệu lượt khách, tăng </w:t>
      </w:r>
      <w:r w:rsidR="00924A5D" w:rsidRPr="00F44E35">
        <w:rPr>
          <w:lang w:val="fr-FR"/>
        </w:rPr>
        <w:t>21,1</w:t>
      </w:r>
      <w:r w:rsidRPr="00F44E35">
        <w:rPr>
          <w:lang w:val="fr-FR"/>
        </w:rPr>
        <w:t>%</w:t>
      </w:r>
      <w:r w:rsidR="00102266">
        <w:rPr>
          <w:lang w:val="fr-FR"/>
        </w:rPr>
        <w:t xml:space="preserve"> </w:t>
      </w:r>
      <w:r w:rsidRPr="00F44E35">
        <w:rPr>
          <w:lang w:val="fr-FR"/>
        </w:rPr>
        <w:t>và 4,9 tỷ lượt khách.km, tăng 1</w:t>
      </w:r>
      <w:r w:rsidR="00924A5D" w:rsidRPr="00F44E35">
        <w:rPr>
          <w:lang w:val="fr-FR"/>
        </w:rPr>
        <w:t>8</w:t>
      </w:r>
      <w:r w:rsidRPr="00F44E35">
        <w:rPr>
          <w:lang w:val="fr-FR"/>
        </w:rPr>
        <w:t>,5%.</w:t>
      </w:r>
    </w:p>
    <w:p w14:paraId="5DB8A6A6" w14:textId="77777777" w:rsidR="004150C1" w:rsidRPr="00F44E35" w:rsidRDefault="004711A7" w:rsidP="00F44E35">
      <w:pPr>
        <w:spacing w:before="40" w:after="40" w:line="278" w:lineRule="auto"/>
        <w:ind w:firstLine="540"/>
        <w:jc w:val="both"/>
        <w:rPr>
          <w:lang w:val="fr-FR"/>
        </w:rPr>
      </w:pPr>
      <w:r w:rsidRPr="00F44E35">
        <w:rPr>
          <w:lang w:val="fr-FR"/>
        </w:rPr>
        <w:t>Vận tải hàng hóa quý I/2010 ước tính đạt 16</w:t>
      </w:r>
      <w:r w:rsidR="00924A5D" w:rsidRPr="00F44E35">
        <w:rPr>
          <w:lang w:val="fr-FR"/>
        </w:rPr>
        <w:t>9</w:t>
      </w:r>
      <w:r w:rsidRPr="00F44E35">
        <w:rPr>
          <w:lang w:val="fr-FR"/>
        </w:rPr>
        <w:t>,</w:t>
      </w:r>
      <w:r w:rsidR="00924A5D" w:rsidRPr="00F44E35">
        <w:rPr>
          <w:lang w:val="fr-FR"/>
        </w:rPr>
        <w:t>8</w:t>
      </w:r>
      <w:r w:rsidRPr="00F44E35">
        <w:rPr>
          <w:lang w:val="fr-FR"/>
        </w:rPr>
        <w:t xml:space="preserve"> triệu tấn, tăng </w:t>
      </w:r>
      <w:r w:rsidR="00924A5D" w:rsidRPr="00F44E35">
        <w:rPr>
          <w:lang w:val="fr-FR"/>
        </w:rPr>
        <w:t>10,4</w:t>
      </w:r>
      <w:r w:rsidRPr="00F44E35">
        <w:rPr>
          <w:lang w:val="fr-FR"/>
        </w:rPr>
        <w:t>% và 46,</w:t>
      </w:r>
      <w:r w:rsidR="00924A5D" w:rsidRPr="00F44E35">
        <w:rPr>
          <w:lang w:val="fr-FR"/>
        </w:rPr>
        <w:t>3</w:t>
      </w:r>
      <w:r w:rsidRPr="00F44E35">
        <w:rPr>
          <w:lang w:val="fr-FR"/>
        </w:rPr>
        <w:t xml:space="preserve"> tỷ tấn.km, tăng 8,5% so với cùng kỳ năm trước, bao gồm: vận tải trong nước đạt 15</w:t>
      </w:r>
      <w:r w:rsidR="00924A5D" w:rsidRPr="00F44E35">
        <w:rPr>
          <w:lang w:val="fr-FR"/>
        </w:rPr>
        <w:t>8,5</w:t>
      </w:r>
      <w:r w:rsidRPr="00F44E35">
        <w:rPr>
          <w:lang w:val="fr-FR"/>
        </w:rPr>
        <w:t xml:space="preserve"> triệu tấn, tăng </w:t>
      </w:r>
      <w:r w:rsidR="00E93102" w:rsidRPr="00F44E35">
        <w:rPr>
          <w:lang w:val="fr-FR"/>
        </w:rPr>
        <w:t>12,5</w:t>
      </w:r>
      <w:r w:rsidRPr="00F44E35">
        <w:rPr>
          <w:lang w:val="fr-FR"/>
        </w:rPr>
        <w:t>% và 12,7 tỷ tấn.km, tăng 9,4%; vận tải ngoài nước đạt 11,3 triệu tấn, tăng 6,3% và 33,6 tỷ tấn.km, tăng 7,2%. Vận tải hàng hoá đường bộ quý I ước tính đạt 127</w:t>
      </w:r>
      <w:r w:rsidR="00924A5D" w:rsidRPr="00F44E35">
        <w:rPr>
          <w:lang w:val="fr-FR"/>
        </w:rPr>
        <w:t>,9</w:t>
      </w:r>
      <w:r w:rsidRPr="00F44E35">
        <w:rPr>
          <w:lang w:val="fr-FR"/>
        </w:rPr>
        <w:t xml:space="preserve"> triệu tấn, tăng </w:t>
      </w:r>
      <w:r w:rsidR="00924A5D" w:rsidRPr="00F44E35">
        <w:rPr>
          <w:lang w:val="fr-FR"/>
        </w:rPr>
        <w:t>11,9</w:t>
      </w:r>
      <w:r w:rsidRPr="00F44E35">
        <w:rPr>
          <w:lang w:val="fr-FR"/>
        </w:rPr>
        <w:t>% và 6,</w:t>
      </w:r>
      <w:r w:rsidR="00924A5D" w:rsidRPr="00F44E35">
        <w:rPr>
          <w:lang w:val="fr-FR"/>
        </w:rPr>
        <w:t>5</w:t>
      </w:r>
      <w:r w:rsidRPr="00F44E35">
        <w:rPr>
          <w:lang w:val="fr-FR"/>
        </w:rPr>
        <w:t xml:space="preserve"> tỷ tấn.km, tăng 10,</w:t>
      </w:r>
      <w:r w:rsidR="00924A5D" w:rsidRPr="00F44E35">
        <w:rPr>
          <w:lang w:val="fr-FR"/>
        </w:rPr>
        <w:t>3</w:t>
      </w:r>
      <w:r w:rsidRPr="00F44E35">
        <w:rPr>
          <w:lang w:val="fr-FR"/>
        </w:rPr>
        <w:t>% so với cùng kỳ năm 2009; đường sông đạt 29 triệu tấn, tăng 2,5% và 4,6 tỷ tấn.km, tăng 3,4%; đường biển đạt 11,1 triệu tấn, tăng 16% và 34,2 tỷ tấn.km, tăng 9%; đường sắt đạt 1,8 triệu tấn, giảm 2,9% và 0,9 tỷ tấn.km, tăng 2,4%</w:t>
      </w:r>
      <w:r w:rsidR="005D390A" w:rsidRPr="00F44E35">
        <w:rPr>
          <w:lang w:val="fr-FR"/>
        </w:rPr>
        <w:t>.</w:t>
      </w:r>
    </w:p>
    <w:p w14:paraId="0FDE17E2" w14:textId="77777777" w:rsidR="001651F4" w:rsidRPr="00F44E35" w:rsidRDefault="001651F4" w:rsidP="00F44E35">
      <w:pPr>
        <w:spacing w:before="40" w:after="40" w:line="278" w:lineRule="auto"/>
        <w:ind w:firstLine="539"/>
        <w:jc w:val="both"/>
        <w:rPr>
          <w:b/>
          <w:i/>
          <w:lang w:val="fr-FR"/>
        </w:rPr>
      </w:pPr>
      <w:r w:rsidRPr="00F44E35">
        <w:rPr>
          <w:b/>
          <w:i/>
          <w:lang w:val="fr-FR"/>
        </w:rPr>
        <w:t>c. Bưu chính, viễn thông</w:t>
      </w:r>
    </w:p>
    <w:p w14:paraId="5646E9F4" w14:textId="77777777" w:rsidR="001651F4" w:rsidRPr="00F44E35" w:rsidRDefault="001651F4" w:rsidP="00F44E35">
      <w:pPr>
        <w:spacing w:before="40" w:after="40" w:line="278" w:lineRule="auto"/>
        <w:ind w:firstLine="539"/>
        <w:jc w:val="both"/>
        <w:rPr>
          <w:spacing w:val="-2"/>
          <w:lang w:val="fr-FR"/>
        </w:rPr>
      </w:pPr>
      <w:r w:rsidRPr="00F44E35">
        <w:rPr>
          <w:spacing w:val="-2"/>
          <w:lang w:val="fr-FR"/>
        </w:rPr>
        <w:t xml:space="preserve">Tổng số thuê bao điện thoại phát triển mới trong quý I/2010 đạt 7,2 triệu thuê bao, tăng 22% so với cùng kỳ năm 2009, bao gồm 677,4 nghìn thuê bao cố định, giảm 28,1% và 6,55 triệu thuê bao di động, tăng 31,4%. Số thuê bao điện thoại cả nước tính đến hết tháng 03/2010 ước tính đạt 137,6 triệu thuê bao, tăng 57,7% so với cùng </w:t>
      </w:r>
      <w:r w:rsidRPr="00422EFD">
        <w:rPr>
          <w:spacing w:val="-2"/>
          <w:lang w:val="fr-FR"/>
        </w:rPr>
        <w:t>thời điểm</w:t>
      </w:r>
      <w:r w:rsidRPr="00F44E35">
        <w:rPr>
          <w:spacing w:val="-2"/>
          <w:lang w:val="fr-FR"/>
        </w:rPr>
        <w:t xml:space="preserve"> năm trước, bao gồm 19,7 triệu thuê bao cố định, tăng 31% và 117,9 triệu thuê bao di động, tăng 63,3%. Số thuê bao điện thoại của Tập đoàn Bưu chính Viễn thông tính đến hết tháng 03/2010 </w:t>
      </w:r>
      <w:r w:rsidR="006C42BC" w:rsidRPr="00F44E35">
        <w:rPr>
          <w:spacing w:val="-2"/>
          <w:lang w:val="fr-FR"/>
        </w:rPr>
        <w:t xml:space="preserve">ước tính </w:t>
      </w:r>
      <w:r w:rsidRPr="00F44E35">
        <w:rPr>
          <w:spacing w:val="-2"/>
          <w:lang w:val="fr-FR"/>
        </w:rPr>
        <w:t>đạt 65,3 triệu thuê bao, tăng 30,6% so với cùng thời điểm năm 2009, bao gồm 11,5 triệu thuê bao cố định, tăng 8,1% và 53,8 triệu thuê bao di động, tăng 36,7%.</w:t>
      </w:r>
    </w:p>
    <w:p w14:paraId="798A1FF6" w14:textId="77777777" w:rsidR="001651F4" w:rsidRPr="00F44E35" w:rsidRDefault="001651F4" w:rsidP="00F44E35">
      <w:pPr>
        <w:spacing w:before="40" w:after="40" w:line="298" w:lineRule="auto"/>
        <w:ind w:firstLine="539"/>
        <w:jc w:val="both"/>
        <w:rPr>
          <w:lang w:val="fr-FR"/>
        </w:rPr>
      </w:pPr>
      <w:r w:rsidRPr="00F44E35">
        <w:rPr>
          <w:lang w:val="fr-FR"/>
        </w:rPr>
        <w:t>Đến cuối quý I/2010, số thuê bao internet trên cả nước đạt trên 23,3 triệu thuê bao, trong đó gần 3,1 triệu thuê bao băng rộng (tăng 37,3% so với cùng thời điểm năm trước). Mạng lưới bưu chính được duy trì ổn định và có bước phát triển mới với 8027 điểm Bưu điện văn hoá xã, trong đó có 1515 điểm ở các vùng đặc biệt khó khăn.</w:t>
      </w:r>
    </w:p>
    <w:p w14:paraId="42F916E7" w14:textId="77777777" w:rsidR="001651F4" w:rsidRPr="00F44E35" w:rsidRDefault="001651F4" w:rsidP="00F44E35">
      <w:pPr>
        <w:spacing w:before="40" w:after="40" w:line="298" w:lineRule="auto"/>
        <w:ind w:firstLine="539"/>
        <w:jc w:val="both"/>
        <w:rPr>
          <w:b/>
          <w:i/>
          <w:lang w:val="pt-BR"/>
        </w:rPr>
      </w:pPr>
      <w:r w:rsidRPr="00F44E35">
        <w:rPr>
          <w:b/>
          <w:i/>
          <w:lang w:val="fr-FR"/>
        </w:rPr>
        <w:t xml:space="preserve">d. </w:t>
      </w:r>
      <w:r w:rsidRPr="00F44E35">
        <w:rPr>
          <w:b/>
          <w:i/>
          <w:lang w:val="pt-BR"/>
        </w:rPr>
        <w:t>Khách quốc tế đến Việt Nam</w:t>
      </w:r>
    </w:p>
    <w:p w14:paraId="68F0838B" w14:textId="77777777" w:rsidR="001651F4" w:rsidRPr="00F44E35" w:rsidRDefault="001651F4" w:rsidP="00F44E35">
      <w:pPr>
        <w:spacing w:before="40" w:after="40" w:line="298" w:lineRule="auto"/>
        <w:ind w:firstLine="539"/>
        <w:jc w:val="both"/>
        <w:rPr>
          <w:lang w:val="pt-BR"/>
        </w:rPr>
      </w:pPr>
      <w:r w:rsidRPr="00F44E35">
        <w:rPr>
          <w:lang w:val="pt-BR"/>
        </w:rPr>
        <w:t>Do kinh tế thế giới phục hồi và ngành Du lịch nước ta tích cực quảng bá, thu hút khách nên khách quốc tế đến nước ta quý I/2010 ước tính đạt 1351,2 nghìn lượt người, tăng 36,2% so với cùng kỳ năm trước, trong đó khách đến với mục đích du lịch, nghỉ dưỡng đạt 847 nghìn lượt người, tăng 41%; đến vì công việc 265,6 nghìn lượt người, tăng 63,5%; thăm thân nhân đạt 170 nghìn lượt người, tăng 3,6%. Khách quốc tế đến nước ta bằng đường không là 1087,1 nghìn lượt người, tăng 27%; đến bằng đường biển 12 nghìn lượt người, giảm 32,8%; đến bằng đường bộ 252,1 nghìn lượt người, tăng 113,5%.</w:t>
      </w:r>
    </w:p>
    <w:p w14:paraId="6DF34D5A" w14:textId="77777777" w:rsidR="001651F4" w:rsidRPr="00F44E35" w:rsidRDefault="001651F4" w:rsidP="00F44E35">
      <w:pPr>
        <w:spacing w:before="40" w:after="40" w:line="298" w:lineRule="auto"/>
        <w:ind w:firstLine="539"/>
        <w:jc w:val="both"/>
        <w:rPr>
          <w:lang w:val="pt-BR"/>
        </w:rPr>
      </w:pPr>
      <w:r w:rsidRPr="00F44E35">
        <w:rPr>
          <w:lang w:val="pt-BR"/>
        </w:rPr>
        <w:t>Một số quốc gia và vùng lãnh thổ có lượng khách đến nước ta trong quý I tăng cao là: Trung Quốc 227,8 nghìn lượt người, tăng 115% so với cùng kỳ năm 2009; Hàn Quốc 133 nghìn lượt người, tăng 29,5%; Hoa Kỳ 127,7 nghìn lượt người, tăng 5,6%; Nhật Bản 110,7 nghìn lượt người, tăng 12%; Đài Loan 86,8 nghìn lượt người, tăng 22,4%; Ôx-trây-li-a 80,7 nghìn lượt người, tăng 24,5%; Cam-pu-chia 58,4 nghìn lượt người, tăng 147,2%; Pháp 57,4 nghìn lượt người, tăng</w:t>
      </w:r>
      <w:r w:rsidR="00102266">
        <w:rPr>
          <w:lang w:val="pt-BR"/>
        </w:rPr>
        <w:t xml:space="preserve"> </w:t>
      </w:r>
      <w:r w:rsidRPr="00F44E35">
        <w:rPr>
          <w:lang w:val="pt-BR"/>
        </w:rPr>
        <w:t>15,2%; Thái Lan 53,6 nghìn lượt người, tăng 37%; Ma-lai-xi-a 44,9 nghìn lượt người, tăng 14,3%.</w:t>
      </w:r>
    </w:p>
    <w:p w14:paraId="29EB5814" w14:textId="77777777" w:rsidR="001651F4" w:rsidRPr="00F44E35" w:rsidRDefault="001651F4" w:rsidP="00E46C33">
      <w:pPr>
        <w:spacing w:before="40" w:after="40" w:line="298" w:lineRule="auto"/>
        <w:ind w:left="900" w:hanging="360"/>
        <w:jc w:val="both"/>
        <w:rPr>
          <w:rFonts w:ascii="Arial" w:eastAsia="MS Mincho" w:hAnsi="Arial" w:cs="Arial"/>
          <w:b/>
          <w:sz w:val="24"/>
          <w:szCs w:val="24"/>
          <w:lang w:val="pt-BR" w:eastAsia="ja-JP"/>
        </w:rPr>
      </w:pPr>
      <w:r w:rsidRPr="00F44E35">
        <w:rPr>
          <w:rFonts w:ascii="Arial" w:eastAsia="MS Mincho" w:hAnsi="Arial" w:cs="Arial"/>
          <w:b/>
          <w:sz w:val="24"/>
          <w:szCs w:val="24"/>
          <w:lang w:val="pt-BR" w:eastAsia="ja-JP"/>
        </w:rPr>
        <w:t>II.</w:t>
      </w:r>
      <w:r w:rsidRPr="00F44E35">
        <w:rPr>
          <w:rFonts w:ascii="Arial" w:eastAsia="MS Mincho" w:hAnsi="Arial" w:cs="Arial"/>
          <w:b/>
          <w:sz w:val="40"/>
          <w:szCs w:val="24"/>
          <w:lang w:val="pt-BR" w:eastAsia="ja-JP"/>
        </w:rPr>
        <w:t xml:space="preserve"> </w:t>
      </w:r>
      <w:r w:rsidRPr="00E46C33">
        <w:rPr>
          <w:rFonts w:ascii="Arial" w:eastAsia="MS Mincho" w:hAnsi="Arial" w:cs="Arial"/>
          <w:b/>
          <w:spacing w:val="6"/>
          <w:sz w:val="24"/>
          <w:szCs w:val="24"/>
          <w:lang w:val="pt-BR" w:eastAsia="ja-JP"/>
        </w:rPr>
        <w:t>KẾT QUẢ ỔN ĐỊNH KINH TẾ VĨ MÔ, NÂNG CAO CHẤT LƯỢNG</w:t>
      </w:r>
      <w:r w:rsidR="00102266">
        <w:rPr>
          <w:rFonts w:ascii="Arial" w:eastAsia="MS Mincho" w:hAnsi="Arial" w:cs="Arial"/>
          <w:b/>
          <w:sz w:val="24"/>
          <w:szCs w:val="24"/>
          <w:lang w:val="pt-BR" w:eastAsia="ja-JP"/>
        </w:rPr>
        <w:t xml:space="preserve"> </w:t>
      </w:r>
      <w:r w:rsidR="00196B80" w:rsidRPr="00F44E35">
        <w:rPr>
          <w:rFonts w:ascii="Arial" w:eastAsia="MS Mincho" w:hAnsi="Arial" w:cs="Arial"/>
          <w:b/>
          <w:sz w:val="24"/>
          <w:szCs w:val="24"/>
          <w:lang w:val="pt-BR" w:eastAsia="ja-JP"/>
        </w:rPr>
        <w:t xml:space="preserve"> </w:t>
      </w:r>
      <w:r w:rsidRPr="00F44E35">
        <w:rPr>
          <w:rFonts w:ascii="Arial" w:eastAsia="MS Mincho" w:hAnsi="Arial" w:cs="Arial"/>
          <w:b/>
          <w:sz w:val="24"/>
          <w:szCs w:val="24"/>
          <w:lang w:val="pt-BR" w:eastAsia="ja-JP"/>
        </w:rPr>
        <w:t>TĂNG TRƯỞNG VÀ NGĂN CHẶN LẠM PHÁT CAO TRỞ LẠI</w:t>
      </w:r>
    </w:p>
    <w:p w14:paraId="449EBDC6" w14:textId="77777777" w:rsidR="001651F4" w:rsidRPr="00F44E35" w:rsidRDefault="001651F4" w:rsidP="00F44E35">
      <w:pPr>
        <w:spacing w:before="40" w:after="40" w:line="298" w:lineRule="auto"/>
        <w:ind w:firstLine="567"/>
        <w:jc w:val="both"/>
        <w:rPr>
          <w:b/>
          <w:lang w:val="de-DE"/>
        </w:rPr>
      </w:pPr>
      <w:r w:rsidRPr="00F44E35">
        <w:rPr>
          <w:b/>
          <w:lang w:val="de-DE"/>
        </w:rPr>
        <w:t xml:space="preserve">1. Đầu tư phát triển </w:t>
      </w:r>
    </w:p>
    <w:p w14:paraId="18E32BD9" w14:textId="77777777" w:rsidR="001651F4" w:rsidRPr="00F44E35" w:rsidRDefault="001651F4" w:rsidP="00F44E35">
      <w:pPr>
        <w:spacing w:before="40" w:after="40" w:line="298" w:lineRule="auto"/>
        <w:ind w:firstLine="567"/>
        <w:jc w:val="both"/>
        <w:rPr>
          <w:lang w:val="fr-FR"/>
        </w:rPr>
      </w:pPr>
      <w:r w:rsidRPr="00F44E35">
        <w:rPr>
          <w:lang w:val="de-DE"/>
        </w:rPr>
        <w:t>V</w:t>
      </w:r>
      <w:r w:rsidRPr="00F44E35">
        <w:rPr>
          <w:lang w:val="fr-FR"/>
        </w:rPr>
        <w:t>ốn đầu tư toàn xã hội thực hiện quý I/2010 theo giá thực tế</w:t>
      </w:r>
      <w:r w:rsidRPr="00F44E35">
        <w:rPr>
          <w:i/>
          <w:lang w:val="fr-FR"/>
        </w:rPr>
        <w:t xml:space="preserve"> </w:t>
      </w:r>
      <w:r w:rsidRPr="00F44E35">
        <w:rPr>
          <w:lang w:val="fr-FR"/>
        </w:rPr>
        <w:t>ước tính đạt 146,8 nghìn tỷ đồng, tăng 26,2% so với cùng kỳ năm trước, bao gồm: vốn khu vực Nhà nước đạt 70,8 nghìn tỷ đồng, chiếm 48,2% tổng số vốn thực hiện và tăng 23,5%; vốn khu vực ngoài Nhà nước 28,3 nghìn tỷ đồng, chiếm 19,3% và tăng 48,4%; vốn đầu tư trực tiếp nước ngoài 47,7 nghìn tỷ đồng, chiếm 32,5% và tăng 19,6%.</w:t>
      </w:r>
    </w:p>
    <w:p w14:paraId="5E15F248" w14:textId="77777777" w:rsidR="001651F4" w:rsidRPr="00F44E35" w:rsidRDefault="001651F4" w:rsidP="00F44E35">
      <w:pPr>
        <w:spacing w:before="40" w:after="40" w:line="298" w:lineRule="auto"/>
        <w:ind w:firstLine="567"/>
        <w:jc w:val="both"/>
        <w:rPr>
          <w:iCs/>
          <w:lang w:val="de-DE"/>
        </w:rPr>
      </w:pPr>
      <w:r w:rsidRPr="00F44E35">
        <w:rPr>
          <w:iCs/>
          <w:lang w:val="de-DE"/>
        </w:rPr>
        <w:t xml:space="preserve">Trong vốn đầu tư của khu vực Nhà nước, vốn từ ngân sách Nhà nước thực hiện quý I/2010 ước tính đạt 21,8 nghìn tỷ đồng, bằng 17,4% kế hoạch năm, gồm có: </w:t>
      </w:r>
    </w:p>
    <w:p w14:paraId="0AFC94D1" w14:textId="77777777" w:rsidR="001651F4" w:rsidRPr="00F44E35" w:rsidRDefault="001651F4" w:rsidP="00F44E35">
      <w:pPr>
        <w:spacing w:before="40" w:after="40" w:line="288" w:lineRule="auto"/>
        <w:ind w:firstLine="567"/>
        <w:jc w:val="both"/>
        <w:rPr>
          <w:lang w:val="fr-FR"/>
        </w:rPr>
      </w:pPr>
      <w:r w:rsidRPr="00F44E35">
        <w:rPr>
          <w:iCs/>
          <w:lang w:val="de-DE"/>
        </w:rPr>
        <w:t>- Vốn trung ương quản lý đạt 6,7 nghìn tỷ đồng, bằng 17,9% kế hoạch năm (</w:t>
      </w:r>
      <w:r w:rsidRPr="00F44E35">
        <w:rPr>
          <w:lang w:val="fr-FR"/>
        </w:rPr>
        <w:t>Bộ Xây dựng đạt 211 tỷ đồng, bằng 21,3% k</w:t>
      </w:r>
      <w:r w:rsidRPr="00F44E35">
        <w:rPr>
          <w:lang w:val="de-DE"/>
        </w:rPr>
        <w:t>ế hoạch năm</w:t>
      </w:r>
      <w:r w:rsidRPr="00F44E35">
        <w:rPr>
          <w:lang w:val="fr-FR"/>
        </w:rPr>
        <w:t>; Bộ Văn hóa, Thể thao và Du lịch 110</w:t>
      </w:r>
      <w:r w:rsidRPr="00F44E35">
        <w:rPr>
          <w:lang w:val="de-DE"/>
        </w:rPr>
        <w:t xml:space="preserve">,5 </w:t>
      </w:r>
      <w:r w:rsidRPr="00F44E35">
        <w:rPr>
          <w:lang w:val="fr-FR"/>
        </w:rPr>
        <w:t>tỷ đồng, bằng 18,8%; Bộ Công Thương 739 tỷ đồng, bằng 18,3%; Bộ Giao thông Vận tải 1207 tỷ đồng, bằng 18,1%; Bộ Nông nghiệp và Phát triển Nông thôn 540 tỷ đồng, bằng 16,9%; Bộ Y tế 199,8 tỷ đồng, bằng 15,9%; Bộ Giáo dục và Đào tạo 156,4 tỷ đồng, bằng 15,3%).</w:t>
      </w:r>
    </w:p>
    <w:p w14:paraId="16E5D58B" w14:textId="77777777" w:rsidR="001651F4" w:rsidRPr="00F44E35" w:rsidRDefault="001651F4" w:rsidP="00F44E35">
      <w:pPr>
        <w:spacing w:before="40" w:after="40" w:line="288" w:lineRule="auto"/>
        <w:ind w:firstLine="567"/>
        <w:jc w:val="both"/>
        <w:rPr>
          <w:lang w:val="fr-FR"/>
        </w:rPr>
      </w:pPr>
      <w:r w:rsidRPr="00F44E35">
        <w:rPr>
          <w:iCs/>
          <w:lang w:val="de-DE"/>
        </w:rPr>
        <w:t>- Vốn địa phương quản lý đạt 15,1 nghìn tỷ đồng, bằng 17,2% kế hoạch năm. M</w:t>
      </w:r>
      <w:r w:rsidRPr="00F44E35">
        <w:rPr>
          <w:lang w:val="fr-FR"/>
        </w:rPr>
        <w:t>ột số địa phương có tiến độ thực hiện nhanh là: Ninh Bình đạt 615,7 tỷ đồng, bằng 38,2% kế hoạch năm; Hòa Bình 323,5 tỷ đồng, bằng 30,6%; Đồng Nai 403 tỷ đồng, bằng 28,2%; Bắc Ninh 327 tỷ đồng, bằng 27,1%; Hải Phòng 433,7 tỷ đồng, bằng 26,1%.</w:t>
      </w:r>
    </w:p>
    <w:p w14:paraId="0A3DF125" w14:textId="77777777" w:rsidR="001651F4" w:rsidRPr="00F44E35" w:rsidRDefault="001651F4" w:rsidP="00F44E35">
      <w:pPr>
        <w:spacing w:before="40" w:after="40" w:line="288" w:lineRule="auto"/>
        <w:ind w:firstLine="539"/>
        <w:jc w:val="both"/>
        <w:rPr>
          <w:lang w:val="de-DE"/>
        </w:rPr>
      </w:pPr>
      <w:r w:rsidRPr="00F44E35">
        <w:rPr>
          <w:lang w:val="de-DE"/>
        </w:rPr>
        <w:t xml:space="preserve">Thu hút đầu tư trực tiếp của nước ngoài từ đầu năm đến 22/3/2010 đạt 2,1 tỷ USD, bằng 29% so với cùng kỳ năm 2009, bao gồm: Vốn đăng ký của 139 dự án được cấp phép mới là 1,9 tỷ USD (giảm 40,9% về số dự án và giảm 40,5% về số vốn so với cùng kỳ năm trước); vốn đăng ký bổ sung của 41 lượt dự án được cấp phép từ các năm trước là 215 triệu USD. </w:t>
      </w:r>
      <w:r w:rsidRPr="00F44E35">
        <w:rPr>
          <w:lang w:val="fr-FR"/>
        </w:rPr>
        <w:t>Vốn đầu tư trực tiếp nước ngoài thực hiện quý I/2010 ước tính đạt 2,5 tỷ USD, tăng 13,6% so với cùng kỳ năm 2009</w:t>
      </w:r>
      <w:r w:rsidRPr="00F44E35">
        <w:rPr>
          <w:lang w:val="de-DE"/>
        </w:rPr>
        <w:t>.</w:t>
      </w:r>
    </w:p>
    <w:p w14:paraId="0558BC09" w14:textId="77777777" w:rsidR="001651F4" w:rsidRPr="00F44E35" w:rsidRDefault="001651F4" w:rsidP="00F44E35">
      <w:pPr>
        <w:pStyle w:val="NormalTimesNewRoman"/>
        <w:spacing w:after="40" w:line="288" w:lineRule="auto"/>
        <w:ind w:firstLine="539"/>
        <w:rPr>
          <w:spacing w:val="0"/>
          <w:szCs w:val="28"/>
          <w:lang w:val="fr-FR"/>
        </w:rPr>
      </w:pPr>
      <w:r w:rsidRPr="00F44E35">
        <w:rPr>
          <w:spacing w:val="0"/>
          <w:szCs w:val="28"/>
          <w:lang w:val="fr-FR"/>
        </w:rPr>
        <w:t>Trong quý I/2010, cả nước có 15 tỉnh, thành phố trực thuộc Trung ương có dự án đầu tư trực tiếp nước ngoài được cấp giấy phép mới, trong đó Bà Rịa-Vũng Tàu có số vốn đăng ký dẫn đầu với 902,6 triệu USD, chiếm 46,9% tổng vốn đăng ký; tiếp đến là thành phố Hồ Chí Minh 417,4 triệu USD, chiếm 21,7%; Quảng Ngãi 340 triệu USD, chiếm 17,7%; Bình Dương 97,8 triệu USD, chiếm 5,1%; Bắc Giang 54,1 triệu USD, chiếm 2,8%; Hải Phòng 32,3 triệu USD, chiếm 1,7%.</w:t>
      </w:r>
    </w:p>
    <w:p w14:paraId="38326376" w14:textId="77777777" w:rsidR="001651F4" w:rsidRPr="00F44E35" w:rsidRDefault="001651F4" w:rsidP="00F44E35">
      <w:pPr>
        <w:pStyle w:val="NormalTimesNewRoman"/>
        <w:spacing w:after="40" w:line="288" w:lineRule="auto"/>
        <w:rPr>
          <w:spacing w:val="0"/>
          <w:szCs w:val="28"/>
          <w:lang w:val="fr-FR"/>
        </w:rPr>
      </w:pPr>
      <w:r w:rsidRPr="00B6378F">
        <w:rPr>
          <w:spacing w:val="4"/>
          <w:szCs w:val="28"/>
          <w:lang w:val="fr-FR"/>
        </w:rPr>
        <w:t>Trong số các quốc gia và vùng lãnh thổ đầu tư vào Việt Nam quý I/2010, Hoa Kỳ là nhà đầu tư lớn nhất với 919,2 triệu USD, chiếm 47,8% tổng vốn đăng ký cấp mới; tiếp đến là Hàn Quốc 506,5 triệu USD, chiếm 26,3%;</w:t>
      </w:r>
      <w:r w:rsidRPr="00B6378F">
        <w:rPr>
          <w:spacing w:val="-4"/>
          <w:szCs w:val="28"/>
          <w:lang w:val="fr-FR"/>
        </w:rPr>
        <w:t xml:space="preserve"> Xin-ga-po 136,9 triệu USD, chiếm 7,1%; Xlô-va-ki-a 100 triệu USD, chiếm 5,2%; Quần đảo Virgin thuộc Anh 94,4 triệu USD, chiếm 4,9%; Đài Loan 69,6 triệu USD, chiếm 3,6%; CHND Trung Hoa 27,6 triệu USD, chiếm 1,4%...</w:t>
      </w:r>
    </w:p>
    <w:p w14:paraId="001E7692" w14:textId="77777777" w:rsidR="001651F4" w:rsidRPr="00F44E35" w:rsidRDefault="001651F4" w:rsidP="00F44E35">
      <w:pPr>
        <w:spacing w:before="40" w:after="40" w:line="288" w:lineRule="auto"/>
        <w:ind w:firstLine="567"/>
        <w:jc w:val="both"/>
        <w:rPr>
          <w:rFonts w:eastAsia="MS Mincho"/>
          <w:b/>
          <w:lang w:val="fr-FR" w:eastAsia="ja-JP"/>
        </w:rPr>
      </w:pPr>
      <w:r w:rsidRPr="00F44E35">
        <w:rPr>
          <w:rFonts w:eastAsia="MS Mincho"/>
          <w:b/>
          <w:lang w:val="fr-FR" w:eastAsia="ja-JP"/>
        </w:rPr>
        <w:t>2. Cân đối thu, chi ngân sách Nhà nước</w:t>
      </w:r>
    </w:p>
    <w:p w14:paraId="2BB76434" w14:textId="77777777" w:rsidR="001651F4" w:rsidRPr="00F44E35" w:rsidRDefault="001651F4" w:rsidP="00F44E35">
      <w:pPr>
        <w:spacing w:before="40" w:after="40" w:line="288" w:lineRule="auto"/>
        <w:ind w:firstLine="567"/>
        <w:jc w:val="both"/>
        <w:rPr>
          <w:spacing w:val="-4"/>
          <w:lang w:val="de-DE"/>
        </w:rPr>
      </w:pPr>
      <w:r w:rsidRPr="00F44E35">
        <w:rPr>
          <w:spacing w:val="-4"/>
          <w:lang w:val="de-DE"/>
        </w:rPr>
        <w:t>Tổng thu ngân sách Nhà nước từ đầu năm đến 15/3/2010 ước tính bằng 19,7% dự toán năm, trong đó các khoản thu nội địa bằng 18,9%; thu từ dầu thô bằng 18,6%; thu cân đối ngân sách từ hoạt động xuất nhập khẩu bằng 23%. Trong thu nội địa, thu từ khu vực doanh nghiệp Nhà nước bằng 21,2% dự toán năm; thu từ doanh nghiệp có vốn đầu tư nước ngoài (không kể dầu thô) bằng 18,5%; thu thuế công, thương nghiệp và dịch vụ ngoài Nhà nước bằng 17,6%; thuế thu nhập cá nhân bằng 17,3%; thu phí xăng dầu bằng 20,6%; thu phí, lệ phí bằng 17,5%.</w:t>
      </w:r>
    </w:p>
    <w:p w14:paraId="358BFC54" w14:textId="77777777" w:rsidR="001651F4" w:rsidRPr="00F44E35" w:rsidRDefault="001651F4" w:rsidP="00F44E35">
      <w:pPr>
        <w:pStyle w:val="NormalTimesNewRoman"/>
        <w:spacing w:after="40" w:line="298" w:lineRule="auto"/>
        <w:rPr>
          <w:spacing w:val="0"/>
          <w:szCs w:val="28"/>
        </w:rPr>
      </w:pPr>
      <w:r w:rsidRPr="00F44E35">
        <w:rPr>
          <w:spacing w:val="0"/>
          <w:szCs w:val="28"/>
          <w:lang w:val="de-DE"/>
        </w:rPr>
        <w:t>Tổng chi ngân sách Nhà nước từ đầu năm đến 15/3/2010 ước tính bằng 17,5% dự toán năm, trong đó chi đầu tư phát triển bằng 17,5%; chi phát triển sự nghiệp kinh tế - xã hội, quốc phòng, an ninh, quản lý Nhà nước, Đảng, đoàn thể bằng 19,9%; chi trả nợ và viện trợ bằng 18,7%.</w:t>
      </w:r>
      <w:r w:rsidRPr="00F44E35">
        <w:rPr>
          <w:color w:val="FF0000"/>
          <w:spacing w:val="0"/>
          <w:szCs w:val="28"/>
          <w:lang w:val="de-DE"/>
        </w:rPr>
        <w:t xml:space="preserve"> </w:t>
      </w:r>
    </w:p>
    <w:p w14:paraId="565BF7C8" w14:textId="77777777" w:rsidR="001651F4" w:rsidRPr="00F44E35" w:rsidRDefault="001651F4" w:rsidP="00F44E35">
      <w:pPr>
        <w:spacing w:before="120" w:after="40" w:line="298" w:lineRule="auto"/>
        <w:ind w:firstLine="567"/>
        <w:jc w:val="both"/>
        <w:rPr>
          <w:b/>
          <w:lang w:val="fr-FR"/>
        </w:rPr>
      </w:pPr>
      <w:r w:rsidRPr="00F44E35">
        <w:rPr>
          <w:b/>
          <w:lang w:val="fr-FR"/>
        </w:rPr>
        <w:t>3. Cân đối thương mại</w:t>
      </w:r>
    </w:p>
    <w:p w14:paraId="213DA89F" w14:textId="77777777" w:rsidR="001651F4" w:rsidRPr="00F44E35" w:rsidRDefault="001651F4" w:rsidP="00F44E35">
      <w:pPr>
        <w:spacing w:before="40" w:after="40" w:line="298" w:lineRule="auto"/>
        <w:ind w:firstLine="567"/>
        <w:jc w:val="both"/>
        <w:rPr>
          <w:b/>
          <w:i/>
          <w:lang w:val="fr-FR"/>
        </w:rPr>
      </w:pPr>
      <w:r w:rsidRPr="00F44E35">
        <w:rPr>
          <w:b/>
          <w:i/>
          <w:lang w:val="fr-FR"/>
        </w:rPr>
        <w:t>a. Xuất khẩu hàng hoá</w:t>
      </w:r>
    </w:p>
    <w:p w14:paraId="557AA3FE" w14:textId="77777777" w:rsidR="001651F4" w:rsidRPr="00F44E35" w:rsidRDefault="001651F4" w:rsidP="00F44E35">
      <w:pPr>
        <w:spacing w:before="40" w:after="40" w:line="298" w:lineRule="auto"/>
        <w:ind w:firstLine="567"/>
        <w:jc w:val="both"/>
        <w:rPr>
          <w:lang w:val="fr-FR"/>
        </w:rPr>
      </w:pPr>
      <w:r w:rsidRPr="00F44E35">
        <w:rPr>
          <w:lang w:val="fr-FR"/>
        </w:rPr>
        <w:t>Kim ngạch hàng hóa xuất khẩu tháng 3/2010 ước tính đạt 5,2 tỷ USD, tăng 37,7% so với tháng trước, nhưng giảm 3,4% so với cùng kỳ năm trước. Tính chung quý I/2010, kim ngạch xuất khẩu hàng hóa đạt 14 tỷ USD, giảm 1,6% so với cùng kỳ năm trước, trong đó khu vực kinh tế trong nước đạt 6 tỷ USD, giảm 25%; khu vực có vốn đầu tư nước ngoài (kể cả dầu thô) đạt 8 tỷ USD, tăng 28,6%. Nếu loại trừ tái xuất vàng của quý I/2009 và yếu tố tăng giá trên thị trường thế giới</w:t>
      </w:r>
      <w:r w:rsidR="003C5688">
        <w:rPr>
          <w:lang w:val="fr-FR"/>
        </w:rPr>
        <w:t xml:space="preserve"> th</w:t>
      </w:r>
      <w:r w:rsidR="003C5688" w:rsidRPr="003C5688">
        <w:rPr>
          <w:lang w:val="fr-FR"/>
        </w:rPr>
        <w:t>ì</w:t>
      </w:r>
      <w:r w:rsidRPr="00F44E35">
        <w:rPr>
          <w:lang w:val="fr-FR"/>
        </w:rPr>
        <w:t xml:space="preserve"> xuất khẩu hàng hóa quý I/2010 tăng 3,8% so với cùng kỳ năm trước.</w:t>
      </w:r>
    </w:p>
    <w:p w14:paraId="5CF22502" w14:textId="77777777" w:rsidR="001651F4" w:rsidRPr="00F44E35" w:rsidRDefault="001651F4" w:rsidP="00F44E35">
      <w:pPr>
        <w:spacing w:before="40" w:after="40" w:line="298" w:lineRule="auto"/>
        <w:ind w:firstLine="567"/>
        <w:jc w:val="both"/>
        <w:rPr>
          <w:lang w:val="fr-FR"/>
        </w:rPr>
      </w:pPr>
      <w:r w:rsidRPr="00F44E35">
        <w:rPr>
          <w:lang w:val="fr-FR"/>
        </w:rPr>
        <w:t>Do không tái xuất vàng nên cơ cấu nhóm hàng xuất khẩu quý I/2010 có sự thay đổi so với cùng kỳ năm trước. Tỷ trọng nhóm hàng công nghiệp nặng và khoáng sản tăng từ 25,7% trong quý I/2009 lên 32,5% trong quý I/2010; nhóm hàng công nghiệp nhẹ và tiểu thủ công nghiệp tăng từ 33,4% lên 42,8%; nhóm hàng nông lâm nghiệp và thủy sản tăng từ 23,4% lên 24,7% (tái xuất vàng quý I/2009 chiếm 17,6%).</w:t>
      </w:r>
    </w:p>
    <w:p w14:paraId="5082A07B" w14:textId="77777777" w:rsidR="001651F4" w:rsidRPr="00F44E35" w:rsidRDefault="001651F4" w:rsidP="00F44E35">
      <w:pPr>
        <w:spacing w:before="40" w:after="40" w:line="298" w:lineRule="auto"/>
        <w:ind w:firstLine="567"/>
        <w:jc w:val="both"/>
        <w:rPr>
          <w:lang w:val="fr-FR"/>
        </w:rPr>
      </w:pPr>
      <w:r w:rsidRPr="00F44E35">
        <w:rPr>
          <w:lang w:val="fr-FR"/>
        </w:rPr>
        <w:t>Trong quý I năm nay, một số mặt hàng có kim ngạch xuất khẩu lớn vẫn duy trì mức tăng cao so với cùng kỳ năm trước là: dệt may đạt 2,2 tỷ USD, tăng 12,3%; giày dép</w:t>
      </w:r>
      <w:r w:rsidR="007E6F58">
        <w:rPr>
          <w:lang w:val="fr-FR"/>
        </w:rPr>
        <w:t xml:space="preserve"> </w:t>
      </w:r>
      <w:r w:rsidR="007E6F58" w:rsidRPr="007E6F58">
        <w:rPr>
          <w:lang w:val="fr-FR"/>
        </w:rPr>
        <w:t>đạt</w:t>
      </w:r>
      <w:r w:rsidRPr="00F44E35">
        <w:rPr>
          <w:lang w:val="fr-FR"/>
        </w:rPr>
        <w:t xml:space="preserve"> 1 tỷ USD, tăng 10,1%; thủy sản đạt 861 triệu USD, tăng 14,5%; điện tử máy tính đạt 703 triệu USD, tăng 40,7%; gỗ và sản phẩm gỗ đạt 716 triệu USD, tăng 26,3%; máy móc thiết bị, dụng cụ phụ tùng đạt 630 triệu USD, tăng 66,5%; phương tiện vận tải và phụ tùng đạt 425 triệu USD, tăng 151,7%. Tuy nhiên, có một số mặt hàng nông sản xuất khẩu chủ lực giảm so với cùng kỳ cả về lượng và giá trị như: Gạo đạt 677 triệu USD, giảm 30,7% về lượng và giảm 16,8% về giá trị; cà phê đạt 461 triệu USD, giảm 25,3% về lượng và giảm 31% về giá trị.</w:t>
      </w:r>
    </w:p>
    <w:p w14:paraId="3E5377F5" w14:textId="77777777" w:rsidR="001651F4" w:rsidRPr="00F44E35" w:rsidRDefault="001651F4" w:rsidP="00F44E35">
      <w:pPr>
        <w:spacing w:before="40" w:after="40" w:line="288" w:lineRule="auto"/>
        <w:ind w:firstLine="567"/>
        <w:jc w:val="both"/>
        <w:rPr>
          <w:b/>
          <w:i/>
          <w:lang w:val="fr-FR"/>
        </w:rPr>
      </w:pPr>
      <w:r w:rsidRPr="00F44E35">
        <w:rPr>
          <w:b/>
          <w:i/>
          <w:lang w:val="fr-FR"/>
        </w:rPr>
        <w:t>b. Nhập khẩu hàng hoá</w:t>
      </w:r>
    </w:p>
    <w:p w14:paraId="232DD3B6" w14:textId="77777777" w:rsidR="001651F4" w:rsidRPr="00F44E35" w:rsidRDefault="001651F4" w:rsidP="00F44E35">
      <w:pPr>
        <w:spacing w:before="40" w:line="271" w:lineRule="auto"/>
        <w:ind w:firstLine="567"/>
        <w:jc w:val="both"/>
        <w:rPr>
          <w:lang w:val="fr-FR"/>
        </w:rPr>
      </w:pPr>
      <w:r w:rsidRPr="00F44E35">
        <w:rPr>
          <w:lang w:val="fr-FR"/>
        </w:rPr>
        <w:t>Kim ngạch nhập khẩu hàng hóa tháng 3/2010 ước tính đạt 6,5 tỷ USD, tăng 28,2% so với tháng trước và tăng 27,5% so với cùng kỳ năm trước. Tính chung kim ngạch nhập khẩu hàng hóa quý I/2010 ước tính đạt 17,5 tỷ USD, tăng 37,6% so với cùng kỳ năm trước, bao gồm khu vực kinh tế trong nước đạt 10,4 tỷ USD, tăng 28,7%; khu vực có vốn đầu tư nước ngoài đạt 7,1 tỷ USD, tăng 53,1%. Nếu loại trừ yếu tố tăng giá thì kim ngạch nhập khẩu quý I/2010 tăng 16,6% so với cùng kỳ năm 2009.</w:t>
      </w:r>
    </w:p>
    <w:p w14:paraId="301FC190" w14:textId="77777777" w:rsidR="001651F4" w:rsidRPr="00CD0D13" w:rsidRDefault="001651F4" w:rsidP="00F44E35">
      <w:pPr>
        <w:spacing w:before="40" w:line="271" w:lineRule="auto"/>
        <w:ind w:firstLine="567"/>
        <w:jc w:val="both"/>
        <w:rPr>
          <w:spacing w:val="-6"/>
          <w:lang w:val="fr-FR"/>
        </w:rPr>
      </w:pPr>
      <w:r w:rsidRPr="00CD0D13">
        <w:rPr>
          <w:spacing w:val="-6"/>
          <w:lang w:val="fr-FR"/>
        </w:rPr>
        <w:t>Kim ngạch nhập khẩu máy móc thiết bị, dụng cụ phụ tùng quý I đạt 2,8 tỷ USD, tăng 10,8% so với cùng kỳ năm trước; xăng</w:t>
      </w:r>
      <w:r w:rsidR="0093366C" w:rsidRPr="00CD0D13">
        <w:rPr>
          <w:spacing w:val="-6"/>
          <w:lang w:val="fr-FR"/>
        </w:rPr>
        <w:t xml:space="preserve"> dầu đạt 1,6 tỷ USD tăng 33,2%</w:t>
      </w:r>
      <w:r w:rsidRPr="00CD0D13">
        <w:rPr>
          <w:spacing w:val="-6"/>
          <w:lang w:val="fr-FR"/>
        </w:rPr>
        <w:t>; sắt thép đạt 1 tỷ USD, tăng 26%; điện tử, máy tính và linh kiện đạt 1 tỷ USD, tăng 53,1%; vải đạt 955 triệu USD, tăng 13,2%; chất dẻo đạt 758 triệu USD, tăng 53%; thức ăn gia súc và nguyên phụ liệu đạt 623 triệu USD, tăng 136,9%; ôtô đạt 582 triệu USD, tăng 66% (trong đó ôtô nguyên chiếc đạt 149 triệu USD, giảm 3%); nguyên phụ liệu dệt may giày dép đạt 483 triệu USD, tăng 21,6%.</w:t>
      </w:r>
    </w:p>
    <w:p w14:paraId="4D517FFD" w14:textId="77777777" w:rsidR="001651F4" w:rsidRPr="00F44E35" w:rsidRDefault="001651F4" w:rsidP="00F44E35">
      <w:pPr>
        <w:spacing w:before="40" w:line="271" w:lineRule="auto"/>
        <w:ind w:firstLine="567"/>
        <w:jc w:val="both"/>
        <w:rPr>
          <w:lang w:val="fr-FR"/>
        </w:rPr>
      </w:pPr>
      <w:r w:rsidRPr="00F44E35">
        <w:rPr>
          <w:lang w:val="fr-FR"/>
        </w:rPr>
        <w:t>Cơ cấu nhóm hàng nhập khẩu quý I/2010 không có nhiều biến động so với cùng kỳ năm 2009, nhóm hàng tư liệu sản xuất vẫn chiếm tỷ trọng cao nhất với 88,8%; nhóm hàng tiêu dùng chiếm 9,9%; vàng chiếm 1,3%.</w:t>
      </w:r>
    </w:p>
    <w:p w14:paraId="4AA7DC1C" w14:textId="77777777" w:rsidR="001651F4" w:rsidRPr="00F44E35" w:rsidRDefault="001651F4" w:rsidP="00F44E35">
      <w:pPr>
        <w:spacing w:before="40" w:line="271" w:lineRule="auto"/>
        <w:ind w:firstLine="567"/>
        <w:jc w:val="both"/>
        <w:rPr>
          <w:lang w:val="fr-FR"/>
        </w:rPr>
      </w:pPr>
      <w:r w:rsidRPr="00F44E35">
        <w:rPr>
          <w:lang w:val="fr-FR"/>
        </w:rPr>
        <w:t>Nhập siêu tháng 3/2010 ước tính 1,35 tỷ USD, bằng 26,2% tổng kim ngạch xuất khẩu hàng hóa. Tính chung quý I/2010, nhập siêu đạt 3,5 tỷ USD, bằng 25% tổng kim ngạch xuất khẩu hàng hóa.</w:t>
      </w:r>
    </w:p>
    <w:p w14:paraId="24B3F7CA" w14:textId="77777777" w:rsidR="001651F4" w:rsidRPr="00F44E35" w:rsidRDefault="001651F4" w:rsidP="00F44E35">
      <w:pPr>
        <w:spacing w:before="40" w:line="271" w:lineRule="auto"/>
        <w:ind w:firstLine="567"/>
        <w:jc w:val="both"/>
        <w:rPr>
          <w:rFonts w:eastAsia="MS Mincho"/>
          <w:b/>
          <w:lang w:val="fr-FR" w:eastAsia="ja-JP"/>
        </w:rPr>
      </w:pPr>
      <w:r w:rsidRPr="00F44E35">
        <w:rPr>
          <w:rFonts w:eastAsia="MS Mincho"/>
          <w:b/>
          <w:lang w:val="pt-BR" w:eastAsia="ja-JP"/>
        </w:rPr>
        <w:t>4. Kết</w:t>
      </w:r>
      <w:r w:rsidRPr="00F44E35">
        <w:rPr>
          <w:rFonts w:eastAsia="MS Mincho"/>
          <w:b/>
          <w:lang w:val="fr-FR" w:eastAsia="ja-JP"/>
        </w:rPr>
        <w:t xml:space="preserve"> quả n</w:t>
      </w:r>
      <w:r w:rsidRPr="00F44E35">
        <w:rPr>
          <w:rFonts w:eastAsia="MS Mincho"/>
          <w:b/>
          <w:lang w:val="pt-BR" w:eastAsia="ja-JP"/>
        </w:rPr>
        <w:t>gă</w:t>
      </w:r>
      <w:r w:rsidRPr="00F44E35">
        <w:rPr>
          <w:rFonts w:eastAsia="MS Mincho"/>
          <w:b/>
          <w:lang w:val="fr-FR" w:eastAsia="ja-JP"/>
        </w:rPr>
        <w:t>n ngừa lạm phát cao trở lại</w:t>
      </w:r>
    </w:p>
    <w:p w14:paraId="2735BD27" w14:textId="77777777" w:rsidR="001651F4" w:rsidRPr="00F44E35" w:rsidRDefault="001651F4" w:rsidP="00F44E35">
      <w:pPr>
        <w:spacing w:before="40" w:line="271" w:lineRule="auto"/>
        <w:ind w:firstLine="567"/>
        <w:jc w:val="both"/>
        <w:rPr>
          <w:lang w:val="fr-FR"/>
        </w:rPr>
      </w:pPr>
      <w:r w:rsidRPr="00F44E35">
        <w:rPr>
          <w:lang w:val="fr-FR"/>
        </w:rPr>
        <w:t>Giá tiêu dùng tháng 3/2010 tăng 0,75% so với tháng trước, trong đó nhóm nhà ở và vật liệu xây dựng tăng cao nhất với 1,38%; nhóm hàng ăn và dịch vụ ăn uống tăng 1,03% (lương thực giảm 0,9%; thực phẩm tăng 1,5%</w:t>
      </w:r>
      <w:r w:rsidR="006C42BC" w:rsidRPr="00F44E35">
        <w:rPr>
          <w:lang w:val="fr-FR"/>
        </w:rPr>
        <w:t>; ăn uống ngoài gia đình tăng 1,75%)</w:t>
      </w:r>
      <w:r w:rsidRPr="00F44E35">
        <w:rPr>
          <w:lang w:val="fr-FR"/>
        </w:rPr>
        <w:t xml:space="preserve">. Giá các nhóm hàng hoá và dịch vụ khác tăng nhẹ gồm: May mặc, mũ nón, giày dép tăng 0,15%; đồ uống và thuốc lá tăng 0,16%; giáo dục tăng 0,18%; thuốc và dịch vụ y tế tăng 0,34%; thiết bị và đồ dùng gia đình tăng 0,39%; văn hoá, giải trí và du lịch tăng 0,5%; giao thông tăng 0,92%; riêng nhóm bưu chính viễn thông giảm 0,2%. </w:t>
      </w:r>
    </w:p>
    <w:p w14:paraId="53A6408E" w14:textId="77777777" w:rsidR="001651F4" w:rsidRPr="00F44E35" w:rsidRDefault="001651F4" w:rsidP="00F44E35">
      <w:pPr>
        <w:spacing w:before="40" w:line="271" w:lineRule="auto"/>
        <w:ind w:firstLine="567"/>
        <w:jc w:val="both"/>
        <w:rPr>
          <w:lang w:val="fr-FR"/>
        </w:rPr>
      </w:pPr>
      <w:r w:rsidRPr="00F44E35">
        <w:rPr>
          <w:lang w:val="fr-FR"/>
        </w:rPr>
        <w:t xml:space="preserve"> Chỉ số giá tiêu dùng tháng 3/2010 tăng 9,46% so với cùng kỳ năm 2009 và tăng 4,12% so với tháng 12/2009. Giá tiêu dùng bình quân quý I/2010 tăng 8,51% so với giá tiêu dùng bình quân quý I/2009.</w:t>
      </w:r>
    </w:p>
    <w:p w14:paraId="2C077B0D" w14:textId="77777777" w:rsidR="001651F4" w:rsidRPr="00F44E35" w:rsidRDefault="001651F4" w:rsidP="00F44E35">
      <w:pPr>
        <w:spacing w:before="40" w:line="271" w:lineRule="auto"/>
        <w:ind w:firstLine="567"/>
        <w:jc w:val="both"/>
        <w:rPr>
          <w:lang w:val="fr-FR"/>
        </w:rPr>
      </w:pPr>
      <w:r w:rsidRPr="00F44E35">
        <w:rPr>
          <w:lang w:val="fr-FR"/>
        </w:rPr>
        <w:t xml:space="preserve">Giá vàng tháng 3/2010 tăng 1,21% so với tháng trước; tăng 36,86% so với cùng kỳ năm 2009 và giảm 3,76% so với tháng 12/2009. Chỉ số giá đô la Mỹ tháng 3/2010 tăng 1,28% so với tháng trước; tăng 9,52% so với cùng kỳ năm trước; tăng 1,5% so với tháng 12/2009. </w:t>
      </w:r>
    </w:p>
    <w:p w14:paraId="3608780A" w14:textId="77777777" w:rsidR="001651F4" w:rsidRPr="00F44E35" w:rsidRDefault="001651F4" w:rsidP="00F44E35">
      <w:pPr>
        <w:spacing w:before="40" w:after="40" w:line="288" w:lineRule="auto"/>
        <w:ind w:left="902" w:hanging="335"/>
        <w:jc w:val="both"/>
        <w:rPr>
          <w:rFonts w:ascii="Arial" w:eastAsia="MS Mincho" w:hAnsi="Arial" w:cs="Arial"/>
          <w:b/>
          <w:sz w:val="24"/>
          <w:szCs w:val="24"/>
          <w:lang w:val="fr-FR" w:eastAsia="ja-JP"/>
        </w:rPr>
      </w:pPr>
      <w:r w:rsidRPr="00F44E35">
        <w:rPr>
          <w:rFonts w:ascii="Arial" w:eastAsia="MS Mincho" w:hAnsi="Arial" w:cs="Arial"/>
          <w:b/>
          <w:sz w:val="24"/>
          <w:szCs w:val="24"/>
          <w:lang w:val="fr-FR" w:eastAsia="ja-JP"/>
        </w:rPr>
        <w:t>III. KẾT QUẢ ĐẢM BẢO AN SINH XÃ HỘI</w:t>
      </w:r>
    </w:p>
    <w:p w14:paraId="7DF1FB0F" w14:textId="77777777" w:rsidR="001651F4" w:rsidRPr="00F44E35" w:rsidRDefault="001651F4" w:rsidP="00F44E35">
      <w:pPr>
        <w:numPr>
          <w:ilvl w:val="0"/>
          <w:numId w:val="4"/>
        </w:numPr>
        <w:tabs>
          <w:tab w:val="clear" w:pos="1080"/>
          <w:tab w:val="num" w:pos="900"/>
        </w:tabs>
        <w:spacing w:before="40" w:after="40" w:line="288" w:lineRule="auto"/>
        <w:ind w:hanging="540"/>
        <w:jc w:val="both"/>
        <w:rPr>
          <w:b/>
        </w:rPr>
      </w:pPr>
      <w:r w:rsidRPr="00F44E35">
        <w:rPr>
          <w:b/>
        </w:rPr>
        <w:t>Đời sống dân cư</w:t>
      </w:r>
    </w:p>
    <w:p w14:paraId="47397013" w14:textId="77777777" w:rsidR="001651F4" w:rsidRPr="00F44E35" w:rsidRDefault="001651F4" w:rsidP="00AB7B94">
      <w:pPr>
        <w:spacing w:before="40" w:after="40" w:line="274" w:lineRule="auto"/>
        <w:ind w:firstLine="567"/>
        <w:jc w:val="both"/>
        <w:rPr>
          <w:lang w:val="fr-FR"/>
        </w:rPr>
      </w:pPr>
      <w:r w:rsidRPr="00F44E35">
        <w:rPr>
          <w:lang w:val="fr-FR"/>
        </w:rPr>
        <w:t>Công tác bảo đảm an sinh xã hội tiếp tục được triển khai tích cực tại các địa phương nhằm</w:t>
      </w:r>
      <w:r w:rsidRPr="00F44E35">
        <w:t xml:space="preserve"> ổn định và nâng cao đời sống nhân dân</w:t>
      </w:r>
      <w:r w:rsidRPr="00F44E35">
        <w:rPr>
          <w:lang w:val="fr-FR"/>
        </w:rPr>
        <w:t>. Các giải pháp hỗ trợ hộ nghèo phát triển sản xuất kinh doanh, tạo việc làm, tăng thu nhập đã được coi trọng. Các đối tượng cứu trợ xã hội được hưởng chính sách trợ giúp thường xuyên như: hỗ trợ xây dựng và sửa chữa nhà ở, cấp thẻ bảo hiểm miễn phí, thẻ y tế và những hỗ trợ khác.</w:t>
      </w:r>
    </w:p>
    <w:p w14:paraId="018D6C09" w14:textId="77777777" w:rsidR="001651F4" w:rsidRPr="0036417D" w:rsidRDefault="001651F4" w:rsidP="00AB7B94">
      <w:pPr>
        <w:spacing w:before="40" w:after="40" w:line="274" w:lineRule="auto"/>
        <w:ind w:firstLine="567"/>
        <w:jc w:val="both"/>
        <w:rPr>
          <w:spacing w:val="-2"/>
          <w:lang w:val="fr-FR"/>
        </w:rPr>
      </w:pPr>
      <w:r w:rsidRPr="0036417D">
        <w:rPr>
          <w:spacing w:val="-2"/>
          <w:lang w:val="fr-FR"/>
        </w:rPr>
        <w:t xml:space="preserve"> Trong dịp đầu xuân năm 2010, các địa phương thực hiện nghiêm túc Quyết định số 61/QĐ-CTN ngày 15/01/2010 của Chủ tịch nước về việc tặng quà nhân dịp Tết Nguyên đán Canh Dần năm 2010 và Công văn số 222/LĐTBXH-NCC ngày 21/01/2010 của Bộ Lao động, Thương binh và Xã hội hướng dẫn về việc tặng quà cho các đối tượng chính sách xã hội và người có công với cách mạng. Theo Quyết định này, các đối tượng chính sách được tặng quà theo 2 mức: 400 nghìn đồng và 200 nghìn đồng. Ngoài ra UBND và các cơ quan</w:t>
      </w:r>
      <w:r w:rsidR="003C5688" w:rsidRPr="0036417D">
        <w:rPr>
          <w:spacing w:val="-2"/>
          <w:lang w:val="fr-FR"/>
        </w:rPr>
        <w:t>,</w:t>
      </w:r>
      <w:r w:rsidRPr="0036417D">
        <w:rPr>
          <w:spacing w:val="-2"/>
          <w:lang w:val="fr-FR"/>
        </w:rPr>
        <w:t xml:space="preserve"> đoàn thể các </w:t>
      </w:r>
      <w:r w:rsidR="003C5688" w:rsidRPr="0036417D">
        <w:rPr>
          <w:spacing w:val="-2"/>
          <w:lang w:val="fr-FR"/>
        </w:rPr>
        <w:t>địa phương</w:t>
      </w:r>
      <w:r w:rsidRPr="0036417D">
        <w:rPr>
          <w:spacing w:val="-2"/>
          <w:lang w:val="fr-FR"/>
        </w:rPr>
        <w:t xml:space="preserve"> còn hỗ trợ thêm cho các đối tượng này mỗi suất quà trị giá từ 100 nghìn đồng trở lên. Tổng giá trị hỗ trợ bằng tiền và hiện vật trong dịp Tết Nguyên đán cho các đối tượng chính sách xã hội là 776 tỷ đồng.</w:t>
      </w:r>
    </w:p>
    <w:p w14:paraId="297654A9" w14:textId="77777777" w:rsidR="001651F4" w:rsidRPr="00AB7B94" w:rsidRDefault="001651F4" w:rsidP="00AB7B94">
      <w:pPr>
        <w:spacing w:before="40" w:after="40" w:line="274" w:lineRule="auto"/>
        <w:ind w:firstLine="567"/>
        <w:jc w:val="both"/>
        <w:rPr>
          <w:spacing w:val="-2"/>
          <w:lang w:val="fr-FR"/>
        </w:rPr>
      </w:pPr>
      <w:r w:rsidRPr="00AB7B94">
        <w:rPr>
          <w:spacing w:val="-2"/>
          <w:lang w:val="fr-FR"/>
        </w:rPr>
        <w:t xml:space="preserve">Ở khu vực nông thôn, do thiên tai xảy ra cuối năm 2009 gây thiệt hại nặng về người và tài sản; đồng thời ảnh hưởng lớn đến sản xuất và đời sống dân cư nên trong 3 tháng đầu </w:t>
      </w:r>
      <w:ins w:id="0" w:author="nnvan" w:date="2009-12-26T16:25:00Z">
        <w:r w:rsidRPr="00AB7B94">
          <w:rPr>
            <w:spacing w:val="-2"/>
            <w:lang w:val="fr-FR"/>
          </w:rPr>
          <w:t>năm 20</w:t>
        </w:r>
      </w:ins>
      <w:r w:rsidRPr="00AB7B94">
        <w:rPr>
          <w:spacing w:val="-2"/>
          <w:lang w:val="fr-FR"/>
        </w:rPr>
        <w:t>10,</w:t>
      </w:r>
      <w:ins w:id="1" w:author="nnvan" w:date="2009-12-26T16:25:00Z">
        <w:r w:rsidRPr="00AB7B94">
          <w:rPr>
            <w:spacing w:val="-2"/>
            <w:lang w:val="fr-FR"/>
          </w:rPr>
          <w:t xml:space="preserve"> cả nước có </w:t>
        </w:r>
      </w:ins>
      <w:r w:rsidRPr="00AB7B94">
        <w:rPr>
          <w:spacing w:val="-2"/>
          <w:lang w:val="fr-FR"/>
        </w:rPr>
        <w:t>236,1</w:t>
      </w:r>
      <w:ins w:id="2" w:author="nnvan" w:date="2009-12-26T16:25:00Z">
        <w:r w:rsidRPr="00AB7B94">
          <w:rPr>
            <w:spacing w:val="-2"/>
            <w:lang w:val="fr-FR"/>
          </w:rPr>
          <w:t xml:space="preserve"> nghìn lượt hộ với </w:t>
        </w:r>
      </w:ins>
      <w:r w:rsidRPr="00AB7B94">
        <w:rPr>
          <w:spacing w:val="-2"/>
          <w:lang w:val="fr-FR"/>
        </w:rPr>
        <w:t>934</w:t>
      </w:r>
      <w:ins w:id="3" w:author="nnvan" w:date="2009-12-26T16:25:00Z">
        <w:r w:rsidRPr="00AB7B94">
          <w:rPr>
            <w:spacing w:val="-2"/>
            <w:lang w:val="fr-FR"/>
          </w:rPr>
          <w:t xml:space="preserve"> nghìn lượt nhân khẩu thiếu đói</w:t>
        </w:r>
      </w:ins>
      <w:r w:rsidRPr="00AB7B94">
        <w:rPr>
          <w:spacing w:val="-2"/>
          <w:lang w:val="fr-FR"/>
        </w:rPr>
        <w:t>.</w:t>
      </w:r>
      <w:ins w:id="4" w:author="nnvan" w:date="2009-12-26T16:25:00Z">
        <w:r w:rsidRPr="00AB7B94">
          <w:rPr>
            <w:spacing w:val="-2"/>
            <w:lang w:val="fr-FR"/>
          </w:rPr>
          <w:t xml:space="preserve"> </w:t>
        </w:r>
      </w:ins>
      <w:r w:rsidRPr="00AB7B94">
        <w:rPr>
          <w:spacing w:val="-2"/>
          <w:lang w:val="fr-FR"/>
        </w:rPr>
        <w:t xml:space="preserve">Tình trạng thiếu đói tập trung chủ yếu ở các tỉnh vùng Trung du và miền núi phía Bắc, vùng Bắc Trung Bộ và duyên hải miền Trung và vùng Tây Nguyên. </w:t>
      </w:r>
      <w:ins w:id="5" w:author="nnvan" w:date="2009-12-26T16:25:00Z">
        <w:r w:rsidRPr="00AB7B94">
          <w:rPr>
            <w:spacing w:val="-2"/>
            <w:lang w:val="fr-FR"/>
          </w:rPr>
          <w:t xml:space="preserve">Để </w:t>
        </w:r>
      </w:ins>
      <w:r w:rsidRPr="00AB7B94">
        <w:rPr>
          <w:spacing w:val="-2"/>
          <w:lang w:val="fr-FR"/>
        </w:rPr>
        <w:t xml:space="preserve">giúp đỡ đồng bào </w:t>
      </w:r>
      <w:ins w:id="6" w:author="nnvan" w:date="2009-12-26T16:25:00Z">
        <w:r w:rsidRPr="00AB7B94">
          <w:rPr>
            <w:spacing w:val="-2"/>
            <w:lang w:val="fr-FR"/>
          </w:rPr>
          <w:t xml:space="preserve">khắc phục thiếu đói, </w:t>
        </w:r>
      </w:ins>
      <w:r w:rsidRPr="00AB7B94">
        <w:rPr>
          <w:spacing w:val="-2"/>
          <w:lang w:val="fr-FR"/>
        </w:rPr>
        <w:t xml:space="preserve">từ đầu năm, Chính phủ và chính quyền </w:t>
      </w:r>
      <w:ins w:id="7" w:author="nnvan" w:date="2009-12-26T16:25:00Z">
        <w:r w:rsidRPr="00AB7B94">
          <w:rPr>
            <w:spacing w:val="-2"/>
            <w:lang w:val="fr-FR"/>
          </w:rPr>
          <w:t>các cấp, các ngành</w:t>
        </w:r>
      </w:ins>
      <w:r w:rsidRPr="00AB7B94">
        <w:rPr>
          <w:spacing w:val="-2"/>
          <w:lang w:val="fr-FR"/>
        </w:rPr>
        <w:t>, các tổ chức cá nhân trong nước và quốc tế</w:t>
      </w:r>
      <w:ins w:id="8" w:author="nnvan" w:date="2009-12-26T16:25:00Z">
        <w:r w:rsidRPr="00AB7B94">
          <w:rPr>
            <w:spacing w:val="-2"/>
            <w:lang w:val="fr-FR"/>
          </w:rPr>
          <w:t xml:space="preserve"> đã hỗ trợ các hộ thiếu đói </w:t>
        </w:r>
      </w:ins>
      <w:r w:rsidRPr="00AB7B94">
        <w:rPr>
          <w:spacing w:val="-2"/>
          <w:lang w:val="fr-FR"/>
        </w:rPr>
        <w:t>12,5</w:t>
      </w:r>
      <w:ins w:id="9" w:author="nnvan" w:date="2009-12-26T16:25:00Z">
        <w:r w:rsidRPr="00AB7B94">
          <w:rPr>
            <w:spacing w:val="-2"/>
            <w:lang w:val="fr-FR"/>
          </w:rPr>
          <w:t xml:space="preserve"> nghìn tấn lương thực và </w:t>
        </w:r>
      </w:ins>
      <w:r w:rsidRPr="00AB7B94">
        <w:rPr>
          <w:spacing w:val="-2"/>
          <w:lang w:val="fr-FR"/>
        </w:rPr>
        <w:t>4,6</w:t>
      </w:r>
      <w:ins w:id="10" w:author="nnvan" w:date="2009-12-26T16:25:00Z">
        <w:r w:rsidRPr="00AB7B94">
          <w:rPr>
            <w:spacing w:val="-2"/>
            <w:lang w:val="fr-FR"/>
          </w:rPr>
          <w:t xml:space="preserve"> tỷ đồng. </w:t>
        </w:r>
      </w:ins>
    </w:p>
    <w:p w14:paraId="3B9AA47F" w14:textId="77777777" w:rsidR="005A3E1A" w:rsidRPr="00F44E35" w:rsidRDefault="005A3E1A" w:rsidP="00AB7B94">
      <w:pPr>
        <w:numPr>
          <w:ins w:id="11" w:author="user" w:date="2009-12-26T16:25:00Z"/>
        </w:numPr>
        <w:spacing w:before="40" w:after="40" w:line="274" w:lineRule="auto"/>
        <w:ind w:firstLine="567"/>
        <w:jc w:val="both"/>
        <w:rPr>
          <w:ins w:id="12" w:author="nnvan" w:date="2009-12-26T16:25:00Z"/>
          <w:b/>
          <w:lang w:val="fr-FR"/>
        </w:rPr>
      </w:pPr>
      <w:r w:rsidRPr="00F44E35">
        <w:rPr>
          <w:b/>
          <w:lang w:val="fr-FR"/>
        </w:rPr>
        <w:t>2</w:t>
      </w:r>
      <w:ins w:id="13" w:author="nnvan" w:date="2009-12-26T16:25:00Z">
        <w:r w:rsidRPr="00F44E35">
          <w:rPr>
            <w:b/>
            <w:lang w:val="fr-FR"/>
          </w:rPr>
          <w:t>. Y tế và chăm sóc sức khỏe dân cư</w:t>
        </w:r>
      </w:ins>
    </w:p>
    <w:p w14:paraId="36A57DF5" w14:textId="77777777" w:rsidR="005A3E1A" w:rsidRPr="00F44E35" w:rsidRDefault="005A3E1A" w:rsidP="00AB7B94">
      <w:pPr>
        <w:spacing w:before="40" w:after="40" w:line="274" w:lineRule="auto"/>
        <w:ind w:firstLine="567"/>
        <w:jc w:val="both"/>
        <w:rPr>
          <w:lang w:val="fr-FR"/>
        </w:rPr>
      </w:pPr>
      <w:r w:rsidRPr="00F44E35">
        <w:rPr>
          <w:lang w:val="fr-FR"/>
        </w:rPr>
        <w:t>Trong quý I/2010</w:t>
      </w:r>
      <w:ins w:id="14" w:author="nnvan" w:date="2009-12-26T16:25:00Z">
        <w:r w:rsidRPr="00F44E35">
          <w:rPr>
            <w:lang w:val="fr-FR"/>
          </w:rPr>
          <w:t xml:space="preserve">, </w:t>
        </w:r>
      </w:ins>
      <w:r w:rsidRPr="00F44E35">
        <w:rPr>
          <w:lang w:val="fr-FR"/>
        </w:rPr>
        <w:t xml:space="preserve">trên địa bàn </w:t>
      </w:r>
      <w:ins w:id="15" w:author="nnvan" w:date="2009-12-26T16:25:00Z">
        <w:r w:rsidRPr="00F44E35">
          <w:rPr>
            <w:lang w:val="fr-FR"/>
          </w:rPr>
          <w:t xml:space="preserve">cả nước </w:t>
        </w:r>
      </w:ins>
      <w:r w:rsidRPr="00F44E35">
        <w:rPr>
          <w:lang w:val="fr-FR"/>
        </w:rPr>
        <w:t>đã có</w:t>
      </w:r>
      <w:ins w:id="16" w:author="nnvan" w:date="2009-12-26T16:25:00Z">
        <w:r w:rsidRPr="00F44E35">
          <w:rPr>
            <w:lang w:val="fr-FR"/>
          </w:rPr>
          <w:t xml:space="preserve"> </w:t>
        </w:r>
      </w:ins>
      <w:r w:rsidRPr="00F44E35">
        <w:rPr>
          <w:lang w:val="fr-FR"/>
        </w:rPr>
        <w:t>7,4</w:t>
      </w:r>
      <w:ins w:id="17" w:author="nnvan" w:date="2009-12-26T16:25:00Z">
        <w:r w:rsidRPr="00F44E35">
          <w:rPr>
            <w:lang w:val="fr-FR"/>
          </w:rPr>
          <w:t xml:space="preserve"> nghìn trường hợp mắc bệnh sốt xuất huyết; </w:t>
        </w:r>
      </w:ins>
      <w:r w:rsidRPr="00F44E35">
        <w:rPr>
          <w:lang w:val="fr-FR"/>
        </w:rPr>
        <w:t>867</w:t>
      </w:r>
      <w:ins w:id="18" w:author="nnvan" w:date="2009-12-26T16:25:00Z">
        <w:r w:rsidRPr="00F44E35">
          <w:rPr>
            <w:lang w:val="fr-FR"/>
          </w:rPr>
          <w:t xml:space="preserve"> trường hợp mắc bệnh sốt rét; </w:t>
        </w:r>
      </w:ins>
      <w:r w:rsidRPr="00F44E35">
        <w:rPr>
          <w:lang w:val="fr-FR"/>
        </w:rPr>
        <w:t>484</w:t>
      </w:r>
      <w:ins w:id="19" w:author="nnvan" w:date="2009-12-26T16:25:00Z">
        <w:r w:rsidRPr="00F44E35">
          <w:rPr>
            <w:lang w:val="fr-FR"/>
          </w:rPr>
          <w:t xml:space="preserve"> trường hợp mắc bệnh viêm gan virút</w:t>
        </w:r>
      </w:ins>
      <w:r w:rsidRPr="00F44E35">
        <w:rPr>
          <w:lang w:val="fr-FR"/>
        </w:rPr>
        <w:t xml:space="preserve">; 15 </w:t>
      </w:r>
      <w:ins w:id="20" w:author="nnvan" w:date="2009-12-26T16:25:00Z">
        <w:r w:rsidRPr="00F44E35">
          <w:rPr>
            <w:lang w:val="fr-FR"/>
          </w:rPr>
          <w:t xml:space="preserve">trường hợp </w:t>
        </w:r>
      </w:ins>
      <w:r w:rsidRPr="00F44E35">
        <w:rPr>
          <w:lang w:val="fr-FR"/>
        </w:rPr>
        <w:t>nhiễm</w:t>
      </w:r>
      <w:ins w:id="21" w:author="nnvan" w:date="2009-12-26T16:25:00Z">
        <w:r w:rsidRPr="00F44E35">
          <w:rPr>
            <w:lang w:val="fr-FR"/>
          </w:rPr>
          <w:t xml:space="preserve"> virút </w:t>
        </w:r>
        <w:r w:rsidRPr="00F44E35">
          <w:rPr>
            <w:lang w:val="fr-FR"/>
            <w:rPrChange w:id="22" w:author="nnvan" w:date="2009-12-26T18:11:00Z">
              <w:rPr>
                <w:b/>
                <w:bCs/>
                <w:lang w:val="pt-BR"/>
              </w:rPr>
            </w:rPrChange>
          </w:rPr>
          <w:t xml:space="preserve">cúm A </w:t>
        </w:r>
      </w:ins>
      <w:r w:rsidRPr="00F44E35">
        <w:rPr>
          <w:lang w:val="fr-FR"/>
        </w:rPr>
        <w:t>(H1N1) và</w:t>
      </w:r>
      <w:ins w:id="23" w:author="nnvan" w:date="2009-12-26T16:25:00Z">
        <w:r w:rsidRPr="00F44E35">
          <w:rPr>
            <w:lang w:val="fr-FR"/>
          </w:rPr>
          <w:t xml:space="preserve"> </w:t>
        </w:r>
      </w:ins>
      <w:r w:rsidRPr="00F44E35">
        <w:rPr>
          <w:lang w:val="fr-FR"/>
        </w:rPr>
        <w:t>5</w:t>
      </w:r>
      <w:ins w:id="24" w:author="nnvan" w:date="2009-12-26T16:25:00Z">
        <w:r w:rsidRPr="00F44E35">
          <w:rPr>
            <w:lang w:val="fr-FR"/>
          </w:rPr>
          <w:t xml:space="preserve"> trường hợp </w:t>
        </w:r>
      </w:ins>
      <w:r w:rsidRPr="00F44E35">
        <w:rPr>
          <w:lang w:val="fr-FR"/>
        </w:rPr>
        <w:t>nhiễm</w:t>
      </w:r>
      <w:ins w:id="25" w:author="nnvan" w:date="2009-12-26T16:25:00Z">
        <w:r w:rsidRPr="00F44E35">
          <w:rPr>
            <w:lang w:val="fr-FR"/>
          </w:rPr>
          <w:t xml:space="preserve"> virút </w:t>
        </w:r>
        <w:r w:rsidRPr="00F44E35">
          <w:rPr>
            <w:lang w:val="fr-FR"/>
            <w:rPrChange w:id="26" w:author="nnvan" w:date="2009-12-26T18:11:00Z">
              <w:rPr>
                <w:b/>
                <w:bCs/>
                <w:lang w:val="pt-BR"/>
              </w:rPr>
            </w:rPrChange>
          </w:rPr>
          <w:t xml:space="preserve">cúm A </w:t>
        </w:r>
      </w:ins>
      <w:r w:rsidRPr="00F44E35">
        <w:rPr>
          <w:lang w:val="fr-FR"/>
        </w:rPr>
        <w:t>(</w:t>
      </w:r>
      <w:ins w:id="27" w:author="nnvan" w:date="2009-12-26T16:25:00Z">
        <w:r w:rsidRPr="00F44E35">
          <w:rPr>
            <w:lang w:val="fr-FR"/>
            <w:rPrChange w:id="28" w:author="nnvan" w:date="2009-12-26T18:11:00Z">
              <w:rPr>
                <w:b/>
                <w:bCs/>
                <w:lang w:val="pt-BR"/>
              </w:rPr>
            </w:rPrChange>
          </w:rPr>
          <w:t>H5N1</w:t>
        </w:r>
      </w:ins>
      <w:r w:rsidRPr="00F44E35">
        <w:rPr>
          <w:lang w:val="fr-FR"/>
        </w:rPr>
        <w:t xml:space="preserve">). </w:t>
      </w:r>
    </w:p>
    <w:p w14:paraId="05DDEBAF" w14:textId="77777777" w:rsidR="005A3E1A" w:rsidRPr="00F44E35" w:rsidRDefault="005A3E1A" w:rsidP="00AB7B94">
      <w:pPr>
        <w:spacing w:before="40" w:after="40" w:line="274" w:lineRule="auto"/>
        <w:ind w:firstLine="567"/>
        <w:jc w:val="both"/>
        <w:rPr>
          <w:lang w:val="de-DE"/>
        </w:rPr>
      </w:pPr>
      <w:r w:rsidRPr="00F44E35">
        <w:rPr>
          <w:lang w:val="de-DE"/>
        </w:rPr>
        <w:t xml:space="preserve">Ngay từ đầu năm, Bộ Y tế cùng các ngành liên quan và các địa phương đã tích cực triển khai công tác vệ sinh an toàn thực phẩm. Tuy nhiên, tình trạng vi phạm quy định vệ sinh an toàn thực phẩm và ngộ độc thực phẩm vẫn xảy ra tại một số địa phương, nhiều vụ, nhiều cơ sở sản xuất không bảo đảm quy định này. Tính từ đầu năm đến 17/3/2010, cả nước đã xảy ra 23 vụ ngộ độc thực phẩm tập thể với 738 trường hợp bị ngộ độc, trong đó 12 người đã tử vong. </w:t>
      </w:r>
    </w:p>
    <w:p w14:paraId="2DA75D96" w14:textId="77777777" w:rsidR="005A3E1A" w:rsidRPr="00F44E35" w:rsidRDefault="005A3E1A" w:rsidP="00F44E35">
      <w:pPr>
        <w:spacing w:before="40" w:after="40" w:line="288" w:lineRule="auto"/>
        <w:ind w:firstLine="567"/>
        <w:jc w:val="both"/>
        <w:rPr>
          <w:ins w:id="29" w:author="dnhung" w:date="2009-12-30T08:33:00Z"/>
          <w:lang w:val="de-DE"/>
        </w:rPr>
      </w:pPr>
      <w:ins w:id="30" w:author="dnhung" w:date="2009-12-30T08:33:00Z">
        <w:r w:rsidRPr="00F44E35">
          <w:rPr>
            <w:lang w:val="de-DE"/>
          </w:rPr>
          <w:t xml:space="preserve">Số trường hợp nhiễm HIV/AIDS </w:t>
        </w:r>
      </w:ins>
      <w:r w:rsidRPr="00F44E35">
        <w:rPr>
          <w:lang w:val="de-DE"/>
        </w:rPr>
        <w:t xml:space="preserve">tiếp tục </w:t>
      </w:r>
      <w:ins w:id="31" w:author="dnhung" w:date="2009-12-30T08:33:00Z">
        <w:r w:rsidRPr="00F44E35">
          <w:rPr>
            <w:lang w:val="de-DE"/>
          </w:rPr>
          <w:t xml:space="preserve">gia tăng. Tính từ ca phát hiện đầu tiên cho đến </w:t>
        </w:r>
      </w:ins>
      <w:r w:rsidRPr="00F44E35">
        <w:rPr>
          <w:lang w:val="de-DE"/>
        </w:rPr>
        <w:t>ngày 22</w:t>
      </w:r>
      <w:ins w:id="32" w:author="dnhung" w:date="2009-12-30T08:33:00Z">
        <w:r w:rsidRPr="00F44E35">
          <w:rPr>
            <w:lang w:val="de-DE"/>
          </w:rPr>
          <w:t>/</w:t>
        </w:r>
      </w:ins>
      <w:r w:rsidRPr="00F44E35">
        <w:rPr>
          <w:lang w:val="de-DE"/>
        </w:rPr>
        <w:t>03</w:t>
      </w:r>
      <w:ins w:id="33" w:author="dnhung" w:date="2009-12-30T08:33:00Z">
        <w:r w:rsidRPr="00F44E35">
          <w:rPr>
            <w:lang w:val="de-DE"/>
          </w:rPr>
          <w:t>/20</w:t>
        </w:r>
      </w:ins>
      <w:r w:rsidRPr="00F44E35">
        <w:rPr>
          <w:lang w:val="de-DE"/>
        </w:rPr>
        <w:t>10</w:t>
      </w:r>
      <w:ins w:id="34" w:author="dnhung" w:date="2009-12-30T08:33:00Z">
        <w:r w:rsidRPr="00F44E35">
          <w:rPr>
            <w:lang w:val="de-DE"/>
          </w:rPr>
          <w:t>, trên địa bàn cả nước đã có 20</w:t>
        </w:r>
      </w:ins>
      <w:r w:rsidRPr="00F44E35">
        <w:rPr>
          <w:lang w:val="de-DE"/>
        </w:rPr>
        <w:t>8</w:t>
      </w:r>
      <w:ins w:id="35" w:author="dnhung" w:date="2009-12-30T08:33:00Z">
        <w:r w:rsidRPr="00F44E35">
          <w:rPr>
            <w:lang w:val="de-DE"/>
          </w:rPr>
          <w:t>,</w:t>
        </w:r>
      </w:ins>
      <w:r w:rsidRPr="00F44E35">
        <w:rPr>
          <w:lang w:val="de-DE"/>
        </w:rPr>
        <w:t>3</w:t>
      </w:r>
      <w:ins w:id="36" w:author="dnhung" w:date="2009-12-30T08:33:00Z">
        <w:r w:rsidRPr="00F44E35">
          <w:rPr>
            <w:lang w:val="de-DE"/>
          </w:rPr>
          <w:t xml:space="preserve"> nghìn trường hợp nhiễm HIV, trong đó 8</w:t>
        </w:r>
      </w:ins>
      <w:r w:rsidRPr="00F44E35">
        <w:rPr>
          <w:lang w:val="de-DE"/>
        </w:rPr>
        <w:t>1,9</w:t>
      </w:r>
      <w:ins w:id="37" w:author="dnhung" w:date="2009-12-30T08:33:00Z">
        <w:r w:rsidRPr="00F44E35">
          <w:rPr>
            <w:lang w:val="de-DE"/>
          </w:rPr>
          <w:t xml:space="preserve"> nghìn người đã chuyển sang giai đoạn AIDS và 45</w:t>
        </w:r>
      </w:ins>
      <w:r w:rsidRPr="00F44E35">
        <w:rPr>
          <w:lang w:val="de-DE"/>
        </w:rPr>
        <w:t>,1</w:t>
      </w:r>
      <w:ins w:id="38" w:author="dnhung" w:date="2009-12-30T08:33:00Z">
        <w:r w:rsidRPr="00F44E35">
          <w:rPr>
            <w:lang w:val="de-DE"/>
          </w:rPr>
          <w:t xml:space="preserve"> nghìn người đã tử vong do AIDS. </w:t>
        </w:r>
      </w:ins>
    </w:p>
    <w:p w14:paraId="08BE0223" w14:textId="77777777" w:rsidR="005A3E1A" w:rsidRPr="00F44E35" w:rsidRDefault="005A3E1A" w:rsidP="00F44E35">
      <w:pPr>
        <w:spacing w:before="40" w:after="40" w:line="288" w:lineRule="auto"/>
        <w:ind w:firstLine="567"/>
        <w:jc w:val="both"/>
        <w:rPr>
          <w:b/>
          <w:lang w:val="de-DE"/>
        </w:rPr>
      </w:pPr>
      <w:r w:rsidRPr="00F44E35">
        <w:rPr>
          <w:b/>
          <w:lang w:val="de-DE"/>
        </w:rPr>
        <w:t>3. Tai nạn giao thông</w:t>
      </w:r>
    </w:p>
    <w:p w14:paraId="7C64A67E" w14:textId="77777777" w:rsidR="005A3E1A" w:rsidRPr="00F44E35" w:rsidRDefault="005A3E1A" w:rsidP="00F44E35">
      <w:pPr>
        <w:spacing w:before="40" w:after="40" w:line="288" w:lineRule="auto"/>
        <w:ind w:firstLine="567"/>
        <w:jc w:val="both"/>
        <w:rPr>
          <w:lang w:val="de-DE"/>
        </w:rPr>
      </w:pPr>
      <w:r w:rsidRPr="00F44E35">
        <w:rPr>
          <w:lang w:val="de-DE"/>
        </w:rPr>
        <w:t>Theo báo cáo của Uỷ ban an toàn giao thông quốc gia, trong 2 tháng đầu năm 2010, trên địa bàn cả nước đã xảy ra 2520 vụ tai nạn giao thông, làm chết 207</w:t>
      </w:r>
      <w:r w:rsidR="00612E33">
        <w:rPr>
          <w:lang w:val="de-DE"/>
        </w:rPr>
        <w:t>2</w:t>
      </w:r>
      <w:r w:rsidRPr="00F44E35">
        <w:rPr>
          <w:lang w:val="de-DE"/>
        </w:rPr>
        <w:t xml:space="preserve"> người và làm bị thương 1978 người. So với 2 tháng đầu năm 2009, số vụ tai nạn giao thông tăng 16,5%; số người chết tăng 1,3%; số người bị thương tăng 38,9%. Bình quân một ngày trong 2 tháng đầu năm nay, trên địa bàn cả nước xảy ra 43 vụ tai nạn giao thông, làm chết 35 người và làm bị thương 34 người. So với cùng kỳ năm 2009, số vụ tai nạn giao thông bình quân một ngày tăng 7 vụ; số người chết tăng 1 người và số người bị thương tăng 10 người. </w:t>
      </w:r>
    </w:p>
    <w:p w14:paraId="3C542F4D" w14:textId="77777777" w:rsidR="005A3E1A" w:rsidRPr="00F44E35" w:rsidRDefault="005A3E1A" w:rsidP="00F44E35">
      <w:pPr>
        <w:spacing w:before="40" w:after="40" w:line="288" w:lineRule="auto"/>
        <w:ind w:firstLine="567"/>
        <w:jc w:val="both"/>
        <w:rPr>
          <w:lang w:val="de-DE"/>
        </w:rPr>
      </w:pPr>
      <w:r w:rsidRPr="00F44E35">
        <w:rPr>
          <w:lang w:val="de-DE"/>
        </w:rPr>
        <w:t>Riêng trong 6 ngày Tết Canh Dần (từ 30 tháng Chạp đến 5 tháng Giêng), trên địa bàn cả nước đã xảy ra 407 vụ tai nạn giao thông, làm chết 297 người và làm bị thương 425 người, trong đó 397 vụ tai nạn giao thông đường bộ, làm chết 287 người và làm bị thương 425 người. Bình quân 1 ngày có gần 50 người chết do tai nạn giao thông.</w:t>
      </w:r>
    </w:p>
    <w:p w14:paraId="04A77CCF" w14:textId="77777777" w:rsidR="005A3E1A" w:rsidRPr="00F44E35" w:rsidRDefault="005A3E1A" w:rsidP="00F44E35">
      <w:pPr>
        <w:spacing w:before="40" w:after="40" w:line="288" w:lineRule="auto"/>
        <w:ind w:firstLine="567"/>
        <w:jc w:val="both"/>
        <w:rPr>
          <w:b/>
          <w:lang w:val="de-DE"/>
        </w:rPr>
      </w:pPr>
      <w:r w:rsidRPr="00F44E35">
        <w:rPr>
          <w:b/>
          <w:lang w:val="de-DE"/>
        </w:rPr>
        <w:t>4. Thiệt hại do thiên tai</w:t>
      </w:r>
    </w:p>
    <w:p w14:paraId="286BD0E4" w14:textId="77777777" w:rsidR="005A3E1A" w:rsidRPr="00F44E35" w:rsidRDefault="005A3E1A" w:rsidP="00F44E35">
      <w:pPr>
        <w:spacing w:before="40" w:after="40" w:line="288" w:lineRule="auto"/>
        <w:ind w:firstLine="567"/>
        <w:jc w:val="both"/>
        <w:rPr>
          <w:lang w:val="de-DE"/>
        </w:rPr>
      </w:pPr>
      <w:ins w:id="39" w:author="dnhung" w:date="2009-12-30T08:08:00Z">
        <w:r w:rsidRPr="00F44E35">
          <w:rPr>
            <w:lang w:val="de-DE"/>
          </w:rPr>
          <w:t xml:space="preserve">Trong </w:t>
        </w:r>
      </w:ins>
      <w:r w:rsidRPr="00F44E35">
        <w:rPr>
          <w:lang w:val="de-DE"/>
        </w:rPr>
        <w:t xml:space="preserve">3 tháng đầu </w:t>
      </w:r>
      <w:ins w:id="40" w:author="dnhung" w:date="2009-12-30T08:08:00Z">
        <w:r w:rsidRPr="00F44E35">
          <w:rPr>
            <w:lang w:val="de-DE"/>
          </w:rPr>
          <w:t>năm 20</w:t>
        </w:r>
      </w:ins>
      <w:r w:rsidRPr="00F44E35">
        <w:rPr>
          <w:lang w:val="de-DE"/>
        </w:rPr>
        <w:t>10</w:t>
      </w:r>
      <w:ins w:id="41" w:author="dnhung" w:date="2009-12-30T08:08:00Z">
        <w:r w:rsidRPr="00F44E35">
          <w:rPr>
            <w:lang w:val="de-DE"/>
          </w:rPr>
          <w:t xml:space="preserve">, </w:t>
        </w:r>
      </w:ins>
      <w:r w:rsidRPr="00F44E35">
        <w:rPr>
          <w:lang w:val="de-DE"/>
        </w:rPr>
        <w:t xml:space="preserve">áp thấp nhiệt đới, triều cường, mưa lớn kéo dài và lốc xoáy đã gây thiệt hại về người và tài sản cho 4 tỉnh là Yên Bái, Thanh Hoá, Bình Thuận và Đồng Tháp. </w:t>
      </w:r>
      <w:ins w:id="42" w:author="dnhung" w:date="2009-12-30T08:08:00Z">
        <w:r w:rsidRPr="00F44E35">
          <w:rPr>
            <w:lang w:val="de-DE"/>
          </w:rPr>
          <w:t xml:space="preserve">Theo báo cáo </w:t>
        </w:r>
      </w:ins>
      <w:r w:rsidRPr="00F44E35">
        <w:rPr>
          <w:lang w:val="de-DE"/>
        </w:rPr>
        <w:t xml:space="preserve">sơ bộ </w:t>
      </w:r>
      <w:ins w:id="43" w:author="dnhung" w:date="2009-12-30T08:08:00Z">
        <w:r w:rsidRPr="00F44E35">
          <w:rPr>
            <w:lang w:val="de-DE"/>
          </w:rPr>
          <w:t xml:space="preserve">của các địa phương, thiên tai đã làm </w:t>
        </w:r>
      </w:ins>
      <w:r w:rsidRPr="00F44E35">
        <w:rPr>
          <w:lang w:val="de-DE"/>
        </w:rPr>
        <w:t>5</w:t>
      </w:r>
      <w:ins w:id="44" w:author="dnhung" w:date="2009-12-30T08:08:00Z">
        <w:r w:rsidRPr="00F44E35">
          <w:rPr>
            <w:lang w:val="de-DE"/>
          </w:rPr>
          <w:t xml:space="preserve"> người chết</w:t>
        </w:r>
      </w:ins>
      <w:r w:rsidRPr="00F44E35">
        <w:rPr>
          <w:lang w:val="de-DE"/>
        </w:rPr>
        <w:t>; 10</w:t>
      </w:r>
      <w:ins w:id="45" w:author="dnhung" w:date="2009-12-30T08:08:00Z">
        <w:r w:rsidRPr="00F44E35">
          <w:rPr>
            <w:lang w:val="de-DE"/>
          </w:rPr>
          <w:t xml:space="preserve"> người bị thương</w:t>
        </w:r>
      </w:ins>
      <w:r w:rsidRPr="00F44E35">
        <w:rPr>
          <w:lang w:val="de-DE"/>
        </w:rPr>
        <w:t xml:space="preserve">, tổng giá trị thiệt hại ước tính gần 13 tỷ đồng. </w:t>
      </w:r>
    </w:p>
    <w:p w14:paraId="4B397D70" w14:textId="77777777" w:rsidR="005A3E1A" w:rsidRPr="00DA2091" w:rsidRDefault="005A3E1A" w:rsidP="00F44E35">
      <w:pPr>
        <w:spacing w:before="40" w:after="40" w:line="288" w:lineRule="auto"/>
        <w:ind w:firstLine="539"/>
        <w:jc w:val="both"/>
        <w:rPr>
          <w:spacing w:val="-2"/>
          <w:szCs w:val="32"/>
          <w:lang w:val="de-DE"/>
        </w:rPr>
      </w:pPr>
      <w:r w:rsidRPr="00AB7B94">
        <w:rPr>
          <w:b/>
          <w:i/>
          <w:spacing w:val="-2"/>
          <w:szCs w:val="32"/>
          <w:lang w:val="de-DE"/>
        </w:rPr>
        <w:t>Khái quát lại,</w:t>
      </w:r>
      <w:r w:rsidRPr="00AB7B94">
        <w:rPr>
          <w:spacing w:val="-2"/>
          <w:szCs w:val="32"/>
          <w:lang w:val="de-DE"/>
        </w:rPr>
        <w:t xml:space="preserve"> mặc dù đứng trước nhiều khó khăn, thách thức, nhưng trong quý I/2010 nền kinh tế nước ta vẫn tiếp tục đà phục hồi của những quý cuối năm 2009 với tốc độ tăng tổng sản phẩm trong nước đạt 5,83%, gấp gần 1,9 lần tốc độ tăng trong quý I/2009. Đáng chú ý là sự phục hồi diễn ra ở hầu hết các ngành, các lĩnh vực kinh tế then chốt: </w:t>
      </w:r>
      <w:r w:rsidR="008B44D3">
        <w:rPr>
          <w:spacing w:val="-2"/>
          <w:szCs w:val="32"/>
          <w:lang w:val="de-DE"/>
        </w:rPr>
        <w:t>G</w:t>
      </w:r>
      <w:r w:rsidRPr="00AB7B94">
        <w:rPr>
          <w:spacing w:val="-2"/>
          <w:szCs w:val="32"/>
          <w:lang w:val="de-DE"/>
        </w:rPr>
        <w:t xml:space="preserve">iá trị sản xuất nông, lâm nghiệp và thủy sản </w:t>
      </w:r>
      <w:r w:rsidR="008B44D3">
        <w:rPr>
          <w:spacing w:val="-2"/>
          <w:szCs w:val="32"/>
          <w:lang w:val="de-DE"/>
        </w:rPr>
        <w:t>t</w:t>
      </w:r>
      <w:r w:rsidR="008B44D3" w:rsidRPr="008B44D3">
        <w:rPr>
          <w:spacing w:val="-2"/>
          <w:szCs w:val="32"/>
          <w:lang w:val="de-DE"/>
        </w:rPr>
        <w:t>ă</w:t>
      </w:r>
      <w:r w:rsidR="008B44D3">
        <w:rPr>
          <w:spacing w:val="-2"/>
          <w:szCs w:val="32"/>
          <w:lang w:val="de-DE"/>
        </w:rPr>
        <w:t>ng</w:t>
      </w:r>
      <w:r w:rsidRPr="00AB7B94">
        <w:rPr>
          <w:spacing w:val="-2"/>
          <w:szCs w:val="32"/>
          <w:lang w:val="de-DE"/>
        </w:rPr>
        <w:t xml:space="preserve"> 5,8%; giá trị sản xuất công nghiệp tăng 13,6%; tổng mức bán lẻ hàng hoá và dịch vụ tiêu dùng theo giá thực tế tăng 24,1%, nếu loại trừ yếu tố tăng giá thì tăng 14,4%; </w:t>
      </w:r>
      <w:r w:rsidR="008B44D3">
        <w:rPr>
          <w:spacing w:val="-2"/>
          <w:szCs w:val="32"/>
          <w:lang w:val="de-DE"/>
        </w:rPr>
        <w:t>th</w:t>
      </w:r>
      <w:r w:rsidR="008B44D3" w:rsidRPr="008B44D3">
        <w:rPr>
          <w:spacing w:val="-2"/>
          <w:szCs w:val="32"/>
          <w:lang w:val="de-DE"/>
        </w:rPr>
        <w:t>ực</w:t>
      </w:r>
      <w:r w:rsidR="008B44D3">
        <w:rPr>
          <w:spacing w:val="-2"/>
          <w:szCs w:val="32"/>
          <w:lang w:val="de-DE"/>
        </w:rPr>
        <w:t xml:space="preserve"> hi</w:t>
      </w:r>
      <w:r w:rsidR="008B44D3" w:rsidRPr="008B44D3">
        <w:rPr>
          <w:spacing w:val="-2"/>
          <w:szCs w:val="32"/>
          <w:lang w:val="de-DE"/>
        </w:rPr>
        <w:t>ện</w:t>
      </w:r>
      <w:r w:rsidR="008B44D3">
        <w:rPr>
          <w:spacing w:val="-2"/>
          <w:szCs w:val="32"/>
          <w:lang w:val="de-DE"/>
        </w:rPr>
        <w:t xml:space="preserve"> </w:t>
      </w:r>
      <w:r w:rsidRPr="00DA2091">
        <w:rPr>
          <w:spacing w:val="-2"/>
          <w:szCs w:val="32"/>
          <w:lang w:val="de-DE"/>
        </w:rPr>
        <w:t xml:space="preserve">vốn đầu tư toàn xã hội </w:t>
      </w:r>
      <w:r w:rsidR="00DA2091" w:rsidRPr="00DA2091">
        <w:rPr>
          <w:spacing w:val="-2"/>
          <w:szCs w:val="32"/>
          <w:lang w:val="de-DE"/>
        </w:rPr>
        <w:t>ước</w:t>
      </w:r>
      <w:r w:rsidR="00DA2091">
        <w:rPr>
          <w:spacing w:val="-2"/>
          <w:szCs w:val="32"/>
          <w:lang w:val="de-DE"/>
        </w:rPr>
        <w:t xml:space="preserve"> t</w:t>
      </w:r>
      <w:r w:rsidR="00DA2091" w:rsidRPr="00DA2091">
        <w:rPr>
          <w:spacing w:val="-2"/>
          <w:szCs w:val="32"/>
          <w:lang w:val="de-DE"/>
        </w:rPr>
        <w:t>ính</w:t>
      </w:r>
      <w:r w:rsidR="00DA2091">
        <w:rPr>
          <w:spacing w:val="-2"/>
          <w:szCs w:val="32"/>
          <w:lang w:val="de-DE"/>
        </w:rPr>
        <w:t xml:space="preserve"> </w:t>
      </w:r>
      <w:r w:rsidRPr="00DA2091">
        <w:rPr>
          <w:spacing w:val="-2"/>
          <w:szCs w:val="32"/>
          <w:lang w:val="de-DE"/>
        </w:rPr>
        <w:t>tăng 26,2%; vận chuyển hành khách tăng 14,8% về khối lượng vận chuyển và tăng 15,8% về khối lượng luân chuyển; vận chuyển hàng hoá tăng 10,4% về khối lượng vận chuyển và tăng 8,5% về khối lượng luân chuyển; khách quốc tế đến nước ta tăng 36,2%.</w:t>
      </w:r>
    </w:p>
    <w:p w14:paraId="778E1DE2" w14:textId="77777777" w:rsidR="005A3E1A" w:rsidRPr="00F44E35" w:rsidRDefault="005A3E1A" w:rsidP="00AB7B94">
      <w:pPr>
        <w:spacing w:before="40" w:after="40" w:line="283" w:lineRule="auto"/>
        <w:ind w:firstLine="540"/>
        <w:jc w:val="both"/>
        <w:rPr>
          <w:lang w:val="de-DE"/>
        </w:rPr>
      </w:pPr>
      <w:r w:rsidRPr="00F44E35">
        <w:rPr>
          <w:szCs w:val="32"/>
          <w:lang w:val="de-DE"/>
        </w:rPr>
        <w:t xml:space="preserve">Tuy nhiên, nền kinh tế vẫn còn tồn tại nhiều khó khăn vừa có tính trước mắt vừa có tính lâu dài. Chất lượng, hiệu quả tăng trưởng hạn chế; sức cạnh tranh của nền kinh tế nói chung và của nhiều </w:t>
      </w:r>
      <w:r w:rsidR="00DA2091">
        <w:rPr>
          <w:szCs w:val="32"/>
          <w:lang w:val="de-DE"/>
        </w:rPr>
        <w:t>ng</w:t>
      </w:r>
      <w:r w:rsidR="00DA2091" w:rsidRPr="00DA2091">
        <w:rPr>
          <w:szCs w:val="32"/>
          <w:lang w:val="de-DE"/>
        </w:rPr>
        <w:t>ành</w:t>
      </w:r>
      <w:r w:rsidR="00DA2091">
        <w:rPr>
          <w:szCs w:val="32"/>
          <w:lang w:val="de-DE"/>
        </w:rPr>
        <w:t>, nhi</w:t>
      </w:r>
      <w:r w:rsidR="00DA2091" w:rsidRPr="00DA2091">
        <w:rPr>
          <w:szCs w:val="32"/>
          <w:lang w:val="de-DE"/>
        </w:rPr>
        <w:t>ều</w:t>
      </w:r>
      <w:r w:rsidR="00DA2091">
        <w:rPr>
          <w:szCs w:val="32"/>
          <w:lang w:val="de-DE"/>
        </w:rPr>
        <w:t xml:space="preserve"> </w:t>
      </w:r>
      <w:r w:rsidRPr="00F44E35">
        <w:rPr>
          <w:szCs w:val="32"/>
          <w:lang w:val="de-DE"/>
        </w:rPr>
        <w:t xml:space="preserve">loại </w:t>
      </w:r>
      <w:r w:rsidR="00DA2091">
        <w:rPr>
          <w:szCs w:val="32"/>
          <w:lang w:val="de-DE"/>
        </w:rPr>
        <w:t>s</w:t>
      </w:r>
      <w:r w:rsidR="00DA2091" w:rsidRPr="00DA2091">
        <w:rPr>
          <w:szCs w:val="32"/>
          <w:lang w:val="de-DE"/>
        </w:rPr>
        <w:t>ản</w:t>
      </w:r>
      <w:r w:rsidR="00DA2091">
        <w:rPr>
          <w:szCs w:val="32"/>
          <w:lang w:val="de-DE"/>
        </w:rPr>
        <w:t xml:space="preserve"> ph</w:t>
      </w:r>
      <w:r w:rsidR="00DA2091" w:rsidRPr="00DA2091">
        <w:rPr>
          <w:szCs w:val="32"/>
          <w:lang w:val="de-DE"/>
        </w:rPr>
        <w:t>ẩm</w:t>
      </w:r>
      <w:r w:rsidR="00DA2091">
        <w:rPr>
          <w:szCs w:val="32"/>
          <w:lang w:val="de-DE"/>
        </w:rPr>
        <w:t xml:space="preserve"> </w:t>
      </w:r>
      <w:r w:rsidRPr="00F44E35">
        <w:rPr>
          <w:szCs w:val="32"/>
          <w:lang w:val="de-DE"/>
        </w:rPr>
        <w:t xml:space="preserve">hàng hoá, dịch vụ </w:t>
      </w:r>
      <w:r w:rsidR="00DA2091">
        <w:rPr>
          <w:szCs w:val="32"/>
          <w:lang w:val="de-DE"/>
        </w:rPr>
        <w:t>c</w:t>
      </w:r>
      <w:r w:rsidR="00DA2091" w:rsidRPr="00DA2091">
        <w:rPr>
          <w:szCs w:val="32"/>
          <w:lang w:val="de-DE"/>
        </w:rPr>
        <w:t>òn</w:t>
      </w:r>
      <w:r w:rsidRPr="00F44E35">
        <w:rPr>
          <w:szCs w:val="32"/>
          <w:lang w:val="de-DE"/>
        </w:rPr>
        <w:t xml:space="preserve"> thấp. Một số cân đối kinh tế vĩ mô chưa</w:t>
      </w:r>
      <w:r w:rsidRPr="00F44E35">
        <w:rPr>
          <w:lang w:val="de-DE"/>
        </w:rPr>
        <w:t xml:space="preserve"> được cải thiện đáng kể, thiếu tính bền vững, nhất là cân đối xuất nhập khẩu hàng hoá, dịch vụ; cân đối thu chi ngân sách Nhà nước; cân đối vốn đầu tư phát triển; chỉ số giá tiêu dùng tăng cao. Những khó khăn, thách thức đó đã tác động không nhỏ đến sản xuất và đời sống dân cư.</w:t>
      </w:r>
    </w:p>
    <w:p w14:paraId="221D4C08" w14:textId="77777777" w:rsidR="005A3E1A" w:rsidRPr="00F44E35" w:rsidRDefault="00DA2091" w:rsidP="00AB7B94">
      <w:pPr>
        <w:spacing w:before="40" w:after="40" w:line="283" w:lineRule="auto"/>
        <w:ind w:firstLine="567"/>
        <w:jc w:val="both"/>
        <w:rPr>
          <w:lang w:val="de-DE"/>
        </w:rPr>
      </w:pPr>
      <w:r>
        <w:rPr>
          <w:lang w:val="de-DE"/>
        </w:rPr>
        <w:t xml:space="preserve">Năm 2010 </w:t>
      </w:r>
      <w:r w:rsidR="005A3E1A" w:rsidRPr="00F44E35">
        <w:rPr>
          <w:lang w:val="de-DE"/>
        </w:rPr>
        <w:t>có vị trí rất quan trọng. Việc hoàn thành Kế hoạch phát triển kinh tế-xã hội năm 2010 không chỉ góp phần thực hiện thắng lợi Kế hoạch phát triển kinh tế-xã hội 5 năm 2006-2010 và Chiến lược phát triển kinh tế-xã hội 10 năm 2001-2010, mà còn tạo tiền đề vật chất và tinh thần để bước vào triển khai thực hiện các mục tiêu của Kế hoạch phát triển kinh tế-xã hội 5 năm 2011-2015 và Chiến lược phát triển kinh tế-xã hội 10 năm 2011-2020 mà Nghị quyết Đại hội Đảng lần thứ XI tiến hành đầu năm 2011 sẽ đề ra.</w:t>
      </w:r>
    </w:p>
    <w:p w14:paraId="58FA9C28" w14:textId="77777777" w:rsidR="005A3E1A" w:rsidRPr="00F44E35" w:rsidRDefault="005A3E1A" w:rsidP="00AB7B94">
      <w:pPr>
        <w:spacing w:before="40" w:after="40" w:line="283" w:lineRule="auto"/>
        <w:ind w:firstLine="567"/>
        <w:jc w:val="both"/>
        <w:rPr>
          <w:lang w:val="de-DE"/>
        </w:rPr>
      </w:pPr>
      <w:r w:rsidRPr="00F44E35">
        <w:rPr>
          <w:lang w:val="de-DE"/>
        </w:rPr>
        <w:t>Để hoàn thành những mục tiêu Kế hoạch phát triển kinh tế-xã hội năm 2010, các cấp, các ngành, các doanh nghiệp và nhân dân cả nước cần tiếp tục thực hiện nghiêm túc, quyết liệt các Nghị quyết số 36/2009/QH12; Nghị quyết số 37/2009/QH12 và Nghị quyết số 38/2009/QH12 của Quốc hội; Nghị quyết số 03/NQ-CP ngày 15/01/2010 của Chính phủ, trong đó chú trọng các vấn đề lớn sau đây:</w:t>
      </w:r>
    </w:p>
    <w:p w14:paraId="21458ECA" w14:textId="77777777" w:rsidR="005A3E1A" w:rsidRPr="00F44E35" w:rsidRDefault="005A3E1A" w:rsidP="00AB7B94">
      <w:pPr>
        <w:spacing w:before="40" w:after="40" w:line="283" w:lineRule="auto"/>
        <w:ind w:firstLine="567"/>
        <w:jc w:val="both"/>
        <w:rPr>
          <w:lang w:val="de-DE"/>
        </w:rPr>
      </w:pPr>
      <w:r w:rsidRPr="00F44E35">
        <w:rPr>
          <w:i/>
          <w:lang w:val="de-DE"/>
        </w:rPr>
        <w:t xml:space="preserve">- Một là, </w:t>
      </w:r>
      <w:r w:rsidRPr="00F44E35">
        <w:rPr>
          <w:lang w:val="de-DE"/>
        </w:rPr>
        <w:t xml:space="preserve">trên cơ sở kết quả thực hiện trong quý I/2010, </w:t>
      </w:r>
      <w:r w:rsidR="00DA2091">
        <w:rPr>
          <w:lang w:val="de-DE"/>
        </w:rPr>
        <w:t>c</w:t>
      </w:r>
      <w:r w:rsidR="00DA2091" w:rsidRPr="00DA2091">
        <w:rPr>
          <w:lang w:val="de-DE"/>
        </w:rPr>
        <w:t>ác</w:t>
      </w:r>
      <w:r w:rsidR="00DA2091">
        <w:rPr>
          <w:lang w:val="de-DE"/>
        </w:rPr>
        <w:t xml:space="preserve"> ng</w:t>
      </w:r>
      <w:r w:rsidR="00DA2091" w:rsidRPr="00DA2091">
        <w:rPr>
          <w:lang w:val="de-DE"/>
        </w:rPr>
        <w:t>ành</w:t>
      </w:r>
      <w:r w:rsidR="00DA2091">
        <w:rPr>
          <w:lang w:val="de-DE"/>
        </w:rPr>
        <w:t>, c</w:t>
      </w:r>
      <w:r w:rsidR="00DA2091" w:rsidRPr="00DA2091">
        <w:rPr>
          <w:lang w:val="de-DE"/>
        </w:rPr>
        <w:t>ác</w:t>
      </w:r>
      <w:r w:rsidR="00DA2091">
        <w:rPr>
          <w:lang w:val="de-DE"/>
        </w:rPr>
        <w:t xml:space="preserve"> c</w:t>
      </w:r>
      <w:r w:rsidR="00DA2091" w:rsidRPr="00DA2091">
        <w:rPr>
          <w:lang w:val="de-DE"/>
        </w:rPr>
        <w:t>ấp</w:t>
      </w:r>
      <w:r w:rsidR="00DA2091">
        <w:rPr>
          <w:lang w:val="de-DE"/>
        </w:rPr>
        <w:t xml:space="preserve"> </w:t>
      </w:r>
      <w:r w:rsidRPr="00F44E35">
        <w:rPr>
          <w:lang w:val="de-DE"/>
        </w:rPr>
        <w:t>cần rà soát các chỉ tiêu chủ yếu của Kế hoạch phát triển kinh tế-xã hội năm 2010 đã được Quốc hội</w:t>
      </w:r>
      <w:r w:rsidR="008B44D3">
        <w:rPr>
          <w:lang w:val="de-DE"/>
        </w:rPr>
        <w:t xml:space="preserve"> v</w:t>
      </w:r>
      <w:r w:rsidR="008B44D3" w:rsidRPr="008B44D3">
        <w:rPr>
          <w:lang w:val="de-DE"/>
        </w:rPr>
        <w:t>à</w:t>
      </w:r>
      <w:r w:rsidR="00DA2091">
        <w:rPr>
          <w:lang w:val="de-DE"/>
        </w:rPr>
        <w:t xml:space="preserve"> c</w:t>
      </w:r>
      <w:r w:rsidR="00DA2091" w:rsidRPr="00DA2091">
        <w:rPr>
          <w:lang w:val="de-DE"/>
        </w:rPr>
        <w:t>ác</w:t>
      </w:r>
      <w:r w:rsidR="00DA2091">
        <w:rPr>
          <w:lang w:val="de-DE"/>
        </w:rPr>
        <w:t xml:space="preserve"> ng</w:t>
      </w:r>
      <w:r w:rsidR="00DA2091" w:rsidRPr="00DA2091">
        <w:rPr>
          <w:lang w:val="de-DE"/>
        </w:rPr>
        <w:t>ành</w:t>
      </w:r>
      <w:r w:rsidR="00DA2091">
        <w:rPr>
          <w:lang w:val="de-DE"/>
        </w:rPr>
        <w:t>, c</w:t>
      </w:r>
      <w:r w:rsidR="00DA2091" w:rsidRPr="00DA2091">
        <w:rPr>
          <w:lang w:val="de-DE"/>
        </w:rPr>
        <w:t>ác</w:t>
      </w:r>
      <w:r w:rsidR="00DA2091">
        <w:rPr>
          <w:lang w:val="de-DE"/>
        </w:rPr>
        <w:t xml:space="preserve"> </w:t>
      </w:r>
      <w:r w:rsidR="00DA2091" w:rsidRPr="00DA2091">
        <w:rPr>
          <w:lang w:val="de-DE"/>
        </w:rPr>
        <w:t>địa</w:t>
      </w:r>
      <w:r w:rsidR="00DA2091">
        <w:rPr>
          <w:lang w:val="de-DE"/>
        </w:rPr>
        <w:t xml:space="preserve"> ph</w:t>
      </w:r>
      <w:r w:rsidR="00DA2091" w:rsidRPr="00DA2091">
        <w:rPr>
          <w:lang w:val="de-DE"/>
        </w:rPr>
        <w:t>ươ</w:t>
      </w:r>
      <w:r w:rsidR="00DA2091">
        <w:rPr>
          <w:lang w:val="de-DE"/>
        </w:rPr>
        <w:t>ng</w:t>
      </w:r>
      <w:r w:rsidRPr="00F44E35">
        <w:rPr>
          <w:lang w:val="de-DE"/>
        </w:rPr>
        <w:t xml:space="preserve"> thông qua để đề ra nhiệm vụ phấn đấu cho các tháng, quý tiếp theo. Riêng về tổng sản phẩm trong nước, theo tính toán của Tổng cục Thống kê, quý I/2010 tuy tăng trưởng cao nhưng mới đạt 5,83%, muốn đạt chỉ tiêu cả năm tăng 6,5% thì quý II/2010 phải phấn đấu tăng 6%; quý III/2010 tăng 6,5% và quý IV tăng 7,3%.</w:t>
      </w:r>
    </w:p>
    <w:p w14:paraId="04839036" w14:textId="77777777" w:rsidR="005A3E1A" w:rsidRPr="00F44E35" w:rsidRDefault="005A3E1A" w:rsidP="00AB7B94">
      <w:pPr>
        <w:spacing w:before="40" w:after="40" w:line="283" w:lineRule="auto"/>
        <w:ind w:firstLine="567"/>
        <w:jc w:val="both"/>
        <w:rPr>
          <w:lang w:val="de-DE"/>
        </w:rPr>
      </w:pPr>
      <w:r w:rsidRPr="00F44E35">
        <w:rPr>
          <w:i/>
          <w:lang w:val="de-DE"/>
        </w:rPr>
        <w:t xml:space="preserve">- Hai là, </w:t>
      </w:r>
      <w:r w:rsidRPr="00F44E35">
        <w:rPr>
          <w:lang w:val="de-DE"/>
        </w:rPr>
        <w:t>để thực hiện được các chỉ tiêu chủ yếu của Kế hoạch phát triển kinh tế-xã hội năm 2010 nói chung và chỉ tiêu tăng tổng sản phẩm trong nước nói riêng, phải tận dụng đà phục hồi của kinh tế trong nước và xu hướng phục hồi</w:t>
      </w:r>
      <w:r w:rsidRPr="00147FDA">
        <w:rPr>
          <w:lang w:val="de-DE"/>
        </w:rPr>
        <w:t xml:space="preserve"> của kinh tế thế giới để đẩy mạnh sản xuất kinh doanh. </w:t>
      </w:r>
      <w:r w:rsidR="00DA2091" w:rsidRPr="00147FDA">
        <w:rPr>
          <w:lang w:val="de-DE"/>
        </w:rPr>
        <w:t xml:space="preserve">Rà soát và </w:t>
      </w:r>
      <w:r w:rsidR="00147FDA" w:rsidRPr="00147FDA">
        <w:rPr>
          <w:lang w:val="de-DE"/>
        </w:rPr>
        <w:t xml:space="preserve">xác định rõ </w:t>
      </w:r>
      <w:r w:rsidR="00147FDA">
        <w:rPr>
          <w:lang w:val="de-DE"/>
        </w:rPr>
        <w:t>nh</w:t>
      </w:r>
      <w:r w:rsidR="00147FDA" w:rsidRPr="00147FDA">
        <w:rPr>
          <w:lang w:val="de-DE"/>
        </w:rPr>
        <w:t>ữn</w:t>
      </w:r>
      <w:r w:rsidR="00147FDA">
        <w:rPr>
          <w:lang w:val="de-DE"/>
        </w:rPr>
        <w:t xml:space="preserve">g </w:t>
      </w:r>
      <w:r w:rsidR="00DA2091">
        <w:rPr>
          <w:lang w:val="de-DE"/>
        </w:rPr>
        <w:t>th</w:t>
      </w:r>
      <w:r w:rsidR="00DA2091" w:rsidRPr="00DA2091">
        <w:rPr>
          <w:lang w:val="de-DE"/>
        </w:rPr>
        <w:t>ế</w:t>
      </w:r>
      <w:r w:rsidR="00DA2091">
        <w:rPr>
          <w:lang w:val="de-DE"/>
        </w:rPr>
        <w:t xml:space="preserve"> m</w:t>
      </w:r>
      <w:r w:rsidR="00DA2091" w:rsidRPr="00DA2091">
        <w:rPr>
          <w:lang w:val="de-DE"/>
        </w:rPr>
        <w:t>ạnh</w:t>
      </w:r>
      <w:r w:rsidR="00DA2091">
        <w:rPr>
          <w:lang w:val="de-DE"/>
        </w:rPr>
        <w:t xml:space="preserve"> c</w:t>
      </w:r>
      <w:r w:rsidR="00DA2091" w:rsidRPr="00DA2091">
        <w:rPr>
          <w:lang w:val="de-DE"/>
        </w:rPr>
        <w:t>ủa</w:t>
      </w:r>
      <w:r w:rsidR="00DA2091">
        <w:rPr>
          <w:lang w:val="de-DE"/>
        </w:rPr>
        <w:t xml:space="preserve"> </w:t>
      </w:r>
      <w:r w:rsidR="00DA2091" w:rsidRPr="00DA2091">
        <w:rPr>
          <w:lang w:val="de-DE"/>
        </w:rPr>
        <w:t>địa</w:t>
      </w:r>
      <w:r w:rsidR="00DA2091">
        <w:rPr>
          <w:lang w:val="de-DE"/>
        </w:rPr>
        <w:t xml:space="preserve"> ph</w:t>
      </w:r>
      <w:r w:rsidR="00DA2091" w:rsidRPr="00DA2091">
        <w:rPr>
          <w:lang w:val="de-DE"/>
        </w:rPr>
        <w:t>ươ</w:t>
      </w:r>
      <w:r w:rsidR="00DA2091">
        <w:rPr>
          <w:lang w:val="de-DE"/>
        </w:rPr>
        <w:t>ng, c</w:t>
      </w:r>
      <w:r w:rsidR="00DA2091" w:rsidRPr="00DA2091">
        <w:rPr>
          <w:lang w:val="de-DE"/>
        </w:rPr>
        <w:t>ủa</w:t>
      </w:r>
      <w:r w:rsidR="00DA2091">
        <w:rPr>
          <w:lang w:val="de-DE"/>
        </w:rPr>
        <w:t xml:space="preserve"> m</w:t>
      </w:r>
      <w:r w:rsidR="00DA2091" w:rsidRPr="00DA2091">
        <w:rPr>
          <w:lang w:val="de-DE"/>
        </w:rPr>
        <w:t>ỗi</w:t>
      </w:r>
      <w:r w:rsidR="00DA2091">
        <w:rPr>
          <w:lang w:val="de-DE"/>
        </w:rPr>
        <w:t xml:space="preserve"> ng</w:t>
      </w:r>
      <w:r w:rsidR="00DA2091" w:rsidRPr="00DA2091">
        <w:rPr>
          <w:lang w:val="de-DE"/>
        </w:rPr>
        <w:t>ành</w:t>
      </w:r>
      <w:r w:rsidR="00DA2091">
        <w:rPr>
          <w:lang w:val="de-DE"/>
        </w:rPr>
        <w:t xml:space="preserve"> v</w:t>
      </w:r>
      <w:r w:rsidR="00DA2091" w:rsidRPr="00DA2091">
        <w:rPr>
          <w:lang w:val="de-DE"/>
        </w:rPr>
        <w:t>à</w:t>
      </w:r>
      <w:r w:rsidR="00DA2091">
        <w:rPr>
          <w:lang w:val="de-DE"/>
        </w:rPr>
        <w:t xml:space="preserve"> c</w:t>
      </w:r>
      <w:r w:rsidR="00DA2091" w:rsidRPr="00DA2091">
        <w:rPr>
          <w:lang w:val="de-DE"/>
        </w:rPr>
        <w:t>ủa</w:t>
      </w:r>
      <w:r w:rsidR="00DA2091">
        <w:rPr>
          <w:lang w:val="de-DE"/>
        </w:rPr>
        <w:t xml:space="preserve"> t</w:t>
      </w:r>
      <w:r w:rsidR="00DA2091" w:rsidRPr="00DA2091">
        <w:rPr>
          <w:lang w:val="de-DE"/>
        </w:rPr>
        <w:t>ừng</w:t>
      </w:r>
      <w:r w:rsidR="00DA2091">
        <w:rPr>
          <w:lang w:val="de-DE"/>
        </w:rPr>
        <w:t xml:space="preserve"> doanh nghi</w:t>
      </w:r>
      <w:r w:rsidR="00DA2091" w:rsidRPr="00DA2091">
        <w:rPr>
          <w:lang w:val="de-DE"/>
        </w:rPr>
        <w:t>ệp</w:t>
      </w:r>
      <w:r w:rsidR="00DA2091">
        <w:rPr>
          <w:lang w:val="de-DE"/>
        </w:rPr>
        <w:t xml:space="preserve"> </w:t>
      </w:r>
      <w:r w:rsidR="00DA2091" w:rsidRPr="00DA2091">
        <w:rPr>
          <w:lang w:val="de-DE"/>
        </w:rPr>
        <w:t>để</w:t>
      </w:r>
      <w:r w:rsidR="00DA2091">
        <w:rPr>
          <w:lang w:val="de-DE"/>
        </w:rPr>
        <w:t xml:space="preserve"> </w:t>
      </w:r>
      <w:r w:rsidR="00DA2091" w:rsidRPr="00DA2091">
        <w:rPr>
          <w:lang w:val="de-DE"/>
        </w:rPr>
        <w:t>ư</w:t>
      </w:r>
      <w:r w:rsidR="00DA2091">
        <w:rPr>
          <w:lang w:val="de-DE"/>
        </w:rPr>
        <w:t>u ti</w:t>
      </w:r>
      <w:r w:rsidR="00DA2091" w:rsidRPr="00DA2091">
        <w:rPr>
          <w:lang w:val="de-DE"/>
        </w:rPr>
        <w:t>ê</w:t>
      </w:r>
      <w:r w:rsidR="00DA2091">
        <w:rPr>
          <w:lang w:val="de-DE"/>
        </w:rPr>
        <w:t>n ph</w:t>
      </w:r>
      <w:r w:rsidR="00DA2091" w:rsidRPr="00DA2091">
        <w:rPr>
          <w:lang w:val="de-DE"/>
        </w:rPr>
        <w:t>át</w:t>
      </w:r>
      <w:r w:rsidR="00DA2091">
        <w:rPr>
          <w:lang w:val="de-DE"/>
        </w:rPr>
        <w:t xml:space="preserve"> tri</w:t>
      </w:r>
      <w:r w:rsidR="00DA2091" w:rsidRPr="00DA2091">
        <w:rPr>
          <w:lang w:val="de-DE"/>
        </w:rPr>
        <w:t>ển</w:t>
      </w:r>
      <w:r w:rsidR="00DA2091">
        <w:rPr>
          <w:lang w:val="de-DE"/>
        </w:rPr>
        <w:t xml:space="preserve"> s</w:t>
      </w:r>
      <w:r w:rsidR="00DA2091" w:rsidRPr="00DA2091">
        <w:rPr>
          <w:lang w:val="de-DE"/>
        </w:rPr>
        <w:t>ản</w:t>
      </w:r>
      <w:r w:rsidR="00DA2091">
        <w:rPr>
          <w:lang w:val="de-DE"/>
        </w:rPr>
        <w:t xml:space="preserve"> xu</w:t>
      </w:r>
      <w:r w:rsidR="00DA2091" w:rsidRPr="00DA2091">
        <w:rPr>
          <w:lang w:val="de-DE"/>
        </w:rPr>
        <w:t>ất</w:t>
      </w:r>
      <w:r w:rsidR="00DA2091">
        <w:rPr>
          <w:lang w:val="de-DE"/>
        </w:rPr>
        <w:t xml:space="preserve">, kinh doanh. </w:t>
      </w:r>
      <w:r w:rsidRPr="00F44E35">
        <w:rPr>
          <w:lang w:val="de-DE"/>
        </w:rPr>
        <w:t>Khai thác cao nhất sức mua của thị trường nội địa, nhất là thị trường khu vực nông thôn nhằm tiêu thụ mạnh hơn hàng hoá sản xuất trong nước</w:t>
      </w:r>
      <w:r w:rsidR="00DA2091">
        <w:rPr>
          <w:lang w:val="de-DE"/>
        </w:rPr>
        <w:t>.</w:t>
      </w:r>
      <w:r w:rsidRPr="00F44E35">
        <w:rPr>
          <w:lang w:val="de-DE"/>
        </w:rPr>
        <w:t xml:space="preserve"> Đẩy mạnh thực hiện chiến lược thu mua dự trữ các sản phẩm hàng hoá, bảo đảm giá cả có lợi cho người sản xuất; đồng thời tạo quỹ hàng hoá để chủ động trong xuất khẩu và bình ổn giá cả thị trường trong nước. Trước mắt cần chuẩn bị kho tạm chứa và kinh phí tiếp tục thu mua hết lúa hàng hoá của vùng Đồng bằng sông Cửu Long vì đang vào vụ thu hoạch đại trà với sản lượng dự báo tăng cao so với vụ đông xuân 2009; thu mua cà phê và một số loại nông sản khác.</w:t>
      </w:r>
      <w:r w:rsidR="00185472">
        <w:rPr>
          <w:lang w:val="de-DE"/>
        </w:rPr>
        <w:t xml:space="preserve"> </w:t>
      </w:r>
      <w:r w:rsidR="00185472" w:rsidRPr="00F44E35">
        <w:rPr>
          <w:lang w:val="de-DE"/>
        </w:rPr>
        <w:t xml:space="preserve">Phát huy vai trò chủ đạo của các doanh nghiệp và tập đoàn kinh tế Nhà nước gắn liền với ngăn ngừa độc quyền. Tăng cường vai trò chỉ đạo, điều hành nền kinh tế của Nhà nước bằng các giải pháp phù hợp với quy luật thị trường, tránh lạm dụng các biện pháp can thiệp hành chính. </w:t>
      </w:r>
      <w:r w:rsidRPr="00F44E35">
        <w:rPr>
          <w:lang w:val="de-DE"/>
        </w:rPr>
        <w:t xml:space="preserve">Trong công nghiệp, bên cạnh việc </w:t>
      </w:r>
      <w:r w:rsidR="00185472">
        <w:rPr>
          <w:lang w:val="de-DE"/>
        </w:rPr>
        <w:t>quan t</w:t>
      </w:r>
      <w:r w:rsidR="00185472" w:rsidRPr="00185472">
        <w:rPr>
          <w:lang w:val="de-DE"/>
        </w:rPr>
        <w:t>â</w:t>
      </w:r>
      <w:r w:rsidR="00185472">
        <w:rPr>
          <w:lang w:val="de-DE"/>
        </w:rPr>
        <w:t xml:space="preserve">m </w:t>
      </w:r>
      <w:r w:rsidR="00185472" w:rsidRPr="00185472">
        <w:rPr>
          <w:lang w:val="de-DE"/>
        </w:rPr>
        <w:t>đổi</w:t>
      </w:r>
      <w:r w:rsidR="00185472">
        <w:rPr>
          <w:lang w:val="de-DE"/>
        </w:rPr>
        <w:t xml:space="preserve"> m</w:t>
      </w:r>
      <w:r w:rsidR="00185472" w:rsidRPr="00185472">
        <w:rPr>
          <w:lang w:val="de-DE"/>
        </w:rPr>
        <w:t>ới</w:t>
      </w:r>
      <w:r w:rsidR="00185472">
        <w:rPr>
          <w:lang w:val="de-DE"/>
        </w:rPr>
        <w:t xml:space="preserve"> thi</w:t>
      </w:r>
      <w:r w:rsidR="00185472" w:rsidRPr="00185472">
        <w:rPr>
          <w:lang w:val="de-DE"/>
        </w:rPr>
        <w:t>ết</w:t>
      </w:r>
      <w:r w:rsidR="00185472" w:rsidRPr="00DF1472">
        <w:rPr>
          <w:lang w:val="de-DE"/>
        </w:rPr>
        <w:t xml:space="preserve"> bị</w:t>
      </w:r>
      <w:r w:rsidR="00DF1472">
        <w:rPr>
          <w:lang w:val="de-DE"/>
        </w:rPr>
        <w:t xml:space="preserve"> c</w:t>
      </w:r>
      <w:r w:rsidR="00DF1472" w:rsidRPr="00DF1472">
        <w:rPr>
          <w:lang w:val="de-DE"/>
        </w:rPr>
        <w:t>ô</w:t>
      </w:r>
      <w:r w:rsidR="00DF1472">
        <w:rPr>
          <w:lang w:val="de-DE"/>
        </w:rPr>
        <w:t>ng ngh</w:t>
      </w:r>
      <w:r w:rsidR="00DF1472" w:rsidRPr="00DF1472">
        <w:rPr>
          <w:lang w:val="de-DE"/>
        </w:rPr>
        <w:t>ệ</w:t>
      </w:r>
      <w:r w:rsidR="00DF1472">
        <w:rPr>
          <w:lang w:val="de-DE"/>
        </w:rPr>
        <w:t xml:space="preserve"> l</w:t>
      </w:r>
      <w:r w:rsidR="00DF1472" w:rsidRPr="00DF1472">
        <w:rPr>
          <w:lang w:val="de-DE"/>
        </w:rPr>
        <w:t>ạc</w:t>
      </w:r>
      <w:r w:rsidR="00DF1472">
        <w:rPr>
          <w:lang w:val="de-DE"/>
        </w:rPr>
        <w:t xml:space="preserve"> h</w:t>
      </w:r>
      <w:r w:rsidR="00DF1472" w:rsidRPr="00DF1472">
        <w:rPr>
          <w:lang w:val="de-DE"/>
        </w:rPr>
        <w:t>ậu</w:t>
      </w:r>
      <w:r w:rsidRPr="00F44E35">
        <w:rPr>
          <w:lang w:val="de-DE"/>
        </w:rPr>
        <w:t xml:space="preserve"> và nâng cao hiệu quả các cơ sở công nghiệp hiện có, cần đẩy mạnh đầu tư xây dựng các cơ sở công nghiệp phụ trợ</w:t>
      </w:r>
      <w:r w:rsidR="00DF1472">
        <w:rPr>
          <w:lang w:val="de-DE"/>
        </w:rPr>
        <w:t xml:space="preserve"> v</w:t>
      </w:r>
      <w:r w:rsidR="00DF1472" w:rsidRPr="00DF1472">
        <w:rPr>
          <w:lang w:val="de-DE"/>
        </w:rPr>
        <w:t>à</w:t>
      </w:r>
      <w:r w:rsidR="00DF1472">
        <w:rPr>
          <w:lang w:val="de-DE"/>
        </w:rPr>
        <w:t xml:space="preserve"> c</w:t>
      </w:r>
      <w:r w:rsidR="00DF1472" w:rsidRPr="00DF1472">
        <w:rPr>
          <w:lang w:val="de-DE"/>
        </w:rPr>
        <w:t>ô</w:t>
      </w:r>
      <w:r w:rsidR="00DF1472">
        <w:rPr>
          <w:lang w:val="de-DE"/>
        </w:rPr>
        <w:t>ng nghi</w:t>
      </w:r>
      <w:r w:rsidR="00DF1472" w:rsidRPr="00DF1472">
        <w:rPr>
          <w:lang w:val="de-DE"/>
        </w:rPr>
        <w:t>ệp</w:t>
      </w:r>
      <w:r w:rsidR="00DF1472">
        <w:rPr>
          <w:lang w:val="de-DE"/>
        </w:rPr>
        <w:t xml:space="preserve"> t</w:t>
      </w:r>
      <w:r w:rsidR="00DF1472" w:rsidRPr="00DF1472">
        <w:rPr>
          <w:lang w:val="de-DE"/>
        </w:rPr>
        <w:t>ái</w:t>
      </w:r>
      <w:r w:rsidR="00DF1472">
        <w:rPr>
          <w:lang w:val="de-DE"/>
        </w:rPr>
        <w:t xml:space="preserve"> s</w:t>
      </w:r>
      <w:r w:rsidR="00DF1472" w:rsidRPr="00DF1472">
        <w:rPr>
          <w:lang w:val="de-DE"/>
        </w:rPr>
        <w:t>ử</w:t>
      </w:r>
      <w:r w:rsidR="00DF1472">
        <w:rPr>
          <w:lang w:val="de-DE"/>
        </w:rPr>
        <w:t xml:space="preserve"> d</w:t>
      </w:r>
      <w:r w:rsidR="00DF1472" w:rsidRPr="00DF1472">
        <w:rPr>
          <w:lang w:val="de-DE"/>
        </w:rPr>
        <w:t>ụng</w:t>
      </w:r>
      <w:r w:rsidR="00DF1472">
        <w:rPr>
          <w:lang w:val="de-DE"/>
        </w:rPr>
        <w:t xml:space="preserve"> nguy</w:t>
      </w:r>
      <w:r w:rsidR="00DF1472" w:rsidRPr="00DF1472">
        <w:rPr>
          <w:lang w:val="de-DE"/>
        </w:rPr>
        <w:t>ê</w:t>
      </w:r>
      <w:r w:rsidR="00DF1472">
        <w:rPr>
          <w:lang w:val="de-DE"/>
        </w:rPr>
        <w:t>n v</w:t>
      </w:r>
      <w:r w:rsidR="00DF1472" w:rsidRPr="00DF1472">
        <w:rPr>
          <w:lang w:val="de-DE"/>
        </w:rPr>
        <w:t>ật</w:t>
      </w:r>
      <w:r w:rsidR="00DF1472">
        <w:rPr>
          <w:lang w:val="de-DE"/>
        </w:rPr>
        <w:t xml:space="preserve"> li</w:t>
      </w:r>
      <w:r w:rsidR="00DF1472" w:rsidRPr="00DF1472">
        <w:rPr>
          <w:lang w:val="de-DE"/>
        </w:rPr>
        <w:t>ệu</w:t>
      </w:r>
      <w:r w:rsidR="00DF1472">
        <w:rPr>
          <w:lang w:val="de-DE"/>
        </w:rPr>
        <w:t xml:space="preserve"> nh</w:t>
      </w:r>
      <w:r w:rsidR="00DF1472" w:rsidRPr="00DF1472">
        <w:rPr>
          <w:lang w:val="de-DE"/>
        </w:rPr>
        <w:t>ằ</w:t>
      </w:r>
      <w:r w:rsidR="00DF1472">
        <w:rPr>
          <w:lang w:val="de-DE"/>
        </w:rPr>
        <w:t>m ti</w:t>
      </w:r>
      <w:r w:rsidR="00DF1472" w:rsidRPr="00DF1472">
        <w:rPr>
          <w:lang w:val="de-DE"/>
        </w:rPr>
        <w:t>ết</w:t>
      </w:r>
      <w:r w:rsidR="00DF1472">
        <w:rPr>
          <w:lang w:val="de-DE"/>
        </w:rPr>
        <w:t xml:space="preserve"> ki</w:t>
      </w:r>
      <w:r w:rsidR="00DF1472" w:rsidRPr="00DF1472">
        <w:rPr>
          <w:lang w:val="de-DE"/>
        </w:rPr>
        <w:t>ệm</w:t>
      </w:r>
      <w:r w:rsidR="00DF1472">
        <w:rPr>
          <w:lang w:val="de-DE"/>
        </w:rPr>
        <w:t xml:space="preserve"> trong nh</w:t>
      </w:r>
      <w:r w:rsidR="00DF1472" w:rsidRPr="00DF1472">
        <w:rPr>
          <w:lang w:val="de-DE"/>
        </w:rPr>
        <w:t>ập</w:t>
      </w:r>
      <w:r w:rsidR="00DF1472">
        <w:rPr>
          <w:lang w:val="de-DE"/>
        </w:rPr>
        <w:t xml:space="preserve"> kh</w:t>
      </w:r>
      <w:r w:rsidR="00DF1472" w:rsidRPr="00DF1472">
        <w:rPr>
          <w:lang w:val="de-DE"/>
        </w:rPr>
        <w:t>ẩ</w:t>
      </w:r>
      <w:r w:rsidR="00DF1472">
        <w:rPr>
          <w:lang w:val="de-DE"/>
        </w:rPr>
        <w:t>u v</w:t>
      </w:r>
      <w:r w:rsidR="00DF1472" w:rsidRPr="00DF1472">
        <w:rPr>
          <w:lang w:val="de-DE"/>
        </w:rPr>
        <w:t>à</w:t>
      </w:r>
      <w:r w:rsidR="00DF1472">
        <w:rPr>
          <w:lang w:val="de-DE"/>
        </w:rPr>
        <w:t xml:space="preserve"> b</w:t>
      </w:r>
      <w:r w:rsidR="00DF1472" w:rsidRPr="00DF1472">
        <w:rPr>
          <w:lang w:val="de-DE"/>
        </w:rPr>
        <w:t>ả</w:t>
      </w:r>
      <w:r w:rsidR="00DF1472">
        <w:rPr>
          <w:lang w:val="de-DE"/>
        </w:rPr>
        <w:t>o v</w:t>
      </w:r>
      <w:r w:rsidR="00DF1472" w:rsidRPr="00DF1472">
        <w:rPr>
          <w:lang w:val="de-DE"/>
        </w:rPr>
        <w:t>ệ</w:t>
      </w:r>
      <w:r w:rsidR="00DF1472">
        <w:rPr>
          <w:lang w:val="de-DE"/>
        </w:rPr>
        <w:t xml:space="preserve"> m</w:t>
      </w:r>
      <w:r w:rsidR="00DF1472" w:rsidRPr="00DF1472">
        <w:rPr>
          <w:lang w:val="de-DE"/>
        </w:rPr>
        <w:t>ô</w:t>
      </w:r>
      <w:r w:rsidR="00DF1472">
        <w:rPr>
          <w:lang w:val="de-DE"/>
        </w:rPr>
        <w:t>i tr</w:t>
      </w:r>
      <w:r w:rsidR="00DF1472" w:rsidRPr="00DF1472">
        <w:rPr>
          <w:lang w:val="de-DE"/>
        </w:rPr>
        <w:t>ường</w:t>
      </w:r>
      <w:r w:rsidRPr="00F44E35">
        <w:rPr>
          <w:lang w:val="de-DE"/>
        </w:rPr>
        <w:t>.</w:t>
      </w:r>
    </w:p>
    <w:p w14:paraId="46401D44" w14:textId="77777777" w:rsidR="005A3E1A" w:rsidRPr="00F44E35" w:rsidRDefault="005A3E1A" w:rsidP="00AB7B94">
      <w:pPr>
        <w:spacing w:before="40" w:after="40" w:line="286" w:lineRule="auto"/>
        <w:ind w:firstLine="567"/>
        <w:jc w:val="both"/>
        <w:rPr>
          <w:lang w:val="de-DE"/>
        </w:rPr>
      </w:pPr>
      <w:r w:rsidRPr="00F44E35">
        <w:rPr>
          <w:i/>
          <w:lang w:val="de-DE"/>
        </w:rPr>
        <w:t xml:space="preserve">- Ba là, </w:t>
      </w:r>
      <w:r w:rsidRPr="00F44E35">
        <w:rPr>
          <w:lang w:val="de-DE"/>
        </w:rPr>
        <w:t>tập trung chỉ đạo đẩy mạnh tiến độ thực hiện và giải ngân các dự án công trình đầu tư sử dụng nguồn vốn ngân sách Nhà nước, trái phiếu Chính phủ, tín dụng đầu tư phát triển của Nhà nước và vốn đầu tư phát triển của các doanh nghiệp Nhà nước</w:t>
      </w:r>
      <w:r w:rsidR="00DF1472">
        <w:rPr>
          <w:lang w:val="de-DE"/>
        </w:rPr>
        <w:t xml:space="preserve"> </w:t>
      </w:r>
      <w:r w:rsidR="00DF1472" w:rsidRPr="00DF1472">
        <w:rPr>
          <w:lang w:val="de-DE"/>
        </w:rPr>
        <w:t>để</w:t>
      </w:r>
      <w:r w:rsidR="00DF1472">
        <w:rPr>
          <w:lang w:val="de-DE"/>
        </w:rPr>
        <w:t xml:space="preserve"> b</w:t>
      </w:r>
      <w:r w:rsidR="00DF1472" w:rsidRPr="00DF1472">
        <w:rPr>
          <w:lang w:val="de-DE"/>
        </w:rPr>
        <w:t>ù</w:t>
      </w:r>
      <w:r w:rsidR="00DF1472">
        <w:rPr>
          <w:lang w:val="de-DE"/>
        </w:rPr>
        <w:t xml:space="preserve"> </w:t>
      </w:r>
      <w:r w:rsidR="00DF1472" w:rsidRPr="00DF1472">
        <w:rPr>
          <w:lang w:val="de-DE"/>
        </w:rPr>
        <w:t>đắp</w:t>
      </w:r>
      <w:r w:rsidR="00DF1472">
        <w:rPr>
          <w:lang w:val="de-DE"/>
        </w:rPr>
        <w:t xml:space="preserve"> cho vi</w:t>
      </w:r>
      <w:r w:rsidR="00DF1472" w:rsidRPr="00DF1472">
        <w:rPr>
          <w:lang w:val="de-DE"/>
        </w:rPr>
        <w:t>ệc</w:t>
      </w:r>
      <w:r w:rsidR="00DF1472">
        <w:rPr>
          <w:lang w:val="de-DE"/>
        </w:rPr>
        <w:t xml:space="preserve"> tri</w:t>
      </w:r>
      <w:r w:rsidR="00DF1472" w:rsidRPr="00DF1472">
        <w:rPr>
          <w:lang w:val="de-DE"/>
        </w:rPr>
        <w:t>ển</w:t>
      </w:r>
      <w:r w:rsidR="00DF1472">
        <w:rPr>
          <w:lang w:val="de-DE"/>
        </w:rPr>
        <w:t xml:space="preserve"> khai</w:t>
      </w:r>
      <w:r w:rsidR="008B44D3">
        <w:rPr>
          <w:lang w:val="de-DE"/>
        </w:rPr>
        <w:t xml:space="preserve"> c</w:t>
      </w:r>
      <w:r w:rsidR="008B44D3" w:rsidRPr="008B44D3">
        <w:rPr>
          <w:lang w:val="de-DE"/>
        </w:rPr>
        <w:t>ác</w:t>
      </w:r>
      <w:r w:rsidR="008B44D3">
        <w:rPr>
          <w:lang w:val="de-DE"/>
        </w:rPr>
        <w:t xml:space="preserve"> d</w:t>
      </w:r>
      <w:r w:rsidR="008B44D3" w:rsidRPr="008B44D3">
        <w:rPr>
          <w:lang w:val="de-DE"/>
        </w:rPr>
        <w:t>ự</w:t>
      </w:r>
      <w:r w:rsidR="008B44D3">
        <w:rPr>
          <w:lang w:val="de-DE"/>
        </w:rPr>
        <w:t xml:space="preserve"> </w:t>
      </w:r>
      <w:r w:rsidR="008B44D3" w:rsidRPr="008B44D3">
        <w:rPr>
          <w:lang w:val="de-DE"/>
        </w:rPr>
        <w:t>án</w:t>
      </w:r>
      <w:r w:rsidR="008B44D3">
        <w:rPr>
          <w:lang w:val="de-DE"/>
        </w:rPr>
        <w:t xml:space="preserve"> thu</w:t>
      </w:r>
      <w:r w:rsidR="008B44D3" w:rsidRPr="008B44D3">
        <w:rPr>
          <w:lang w:val="de-DE"/>
        </w:rPr>
        <w:t>ộc</w:t>
      </w:r>
      <w:r w:rsidR="008B44D3">
        <w:rPr>
          <w:lang w:val="de-DE"/>
        </w:rPr>
        <w:t xml:space="preserve"> ngu</w:t>
      </w:r>
      <w:r w:rsidR="008B44D3" w:rsidRPr="008B44D3">
        <w:rPr>
          <w:lang w:val="de-DE"/>
        </w:rPr>
        <w:t>ồ</w:t>
      </w:r>
      <w:r w:rsidR="008B44D3">
        <w:rPr>
          <w:lang w:val="de-DE"/>
        </w:rPr>
        <w:t>n v</w:t>
      </w:r>
      <w:r w:rsidR="008B44D3" w:rsidRPr="008B44D3">
        <w:rPr>
          <w:lang w:val="de-DE"/>
        </w:rPr>
        <w:t>ốn</w:t>
      </w:r>
      <w:r w:rsidR="008B44D3">
        <w:rPr>
          <w:lang w:val="de-DE"/>
        </w:rPr>
        <w:t xml:space="preserve"> ng</w:t>
      </w:r>
      <w:r w:rsidR="008B44D3" w:rsidRPr="008B44D3">
        <w:rPr>
          <w:lang w:val="de-DE"/>
        </w:rPr>
        <w:t>â</w:t>
      </w:r>
      <w:r w:rsidR="008B44D3">
        <w:rPr>
          <w:lang w:val="de-DE"/>
        </w:rPr>
        <w:t>n s</w:t>
      </w:r>
      <w:r w:rsidR="008B44D3" w:rsidRPr="008B44D3">
        <w:rPr>
          <w:lang w:val="de-DE"/>
        </w:rPr>
        <w:t>ách</w:t>
      </w:r>
      <w:r w:rsidR="008B44D3">
        <w:rPr>
          <w:lang w:val="de-DE"/>
        </w:rPr>
        <w:t xml:space="preserve"> Nh</w:t>
      </w:r>
      <w:r w:rsidR="008B44D3" w:rsidRPr="008B44D3">
        <w:rPr>
          <w:lang w:val="de-DE"/>
        </w:rPr>
        <w:t>à</w:t>
      </w:r>
      <w:r w:rsidR="008B44D3">
        <w:rPr>
          <w:lang w:val="de-DE"/>
        </w:rPr>
        <w:t xml:space="preserve"> n</w:t>
      </w:r>
      <w:r w:rsidR="008B44D3" w:rsidRPr="008B44D3">
        <w:rPr>
          <w:lang w:val="de-DE"/>
        </w:rPr>
        <w:t>ước</w:t>
      </w:r>
      <w:r w:rsidR="008B44D3">
        <w:rPr>
          <w:lang w:val="de-DE"/>
        </w:rPr>
        <w:t xml:space="preserve"> </w:t>
      </w:r>
      <w:r w:rsidR="008B44D3" w:rsidRPr="008B44D3">
        <w:rPr>
          <w:lang w:val="de-DE"/>
        </w:rPr>
        <w:t>đạt</w:t>
      </w:r>
      <w:r w:rsidR="008B44D3">
        <w:rPr>
          <w:lang w:val="de-DE"/>
        </w:rPr>
        <w:t xml:space="preserve"> th</w:t>
      </w:r>
      <w:r w:rsidR="008B44D3" w:rsidRPr="008B44D3">
        <w:rPr>
          <w:lang w:val="de-DE"/>
        </w:rPr>
        <w:t>ấp</w:t>
      </w:r>
      <w:r w:rsidR="008B44D3">
        <w:rPr>
          <w:lang w:val="de-DE"/>
        </w:rPr>
        <w:t xml:space="preserve"> (Th</w:t>
      </w:r>
      <w:r w:rsidR="008B44D3" w:rsidRPr="008B44D3">
        <w:rPr>
          <w:lang w:val="de-DE"/>
        </w:rPr>
        <w:t>ực</w:t>
      </w:r>
      <w:r w:rsidR="008B44D3">
        <w:rPr>
          <w:lang w:val="de-DE"/>
        </w:rPr>
        <w:t xml:space="preserve"> hi</w:t>
      </w:r>
      <w:r w:rsidR="008B44D3" w:rsidRPr="008B44D3">
        <w:rPr>
          <w:lang w:val="de-DE"/>
        </w:rPr>
        <w:t>ện</w:t>
      </w:r>
      <w:r w:rsidR="008B44D3">
        <w:rPr>
          <w:lang w:val="de-DE"/>
        </w:rPr>
        <w:t xml:space="preserve"> qu</w:t>
      </w:r>
      <w:r w:rsidR="008B44D3" w:rsidRPr="008B44D3">
        <w:rPr>
          <w:lang w:val="de-DE"/>
        </w:rPr>
        <w:t>ý</w:t>
      </w:r>
      <w:r w:rsidR="008B44D3">
        <w:rPr>
          <w:lang w:val="de-DE"/>
        </w:rPr>
        <w:t xml:space="preserve"> I/2010 ch</w:t>
      </w:r>
      <w:r w:rsidR="008B44D3" w:rsidRPr="008B44D3">
        <w:rPr>
          <w:lang w:val="de-DE"/>
        </w:rPr>
        <w:t>ỉ</w:t>
      </w:r>
      <w:r w:rsidR="008B44D3">
        <w:rPr>
          <w:lang w:val="de-DE"/>
        </w:rPr>
        <w:t xml:space="preserve"> </w:t>
      </w:r>
      <w:r w:rsidR="008B44D3" w:rsidRPr="008B44D3">
        <w:rPr>
          <w:lang w:val="de-DE"/>
        </w:rPr>
        <w:t>đạ</w:t>
      </w:r>
      <w:r w:rsidR="008B44D3">
        <w:rPr>
          <w:lang w:val="de-DE"/>
        </w:rPr>
        <w:t>t 17,4% k</w:t>
      </w:r>
      <w:r w:rsidR="008B44D3" w:rsidRPr="008B44D3">
        <w:rPr>
          <w:lang w:val="de-DE"/>
        </w:rPr>
        <w:t>ế</w:t>
      </w:r>
      <w:r w:rsidR="008B44D3">
        <w:rPr>
          <w:lang w:val="de-DE"/>
        </w:rPr>
        <w:t xml:space="preserve"> ho</w:t>
      </w:r>
      <w:r w:rsidR="008B44D3" w:rsidRPr="008B44D3">
        <w:rPr>
          <w:lang w:val="de-DE"/>
        </w:rPr>
        <w:t>ạch</w:t>
      </w:r>
      <w:r w:rsidR="008B44D3">
        <w:rPr>
          <w:lang w:val="de-DE"/>
        </w:rPr>
        <w:t xml:space="preserve"> n</w:t>
      </w:r>
      <w:r w:rsidR="008B44D3" w:rsidRPr="008B44D3">
        <w:rPr>
          <w:lang w:val="de-DE"/>
        </w:rPr>
        <w:t>ă</w:t>
      </w:r>
      <w:r w:rsidR="008B44D3">
        <w:rPr>
          <w:lang w:val="de-DE"/>
        </w:rPr>
        <w:t>m)</w:t>
      </w:r>
      <w:r w:rsidR="00DF1472">
        <w:rPr>
          <w:lang w:val="de-DE"/>
        </w:rPr>
        <w:t>.</w:t>
      </w:r>
      <w:r w:rsidRPr="00F44E35">
        <w:rPr>
          <w:lang w:val="de-DE"/>
        </w:rPr>
        <w:t xml:space="preserve"> </w:t>
      </w:r>
      <w:r w:rsidR="00DF1472">
        <w:rPr>
          <w:lang w:val="de-DE"/>
        </w:rPr>
        <w:t>T</w:t>
      </w:r>
      <w:r w:rsidRPr="00F44E35">
        <w:rPr>
          <w:lang w:val="de-DE"/>
        </w:rPr>
        <w:t>iếp tục đổi mới và hoàn chỉnh cơ chế, chính sách nhằm khuyến khích các thành phần kinh tế ngoài Nhà nước mở rộng đầu tư. Có giải pháp tăng cường thu hút vốn đầu tư trực tiếp của nước ngoài tăng trở lại vì số vốn đăng ký đầu tư thuộc khu vực đầu tư này năm 2009 đã giảm 70%; quý I/2010 tiếp tục giảm 71% so với cùng kỳ năm trước.</w:t>
      </w:r>
      <w:r w:rsidR="008B44D3">
        <w:rPr>
          <w:lang w:val="de-DE"/>
        </w:rPr>
        <w:t xml:space="preserve"> </w:t>
      </w:r>
      <w:r w:rsidR="008B44D3" w:rsidRPr="00F44E35">
        <w:rPr>
          <w:lang w:val="de-DE"/>
        </w:rPr>
        <w:t>Tăng cường huy động các nguồn vốn đầu tư phải gắn liền với việc quản lý chặt chẽ, chống thất thoát, lãng phí nhằm nâng cao hiệu quả sử dụng</w:t>
      </w:r>
      <w:r w:rsidR="008B44D3">
        <w:rPr>
          <w:lang w:val="de-DE"/>
        </w:rPr>
        <w:t>.</w:t>
      </w:r>
    </w:p>
    <w:p w14:paraId="24AF95A4" w14:textId="77777777" w:rsidR="005A3E1A" w:rsidRPr="00F44E35" w:rsidRDefault="005A3E1A" w:rsidP="00AB7B94">
      <w:pPr>
        <w:spacing w:before="40" w:after="40" w:line="286" w:lineRule="auto"/>
        <w:ind w:firstLine="567"/>
        <w:jc w:val="both"/>
        <w:rPr>
          <w:lang w:val="de-DE"/>
        </w:rPr>
      </w:pPr>
      <w:r w:rsidRPr="00F44E35">
        <w:rPr>
          <w:lang w:val="de-DE"/>
        </w:rPr>
        <w:t xml:space="preserve">- </w:t>
      </w:r>
      <w:r w:rsidRPr="00F44E35">
        <w:rPr>
          <w:i/>
          <w:lang w:val="de-DE"/>
        </w:rPr>
        <w:t xml:space="preserve">Bốn là, </w:t>
      </w:r>
      <w:r w:rsidRPr="00F44E35">
        <w:rPr>
          <w:lang w:val="de-DE"/>
        </w:rPr>
        <w:t xml:space="preserve">chú trọng giám sát và điều hành các cân đối kinh tế vĩ mô. Giảm thiểu tình trạng mất cân đối trong cán cân thanh toán quốc tế, cán cân thương mại, cân đối thu chi ngân sách Nhà nước. Thực hiện chính sách tài chính tiền tệ </w:t>
      </w:r>
      <w:r w:rsidR="00DF1472">
        <w:rPr>
          <w:lang w:val="de-DE"/>
        </w:rPr>
        <w:t>v</w:t>
      </w:r>
      <w:r w:rsidR="00DF1472" w:rsidRPr="00DF1472">
        <w:rPr>
          <w:lang w:val="de-DE"/>
        </w:rPr>
        <w:t>ừa</w:t>
      </w:r>
      <w:r w:rsidR="00DF1472">
        <w:rPr>
          <w:lang w:val="de-DE"/>
        </w:rPr>
        <w:t xml:space="preserve"> </w:t>
      </w:r>
      <w:r w:rsidRPr="00F44E35">
        <w:rPr>
          <w:lang w:val="de-DE"/>
        </w:rPr>
        <w:t>thận trọng</w:t>
      </w:r>
      <w:r w:rsidR="00DF1472">
        <w:rPr>
          <w:lang w:val="de-DE"/>
        </w:rPr>
        <w:t xml:space="preserve"> v</w:t>
      </w:r>
      <w:r w:rsidR="00DF1472" w:rsidRPr="00DF1472">
        <w:rPr>
          <w:lang w:val="de-DE"/>
        </w:rPr>
        <w:t>ừa</w:t>
      </w:r>
      <w:r w:rsidR="00DF1472">
        <w:rPr>
          <w:lang w:val="de-DE"/>
        </w:rPr>
        <w:t xml:space="preserve"> t</w:t>
      </w:r>
      <w:r w:rsidR="00DF1472" w:rsidRPr="00DF1472">
        <w:rPr>
          <w:lang w:val="de-DE"/>
        </w:rPr>
        <w:t>ạo</w:t>
      </w:r>
      <w:r w:rsidR="00DF1472">
        <w:rPr>
          <w:lang w:val="de-DE"/>
        </w:rPr>
        <w:t xml:space="preserve"> </w:t>
      </w:r>
      <w:r w:rsidR="00DF1472" w:rsidRPr="00DF1472">
        <w:rPr>
          <w:lang w:val="de-DE"/>
        </w:rPr>
        <w:t>đ</w:t>
      </w:r>
      <w:r w:rsidR="00DF1472">
        <w:rPr>
          <w:lang w:val="de-DE"/>
        </w:rPr>
        <w:t>i</w:t>
      </w:r>
      <w:r w:rsidR="00DF1472" w:rsidRPr="00DF1472">
        <w:rPr>
          <w:lang w:val="de-DE"/>
        </w:rPr>
        <w:t>ều</w:t>
      </w:r>
      <w:r w:rsidR="00DF1472">
        <w:rPr>
          <w:lang w:val="de-DE"/>
        </w:rPr>
        <w:t xml:space="preserve"> ki</w:t>
      </w:r>
      <w:r w:rsidR="00DF1472" w:rsidRPr="00DF1472">
        <w:rPr>
          <w:lang w:val="de-DE"/>
        </w:rPr>
        <w:t>ện</w:t>
      </w:r>
      <w:r w:rsidR="00DF1472">
        <w:rPr>
          <w:lang w:val="de-DE"/>
        </w:rPr>
        <w:t xml:space="preserve"> thu</w:t>
      </w:r>
      <w:r w:rsidR="00DF1472" w:rsidRPr="00DF1472">
        <w:rPr>
          <w:lang w:val="de-DE"/>
        </w:rPr>
        <w:t>ận</w:t>
      </w:r>
      <w:r w:rsidR="00DF1472">
        <w:rPr>
          <w:lang w:val="de-DE"/>
        </w:rPr>
        <w:t xml:space="preserve"> ti</w:t>
      </w:r>
      <w:r w:rsidR="00DF1472" w:rsidRPr="00DF1472">
        <w:rPr>
          <w:lang w:val="de-DE"/>
        </w:rPr>
        <w:t>ện</w:t>
      </w:r>
      <w:r w:rsidR="00DF1472">
        <w:rPr>
          <w:lang w:val="de-DE"/>
        </w:rPr>
        <w:t xml:space="preserve"> trong vi</w:t>
      </w:r>
      <w:r w:rsidR="00DF1472" w:rsidRPr="00DF1472">
        <w:rPr>
          <w:lang w:val="de-DE"/>
        </w:rPr>
        <w:t>ệc</w:t>
      </w:r>
      <w:r w:rsidR="00DF1472">
        <w:rPr>
          <w:lang w:val="de-DE"/>
        </w:rPr>
        <w:t xml:space="preserve"> vay v</w:t>
      </w:r>
      <w:r w:rsidR="00DF1472" w:rsidRPr="00DF1472">
        <w:rPr>
          <w:lang w:val="de-DE"/>
        </w:rPr>
        <w:t>ốn</w:t>
      </w:r>
      <w:r w:rsidR="00DF1472">
        <w:rPr>
          <w:lang w:val="de-DE"/>
        </w:rPr>
        <w:t xml:space="preserve"> </w:t>
      </w:r>
      <w:r w:rsidR="00DF1472" w:rsidRPr="00DF1472">
        <w:rPr>
          <w:lang w:val="de-DE"/>
        </w:rPr>
        <w:t>để</w:t>
      </w:r>
      <w:r w:rsidR="00DF1472">
        <w:rPr>
          <w:lang w:val="de-DE"/>
        </w:rPr>
        <w:t xml:space="preserve"> </w:t>
      </w:r>
      <w:r w:rsidR="008B44D3">
        <w:rPr>
          <w:lang w:val="de-DE"/>
        </w:rPr>
        <w:t>tri</w:t>
      </w:r>
      <w:r w:rsidR="008B44D3" w:rsidRPr="008B44D3">
        <w:rPr>
          <w:lang w:val="de-DE"/>
        </w:rPr>
        <w:t>ển</w:t>
      </w:r>
      <w:r w:rsidR="008B44D3">
        <w:rPr>
          <w:lang w:val="de-DE"/>
        </w:rPr>
        <w:t xml:space="preserve"> khai</w:t>
      </w:r>
      <w:r w:rsidR="00DF1472">
        <w:rPr>
          <w:lang w:val="de-DE"/>
        </w:rPr>
        <w:t xml:space="preserve"> c</w:t>
      </w:r>
      <w:r w:rsidR="00DF1472" w:rsidRPr="00DF1472">
        <w:rPr>
          <w:lang w:val="de-DE"/>
        </w:rPr>
        <w:t>ác</w:t>
      </w:r>
      <w:r w:rsidR="00DF1472">
        <w:rPr>
          <w:lang w:val="de-DE"/>
        </w:rPr>
        <w:t xml:space="preserve"> d</w:t>
      </w:r>
      <w:r w:rsidR="00DF1472" w:rsidRPr="00DF1472">
        <w:rPr>
          <w:lang w:val="de-DE"/>
        </w:rPr>
        <w:t>ự</w:t>
      </w:r>
      <w:r w:rsidR="00DF1472">
        <w:rPr>
          <w:lang w:val="de-DE"/>
        </w:rPr>
        <w:t xml:space="preserve"> </w:t>
      </w:r>
      <w:r w:rsidR="00DF1472" w:rsidRPr="00DF1472">
        <w:rPr>
          <w:lang w:val="de-DE"/>
        </w:rPr>
        <w:t>án</w:t>
      </w:r>
      <w:r w:rsidR="00DF1472">
        <w:rPr>
          <w:lang w:val="de-DE"/>
        </w:rPr>
        <w:t xml:space="preserve"> </w:t>
      </w:r>
      <w:r w:rsidR="00DF1472" w:rsidRPr="00DF1472">
        <w:rPr>
          <w:lang w:val="de-DE"/>
        </w:rPr>
        <w:t>đầ</w:t>
      </w:r>
      <w:r w:rsidR="00DF1472">
        <w:rPr>
          <w:lang w:val="de-DE"/>
        </w:rPr>
        <w:t>u t</w:t>
      </w:r>
      <w:r w:rsidR="00DF1472" w:rsidRPr="00DF1472">
        <w:rPr>
          <w:lang w:val="de-DE"/>
        </w:rPr>
        <w:t>ư</w:t>
      </w:r>
      <w:r w:rsidR="00DF1472">
        <w:rPr>
          <w:lang w:val="de-DE"/>
        </w:rPr>
        <w:t xml:space="preserve"> c</w:t>
      </w:r>
      <w:r w:rsidR="00DF1472" w:rsidRPr="00DF1472">
        <w:rPr>
          <w:lang w:val="de-DE"/>
        </w:rPr>
        <w:t>ó</w:t>
      </w:r>
      <w:r w:rsidR="00DF1472">
        <w:rPr>
          <w:lang w:val="de-DE"/>
        </w:rPr>
        <w:t xml:space="preserve"> hi</w:t>
      </w:r>
      <w:r w:rsidR="00DF1472" w:rsidRPr="00DF1472">
        <w:rPr>
          <w:lang w:val="de-DE"/>
        </w:rPr>
        <w:t>ệu</w:t>
      </w:r>
      <w:r w:rsidR="00DF1472">
        <w:rPr>
          <w:lang w:val="de-DE"/>
        </w:rPr>
        <w:t xml:space="preserve"> qu</w:t>
      </w:r>
      <w:r w:rsidR="00DF1472" w:rsidRPr="00DF1472">
        <w:rPr>
          <w:lang w:val="de-DE"/>
        </w:rPr>
        <w:t>ả</w:t>
      </w:r>
      <w:r w:rsidRPr="00F44E35">
        <w:rPr>
          <w:lang w:val="de-DE"/>
        </w:rPr>
        <w:t xml:space="preserve">; có giải pháp đồng bộ, linh hoạt và hiệu quả trong chỉ đạo, điều hành hoạt động tài chính, ngân hàng để </w:t>
      </w:r>
      <w:r w:rsidR="008B44D3">
        <w:rPr>
          <w:lang w:val="de-DE"/>
        </w:rPr>
        <w:t>h</w:t>
      </w:r>
      <w:r w:rsidR="008B44D3" w:rsidRPr="008B44D3">
        <w:rPr>
          <w:lang w:val="de-DE"/>
        </w:rPr>
        <w:t>ỗ</w:t>
      </w:r>
      <w:r w:rsidR="008B44D3">
        <w:rPr>
          <w:lang w:val="de-DE"/>
        </w:rPr>
        <w:t xml:space="preserve"> tr</w:t>
      </w:r>
      <w:r w:rsidR="008B44D3" w:rsidRPr="008B44D3">
        <w:rPr>
          <w:lang w:val="de-DE"/>
        </w:rPr>
        <w:t>ợ</w:t>
      </w:r>
      <w:r w:rsidR="008B44D3">
        <w:rPr>
          <w:lang w:val="de-DE"/>
        </w:rPr>
        <w:t xml:space="preserve"> tích c</w:t>
      </w:r>
      <w:r w:rsidR="008B44D3" w:rsidRPr="008B44D3">
        <w:rPr>
          <w:lang w:val="de-DE"/>
        </w:rPr>
        <w:t>ực</w:t>
      </w:r>
      <w:r w:rsidR="00B6378F">
        <w:rPr>
          <w:lang w:val="de-DE"/>
        </w:rPr>
        <w:t>, th</w:t>
      </w:r>
      <w:r w:rsidR="00B6378F" w:rsidRPr="00B6378F">
        <w:rPr>
          <w:lang w:val="de-DE"/>
        </w:rPr>
        <w:t>úc</w:t>
      </w:r>
      <w:r w:rsidR="00B6378F">
        <w:rPr>
          <w:lang w:val="de-DE"/>
        </w:rPr>
        <w:t xml:space="preserve"> </w:t>
      </w:r>
      <w:r w:rsidR="00B6378F" w:rsidRPr="00B6378F">
        <w:rPr>
          <w:lang w:val="de-DE"/>
        </w:rPr>
        <w:t>đẩy</w:t>
      </w:r>
      <w:r w:rsidR="008B44D3">
        <w:rPr>
          <w:lang w:val="de-DE"/>
        </w:rPr>
        <w:t xml:space="preserve"> </w:t>
      </w:r>
      <w:r w:rsidRPr="00F44E35">
        <w:rPr>
          <w:lang w:val="de-DE"/>
        </w:rPr>
        <w:t>nền kinh tế phục hồi</w:t>
      </w:r>
      <w:r w:rsidR="008B44D3">
        <w:rPr>
          <w:lang w:val="de-DE"/>
        </w:rPr>
        <w:t xml:space="preserve"> nhanh</w:t>
      </w:r>
      <w:r w:rsidRPr="00F44E35">
        <w:rPr>
          <w:lang w:val="de-DE"/>
        </w:rPr>
        <w:t xml:space="preserve"> và tăng trưởng bền vững. Phấn đấu thực hiện chỉ tiêu nhập siêu bằng 20% xuất khẩu. Để thực hiện nhiệm vụ khó khăn này, mức nhập siêu các tháng còn lại tối đa không được vượt quá 18-19% tổng kim ngạch xuất khẩu hàng tháng</w:t>
      </w:r>
      <w:r w:rsidR="00DF1472">
        <w:rPr>
          <w:lang w:val="de-DE"/>
        </w:rPr>
        <w:t>.</w:t>
      </w:r>
      <w:r w:rsidRPr="00F44E35">
        <w:rPr>
          <w:lang w:val="de-DE"/>
        </w:rPr>
        <w:t xml:space="preserve"> </w:t>
      </w:r>
      <w:r w:rsidR="00DF1472" w:rsidRPr="00DF1472">
        <w:rPr>
          <w:lang w:val="de-DE"/>
        </w:rPr>
        <w:t>Đ</w:t>
      </w:r>
      <w:r w:rsidR="00DA2091" w:rsidRPr="00F44E35">
        <w:rPr>
          <w:lang w:val="de-DE"/>
        </w:rPr>
        <w:t>ẩy mạnh xuất khẩu những hàng hoá dịch vụ nước ta có thế mạnh</w:t>
      </w:r>
      <w:r w:rsidR="00DF1472">
        <w:rPr>
          <w:lang w:val="de-DE"/>
        </w:rPr>
        <w:t>,</w:t>
      </w:r>
      <w:r w:rsidR="00DA2091" w:rsidRPr="00F44E35">
        <w:rPr>
          <w:lang w:val="de-DE"/>
        </w:rPr>
        <w:t xml:space="preserve"> </w:t>
      </w:r>
      <w:r w:rsidR="008B44D3">
        <w:rPr>
          <w:lang w:val="de-DE"/>
        </w:rPr>
        <w:t>ti</w:t>
      </w:r>
      <w:r w:rsidR="008B44D3" w:rsidRPr="008B44D3">
        <w:rPr>
          <w:lang w:val="de-DE"/>
        </w:rPr>
        <w:t>ếp</w:t>
      </w:r>
      <w:r w:rsidR="008B44D3">
        <w:rPr>
          <w:lang w:val="de-DE"/>
        </w:rPr>
        <w:t xml:space="preserve"> t</w:t>
      </w:r>
      <w:r w:rsidR="008B44D3" w:rsidRPr="008B44D3">
        <w:rPr>
          <w:lang w:val="de-DE"/>
        </w:rPr>
        <w:t>ục</w:t>
      </w:r>
      <w:r w:rsidR="008B44D3">
        <w:rPr>
          <w:lang w:val="de-DE"/>
        </w:rPr>
        <w:t xml:space="preserve"> c</w:t>
      </w:r>
      <w:r w:rsidR="008B44D3" w:rsidRPr="008B44D3">
        <w:rPr>
          <w:lang w:val="de-DE"/>
        </w:rPr>
        <w:t>ủn</w:t>
      </w:r>
      <w:r w:rsidR="008B44D3">
        <w:rPr>
          <w:lang w:val="de-DE"/>
        </w:rPr>
        <w:t>g c</w:t>
      </w:r>
      <w:r w:rsidR="008B44D3" w:rsidRPr="008B44D3">
        <w:rPr>
          <w:lang w:val="de-DE"/>
        </w:rPr>
        <w:t>ố</w:t>
      </w:r>
      <w:r w:rsidR="008B44D3">
        <w:rPr>
          <w:lang w:val="de-DE"/>
        </w:rPr>
        <w:t xml:space="preserve"> </w:t>
      </w:r>
      <w:r w:rsidR="00DF1472">
        <w:rPr>
          <w:lang w:val="de-DE"/>
        </w:rPr>
        <w:t>th</w:t>
      </w:r>
      <w:r w:rsidR="00DF1472" w:rsidRPr="00DF1472">
        <w:rPr>
          <w:lang w:val="de-DE"/>
        </w:rPr>
        <w:t>ị</w:t>
      </w:r>
      <w:r w:rsidR="00DF1472">
        <w:rPr>
          <w:lang w:val="de-DE"/>
        </w:rPr>
        <w:t xml:space="preserve"> tr</w:t>
      </w:r>
      <w:r w:rsidR="00DF1472" w:rsidRPr="00DF1472">
        <w:rPr>
          <w:lang w:val="de-DE"/>
        </w:rPr>
        <w:t>ườn</w:t>
      </w:r>
      <w:r w:rsidR="00DF1472">
        <w:rPr>
          <w:lang w:val="de-DE"/>
        </w:rPr>
        <w:t>g hi</w:t>
      </w:r>
      <w:r w:rsidR="00DF1472" w:rsidRPr="00DF1472">
        <w:rPr>
          <w:lang w:val="de-DE"/>
        </w:rPr>
        <w:t>ện</w:t>
      </w:r>
      <w:r w:rsidR="00DF1472">
        <w:rPr>
          <w:lang w:val="de-DE"/>
        </w:rPr>
        <w:t xml:space="preserve"> c</w:t>
      </w:r>
      <w:r w:rsidR="00DF1472" w:rsidRPr="00DF1472">
        <w:rPr>
          <w:lang w:val="de-DE"/>
        </w:rPr>
        <w:t>ó</w:t>
      </w:r>
      <w:r w:rsidR="00DF1472">
        <w:rPr>
          <w:lang w:val="de-DE"/>
        </w:rPr>
        <w:t xml:space="preserve"> v</w:t>
      </w:r>
      <w:r w:rsidR="00DF1472" w:rsidRPr="00DF1472">
        <w:rPr>
          <w:lang w:val="de-DE"/>
        </w:rPr>
        <w:t>à</w:t>
      </w:r>
      <w:r w:rsidR="00DF1472">
        <w:rPr>
          <w:lang w:val="de-DE"/>
        </w:rPr>
        <w:t xml:space="preserve"> m</w:t>
      </w:r>
      <w:r w:rsidR="00DF1472" w:rsidRPr="00DF1472">
        <w:rPr>
          <w:lang w:val="de-DE"/>
        </w:rPr>
        <w:t>ở</w:t>
      </w:r>
      <w:r w:rsidR="00DF1472">
        <w:rPr>
          <w:lang w:val="de-DE"/>
        </w:rPr>
        <w:t xml:space="preserve"> r</w:t>
      </w:r>
      <w:r w:rsidR="00DF1472" w:rsidRPr="00DF1472">
        <w:rPr>
          <w:lang w:val="de-DE"/>
        </w:rPr>
        <w:t>ộng</w:t>
      </w:r>
      <w:r w:rsidR="00DF1472">
        <w:rPr>
          <w:lang w:val="de-DE"/>
        </w:rPr>
        <w:t xml:space="preserve"> khai th</w:t>
      </w:r>
      <w:r w:rsidR="00DF1472" w:rsidRPr="00DF1472">
        <w:rPr>
          <w:lang w:val="de-DE"/>
        </w:rPr>
        <w:t>ác</w:t>
      </w:r>
      <w:r w:rsidR="00DF1472">
        <w:rPr>
          <w:lang w:val="de-DE"/>
        </w:rPr>
        <w:t xml:space="preserve"> </w:t>
      </w:r>
      <w:r w:rsidR="00DA2091" w:rsidRPr="00F44E35">
        <w:rPr>
          <w:lang w:val="de-DE"/>
        </w:rPr>
        <w:t xml:space="preserve">thị trường thế giới đang xuất hiện nhu cầu do kinh tế nhiều nước đang và sẽ phục hồi. Khẩn trương nghiên cứu và xây dựng hàng rào kỹ thuật phù hợp với thông lệ quốc tế nhằm ngăn chặn hàng hoá dư thừa, tồn kho, hàng hoá chất lượng thấp, hàng giả nhập khẩu chính ngạch và tiểu ngạch tràn vào nước ta. </w:t>
      </w:r>
      <w:r w:rsidR="00DF1472" w:rsidRPr="00DF1472">
        <w:rPr>
          <w:lang w:val="de-DE"/>
        </w:rPr>
        <w:t>Đồn</w:t>
      </w:r>
      <w:r w:rsidR="00DF1472">
        <w:rPr>
          <w:lang w:val="de-DE"/>
        </w:rPr>
        <w:t>g th</w:t>
      </w:r>
      <w:r w:rsidR="00DF1472" w:rsidRPr="00DF1472">
        <w:rPr>
          <w:lang w:val="de-DE"/>
        </w:rPr>
        <w:t>ời</w:t>
      </w:r>
      <w:r w:rsidR="008B44D3">
        <w:rPr>
          <w:lang w:val="de-DE"/>
        </w:rPr>
        <w:t xml:space="preserve"> ti</w:t>
      </w:r>
      <w:r w:rsidR="008B44D3" w:rsidRPr="008B44D3">
        <w:rPr>
          <w:lang w:val="de-DE"/>
        </w:rPr>
        <w:t>ến</w:t>
      </w:r>
      <w:r w:rsidR="008B44D3">
        <w:rPr>
          <w:lang w:val="de-DE"/>
        </w:rPr>
        <w:t xml:space="preserve"> h</w:t>
      </w:r>
      <w:r w:rsidR="008B44D3" w:rsidRPr="008B44D3">
        <w:rPr>
          <w:lang w:val="de-DE"/>
        </w:rPr>
        <w:t>ành</w:t>
      </w:r>
      <w:r w:rsidR="008B44D3">
        <w:rPr>
          <w:lang w:val="de-DE"/>
        </w:rPr>
        <w:t xml:space="preserve"> </w:t>
      </w:r>
      <w:r w:rsidRPr="00F44E35">
        <w:rPr>
          <w:lang w:val="de-DE"/>
        </w:rPr>
        <w:t>xây dựng chương trình và giải pháp thiết thực, đồng bộ nhằm khôi phục và tăng dữ trữ ngoại tệ của Nhà nước.</w:t>
      </w:r>
    </w:p>
    <w:p w14:paraId="7F0C898B" w14:textId="77777777" w:rsidR="005A3E1A" w:rsidRPr="00F44E35" w:rsidRDefault="005A3E1A" w:rsidP="00AB7B94">
      <w:pPr>
        <w:numPr>
          <w:ilvl w:val="0"/>
          <w:numId w:val="8"/>
        </w:numPr>
        <w:tabs>
          <w:tab w:val="clear" w:pos="1302"/>
          <w:tab w:val="num" w:pos="900"/>
        </w:tabs>
        <w:spacing w:before="40" w:after="40" w:line="300" w:lineRule="auto"/>
        <w:ind w:left="0" w:firstLine="567"/>
        <w:jc w:val="both"/>
        <w:rPr>
          <w:lang w:val="de-DE"/>
        </w:rPr>
      </w:pPr>
      <w:r w:rsidRPr="00F44E35">
        <w:rPr>
          <w:i/>
          <w:lang w:val="de-DE"/>
        </w:rPr>
        <w:t xml:space="preserve">Năm là, </w:t>
      </w:r>
      <w:r w:rsidRPr="00F44E35">
        <w:rPr>
          <w:lang w:val="de-DE"/>
        </w:rPr>
        <w:t>kiểm soát chặt chẽ giá cả hàng hoá, dịch vụ trên thị trường, phòng ngừa lạm phát cao trở lại. Chỉ số giá tiêu dùng tháng 3/2010 đã tăng 4,12% so với tháng 12/2009. Như vậy, muốn thực hiện được mục tiêu kiềm chế lạm phát không quá 7% thì mỗi tháng còn lại của năm 2010 chỉ được phép tăng không quá 0,3%. Đây là nhiệm vụ hết sức nặng nề vì diễn biến giá cả năm 2010 không hoàn toàn theo quy luật của các năm trước. Trong những tháng tới, giá tiêu dùng có thể sẽ còn tiếp tục chịu tác động tiêu cực của các yếu tố chính sau đây: (1) Hệ luỵ của chính sách nới lỏng tài chính và các gói kích cầu đầu tư, kích cầu tiêu dùng áp dụng trong năm 2009; (2) Tác động dây chuyền theo quan hệ liên ngành của việc tăng giá điện, than, xăng dầu, sắt thép, cước vận chuyển trong thời gian vừa qua tới các ngành không trực tiếp sử dụng các sản phẩm hàng hoá đã tăng giá; (3) Giá cả của nhiều loại hàng hoá, dịch vụ nước ta nhập khẩu với khối lượng lớn trên thị trường thế giới tăng do kinh tế thế giới phục hồi; (4) Thêm vào đó, từ 1/5/2010 cán bộ, công chức được nâng lương tối thiểu từ 650 nghìn đồng/tháng lên 730 nghìn đồng/tháng cũng sẽ tạo ra tâm lý và lý do để thị trường tăng giá hàng hoá tiêu dùng. Để kiềm chế lạm phát, cần khẩn trương phân tích đánh giá, rút ra những nguyên nhân khách quan và chủ quan tác động tăng giá tiêu dùng những tháng vừa qua và dự báo cho thời gian tới để chủ động kiềm chế lạm phát.</w:t>
      </w:r>
    </w:p>
    <w:p w14:paraId="1F0598F4" w14:textId="77777777" w:rsidR="005A3E1A" w:rsidRPr="00F44E35" w:rsidRDefault="005A3E1A" w:rsidP="00AB7B94">
      <w:pPr>
        <w:spacing w:before="40" w:after="40" w:line="300" w:lineRule="auto"/>
        <w:ind w:firstLine="567"/>
        <w:jc w:val="both"/>
        <w:rPr>
          <w:lang w:val="de-DE"/>
        </w:rPr>
      </w:pPr>
      <w:r w:rsidRPr="00F44E35">
        <w:rPr>
          <w:i/>
          <w:lang w:val="de-DE"/>
        </w:rPr>
        <w:t xml:space="preserve">- Sáu là, </w:t>
      </w:r>
      <w:r w:rsidRPr="00F44E35">
        <w:rPr>
          <w:lang w:val="de-DE"/>
        </w:rPr>
        <w:t xml:space="preserve">do giá tiêu dùng tăng nhanh và đứng ở mức cao nên thu nhập thực tế của dân cư bị thu hẹp. Vùng bị bão lũ năm 2009 </w:t>
      </w:r>
      <w:r w:rsidR="00DF1472">
        <w:rPr>
          <w:lang w:val="de-DE"/>
        </w:rPr>
        <w:t>v</w:t>
      </w:r>
      <w:r w:rsidR="00DF1472" w:rsidRPr="00DF1472">
        <w:rPr>
          <w:lang w:val="de-DE"/>
        </w:rPr>
        <w:t>à</w:t>
      </w:r>
      <w:r w:rsidR="00DF1472">
        <w:rPr>
          <w:lang w:val="de-DE"/>
        </w:rPr>
        <w:t xml:space="preserve"> </w:t>
      </w:r>
      <w:r w:rsidR="00DF1472" w:rsidRPr="00DF1472">
        <w:rPr>
          <w:lang w:val="de-DE"/>
        </w:rPr>
        <w:t>đầ</w:t>
      </w:r>
      <w:r w:rsidR="00DF1472">
        <w:rPr>
          <w:lang w:val="de-DE"/>
        </w:rPr>
        <w:t>u n</w:t>
      </w:r>
      <w:r w:rsidR="00DF1472" w:rsidRPr="00DF1472">
        <w:rPr>
          <w:lang w:val="de-DE"/>
        </w:rPr>
        <w:t>ă</w:t>
      </w:r>
      <w:r w:rsidR="00DF1472">
        <w:rPr>
          <w:lang w:val="de-DE"/>
        </w:rPr>
        <w:t xml:space="preserve">m 2010 </w:t>
      </w:r>
      <w:r w:rsidRPr="00F44E35">
        <w:rPr>
          <w:lang w:val="de-DE"/>
        </w:rPr>
        <w:t xml:space="preserve">tàn phá nặng nề đến nay sản xuất và đời sống vẫn gặp khó khăn. Do vậy, tình trạng tái nghèo và thiếu đói giáp hạt có dấu hiệu gia tăng ở một số </w:t>
      </w:r>
      <w:r w:rsidR="00DF1472" w:rsidRPr="00DF1472">
        <w:rPr>
          <w:lang w:val="de-DE"/>
        </w:rPr>
        <w:t>địa</w:t>
      </w:r>
      <w:r w:rsidR="00DF1472">
        <w:rPr>
          <w:lang w:val="de-DE"/>
        </w:rPr>
        <w:t xml:space="preserve"> b</w:t>
      </w:r>
      <w:r w:rsidR="00DF1472" w:rsidRPr="00DF1472">
        <w:rPr>
          <w:lang w:val="de-DE"/>
        </w:rPr>
        <w:t>à</w:t>
      </w:r>
      <w:r w:rsidR="00DF1472">
        <w:rPr>
          <w:lang w:val="de-DE"/>
        </w:rPr>
        <w:t>n</w:t>
      </w:r>
      <w:r w:rsidRPr="00F44E35">
        <w:rPr>
          <w:lang w:val="de-DE"/>
        </w:rPr>
        <w:t>. Do vậy, phải đẩy mạnh việc thực hiện và nâng cao hiệu quả của chương trình xoá đói giảm nghèo; chống tái nghèo đối với các hộ cận nghèo. Các địa phương cần rà soát lại các hộ đang thiếu đói để trợ giúp</w:t>
      </w:r>
      <w:r w:rsidR="00DF1472">
        <w:rPr>
          <w:lang w:val="de-DE"/>
        </w:rPr>
        <w:t>, kh</w:t>
      </w:r>
      <w:r w:rsidR="00DF1472" w:rsidRPr="00DF1472">
        <w:rPr>
          <w:lang w:val="de-DE"/>
        </w:rPr>
        <w:t>ắc</w:t>
      </w:r>
      <w:r w:rsidR="00DF1472">
        <w:rPr>
          <w:lang w:val="de-DE"/>
        </w:rPr>
        <w:t xml:space="preserve"> ph</w:t>
      </w:r>
      <w:r w:rsidR="00DF1472" w:rsidRPr="00DF1472">
        <w:rPr>
          <w:lang w:val="de-DE"/>
        </w:rPr>
        <w:t>ục</w:t>
      </w:r>
      <w:r w:rsidRPr="00F44E35">
        <w:rPr>
          <w:lang w:val="de-DE"/>
        </w:rPr>
        <w:t xml:space="preserve"> kịp thời</w:t>
      </w:r>
      <w:r w:rsidR="00DF1472">
        <w:rPr>
          <w:lang w:val="de-DE"/>
        </w:rPr>
        <w:t xml:space="preserve"> v</w:t>
      </w:r>
      <w:r w:rsidR="00DF1472" w:rsidRPr="00DF1472">
        <w:rPr>
          <w:lang w:val="de-DE"/>
        </w:rPr>
        <w:t>à</w:t>
      </w:r>
      <w:r w:rsidR="00DF1472">
        <w:rPr>
          <w:lang w:val="de-DE"/>
        </w:rPr>
        <w:t xml:space="preserve"> tri</w:t>
      </w:r>
      <w:r w:rsidR="00DF1472" w:rsidRPr="00DF1472">
        <w:rPr>
          <w:lang w:val="de-DE"/>
        </w:rPr>
        <w:t>ệt</w:t>
      </w:r>
      <w:r w:rsidR="00DF1472">
        <w:rPr>
          <w:lang w:val="de-DE"/>
        </w:rPr>
        <w:t xml:space="preserve"> </w:t>
      </w:r>
      <w:r w:rsidR="00DF1472" w:rsidRPr="00DF1472">
        <w:rPr>
          <w:lang w:val="de-DE"/>
        </w:rPr>
        <w:t>để</w:t>
      </w:r>
      <w:r w:rsidRPr="00F44E35">
        <w:rPr>
          <w:lang w:val="de-DE"/>
        </w:rPr>
        <w:t>, góp phần thực hiện mục tiêu bảo đảm an sinh xã hội. Mặt khác, phải tăng cường công tác bảo vệ môi trường, phòng chống</w:t>
      </w:r>
      <w:r w:rsidR="006768B9">
        <w:rPr>
          <w:lang w:val="de-DE"/>
        </w:rPr>
        <w:t xml:space="preserve"> ch</w:t>
      </w:r>
      <w:r w:rsidR="006768B9" w:rsidRPr="006768B9">
        <w:rPr>
          <w:lang w:val="de-DE"/>
        </w:rPr>
        <w:t>áy</w:t>
      </w:r>
      <w:r w:rsidR="006768B9">
        <w:rPr>
          <w:lang w:val="de-DE"/>
        </w:rPr>
        <w:t xml:space="preserve"> r</w:t>
      </w:r>
      <w:r w:rsidR="006768B9" w:rsidRPr="006768B9">
        <w:rPr>
          <w:lang w:val="de-DE"/>
        </w:rPr>
        <w:t>ừng</w:t>
      </w:r>
      <w:r w:rsidR="006768B9">
        <w:rPr>
          <w:lang w:val="de-DE"/>
        </w:rPr>
        <w:t>,</w:t>
      </w:r>
      <w:r w:rsidRPr="00F44E35">
        <w:rPr>
          <w:lang w:val="de-DE"/>
        </w:rPr>
        <w:t xml:space="preserve"> thiên tai, dịch bệnh cho người, cây trồng, vật nuôi, không để </w:t>
      </w:r>
      <w:r w:rsidR="00F47243">
        <w:rPr>
          <w:lang w:val="de-DE"/>
        </w:rPr>
        <w:t>x</w:t>
      </w:r>
      <w:r w:rsidR="00F47243" w:rsidRPr="00F47243">
        <w:rPr>
          <w:lang w:val="de-DE"/>
        </w:rPr>
        <w:t>ảy</w:t>
      </w:r>
      <w:r w:rsidR="00F47243">
        <w:rPr>
          <w:lang w:val="de-DE"/>
        </w:rPr>
        <w:t xml:space="preserve"> ra</w:t>
      </w:r>
      <w:r w:rsidRPr="00F44E35">
        <w:rPr>
          <w:lang w:val="de-DE"/>
        </w:rPr>
        <w:t xml:space="preserve"> trên diện rộng gây thiệt hại lớn và gây tâm lý hoang mang trong cộng đồng. Ngoài ra, </w:t>
      </w:r>
      <w:r w:rsidR="00DF1472">
        <w:rPr>
          <w:lang w:val="de-DE"/>
        </w:rPr>
        <w:t>c</w:t>
      </w:r>
      <w:r w:rsidR="00DF1472" w:rsidRPr="00DF1472">
        <w:rPr>
          <w:lang w:val="de-DE"/>
        </w:rPr>
        <w:t>ô</w:t>
      </w:r>
      <w:r w:rsidR="00DF1472">
        <w:rPr>
          <w:lang w:val="de-DE"/>
        </w:rPr>
        <w:t>ng t</w:t>
      </w:r>
      <w:r w:rsidR="00DF1472" w:rsidRPr="00DF1472">
        <w:rPr>
          <w:lang w:val="de-DE"/>
        </w:rPr>
        <w:t>á</w:t>
      </w:r>
      <w:r w:rsidR="00DF1472">
        <w:rPr>
          <w:lang w:val="de-DE"/>
        </w:rPr>
        <w:t>c b</w:t>
      </w:r>
      <w:r w:rsidR="00DF1472" w:rsidRPr="00DF1472">
        <w:rPr>
          <w:lang w:val="de-DE"/>
        </w:rPr>
        <w:t>ả</w:t>
      </w:r>
      <w:r w:rsidR="00DF1472">
        <w:rPr>
          <w:lang w:val="de-DE"/>
        </w:rPr>
        <w:t xml:space="preserve">o </w:t>
      </w:r>
      <w:r w:rsidR="00DF1472" w:rsidRPr="00DF1472">
        <w:rPr>
          <w:lang w:val="de-DE"/>
        </w:rPr>
        <w:t>đả</w:t>
      </w:r>
      <w:r w:rsidR="00DF1472">
        <w:rPr>
          <w:lang w:val="de-DE"/>
        </w:rPr>
        <w:t>m an to</w:t>
      </w:r>
      <w:r w:rsidR="00DF1472" w:rsidRPr="00DF1472">
        <w:rPr>
          <w:lang w:val="de-DE"/>
        </w:rPr>
        <w:t>à</w:t>
      </w:r>
      <w:r w:rsidR="00DF1472">
        <w:rPr>
          <w:lang w:val="de-DE"/>
        </w:rPr>
        <w:t>n giao th</w:t>
      </w:r>
      <w:r w:rsidR="00DF1472" w:rsidRPr="00DF1472">
        <w:rPr>
          <w:lang w:val="de-DE"/>
        </w:rPr>
        <w:t>ô</w:t>
      </w:r>
      <w:r w:rsidR="00DF1472">
        <w:rPr>
          <w:lang w:val="de-DE"/>
        </w:rPr>
        <w:t>ng c</w:t>
      </w:r>
      <w:r w:rsidR="00DF1472" w:rsidRPr="00DF1472">
        <w:rPr>
          <w:lang w:val="de-DE"/>
        </w:rPr>
        <w:t>ầ</w:t>
      </w:r>
      <w:r w:rsidR="00DF1472">
        <w:rPr>
          <w:lang w:val="de-DE"/>
        </w:rPr>
        <w:t>n ph</w:t>
      </w:r>
      <w:r w:rsidR="00DF1472" w:rsidRPr="00DF1472">
        <w:rPr>
          <w:lang w:val="de-DE"/>
        </w:rPr>
        <w:t>ả</w:t>
      </w:r>
      <w:r w:rsidR="00DF1472">
        <w:rPr>
          <w:lang w:val="de-DE"/>
        </w:rPr>
        <w:t xml:space="preserve">i </w:t>
      </w:r>
      <w:r w:rsidR="00DF1472" w:rsidRPr="00DF1472">
        <w:rPr>
          <w:lang w:val="de-DE"/>
        </w:rPr>
        <w:t>được</w:t>
      </w:r>
      <w:r w:rsidR="00DF1472">
        <w:rPr>
          <w:lang w:val="de-DE"/>
        </w:rPr>
        <w:t xml:space="preserve"> c</w:t>
      </w:r>
      <w:r w:rsidR="00DF1472" w:rsidRPr="00DF1472">
        <w:rPr>
          <w:lang w:val="de-DE"/>
        </w:rPr>
        <w:t>ác</w:t>
      </w:r>
      <w:r w:rsidR="00DF1472">
        <w:rPr>
          <w:lang w:val="de-DE"/>
        </w:rPr>
        <w:t xml:space="preserve"> ng</w:t>
      </w:r>
      <w:r w:rsidR="00DF1472" w:rsidRPr="00DF1472">
        <w:rPr>
          <w:lang w:val="de-DE"/>
        </w:rPr>
        <w:t>à</w:t>
      </w:r>
      <w:r w:rsidR="00DF1472">
        <w:rPr>
          <w:lang w:val="de-DE"/>
        </w:rPr>
        <w:t>nh, c</w:t>
      </w:r>
      <w:r w:rsidR="00DF1472" w:rsidRPr="00DF1472">
        <w:rPr>
          <w:lang w:val="de-DE"/>
        </w:rPr>
        <w:t>ác</w:t>
      </w:r>
      <w:r w:rsidR="00DF1472">
        <w:rPr>
          <w:lang w:val="de-DE"/>
        </w:rPr>
        <w:t xml:space="preserve"> </w:t>
      </w:r>
      <w:r w:rsidR="00DF1472" w:rsidRPr="00DF1472">
        <w:rPr>
          <w:lang w:val="de-DE"/>
        </w:rPr>
        <w:t>địa</w:t>
      </w:r>
      <w:r w:rsidR="00DF1472">
        <w:rPr>
          <w:lang w:val="de-DE"/>
        </w:rPr>
        <w:t xml:space="preserve"> ph</w:t>
      </w:r>
      <w:r w:rsidR="00DF1472" w:rsidRPr="00DF1472">
        <w:rPr>
          <w:lang w:val="de-DE"/>
        </w:rPr>
        <w:t>ươ</w:t>
      </w:r>
      <w:r w:rsidR="00DF1472">
        <w:rPr>
          <w:lang w:val="de-DE"/>
        </w:rPr>
        <w:t>ng quan t</w:t>
      </w:r>
      <w:r w:rsidR="00DF1472" w:rsidRPr="00DF1472">
        <w:rPr>
          <w:lang w:val="de-DE"/>
        </w:rPr>
        <w:t>â</w:t>
      </w:r>
      <w:r w:rsidR="00DF1472">
        <w:rPr>
          <w:lang w:val="de-DE"/>
        </w:rPr>
        <w:t>m tri</w:t>
      </w:r>
      <w:r w:rsidR="00DF1472" w:rsidRPr="00DF1472">
        <w:rPr>
          <w:lang w:val="de-DE"/>
        </w:rPr>
        <w:t>ển</w:t>
      </w:r>
      <w:r w:rsidR="00DF1472">
        <w:rPr>
          <w:lang w:val="de-DE"/>
        </w:rPr>
        <w:t xml:space="preserve"> khai quy</w:t>
      </w:r>
      <w:r w:rsidR="00DF1472" w:rsidRPr="00DF1472">
        <w:rPr>
          <w:lang w:val="de-DE"/>
        </w:rPr>
        <w:t>ết</w:t>
      </w:r>
      <w:r w:rsidR="00DF1472">
        <w:rPr>
          <w:lang w:val="de-DE"/>
        </w:rPr>
        <w:t xml:space="preserve"> li</w:t>
      </w:r>
      <w:r w:rsidR="00DF1472" w:rsidRPr="00DF1472">
        <w:rPr>
          <w:lang w:val="de-DE"/>
        </w:rPr>
        <w:t>ệ</w:t>
      </w:r>
      <w:r w:rsidR="00DF1472">
        <w:rPr>
          <w:lang w:val="de-DE"/>
        </w:rPr>
        <w:t>t v</w:t>
      </w:r>
      <w:r w:rsidR="00DF1472" w:rsidRPr="00DF1472">
        <w:rPr>
          <w:lang w:val="de-DE"/>
        </w:rPr>
        <w:t>à</w:t>
      </w:r>
      <w:r w:rsidR="00DF1472">
        <w:rPr>
          <w:lang w:val="de-DE"/>
        </w:rPr>
        <w:t xml:space="preserve"> </w:t>
      </w:r>
      <w:r w:rsidRPr="00F44E35">
        <w:rPr>
          <w:lang w:val="de-DE"/>
        </w:rPr>
        <w:t xml:space="preserve">phải có giải pháp đồng bộ, hiệu quả </w:t>
      </w:r>
      <w:r w:rsidR="009D5254">
        <w:rPr>
          <w:lang w:val="de-DE"/>
        </w:rPr>
        <w:t>nh</w:t>
      </w:r>
      <w:r w:rsidR="009D5254" w:rsidRPr="009D5254">
        <w:rPr>
          <w:lang w:val="de-DE"/>
        </w:rPr>
        <w:t>ằ</w:t>
      </w:r>
      <w:r w:rsidR="009D5254">
        <w:rPr>
          <w:lang w:val="de-DE"/>
        </w:rPr>
        <w:t>m h</w:t>
      </w:r>
      <w:r w:rsidR="009D5254" w:rsidRPr="009D5254">
        <w:rPr>
          <w:lang w:val="de-DE"/>
        </w:rPr>
        <w:t>ạn</w:t>
      </w:r>
      <w:r w:rsidR="009D5254">
        <w:rPr>
          <w:lang w:val="de-DE"/>
        </w:rPr>
        <w:t xml:space="preserve"> ch</w:t>
      </w:r>
      <w:r w:rsidR="009D5254" w:rsidRPr="009D5254">
        <w:rPr>
          <w:lang w:val="de-DE"/>
        </w:rPr>
        <w:t>ế</w:t>
      </w:r>
      <w:r w:rsidR="009D5254">
        <w:rPr>
          <w:lang w:val="de-DE"/>
        </w:rPr>
        <w:t xml:space="preserve"> m</w:t>
      </w:r>
      <w:r w:rsidR="009D5254" w:rsidRPr="009D5254">
        <w:rPr>
          <w:lang w:val="de-DE"/>
        </w:rPr>
        <w:t>ạnh</w:t>
      </w:r>
      <w:r w:rsidR="009D5254">
        <w:rPr>
          <w:lang w:val="de-DE"/>
        </w:rPr>
        <w:t xml:space="preserve"> h</w:t>
      </w:r>
      <w:r w:rsidR="009D5254" w:rsidRPr="009D5254">
        <w:rPr>
          <w:lang w:val="de-DE"/>
        </w:rPr>
        <w:t>ơ</w:t>
      </w:r>
      <w:r w:rsidR="009D5254">
        <w:rPr>
          <w:lang w:val="de-DE"/>
        </w:rPr>
        <w:t>n n</w:t>
      </w:r>
      <w:r w:rsidR="009D5254" w:rsidRPr="009D5254">
        <w:rPr>
          <w:lang w:val="de-DE"/>
        </w:rPr>
        <w:t>ữa</w:t>
      </w:r>
      <w:r w:rsidR="009D5254">
        <w:rPr>
          <w:lang w:val="de-DE"/>
        </w:rPr>
        <w:t xml:space="preserve"> t</w:t>
      </w:r>
      <w:r w:rsidR="009D5254" w:rsidRPr="009D5254">
        <w:rPr>
          <w:lang w:val="de-DE"/>
        </w:rPr>
        <w:t>ìn</w:t>
      </w:r>
      <w:r w:rsidR="009D5254">
        <w:rPr>
          <w:lang w:val="de-DE"/>
        </w:rPr>
        <w:t>h tr</w:t>
      </w:r>
      <w:r w:rsidR="009D5254" w:rsidRPr="009D5254">
        <w:rPr>
          <w:lang w:val="de-DE"/>
        </w:rPr>
        <w:t>ạng</w:t>
      </w:r>
      <w:r w:rsidR="009D5254">
        <w:rPr>
          <w:lang w:val="de-DE"/>
        </w:rPr>
        <w:t xml:space="preserve"> </w:t>
      </w:r>
      <w:r w:rsidRPr="00F44E35">
        <w:rPr>
          <w:lang w:val="de-DE"/>
        </w:rPr>
        <w:t xml:space="preserve">tai nạn giao thông sau một thời gian giảm thiểu, </w:t>
      </w:r>
      <w:r w:rsidR="009D5254" w:rsidRPr="009D5254">
        <w:rPr>
          <w:lang w:val="de-DE"/>
        </w:rPr>
        <w:t>đến</w:t>
      </w:r>
      <w:r w:rsidR="009D5254">
        <w:rPr>
          <w:lang w:val="de-DE"/>
        </w:rPr>
        <w:t xml:space="preserve"> </w:t>
      </w:r>
      <w:r w:rsidRPr="00F44E35">
        <w:rPr>
          <w:lang w:val="de-DE"/>
        </w:rPr>
        <w:t>quý I/2010 đã bắt đầu tăng trở lại.</w:t>
      </w:r>
    </w:p>
    <w:p w14:paraId="34C97B12" w14:textId="77777777" w:rsidR="005A3E1A" w:rsidRPr="00100289" w:rsidRDefault="005A3E1A" w:rsidP="00AB7B94">
      <w:pPr>
        <w:spacing w:before="40" w:after="40" w:line="300" w:lineRule="auto"/>
        <w:ind w:firstLine="567"/>
        <w:jc w:val="both"/>
        <w:rPr>
          <w:b/>
          <w:i/>
          <w:spacing w:val="-2"/>
          <w:sz w:val="32"/>
          <w:lang w:val="de-DE"/>
        </w:rPr>
      </w:pPr>
      <w:r w:rsidRPr="00F44E35">
        <w:rPr>
          <w:lang w:val="de-DE"/>
        </w:rPr>
        <w:t>Những kết quả đạt được trong quý I/2010 cho thấy tình hình kinh tế-xã hội nước ta tiếp tục phát triển theo xu hướng tích cực, chứng tỏ những giải pháp đề ra từ đầu năm phù hợp và đã đi vào thực tế, bước đầu phát huy tác dụng tốt. Theo đà thắng lợi đó, cần tiếp tục triển khai tích cực, kịp thời các Nghị quyết của Đảng</w:t>
      </w:r>
      <w:r w:rsidR="008B44D3">
        <w:rPr>
          <w:lang w:val="de-DE"/>
        </w:rPr>
        <w:t>,</w:t>
      </w:r>
      <w:r w:rsidRPr="00F44E35">
        <w:rPr>
          <w:lang w:val="de-DE"/>
        </w:rPr>
        <w:t xml:space="preserve"> Nhà nước và nhữ</w:t>
      </w:r>
      <w:r w:rsidR="009D5254">
        <w:rPr>
          <w:lang w:val="de-DE"/>
        </w:rPr>
        <w:t>ng giải pháp kiến nghị nêu trên; c</w:t>
      </w:r>
      <w:r w:rsidR="009D5254" w:rsidRPr="009D5254">
        <w:rPr>
          <w:lang w:val="de-DE"/>
        </w:rPr>
        <w:t>ùn</w:t>
      </w:r>
      <w:r w:rsidR="009D5254">
        <w:rPr>
          <w:lang w:val="de-DE"/>
        </w:rPr>
        <w:t>g v</w:t>
      </w:r>
      <w:r w:rsidR="009D5254" w:rsidRPr="009D5254">
        <w:rPr>
          <w:lang w:val="de-DE"/>
        </w:rPr>
        <w:t>ới</w:t>
      </w:r>
      <w:r w:rsidR="009D5254">
        <w:rPr>
          <w:lang w:val="de-DE"/>
        </w:rPr>
        <w:t xml:space="preserve"> vi</w:t>
      </w:r>
      <w:r w:rsidR="009D5254" w:rsidRPr="009D5254">
        <w:rPr>
          <w:lang w:val="de-DE"/>
        </w:rPr>
        <w:t>ệ</w:t>
      </w:r>
      <w:r w:rsidR="009D5254">
        <w:rPr>
          <w:lang w:val="de-DE"/>
        </w:rPr>
        <w:t>c p</w:t>
      </w:r>
      <w:r w:rsidRPr="00F44E35">
        <w:rPr>
          <w:lang w:val="de-DE"/>
        </w:rPr>
        <w:t>hát huy tốt kinh nghiệm thành công trong lãnh đạo, chỉ đạo, điều hành và kết quả thu được của nền kinh tế nước ta năm 2009 và quý I/2010</w:t>
      </w:r>
      <w:r w:rsidR="009D5254">
        <w:rPr>
          <w:lang w:val="de-DE"/>
        </w:rPr>
        <w:t>,</w:t>
      </w:r>
      <w:r w:rsidRPr="00F44E35">
        <w:rPr>
          <w:lang w:val="de-DE"/>
        </w:rPr>
        <w:t xml:space="preserve"> chắc chắn chúng ta sẽ hoàn thành Kế hoạch phát triển kinh tế-xã hội năm 2010, tạo </w:t>
      </w:r>
      <w:r w:rsidR="009D5254" w:rsidRPr="009D5254">
        <w:rPr>
          <w:lang w:val="de-DE"/>
        </w:rPr>
        <w:t>đà</w:t>
      </w:r>
      <w:r w:rsidRPr="00F44E35">
        <w:rPr>
          <w:lang w:val="de-DE"/>
        </w:rPr>
        <w:t xml:space="preserve"> phát triển </w:t>
      </w:r>
      <w:r w:rsidR="009D5254">
        <w:rPr>
          <w:lang w:val="de-DE"/>
        </w:rPr>
        <w:t>v</w:t>
      </w:r>
      <w:r w:rsidR="009D5254" w:rsidRPr="009D5254">
        <w:rPr>
          <w:lang w:val="de-DE"/>
        </w:rPr>
        <w:t>ới</w:t>
      </w:r>
      <w:r w:rsidR="009D5254">
        <w:rPr>
          <w:lang w:val="de-DE"/>
        </w:rPr>
        <w:t xml:space="preserve"> t</w:t>
      </w:r>
      <w:r w:rsidR="009D5254" w:rsidRPr="009D5254">
        <w:rPr>
          <w:lang w:val="de-DE"/>
        </w:rPr>
        <w:t>ốc</w:t>
      </w:r>
      <w:r w:rsidR="009D5254">
        <w:rPr>
          <w:lang w:val="de-DE"/>
        </w:rPr>
        <w:t xml:space="preserve"> </w:t>
      </w:r>
      <w:r w:rsidR="009D5254" w:rsidRPr="009D5254">
        <w:rPr>
          <w:lang w:val="de-DE"/>
        </w:rPr>
        <w:t>độ</w:t>
      </w:r>
      <w:r w:rsidR="009D5254">
        <w:rPr>
          <w:lang w:val="de-DE"/>
        </w:rPr>
        <w:t xml:space="preserve"> cao </w:t>
      </w:r>
      <w:r w:rsidR="008B44D3">
        <w:rPr>
          <w:lang w:val="de-DE"/>
        </w:rPr>
        <w:t>v</w:t>
      </w:r>
      <w:r w:rsidR="008B44D3" w:rsidRPr="008B44D3">
        <w:rPr>
          <w:lang w:val="de-DE"/>
        </w:rPr>
        <w:t>à</w:t>
      </w:r>
      <w:r w:rsidR="008B44D3">
        <w:rPr>
          <w:lang w:val="de-DE"/>
        </w:rPr>
        <w:t xml:space="preserve"> b</w:t>
      </w:r>
      <w:r w:rsidR="008B44D3" w:rsidRPr="008B44D3">
        <w:rPr>
          <w:lang w:val="de-DE"/>
        </w:rPr>
        <w:t>ền</w:t>
      </w:r>
      <w:r w:rsidR="008B44D3">
        <w:rPr>
          <w:lang w:val="de-DE"/>
        </w:rPr>
        <w:t xml:space="preserve"> v</w:t>
      </w:r>
      <w:r w:rsidR="008B44D3" w:rsidRPr="008B44D3">
        <w:rPr>
          <w:lang w:val="de-DE"/>
        </w:rPr>
        <w:t>ữn</w:t>
      </w:r>
      <w:r w:rsidR="008B44D3">
        <w:rPr>
          <w:lang w:val="de-DE"/>
        </w:rPr>
        <w:t>g trong</w:t>
      </w:r>
      <w:r w:rsidRPr="00F44E35">
        <w:rPr>
          <w:lang w:val="de-DE"/>
        </w:rPr>
        <w:t xml:space="preserve"> những năm tiếp theo.</w:t>
      </w:r>
    </w:p>
    <w:p w14:paraId="30831E62" w14:textId="77777777" w:rsidR="005A3E1A" w:rsidRPr="00B060C8" w:rsidRDefault="005A3E1A" w:rsidP="005A3E1A">
      <w:pPr>
        <w:spacing w:before="40" w:after="40" w:line="278" w:lineRule="auto"/>
        <w:jc w:val="both"/>
        <w:rPr>
          <w:i/>
          <w:sz w:val="26"/>
          <w:lang w:val="de-DE"/>
        </w:rPr>
      </w:pPr>
    </w:p>
    <w:p w14:paraId="31315BF6" w14:textId="77777777" w:rsidR="005A3E1A" w:rsidRPr="00573C14" w:rsidRDefault="005A3E1A" w:rsidP="005A3E1A">
      <w:pPr>
        <w:spacing w:before="40" w:after="40" w:line="300" w:lineRule="auto"/>
        <w:ind w:firstLine="4320"/>
        <w:jc w:val="center"/>
        <w:rPr>
          <w:b/>
          <w:lang w:val="pt-BR"/>
        </w:rPr>
      </w:pPr>
      <w:r w:rsidRPr="00573C14">
        <w:rPr>
          <w:b/>
          <w:lang w:val="pt-BR"/>
        </w:rPr>
        <w:t>TỔNG CỤC TRƯỞNG</w:t>
      </w:r>
    </w:p>
    <w:p w14:paraId="4DA1B559" w14:textId="77777777" w:rsidR="005A3E1A" w:rsidRDefault="005A3E1A" w:rsidP="005A3E1A">
      <w:pPr>
        <w:spacing w:before="40" w:after="40" w:line="300" w:lineRule="auto"/>
        <w:ind w:firstLine="4320"/>
        <w:jc w:val="center"/>
        <w:rPr>
          <w:lang w:val="pt-BR"/>
        </w:rPr>
      </w:pPr>
    </w:p>
    <w:p w14:paraId="4FB6EE06" w14:textId="77777777" w:rsidR="005A3E1A" w:rsidRPr="0082451D" w:rsidRDefault="005A3E1A" w:rsidP="005A3E1A">
      <w:pPr>
        <w:spacing w:before="40" w:after="40" w:line="300" w:lineRule="auto"/>
        <w:ind w:firstLine="4320"/>
        <w:jc w:val="center"/>
        <w:rPr>
          <w:sz w:val="10"/>
          <w:lang w:val="pt-BR"/>
        </w:rPr>
      </w:pPr>
    </w:p>
    <w:p w14:paraId="37D63C17" w14:textId="77777777" w:rsidR="005A3E1A" w:rsidRDefault="005A3E1A" w:rsidP="005A3E1A">
      <w:pPr>
        <w:spacing w:before="40" w:after="40" w:line="300" w:lineRule="auto"/>
        <w:ind w:firstLine="4320"/>
        <w:jc w:val="center"/>
        <w:rPr>
          <w:lang w:val="pt-BR"/>
        </w:rPr>
      </w:pPr>
    </w:p>
    <w:p w14:paraId="30CC0504" w14:textId="77777777" w:rsidR="005A3E1A" w:rsidRPr="00573C14" w:rsidRDefault="005A3E1A" w:rsidP="005A3E1A">
      <w:pPr>
        <w:spacing w:before="40" w:after="40" w:line="300" w:lineRule="auto"/>
        <w:ind w:firstLine="4320"/>
        <w:jc w:val="center"/>
        <w:rPr>
          <w:lang w:val="pt-BR"/>
        </w:rPr>
      </w:pPr>
    </w:p>
    <w:p w14:paraId="1DE928F2" w14:textId="77777777" w:rsidR="005A3E1A" w:rsidRPr="001C3A24" w:rsidRDefault="005A3E1A" w:rsidP="001C3A24">
      <w:pPr>
        <w:spacing w:before="40" w:after="40" w:line="278" w:lineRule="auto"/>
        <w:ind w:firstLine="4320"/>
        <w:jc w:val="center"/>
        <w:rPr>
          <w:spacing w:val="-2"/>
          <w:lang w:val="de-DE"/>
        </w:rPr>
      </w:pPr>
      <w:r w:rsidRPr="00573C14">
        <w:rPr>
          <w:b/>
          <w:lang w:val="pt-BR"/>
        </w:rPr>
        <w:t>Nguyễn Đức Hoà</w:t>
      </w:r>
    </w:p>
    <w:sectPr w:rsidR="005A3E1A" w:rsidRPr="001C3A24" w:rsidSect="00E43407">
      <w:footerReference w:type="even" r:id="rId7"/>
      <w:footerReference w:type="default" r:id="rId8"/>
      <w:pgSz w:w="12240" w:h="15840" w:code="1"/>
      <w:pgMar w:top="1151" w:right="1298" w:bottom="862" w:left="2019"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C5F9F" w14:textId="77777777" w:rsidR="006D7164" w:rsidRDefault="006D7164">
      <w:r>
        <w:separator/>
      </w:r>
    </w:p>
  </w:endnote>
  <w:endnote w:type="continuationSeparator" w:id="0">
    <w:p w14:paraId="03A7ABED" w14:textId="77777777" w:rsidR="006D7164" w:rsidRDefault="006D7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altName w:val="Calibri"/>
    <w:charset w:val="00"/>
    <w:family w:val="swiss"/>
    <w:pitch w:val="variable"/>
    <w:sig w:usb0="00000007" w:usb1="00000000" w:usb2="00000000" w:usb3="00000000" w:csb0="0000001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9362B" w14:textId="77777777" w:rsidR="00E62F75" w:rsidRDefault="00E62F75" w:rsidP="00643B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22FF287" w14:textId="77777777" w:rsidR="00E62F75" w:rsidRDefault="00E62F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1054B" w14:textId="77777777" w:rsidR="00E62F75" w:rsidRPr="00362273" w:rsidRDefault="00E62F75" w:rsidP="00643BD5">
    <w:pPr>
      <w:pStyle w:val="Footer"/>
      <w:framePr w:wrap="around" w:vAnchor="text" w:hAnchor="margin" w:xAlign="center" w:y="1"/>
      <w:rPr>
        <w:rStyle w:val="PageNumber"/>
        <w:rFonts w:ascii="Arial" w:hAnsi="Arial" w:cs="Arial"/>
        <w:sz w:val="20"/>
        <w:szCs w:val="20"/>
      </w:rPr>
    </w:pPr>
    <w:r w:rsidRPr="00362273">
      <w:rPr>
        <w:rStyle w:val="PageNumber"/>
        <w:rFonts w:ascii="Arial" w:hAnsi="Arial" w:cs="Arial"/>
        <w:sz w:val="20"/>
        <w:szCs w:val="20"/>
      </w:rPr>
      <w:fldChar w:fldCharType="begin"/>
    </w:r>
    <w:r w:rsidRPr="00362273">
      <w:rPr>
        <w:rStyle w:val="PageNumber"/>
        <w:rFonts w:ascii="Arial" w:hAnsi="Arial" w:cs="Arial"/>
        <w:sz w:val="20"/>
        <w:szCs w:val="20"/>
      </w:rPr>
      <w:instrText xml:space="preserve">PAGE  </w:instrText>
    </w:r>
    <w:r w:rsidRPr="00362273">
      <w:rPr>
        <w:rStyle w:val="PageNumber"/>
        <w:rFonts w:ascii="Arial" w:hAnsi="Arial" w:cs="Arial"/>
        <w:sz w:val="20"/>
        <w:szCs w:val="20"/>
      </w:rPr>
      <w:fldChar w:fldCharType="separate"/>
    </w:r>
    <w:r>
      <w:rPr>
        <w:rStyle w:val="PageNumber"/>
        <w:rFonts w:ascii="Arial" w:hAnsi="Arial" w:cs="Arial"/>
        <w:noProof/>
        <w:sz w:val="20"/>
        <w:szCs w:val="20"/>
      </w:rPr>
      <w:t>8</w:t>
    </w:r>
    <w:r w:rsidRPr="00362273">
      <w:rPr>
        <w:rStyle w:val="PageNumber"/>
        <w:rFonts w:ascii="Arial" w:hAnsi="Arial" w:cs="Arial"/>
        <w:sz w:val="20"/>
        <w:szCs w:val="20"/>
      </w:rPr>
      <w:fldChar w:fldCharType="end"/>
    </w:r>
  </w:p>
  <w:p w14:paraId="72D4E370" w14:textId="77777777" w:rsidR="00E62F75" w:rsidRDefault="00E62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8CF0E" w14:textId="77777777" w:rsidR="006D7164" w:rsidRDefault="006D7164">
      <w:r>
        <w:separator/>
      </w:r>
    </w:p>
  </w:footnote>
  <w:footnote w:type="continuationSeparator" w:id="0">
    <w:p w14:paraId="18A3DD97" w14:textId="77777777" w:rsidR="006D7164" w:rsidRDefault="006D7164">
      <w:r>
        <w:continuationSeparator/>
      </w:r>
    </w:p>
  </w:footnote>
  <w:footnote w:id="1">
    <w:p w14:paraId="6F4D8788" w14:textId="77777777" w:rsidR="00E62F75" w:rsidRPr="0013183C" w:rsidRDefault="00E62F75" w:rsidP="0013183C">
      <w:pPr>
        <w:spacing w:line="288" w:lineRule="auto"/>
        <w:ind w:firstLine="540"/>
        <w:jc w:val="both"/>
        <w:rPr>
          <w:sz w:val="20"/>
          <w:szCs w:val="20"/>
        </w:rPr>
      </w:pPr>
      <w:r w:rsidRPr="0013183C">
        <w:rPr>
          <w:rStyle w:val="FootnoteReference"/>
          <w:sz w:val="20"/>
          <w:szCs w:val="20"/>
        </w:rPr>
        <w:footnoteRef/>
      </w:r>
      <w:r w:rsidRPr="0013183C">
        <w:rPr>
          <w:sz w:val="20"/>
          <w:szCs w:val="20"/>
        </w:rPr>
        <w:t xml:space="preserve"> </w:t>
      </w:r>
      <w:r w:rsidRPr="0013183C">
        <w:rPr>
          <w:sz w:val="20"/>
          <w:szCs w:val="20"/>
          <w:lang w:val="de-DE"/>
        </w:rPr>
        <w:t>Tốc độ tăng giá trị sản xuất nông, lâm nghiệp và thuỷ sản quý I/2006 tăng 2,4%; quý I/2007 tăng 2,7%; quý I/2008 tăng 4,1%; quý I/2009 tăng 3,4%.</w:t>
      </w:r>
    </w:p>
  </w:footnote>
  <w:footnote w:id="2">
    <w:p w14:paraId="0C5559A8" w14:textId="77777777" w:rsidR="00E62F75" w:rsidRDefault="00E62F75" w:rsidP="0013183C">
      <w:pPr>
        <w:numPr>
          <w:ilvl w:val="0"/>
          <w:numId w:val="7"/>
        </w:numPr>
        <w:tabs>
          <w:tab w:val="clear" w:pos="1080"/>
          <w:tab w:val="left" w:pos="180"/>
        </w:tabs>
        <w:spacing w:line="288" w:lineRule="auto"/>
        <w:ind w:left="0" w:firstLine="540"/>
        <w:jc w:val="both"/>
        <w:rPr>
          <w:bCs/>
          <w:sz w:val="20"/>
          <w:szCs w:val="20"/>
          <w:lang w:val="pt-BR"/>
        </w:rPr>
      </w:pPr>
      <w:r>
        <w:rPr>
          <w:sz w:val="20"/>
          <w:szCs w:val="20"/>
          <w:lang w:val="pt-BR"/>
        </w:rPr>
        <w:t xml:space="preserve">Trong </w:t>
      </w:r>
      <w:r w:rsidRPr="00137747">
        <w:rPr>
          <w:sz w:val="20"/>
          <w:szCs w:val="20"/>
          <w:lang w:val="pt-BR"/>
        </w:rPr>
        <w:t>đó</w:t>
      </w:r>
      <w:r>
        <w:rPr>
          <w:sz w:val="20"/>
          <w:szCs w:val="20"/>
          <w:lang w:val="pt-BR"/>
        </w:rPr>
        <w:t xml:space="preserve">: </w:t>
      </w:r>
      <w:r w:rsidRPr="00D7657D">
        <w:rPr>
          <w:sz w:val="20"/>
          <w:szCs w:val="20"/>
          <w:lang w:val="pt-BR"/>
        </w:rPr>
        <w:t xml:space="preserve">Long An 87 nghìn ha; </w:t>
      </w:r>
      <w:r w:rsidRPr="00D7657D">
        <w:rPr>
          <w:bCs/>
          <w:sz w:val="20"/>
          <w:szCs w:val="20"/>
          <w:lang w:val="pt-BR"/>
        </w:rPr>
        <w:t>Đồng Tháp 126 nghìn ha; An Giang 200 nghìn ha; Kiên Giang 193 nghìn ha, Tiề</w:t>
      </w:r>
      <w:r>
        <w:rPr>
          <w:bCs/>
          <w:sz w:val="20"/>
          <w:szCs w:val="20"/>
          <w:lang w:val="pt-BR"/>
        </w:rPr>
        <w:t>n Giang 35 nghìn ha.</w:t>
      </w:r>
    </w:p>
    <w:p w14:paraId="415D2F37" w14:textId="77777777" w:rsidR="00E62F75" w:rsidRDefault="00E62F75">
      <w:pPr>
        <w:pStyle w:val="FootnoteText"/>
      </w:pPr>
    </w:p>
  </w:footnote>
  <w:footnote w:id="3">
    <w:p w14:paraId="2EE918C3" w14:textId="77777777" w:rsidR="00E62F75" w:rsidRDefault="00E62F75" w:rsidP="0013183C">
      <w:pPr>
        <w:pStyle w:val="FootnoteText"/>
        <w:ind w:firstLine="540"/>
      </w:pPr>
      <w:r>
        <w:rPr>
          <w:rStyle w:val="FootnoteReference"/>
        </w:rPr>
        <w:footnoteRef/>
      </w:r>
      <w:r>
        <w:t xml:space="preserve"> </w:t>
      </w:r>
      <w:r w:rsidRPr="00D7657D">
        <w:rPr>
          <w:lang w:val="pt-BR"/>
        </w:rPr>
        <w:t xml:space="preserve">Tỷ trọng diện tích gieo cấy các giống lúa cho năng suất cao của Tiền Giang tăng từ 13% trong vụ đông xuân trước lên </w:t>
      </w:r>
      <w:r w:rsidRPr="00D7657D">
        <w:rPr>
          <w:bCs/>
          <w:lang w:val="pt-BR"/>
        </w:rPr>
        <w:t xml:space="preserve">38% trong vụ đông xuân năm nay; Đồng Tháp từ 27% </w:t>
      </w:r>
      <w:r>
        <w:rPr>
          <w:bCs/>
          <w:lang w:val="pt-BR"/>
        </w:rPr>
        <w:t>lên 37%; An Giang từ 6% lên 20%.</w:t>
      </w:r>
    </w:p>
  </w:footnote>
  <w:footnote w:id="4">
    <w:p w14:paraId="3F67CB21" w14:textId="77777777" w:rsidR="00E62F75" w:rsidRPr="0013183C" w:rsidRDefault="00E62F75" w:rsidP="0013183C">
      <w:pPr>
        <w:pStyle w:val="FootnoteText"/>
        <w:ind w:firstLine="540"/>
      </w:pPr>
      <w:r w:rsidRPr="0013183C">
        <w:rPr>
          <w:rStyle w:val="FootnoteReference"/>
        </w:rPr>
        <w:footnoteRef/>
      </w:r>
      <w:r w:rsidRPr="0013183C">
        <w:t xml:space="preserve"> </w:t>
      </w:r>
      <w:r w:rsidRPr="0013183C">
        <w:rPr>
          <w:lang w:val="pt-BR"/>
        </w:rPr>
        <w:t>Tiền Giang 15,7 nghìn ha; Trà Vinh 13,2 nghìn ha; An Giang 24 nghìn ha; Sóc Trăng 8,5 nghìn ha</w:t>
      </w:r>
      <w:r>
        <w:rPr>
          <w:lang w:val="pt-BR"/>
        </w:rPr>
        <w:t>.</w:t>
      </w:r>
    </w:p>
  </w:footnote>
  <w:footnote w:id="5">
    <w:p w14:paraId="0BE8861C" w14:textId="77777777" w:rsidR="00E62F75" w:rsidRDefault="00E62F75" w:rsidP="00E93102">
      <w:pPr>
        <w:pStyle w:val="FootnoteText"/>
        <w:ind w:firstLine="540"/>
        <w:jc w:val="both"/>
      </w:pPr>
      <w:r>
        <w:rPr>
          <w:rStyle w:val="FootnoteReference"/>
        </w:rPr>
        <w:footnoteRef/>
      </w:r>
      <w:r>
        <w:t xml:space="preserve"> </w:t>
      </w:r>
      <w:r w:rsidRPr="007E6F58">
        <w:rPr>
          <w:spacing w:val="-6"/>
          <w:lang w:val="fr-FR"/>
        </w:rPr>
        <w:t>Một số địa phương có diện tích rừng bị cháy nhiều là: Hà Giang 262 ha; Cao Bằng 231 ha; Kon Tum</w:t>
      </w:r>
      <w:r w:rsidRPr="004155DE">
        <w:rPr>
          <w:spacing w:val="-2"/>
          <w:lang w:val="fr-FR"/>
        </w:rPr>
        <w:t xml:space="preserve"> 115 ha; Gia Lai 134 ha; Quảng Trị 45 ha; Đồng Nai 30 ha. Đặc biệt vụ cháy rừng nghiêm trọng tại khu vực vườn quốc gia Hoàng Liên, vùng giáp ranh giữa 2 tỉnh Lào Cai và Lai Châu làm cháy 700 ha rừng và 100 ha lau lách.</w:t>
      </w:r>
    </w:p>
  </w:footnote>
  <w:footnote w:id="6">
    <w:p w14:paraId="726DA0D5" w14:textId="77777777" w:rsidR="00E62F75" w:rsidRDefault="00E62F75" w:rsidP="007E6F58">
      <w:pPr>
        <w:pStyle w:val="FootnoteText"/>
        <w:ind w:firstLine="540"/>
        <w:jc w:val="both"/>
      </w:pPr>
      <w:r>
        <w:rPr>
          <w:rStyle w:val="FootnoteReference"/>
        </w:rPr>
        <w:footnoteRef/>
      </w:r>
      <w:r>
        <w:t xml:space="preserve"> </w:t>
      </w:r>
      <w:r w:rsidRPr="004155DE">
        <w:rPr>
          <w:lang w:val="fr-FR"/>
        </w:rPr>
        <w:t>Bạc Liêu tăng 12% về diện tích và tăng 26,7% về sản lượng so với cùng kỳ năm trước; Kiên Giang tăng 40% về diện tích; Cà Mau tăng 20% sản lượng.</w:t>
      </w:r>
    </w:p>
  </w:footnote>
  <w:footnote w:id="7">
    <w:p w14:paraId="72C00236" w14:textId="77777777" w:rsidR="00E62F75" w:rsidRPr="004155DE" w:rsidRDefault="00E62F75" w:rsidP="007E6F58">
      <w:pPr>
        <w:spacing w:before="40" w:after="40" w:line="269" w:lineRule="auto"/>
        <w:ind w:firstLine="539"/>
        <w:jc w:val="both"/>
        <w:rPr>
          <w:lang w:val="fr-FR"/>
        </w:rPr>
      </w:pPr>
      <w:r w:rsidRPr="00894EFB">
        <w:rPr>
          <w:rStyle w:val="FootnoteReference"/>
          <w:sz w:val="20"/>
          <w:szCs w:val="20"/>
        </w:rPr>
        <w:footnoteRef/>
      </w:r>
      <w:r w:rsidRPr="00894EFB">
        <w:t xml:space="preserve"> </w:t>
      </w:r>
      <w:r w:rsidRPr="00137747">
        <w:rPr>
          <w:sz w:val="20"/>
          <w:szCs w:val="20"/>
        </w:rPr>
        <w:t xml:space="preserve">Những địa phương có diện tích nuôi tăng là: </w:t>
      </w:r>
      <w:r w:rsidRPr="00137747">
        <w:rPr>
          <w:sz w:val="20"/>
          <w:szCs w:val="20"/>
          <w:lang w:val="fr-FR"/>
        </w:rPr>
        <w:t xml:space="preserve">Đồng Tháp tăng 10,9% so với cùng kỳ năm trước; Bến Tre tăng 43%; Vĩnh Long tăng 37,9%; Tiền Giang tăng 10%. </w:t>
      </w:r>
      <w:r w:rsidRPr="00137747">
        <w:rPr>
          <w:spacing w:val="-6"/>
          <w:sz w:val="20"/>
          <w:szCs w:val="20"/>
          <w:lang w:val="fr-FR"/>
        </w:rPr>
        <w:t>Bên cạnh đó vẫn còn nhiều địa phương chưa phục hồi được diện tích thả nuôi cá tra như: An Giang giảm 5% so với cùng kỳ năm trước; Cần Thơ giảm 29,9%.</w:t>
      </w:r>
    </w:p>
  </w:footnote>
  <w:footnote w:id="8">
    <w:p w14:paraId="4B21D51E" w14:textId="77777777" w:rsidR="00E62F75" w:rsidRPr="00137747" w:rsidRDefault="00E62F75" w:rsidP="00137747">
      <w:pPr>
        <w:pStyle w:val="FootnoteText"/>
        <w:ind w:firstLine="540"/>
        <w:rPr>
          <w:lang w:val="fr-FR"/>
        </w:rPr>
      </w:pPr>
      <w:r>
        <w:rPr>
          <w:rStyle w:val="FootnoteReference"/>
        </w:rPr>
        <w:footnoteRef/>
      </w:r>
      <w:r>
        <w:rPr>
          <w:lang w:val="pt-BR"/>
        </w:rPr>
        <w:t xml:space="preserve"> Q</w:t>
      </w:r>
      <w:r w:rsidRPr="00F44E35">
        <w:rPr>
          <w:lang w:val="pt-BR"/>
        </w:rPr>
        <w:t>uý I/2009 tăng 2,1%</w:t>
      </w:r>
      <w:r>
        <w:rPr>
          <w:lang w:val="fr-FR"/>
        </w:rPr>
        <w:t>.</w:t>
      </w:r>
    </w:p>
  </w:footnote>
  <w:footnote w:id="9">
    <w:p w14:paraId="6BF9B158" w14:textId="77777777" w:rsidR="00E62F75" w:rsidRPr="004155DE" w:rsidRDefault="00E62F75" w:rsidP="004155DE">
      <w:pPr>
        <w:pStyle w:val="FootnoteText"/>
        <w:ind w:firstLine="540"/>
        <w:rPr>
          <w:lang w:val="fr-FR"/>
        </w:rPr>
      </w:pPr>
      <w:r>
        <w:rPr>
          <w:rStyle w:val="FootnoteReference"/>
        </w:rPr>
        <w:footnoteRef/>
      </w:r>
      <w:r w:rsidRPr="004155DE">
        <w:rPr>
          <w:lang w:val="fr-FR"/>
        </w:rPr>
        <w:t xml:space="preserve"> Chỉ số giá sản xuất (PPI) là</w:t>
      </w:r>
      <w:r>
        <w:rPr>
          <w:lang w:val="fr-FR"/>
        </w:rPr>
        <w:t xml:space="preserve"> ch</w:t>
      </w:r>
      <w:r w:rsidRPr="004155DE">
        <w:rPr>
          <w:lang w:val="fr-FR"/>
        </w:rPr>
        <w:t>ỉ</w:t>
      </w:r>
      <w:r>
        <w:rPr>
          <w:lang w:val="fr-FR"/>
        </w:rPr>
        <w:t xml:space="preserve"> ti</w:t>
      </w:r>
      <w:r w:rsidRPr="004155DE">
        <w:rPr>
          <w:lang w:val="fr-FR"/>
        </w:rPr>
        <w:t>ê</w:t>
      </w:r>
      <w:r>
        <w:rPr>
          <w:lang w:val="fr-FR"/>
        </w:rPr>
        <w:t>u bi</w:t>
      </w:r>
      <w:r w:rsidRPr="004155DE">
        <w:rPr>
          <w:lang w:val="fr-FR"/>
        </w:rPr>
        <w:t>ểu</w:t>
      </w:r>
      <w:r>
        <w:rPr>
          <w:lang w:val="fr-FR"/>
        </w:rPr>
        <w:t xml:space="preserve"> hi</w:t>
      </w:r>
      <w:r w:rsidRPr="004155DE">
        <w:rPr>
          <w:lang w:val="fr-FR"/>
        </w:rPr>
        <w:t>ện</w:t>
      </w:r>
      <w:r>
        <w:rPr>
          <w:lang w:val="fr-FR"/>
        </w:rPr>
        <w:t xml:space="preserve"> m</w:t>
      </w:r>
      <w:r w:rsidRPr="004155DE">
        <w:rPr>
          <w:lang w:val="fr-FR"/>
        </w:rPr>
        <w:t>ức</w:t>
      </w:r>
      <w:r>
        <w:rPr>
          <w:lang w:val="fr-FR"/>
        </w:rPr>
        <w:t xml:space="preserve"> </w:t>
      </w:r>
      <w:r w:rsidRPr="004155DE">
        <w:rPr>
          <w:lang w:val="fr-FR"/>
        </w:rPr>
        <w:t>độ</w:t>
      </w:r>
      <w:r>
        <w:rPr>
          <w:lang w:val="fr-FR"/>
        </w:rPr>
        <w:t xml:space="preserve"> bi</w:t>
      </w:r>
      <w:r w:rsidRPr="004155DE">
        <w:rPr>
          <w:lang w:val="fr-FR"/>
        </w:rPr>
        <w:t>ến</w:t>
      </w:r>
      <w:r>
        <w:rPr>
          <w:lang w:val="fr-FR"/>
        </w:rPr>
        <w:t xml:space="preserve"> </w:t>
      </w:r>
      <w:r w:rsidRPr="004155DE">
        <w:rPr>
          <w:lang w:val="fr-FR"/>
        </w:rPr>
        <w:t>động</w:t>
      </w:r>
      <w:r>
        <w:rPr>
          <w:lang w:val="fr-FR"/>
        </w:rPr>
        <w:t xml:space="preserve"> v</w:t>
      </w:r>
      <w:r w:rsidRPr="004155DE">
        <w:rPr>
          <w:lang w:val="fr-FR"/>
        </w:rPr>
        <w:t>ề</w:t>
      </w:r>
      <w:r>
        <w:rPr>
          <w:lang w:val="fr-FR"/>
        </w:rPr>
        <w:t xml:space="preserve"> gi</w:t>
      </w:r>
      <w:r w:rsidRPr="004155DE">
        <w:rPr>
          <w:lang w:val="fr-FR"/>
        </w:rPr>
        <w:t>á</w:t>
      </w:r>
      <w:r>
        <w:rPr>
          <w:lang w:val="fr-FR"/>
        </w:rPr>
        <w:t xml:space="preserve"> c</w:t>
      </w:r>
      <w:r w:rsidRPr="004155DE">
        <w:rPr>
          <w:lang w:val="fr-FR"/>
        </w:rPr>
        <w:t>ủa</w:t>
      </w:r>
      <w:r>
        <w:rPr>
          <w:lang w:val="fr-FR"/>
        </w:rPr>
        <w:t xml:space="preserve"> c</w:t>
      </w:r>
      <w:r w:rsidRPr="004155DE">
        <w:rPr>
          <w:lang w:val="fr-FR"/>
        </w:rPr>
        <w:t>ác</w:t>
      </w:r>
      <w:r>
        <w:rPr>
          <w:lang w:val="fr-FR"/>
        </w:rPr>
        <w:t xml:space="preserve"> s</w:t>
      </w:r>
      <w:r w:rsidRPr="004155DE">
        <w:rPr>
          <w:lang w:val="fr-FR"/>
        </w:rPr>
        <w:t>ản</w:t>
      </w:r>
      <w:r>
        <w:rPr>
          <w:lang w:val="fr-FR"/>
        </w:rPr>
        <w:t xml:space="preserve"> ph</w:t>
      </w:r>
      <w:r w:rsidRPr="004155DE">
        <w:rPr>
          <w:lang w:val="fr-FR"/>
        </w:rPr>
        <w:t>ẩm</w:t>
      </w:r>
      <w:r>
        <w:rPr>
          <w:lang w:val="fr-FR"/>
        </w:rPr>
        <w:t xml:space="preserve"> m</w:t>
      </w:r>
      <w:r w:rsidRPr="004155DE">
        <w:rPr>
          <w:lang w:val="fr-FR"/>
        </w:rPr>
        <w:t>à</w:t>
      </w:r>
      <w:r>
        <w:rPr>
          <w:lang w:val="fr-FR"/>
        </w:rPr>
        <w:t xml:space="preserve"> ng</w:t>
      </w:r>
      <w:r w:rsidRPr="004155DE">
        <w:rPr>
          <w:lang w:val="fr-FR"/>
        </w:rPr>
        <w:t>ười</w:t>
      </w:r>
      <w:r>
        <w:rPr>
          <w:lang w:val="fr-FR"/>
        </w:rPr>
        <w:t xml:space="preserve"> s</w:t>
      </w:r>
      <w:r w:rsidRPr="004155DE">
        <w:rPr>
          <w:lang w:val="fr-FR"/>
        </w:rPr>
        <w:t>ản</w:t>
      </w:r>
      <w:r>
        <w:rPr>
          <w:lang w:val="fr-FR"/>
        </w:rPr>
        <w:t xml:space="preserve"> xu</w:t>
      </w:r>
      <w:r w:rsidRPr="004155DE">
        <w:rPr>
          <w:lang w:val="fr-FR"/>
        </w:rPr>
        <w:t>ất</w:t>
      </w:r>
      <w:r>
        <w:rPr>
          <w:lang w:val="fr-FR"/>
        </w:rPr>
        <w:t xml:space="preserve"> tr</w:t>
      </w:r>
      <w:r w:rsidRPr="004155DE">
        <w:rPr>
          <w:lang w:val="fr-FR"/>
        </w:rPr>
        <w:t>ự</w:t>
      </w:r>
      <w:r>
        <w:rPr>
          <w:lang w:val="fr-FR"/>
        </w:rPr>
        <w:t>c ti</w:t>
      </w:r>
      <w:r w:rsidRPr="004155DE">
        <w:rPr>
          <w:lang w:val="fr-FR"/>
        </w:rPr>
        <w:t>ếp</w:t>
      </w:r>
      <w:r>
        <w:rPr>
          <w:lang w:val="fr-FR"/>
        </w:rPr>
        <w:t xml:space="preserve"> b</w:t>
      </w:r>
      <w:r w:rsidRPr="004155DE">
        <w:rPr>
          <w:lang w:val="fr-FR"/>
        </w:rPr>
        <w:t>án</w:t>
      </w:r>
      <w:r>
        <w:rPr>
          <w:lang w:val="fr-FR"/>
        </w:rPr>
        <w:t xml:space="preserve"> ra th</w:t>
      </w:r>
      <w:r w:rsidRPr="004155DE">
        <w:rPr>
          <w:lang w:val="fr-FR"/>
        </w:rPr>
        <w:t>ị</w:t>
      </w:r>
      <w:r>
        <w:rPr>
          <w:lang w:val="fr-FR"/>
        </w:rPr>
        <w:t xml:space="preserve"> tr</w:t>
      </w:r>
      <w:r w:rsidRPr="004155DE">
        <w:rPr>
          <w:lang w:val="fr-FR"/>
        </w:rPr>
        <w:t>ường</w:t>
      </w:r>
      <w:r>
        <w:rPr>
          <w:lang w:val="fr-FR"/>
        </w:rPr>
        <w:t xml:space="preserve"> trong k</w:t>
      </w:r>
      <w:r w:rsidRPr="004155DE">
        <w:rPr>
          <w:lang w:val="fr-FR"/>
        </w:rPr>
        <w:t>ỳ</w:t>
      </w:r>
      <w:r>
        <w:rPr>
          <w:lang w:val="fr-F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44258"/>
    <w:multiLevelType w:val="hybridMultilevel"/>
    <w:tmpl w:val="3BB032DE"/>
    <w:lvl w:ilvl="0" w:tplc="DA70A382">
      <w:numFmt w:val="bullet"/>
      <w:lvlText w:val="-"/>
      <w:lvlJc w:val="left"/>
      <w:pPr>
        <w:tabs>
          <w:tab w:val="num" w:pos="1302"/>
        </w:tabs>
        <w:ind w:left="1302" w:hanging="735"/>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 w15:restartNumberingAfterBreak="0">
    <w:nsid w:val="21637E2C"/>
    <w:multiLevelType w:val="hybridMultilevel"/>
    <w:tmpl w:val="2FAC51EE"/>
    <w:lvl w:ilvl="0" w:tplc="1E08721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D5206F7"/>
    <w:multiLevelType w:val="hybridMultilevel"/>
    <w:tmpl w:val="7CD43560"/>
    <w:lvl w:ilvl="0" w:tplc="EACAC988">
      <w:start w:val="2"/>
      <w:numFmt w:val="decimal"/>
      <w:lvlText w:val="%1"/>
      <w:lvlJc w:val="left"/>
      <w:pPr>
        <w:tabs>
          <w:tab w:val="num" w:pos="1080"/>
        </w:tabs>
        <w:ind w:left="1080" w:hanging="360"/>
      </w:pPr>
      <w:rPr>
        <w:rFonts w:hint="default"/>
        <w:vertAlign w:val="superscrip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D9F6AC1"/>
    <w:multiLevelType w:val="hybridMultilevel"/>
    <w:tmpl w:val="E4B46578"/>
    <w:lvl w:ilvl="0" w:tplc="5B5C70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61F71BE6"/>
    <w:multiLevelType w:val="hybridMultilevel"/>
    <w:tmpl w:val="6F14F132"/>
    <w:lvl w:ilvl="0" w:tplc="11487582">
      <w:start w:val="2"/>
      <w:numFmt w:val="decimal"/>
      <w:lvlText w:val="%1"/>
      <w:lvlJc w:val="left"/>
      <w:pPr>
        <w:tabs>
          <w:tab w:val="num" w:pos="1650"/>
        </w:tabs>
        <w:ind w:left="1650" w:hanging="93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15:restartNumberingAfterBreak="0">
    <w:nsid w:val="69DC598A"/>
    <w:multiLevelType w:val="hybridMultilevel"/>
    <w:tmpl w:val="E62E1E30"/>
    <w:lvl w:ilvl="0" w:tplc="B3CE873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7A734FDE"/>
    <w:multiLevelType w:val="hybridMultilevel"/>
    <w:tmpl w:val="A594AA3C"/>
    <w:lvl w:ilvl="0" w:tplc="A6627E4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5"/>
  </w:num>
  <w:num w:numId="3">
    <w:abstractNumId w:val="7"/>
  </w:num>
  <w:num w:numId="4">
    <w:abstractNumId w:val="6"/>
  </w:num>
  <w:num w:numId="5">
    <w:abstractNumId w:val="1"/>
  </w:num>
  <w:num w:numId="6">
    <w:abstractNumId w:val="4"/>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1830"/>
    <w:rsid w:val="00003A88"/>
    <w:rsid w:val="00005DC4"/>
    <w:rsid w:val="00026715"/>
    <w:rsid w:val="00040A15"/>
    <w:rsid w:val="0004215C"/>
    <w:rsid w:val="00053D33"/>
    <w:rsid w:val="000B06E2"/>
    <w:rsid w:val="000B5D7D"/>
    <w:rsid w:val="000D6885"/>
    <w:rsid w:val="000E1D61"/>
    <w:rsid w:val="000F3E32"/>
    <w:rsid w:val="00100A1C"/>
    <w:rsid w:val="00102266"/>
    <w:rsid w:val="001032C5"/>
    <w:rsid w:val="0011403E"/>
    <w:rsid w:val="00127AF4"/>
    <w:rsid w:val="0013183C"/>
    <w:rsid w:val="00137747"/>
    <w:rsid w:val="0014021C"/>
    <w:rsid w:val="00141F77"/>
    <w:rsid w:val="00147FDA"/>
    <w:rsid w:val="00156207"/>
    <w:rsid w:val="00161CA2"/>
    <w:rsid w:val="001649F2"/>
    <w:rsid w:val="001651F4"/>
    <w:rsid w:val="00183BAE"/>
    <w:rsid w:val="00185472"/>
    <w:rsid w:val="00196B80"/>
    <w:rsid w:val="001A65A3"/>
    <w:rsid w:val="001B382D"/>
    <w:rsid w:val="001C13D4"/>
    <w:rsid w:val="001C3A24"/>
    <w:rsid w:val="001C3B58"/>
    <w:rsid w:val="001D1296"/>
    <w:rsid w:val="001D1C03"/>
    <w:rsid w:val="001D477C"/>
    <w:rsid w:val="001D67B3"/>
    <w:rsid w:val="001E531D"/>
    <w:rsid w:val="001F54C2"/>
    <w:rsid w:val="00207008"/>
    <w:rsid w:val="0021770E"/>
    <w:rsid w:val="002371B4"/>
    <w:rsid w:val="00237E6B"/>
    <w:rsid w:val="0025392C"/>
    <w:rsid w:val="00267C45"/>
    <w:rsid w:val="002877E4"/>
    <w:rsid w:val="002A2F96"/>
    <w:rsid w:val="002A46F4"/>
    <w:rsid w:val="002E3AD5"/>
    <w:rsid w:val="002E54CB"/>
    <w:rsid w:val="002F2F36"/>
    <w:rsid w:val="00310B45"/>
    <w:rsid w:val="0031234B"/>
    <w:rsid w:val="00315AB8"/>
    <w:rsid w:val="003361E6"/>
    <w:rsid w:val="00351E17"/>
    <w:rsid w:val="00362273"/>
    <w:rsid w:val="0036417D"/>
    <w:rsid w:val="00375476"/>
    <w:rsid w:val="003915F5"/>
    <w:rsid w:val="00392D22"/>
    <w:rsid w:val="00392E3B"/>
    <w:rsid w:val="003B1382"/>
    <w:rsid w:val="003B62BE"/>
    <w:rsid w:val="003B64E8"/>
    <w:rsid w:val="003C11B3"/>
    <w:rsid w:val="003C5688"/>
    <w:rsid w:val="003C7BCA"/>
    <w:rsid w:val="003D75BB"/>
    <w:rsid w:val="003D77AB"/>
    <w:rsid w:val="003D7CBB"/>
    <w:rsid w:val="003E45FC"/>
    <w:rsid w:val="003F0E02"/>
    <w:rsid w:val="004150C1"/>
    <w:rsid w:val="004155DE"/>
    <w:rsid w:val="00422EFD"/>
    <w:rsid w:val="00425A7F"/>
    <w:rsid w:val="00436935"/>
    <w:rsid w:val="004568BB"/>
    <w:rsid w:val="004639DC"/>
    <w:rsid w:val="004711A7"/>
    <w:rsid w:val="00473D8B"/>
    <w:rsid w:val="00474FF6"/>
    <w:rsid w:val="00477052"/>
    <w:rsid w:val="00480A91"/>
    <w:rsid w:val="00493093"/>
    <w:rsid w:val="0049578A"/>
    <w:rsid w:val="004A237D"/>
    <w:rsid w:val="004B708C"/>
    <w:rsid w:val="004C2980"/>
    <w:rsid w:val="004E1188"/>
    <w:rsid w:val="004F05EB"/>
    <w:rsid w:val="004F088D"/>
    <w:rsid w:val="004F6A81"/>
    <w:rsid w:val="00541363"/>
    <w:rsid w:val="00543684"/>
    <w:rsid w:val="005636B0"/>
    <w:rsid w:val="005A3E1A"/>
    <w:rsid w:val="005C04AF"/>
    <w:rsid w:val="005C2689"/>
    <w:rsid w:val="005C4F58"/>
    <w:rsid w:val="005C57BB"/>
    <w:rsid w:val="005D390A"/>
    <w:rsid w:val="005E6DC4"/>
    <w:rsid w:val="005F43BA"/>
    <w:rsid w:val="00612C9E"/>
    <w:rsid w:val="00612E33"/>
    <w:rsid w:val="0063400A"/>
    <w:rsid w:val="00643BD5"/>
    <w:rsid w:val="00654F23"/>
    <w:rsid w:val="006768B9"/>
    <w:rsid w:val="00694A94"/>
    <w:rsid w:val="006A659A"/>
    <w:rsid w:val="006B5CCF"/>
    <w:rsid w:val="006C42BC"/>
    <w:rsid w:val="006D7164"/>
    <w:rsid w:val="006F7F93"/>
    <w:rsid w:val="007030BF"/>
    <w:rsid w:val="00703F3F"/>
    <w:rsid w:val="00706A4F"/>
    <w:rsid w:val="0071667C"/>
    <w:rsid w:val="00723D1B"/>
    <w:rsid w:val="00735584"/>
    <w:rsid w:val="00747AB9"/>
    <w:rsid w:val="007523F1"/>
    <w:rsid w:val="00773802"/>
    <w:rsid w:val="0077388D"/>
    <w:rsid w:val="00775548"/>
    <w:rsid w:val="00786BC7"/>
    <w:rsid w:val="007B2225"/>
    <w:rsid w:val="007B522B"/>
    <w:rsid w:val="007B5F1B"/>
    <w:rsid w:val="007C6AFD"/>
    <w:rsid w:val="007D6D49"/>
    <w:rsid w:val="007D6E37"/>
    <w:rsid w:val="007E6F58"/>
    <w:rsid w:val="00832FF3"/>
    <w:rsid w:val="008335F6"/>
    <w:rsid w:val="0085497F"/>
    <w:rsid w:val="0087252D"/>
    <w:rsid w:val="00894EFB"/>
    <w:rsid w:val="008A5EF9"/>
    <w:rsid w:val="008B0D4F"/>
    <w:rsid w:val="008B44D3"/>
    <w:rsid w:val="008D42F7"/>
    <w:rsid w:val="008D64B9"/>
    <w:rsid w:val="008E58DC"/>
    <w:rsid w:val="00924A12"/>
    <w:rsid w:val="00924A5D"/>
    <w:rsid w:val="0092668A"/>
    <w:rsid w:val="0093366C"/>
    <w:rsid w:val="0093794B"/>
    <w:rsid w:val="00961B01"/>
    <w:rsid w:val="009746B8"/>
    <w:rsid w:val="00975B90"/>
    <w:rsid w:val="0098117C"/>
    <w:rsid w:val="0099139F"/>
    <w:rsid w:val="009B0914"/>
    <w:rsid w:val="009B612F"/>
    <w:rsid w:val="009C7EF9"/>
    <w:rsid w:val="009D1D5F"/>
    <w:rsid w:val="009D5254"/>
    <w:rsid w:val="009E7EC6"/>
    <w:rsid w:val="00A032EF"/>
    <w:rsid w:val="00A13E1F"/>
    <w:rsid w:val="00A2686F"/>
    <w:rsid w:val="00A546E4"/>
    <w:rsid w:val="00A84235"/>
    <w:rsid w:val="00AA1A1E"/>
    <w:rsid w:val="00AA40EC"/>
    <w:rsid w:val="00AB358B"/>
    <w:rsid w:val="00AB7B94"/>
    <w:rsid w:val="00AD6090"/>
    <w:rsid w:val="00AE68B3"/>
    <w:rsid w:val="00B060C8"/>
    <w:rsid w:val="00B13253"/>
    <w:rsid w:val="00B2584D"/>
    <w:rsid w:val="00B265CA"/>
    <w:rsid w:val="00B30E1B"/>
    <w:rsid w:val="00B41FB9"/>
    <w:rsid w:val="00B6378F"/>
    <w:rsid w:val="00B87428"/>
    <w:rsid w:val="00BB2EB3"/>
    <w:rsid w:val="00BB50B7"/>
    <w:rsid w:val="00BC4F02"/>
    <w:rsid w:val="00BF1597"/>
    <w:rsid w:val="00BF348C"/>
    <w:rsid w:val="00BF7E93"/>
    <w:rsid w:val="00C03A96"/>
    <w:rsid w:val="00C065AD"/>
    <w:rsid w:val="00C106FB"/>
    <w:rsid w:val="00C1411C"/>
    <w:rsid w:val="00C231CC"/>
    <w:rsid w:val="00C23A2E"/>
    <w:rsid w:val="00C23C56"/>
    <w:rsid w:val="00C25A51"/>
    <w:rsid w:val="00C2626B"/>
    <w:rsid w:val="00C2726B"/>
    <w:rsid w:val="00C30699"/>
    <w:rsid w:val="00C32B83"/>
    <w:rsid w:val="00C34812"/>
    <w:rsid w:val="00C364ED"/>
    <w:rsid w:val="00C517E0"/>
    <w:rsid w:val="00C51F72"/>
    <w:rsid w:val="00C64044"/>
    <w:rsid w:val="00C64789"/>
    <w:rsid w:val="00C80E09"/>
    <w:rsid w:val="00CA3F51"/>
    <w:rsid w:val="00CB0AE6"/>
    <w:rsid w:val="00CB385E"/>
    <w:rsid w:val="00CB5D0F"/>
    <w:rsid w:val="00CD0D13"/>
    <w:rsid w:val="00CD2093"/>
    <w:rsid w:val="00CD3CAD"/>
    <w:rsid w:val="00CF5CE8"/>
    <w:rsid w:val="00D0076B"/>
    <w:rsid w:val="00D06DF2"/>
    <w:rsid w:val="00D41830"/>
    <w:rsid w:val="00D6273B"/>
    <w:rsid w:val="00D7657D"/>
    <w:rsid w:val="00D917C2"/>
    <w:rsid w:val="00D94C49"/>
    <w:rsid w:val="00DA2091"/>
    <w:rsid w:val="00DC522F"/>
    <w:rsid w:val="00DD4028"/>
    <w:rsid w:val="00DF1472"/>
    <w:rsid w:val="00E06120"/>
    <w:rsid w:val="00E1460B"/>
    <w:rsid w:val="00E15366"/>
    <w:rsid w:val="00E162DF"/>
    <w:rsid w:val="00E1744F"/>
    <w:rsid w:val="00E22E97"/>
    <w:rsid w:val="00E33D7A"/>
    <w:rsid w:val="00E43407"/>
    <w:rsid w:val="00E46C33"/>
    <w:rsid w:val="00E46E91"/>
    <w:rsid w:val="00E62F75"/>
    <w:rsid w:val="00E64FEA"/>
    <w:rsid w:val="00E72948"/>
    <w:rsid w:val="00E93025"/>
    <w:rsid w:val="00E93102"/>
    <w:rsid w:val="00EA01FE"/>
    <w:rsid w:val="00EA5E43"/>
    <w:rsid w:val="00EB2838"/>
    <w:rsid w:val="00EE37FA"/>
    <w:rsid w:val="00F0136A"/>
    <w:rsid w:val="00F03B77"/>
    <w:rsid w:val="00F301C2"/>
    <w:rsid w:val="00F31148"/>
    <w:rsid w:val="00F35342"/>
    <w:rsid w:val="00F44E35"/>
    <w:rsid w:val="00F47243"/>
    <w:rsid w:val="00F52CC2"/>
    <w:rsid w:val="00F54A84"/>
    <w:rsid w:val="00F55536"/>
    <w:rsid w:val="00F600C3"/>
    <w:rsid w:val="00F614F4"/>
    <w:rsid w:val="00F71E76"/>
    <w:rsid w:val="00F74D34"/>
    <w:rsid w:val="00F8171E"/>
    <w:rsid w:val="00FC0812"/>
    <w:rsid w:val="00FC4A02"/>
    <w:rsid w:val="00FE0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C932D54"/>
  <w15:chartTrackingRefBased/>
  <w15:docId w15:val="{1D9EFFBA-752B-445E-A68D-3CA224EE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sz w:val="28"/>
      <w:szCs w:val="28"/>
    </w:rPr>
  </w:style>
  <w:style w:type="paragraph" w:styleId="Heading1">
    <w:name w:val="heading 1"/>
    <w:basedOn w:val="Normal"/>
    <w:next w:val="Normal"/>
    <w:qFormat/>
    <w:rsid w:val="008B0D4F"/>
    <w:pPr>
      <w:keepNext/>
      <w:outlineLvl w:val="0"/>
    </w:pPr>
    <w:rPr>
      <w:rFonts w:ascii=".VnArial" w:hAnsi=".VnArial"/>
      <w:b/>
      <w:color w:val="auto"/>
      <w:sz w:val="26"/>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fftimenewsromanfs12pt">
    <w:name w:val="ff_time_news_roman_fs_12pt"/>
    <w:basedOn w:val="DefaultParagraphFont"/>
    <w:rsid w:val="00F614F4"/>
  </w:style>
  <w:style w:type="paragraph" w:styleId="BodyTextIndent">
    <w:name w:val="Body Text Indent"/>
    <w:basedOn w:val="Normal"/>
    <w:rsid w:val="00005DC4"/>
    <w:pPr>
      <w:ind w:firstLine="720"/>
      <w:jc w:val="both"/>
    </w:pPr>
    <w:rPr>
      <w:rFonts w:ascii=".VnTime" w:hAnsi=".VnTime"/>
      <w:color w:val="auto"/>
      <w:szCs w:val="20"/>
      <w:lang w:val="en-GB"/>
    </w:rPr>
  </w:style>
  <w:style w:type="paragraph" w:styleId="NormalWeb">
    <w:name w:val="Normal (Web)"/>
    <w:basedOn w:val="Normal"/>
    <w:rsid w:val="000F3E32"/>
    <w:pPr>
      <w:spacing w:before="100" w:beforeAutospacing="1" w:after="100" w:afterAutospacing="1"/>
    </w:pPr>
    <w:rPr>
      <w:color w:val="auto"/>
      <w:sz w:val="24"/>
      <w:szCs w:val="24"/>
    </w:rPr>
  </w:style>
  <w:style w:type="paragraph" w:customStyle="1" w:styleId="NormalTimesNewRoman">
    <w:name w:val="Normal + Times New Roman"/>
    <w:aliases w:val="14 pt,Justified,First line:  1 cm,Before:  2 pt,..."/>
    <w:basedOn w:val="Normal"/>
    <w:rsid w:val="00BF348C"/>
    <w:pPr>
      <w:spacing w:before="40" w:line="274" w:lineRule="auto"/>
      <w:ind w:firstLine="567"/>
      <w:jc w:val="both"/>
    </w:pPr>
    <w:rPr>
      <w:color w:val="auto"/>
      <w:spacing w:val="-2"/>
      <w:szCs w:val="26"/>
      <w:lang w:val="pt-BR"/>
    </w:rPr>
  </w:style>
  <w:style w:type="table" w:styleId="TableGrid">
    <w:name w:val="Table Grid"/>
    <w:basedOn w:val="TableNormal"/>
    <w:rsid w:val="00AD60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8B0D4F"/>
    <w:pPr>
      <w:jc w:val="both"/>
    </w:pPr>
    <w:rPr>
      <w:rFonts w:ascii=".VnArial" w:hAnsi=".VnArial"/>
      <w:b/>
      <w:i/>
      <w:color w:val="auto"/>
      <w:sz w:val="26"/>
      <w:szCs w:val="20"/>
    </w:rPr>
  </w:style>
  <w:style w:type="paragraph" w:styleId="BalloonText">
    <w:name w:val="Balloon Text"/>
    <w:basedOn w:val="Normal"/>
    <w:semiHidden/>
    <w:rsid w:val="00F35342"/>
    <w:rPr>
      <w:rFonts w:ascii="Tahoma" w:hAnsi="Tahoma" w:cs="Tahoma"/>
      <w:sz w:val="16"/>
      <w:szCs w:val="16"/>
    </w:rPr>
  </w:style>
  <w:style w:type="paragraph" w:customStyle="1" w:styleId="normal0">
    <w:name w:val="normal"/>
    <w:basedOn w:val="Normal"/>
    <w:rsid w:val="00F0136A"/>
    <w:pPr>
      <w:spacing w:before="100" w:beforeAutospacing="1" w:after="100" w:afterAutospacing="1"/>
    </w:pPr>
    <w:rPr>
      <w:color w:val="auto"/>
      <w:sz w:val="24"/>
      <w:szCs w:val="24"/>
    </w:rPr>
  </w:style>
  <w:style w:type="paragraph" w:styleId="Footer">
    <w:name w:val="footer"/>
    <w:basedOn w:val="Normal"/>
    <w:rsid w:val="00156207"/>
    <w:pPr>
      <w:tabs>
        <w:tab w:val="center" w:pos="4320"/>
        <w:tab w:val="right" w:pos="8640"/>
      </w:tabs>
    </w:pPr>
  </w:style>
  <w:style w:type="character" w:styleId="PageNumber">
    <w:name w:val="page number"/>
    <w:basedOn w:val="DefaultParagraphFont"/>
    <w:rsid w:val="00156207"/>
  </w:style>
  <w:style w:type="paragraph" w:styleId="Header">
    <w:name w:val="header"/>
    <w:basedOn w:val="Normal"/>
    <w:rsid w:val="00156207"/>
    <w:pPr>
      <w:tabs>
        <w:tab w:val="center" w:pos="4320"/>
        <w:tab w:val="right" w:pos="8640"/>
      </w:tabs>
    </w:pPr>
  </w:style>
  <w:style w:type="paragraph" w:styleId="FootnoteText">
    <w:name w:val="footnote text"/>
    <w:basedOn w:val="Normal"/>
    <w:semiHidden/>
    <w:rsid w:val="009C7EF9"/>
    <w:rPr>
      <w:sz w:val="20"/>
      <w:szCs w:val="20"/>
    </w:rPr>
  </w:style>
  <w:style w:type="character" w:styleId="FootnoteReference">
    <w:name w:val="footnote reference"/>
    <w:basedOn w:val="DefaultParagraphFont"/>
    <w:semiHidden/>
    <w:rsid w:val="009C7E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5773</Words>
  <Characters>32911</Characters>
  <Application>Microsoft Office Word</Application>
  <DocSecurity>4</DocSecurity>
  <Lines>274</Lines>
  <Paragraphs>77</Paragraphs>
  <ScaleCrop>false</ScaleCrop>
  <HeadingPairs>
    <vt:vector size="2" baseType="variant">
      <vt:variant>
        <vt:lpstr>Title</vt:lpstr>
      </vt:variant>
      <vt:variant>
        <vt:i4>1</vt:i4>
      </vt:variant>
    </vt:vector>
  </HeadingPairs>
  <TitlesOfParts>
    <vt:vector size="1" baseType="lpstr">
      <vt:lpstr>Kinh tế-xã hội nước ta quý I/2010 diễn ra trong bối cảnh kinh tế thế giới đang trong giai đoạn phục hồi sau thời kỳ suy giảm kinh tế do ảnh hưởng của khủng hoảng tài chính toàn cầu</vt:lpstr>
    </vt:vector>
  </TitlesOfParts>
  <Company>tctk</Company>
  <LinksUpToDate>false</LinksUpToDate>
  <CharactersWithSpaces>38607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Kinh tế-xã hội nước ta quý I/2010 diễn ra trong bối cảnh kinh tế thế giới đang trong giai đoạn phục hồi sau thời kỳ suy giảm kinh tế do ảnh hưởng của khủng hoảng tài chính toàn cầu</dc:title>
  <dc:subject/>
  <dc:creator>nnvan</dc:creator>
  <cp:keywords/>
  <dc:description/>
  <cp:lastModifiedBy>Luận Quang</cp:lastModifiedBy>
  <cp:revision>2</cp:revision>
  <cp:lastPrinted>2010-03-29T09:34:00Z</cp:lastPrinted>
  <dcterms:created xsi:type="dcterms:W3CDTF">2026-08-11T09:22:00Z</dcterms:created>
  <dcterms:modified xsi:type="dcterms:W3CDTF">2026-08-11T09:22:00Z</dcterms:modified>
</cp:coreProperties>
</file>