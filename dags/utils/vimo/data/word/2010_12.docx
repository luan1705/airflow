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0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0"/>
        <w:gridCol w:w="6480"/>
      </w:tblGrid>
      <w:tr w:rsidR="00170F00" w14:paraId="1FBAE4BE" w14:textId="77777777">
        <w:trPr>
          <w:trHeight w:val="1438"/>
        </w:trPr>
        <w:tc>
          <w:tcPr>
            <w:tcW w:w="3420" w:type="dxa"/>
          </w:tcPr>
          <w:p w14:paraId="24260E45" w14:textId="77777777" w:rsidR="00170F00" w:rsidRPr="009B6875" w:rsidRDefault="00170F00" w:rsidP="00170F00">
            <w:pPr>
              <w:rPr>
                <w:b/>
                <w:bCs/>
                <w:spacing w:val="-6"/>
              </w:rPr>
            </w:pPr>
            <w:r w:rsidRPr="009B6875">
              <w:rPr>
                <w:rFonts w:ascii=".VnTimeH" w:hAnsi=".VnTimeH"/>
                <w:b/>
                <w:bCs/>
                <w:spacing w:val="-6"/>
              </w:rPr>
              <w:t>Tæng côc thèng kª</w:t>
            </w:r>
            <w:r w:rsidRPr="009B6875">
              <w:rPr>
                <w:b/>
                <w:bCs/>
                <w:spacing w:val="-6"/>
              </w:rPr>
              <w:t xml:space="preserve"> </w:t>
            </w:r>
          </w:p>
          <w:p w14:paraId="62FE2004" w14:textId="77777777" w:rsidR="00170F00" w:rsidRPr="00D46432" w:rsidRDefault="00170F00" w:rsidP="00170F00">
            <w:pPr>
              <w:jc w:val="both"/>
              <w:rPr>
                <w:rFonts w:ascii=".VnTimeH" w:hAnsi=".VnTimeH"/>
                <w:sz w:val="38"/>
                <w:szCs w:val="12"/>
              </w:rPr>
            </w:pPr>
            <w:r w:rsidRPr="009B6875">
              <w:rPr>
                <w:b/>
                <w:bCs/>
                <w:i/>
                <w:noProof/>
              </w:rPr>
              <w:pict w14:anchorId="7C95BF4B">
                <v:line id="_x0000_s1026" style="position:absolute;left:0;text-align:left;z-index:251657216" from="29.55pt,2.45pt" to="106.05pt,2.45pt" strokeweight="1pt"/>
              </w:pict>
            </w:r>
            <w:r w:rsidRPr="009B6875">
              <w:rPr>
                <w:rFonts w:ascii=".VnTimeH" w:hAnsi=".VnTimeH"/>
              </w:rPr>
              <w:t xml:space="preserve">     </w:t>
            </w:r>
          </w:p>
          <w:p w14:paraId="4A1F2713" w14:textId="77777777" w:rsidR="00170F00" w:rsidRDefault="00170F00" w:rsidP="00170F00">
            <w:pPr>
              <w:jc w:val="both"/>
            </w:pPr>
            <w:r w:rsidRPr="009B6875">
              <w:rPr>
                <w:rFonts w:ascii=".VnTimeH" w:hAnsi=".VnTimeH"/>
              </w:rPr>
              <w:t xml:space="preserve">   S</w:t>
            </w:r>
            <w:r w:rsidRPr="006F41BB">
              <w:rPr>
                <w:rFonts w:ascii=".VnTime" w:hAnsi=".VnTime"/>
              </w:rPr>
              <w:t>è</w:t>
            </w:r>
            <w:r w:rsidRPr="009B6875">
              <w:rPr>
                <w:rFonts w:ascii=".VnTimeH" w:hAnsi=".VnTimeH"/>
              </w:rPr>
              <w:t xml:space="preserve">: </w:t>
            </w:r>
            <w:r w:rsidR="00494479">
              <w:rPr>
                <w:rFonts w:ascii=".VnTimeH" w:hAnsi=".VnTimeH"/>
              </w:rPr>
              <w:t>48</w:t>
            </w:r>
            <w:r w:rsidRPr="009B6875">
              <w:rPr>
                <w:rFonts w:ascii=".VnTimeH" w:hAnsi=".VnTimeH"/>
              </w:rPr>
              <w:t>/</w:t>
            </w:r>
            <w:r w:rsidR="00B4074A">
              <w:rPr>
                <w:rFonts w:ascii=".VnTimeH" w:hAnsi=".VnTimeH"/>
              </w:rPr>
              <w:t>BC-</w:t>
            </w:r>
            <w:r w:rsidRPr="009B6875">
              <w:rPr>
                <w:rFonts w:ascii=".VnTimeH" w:hAnsi=".VnTimeH"/>
              </w:rPr>
              <w:t>tctk</w:t>
            </w:r>
          </w:p>
        </w:tc>
        <w:tc>
          <w:tcPr>
            <w:tcW w:w="6480" w:type="dxa"/>
          </w:tcPr>
          <w:p w14:paraId="282AD3C7" w14:textId="77777777" w:rsidR="00170F00" w:rsidRPr="009B6875" w:rsidRDefault="00170F00" w:rsidP="00170F00">
            <w:pPr>
              <w:jc w:val="center"/>
              <w:rPr>
                <w:rFonts w:ascii=".VnTimeH" w:hAnsi=".VnTimeH"/>
                <w:b/>
                <w:bCs/>
              </w:rPr>
            </w:pPr>
            <w:r w:rsidRPr="009B6875">
              <w:rPr>
                <w:rFonts w:ascii=".VnTimeH" w:hAnsi=".VnTimeH"/>
                <w:b/>
                <w:bCs/>
              </w:rPr>
              <w:t xml:space="preserve">Céng hoµ x· héi chñ nghÜa ViÖt </w:t>
            </w:r>
            <w:smartTag w:uri="urn:schemas-microsoft-com:office:smarttags" w:element="country-region">
              <w:smartTag w:uri="urn:schemas-microsoft-com:office:smarttags" w:element="place">
                <w:r w:rsidRPr="009B6875">
                  <w:rPr>
                    <w:rFonts w:ascii=".VnTimeH" w:hAnsi=".VnTimeH"/>
                    <w:b/>
                    <w:bCs/>
                  </w:rPr>
                  <w:t>Nam</w:t>
                </w:r>
              </w:smartTag>
            </w:smartTag>
          </w:p>
          <w:p w14:paraId="0E0B44E6" w14:textId="77777777" w:rsidR="00170F00" w:rsidRPr="00CF55E0" w:rsidRDefault="00170F00" w:rsidP="00170F00">
            <w:pPr>
              <w:jc w:val="center"/>
              <w:rPr>
                <w:rFonts w:ascii=".VnTime" w:hAnsi=".VnTime"/>
                <w:b/>
                <w:bCs/>
                <w:szCs w:val="26"/>
                <w:lang w:val="pt-BR"/>
              </w:rPr>
            </w:pPr>
            <w:r w:rsidRPr="00CF55E0">
              <w:rPr>
                <w:rFonts w:ascii=".VnTime" w:hAnsi=".VnTime"/>
                <w:b/>
                <w:bCs/>
                <w:szCs w:val="26"/>
                <w:lang w:val="pt-BR"/>
              </w:rPr>
              <w:t>§éc lËp-Tù do-H¹nh phóc</w:t>
            </w:r>
          </w:p>
          <w:p w14:paraId="615EE998" w14:textId="77777777" w:rsidR="00170F00" w:rsidRPr="00D46432" w:rsidRDefault="00170F00" w:rsidP="00170F00">
            <w:pPr>
              <w:jc w:val="center"/>
              <w:rPr>
                <w:rFonts w:ascii=".VnTime" w:hAnsi=".VnTime"/>
                <w:b/>
                <w:bCs/>
                <w:sz w:val="20"/>
                <w:szCs w:val="10"/>
                <w:u w:val="single"/>
                <w:lang w:val="pt-BR"/>
              </w:rPr>
            </w:pPr>
            <w:r w:rsidRPr="00D46432">
              <w:rPr>
                <w:rFonts w:ascii=".VnTime" w:hAnsi=".VnTime"/>
                <w:b/>
                <w:bCs/>
                <w:noProof/>
                <w:sz w:val="20"/>
                <w:szCs w:val="4"/>
              </w:rPr>
              <w:pict w14:anchorId="17D88DDE">
                <v:line id="_x0000_s1027" style="position:absolute;left:0;text-align:left;z-index:251658240" from="83.4pt,1.75pt" to="223.05pt,1.75pt" strokeweight="1pt"/>
              </w:pict>
            </w:r>
          </w:p>
          <w:p w14:paraId="11345559" w14:textId="77777777" w:rsidR="00170F00" w:rsidRPr="00D11667" w:rsidRDefault="00494479" w:rsidP="00170F00">
            <w:pPr>
              <w:jc w:val="center"/>
            </w:pPr>
            <w:r>
              <w:rPr>
                <w:rFonts w:ascii=".VnTime" w:hAnsi=".VnTime"/>
                <w:i/>
                <w:lang w:val="pt-BR"/>
              </w:rPr>
              <w:t>Hµ Néi, ngµy 28</w:t>
            </w:r>
            <w:r w:rsidR="00170F00" w:rsidRPr="00D11667">
              <w:rPr>
                <w:rFonts w:ascii=".VnTime" w:hAnsi=".VnTime"/>
                <w:i/>
                <w:lang w:val="pt-BR"/>
              </w:rPr>
              <w:t xml:space="preserve"> th¸ng 12 n¨m 2010</w:t>
            </w:r>
          </w:p>
        </w:tc>
      </w:tr>
    </w:tbl>
    <w:p w14:paraId="5FE60358" w14:textId="77777777" w:rsidR="00170F00" w:rsidRPr="00D11667" w:rsidRDefault="00170F00" w:rsidP="00170F00">
      <w:pPr>
        <w:jc w:val="center"/>
        <w:rPr>
          <w:rFonts w:ascii=".VnArialH" w:hAnsi=".VnArialH"/>
          <w:b/>
          <w:sz w:val="4"/>
          <w:szCs w:val="16"/>
        </w:rPr>
      </w:pPr>
      <w:r w:rsidRPr="00D11667">
        <w:rPr>
          <w:rFonts w:ascii=".VnArialH" w:hAnsi=".VnArialH"/>
          <w:b/>
          <w:sz w:val="10"/>
          <w:szCs w:val="16"/>
        </w:rPr>
        <w:softHyphen/>
      </w:r>
    </w:p>
    <w:p w14:paraId="161B3B43" w14:textId="77777777" w:rsidR="00170F00" w:rsidRPr="00CA6D40" w:rsidRDefault="00170F00" w:rsidP="00170F00">
      <w:pPr>
        <w:jc w:val="center"/>
        <w:rPr>
          <w:rFonts w:ascii=".VnArialH" w:hAnsi=".VnArialH"/>
          <w:b/>
          <w:sz w:val="34"/>
          <w:szCs w:val="16"/>
        </w:rPr>
      </w:pPr>
    </w:p>
    <w:p w14:paraId="2DBD2938" w14:textId="77777777" w:rsidR="00D11667" w:rsidRPr="00D90E13" w:rsidRDefault="00D11667" w:rsidP="00170F00">
      <w:pPr>
        <w:jc w:val="center"/>
        <w:rPr>
          <w:rFonts w:ascii=".VnArialH" w:hAnsi=".VnArialH"/>
          <w:b/>
          <w:sz w:val="12"/>
          <w:szCs w:val="16"/>
        </w:rPr>
      </w:pPr>
    </w:p>
    <w:p w14:paraId="4CE325CE" w14:textId="77777777" w:rsidR="00170F00" w:rsidRPr="00D11667" w:rsidRDefault="00170F00" w:rsidP="00170F00">
      <w:pPr>
        <w:jc w:val="center"/>
        <w:rPr>
          <w:rFonts w:ascii=".VnArialH" w:hAnsi=".VnArialH"/>
          <w:b/>
          <w:sz w:val="40"/>
          <w:szCs w:val="16"/>
        </w:rPr>
      </w:pPr>
      <w:r w:rsidRPr="00D11667">
        <w:rPr>
          <w:rFonts w:ascii=".VnArialH" w:hAnsi=".VnArialH"/>
          <w:b/>
          <w:sz w:val="40"/>
          <w:szCs w:val="16"/>
        </w:rPr>
        <w:t>T×nh h×nh kinh tÕ-x· héi</w:t>
      </w:r>
    </w:p>
    <w:p w14:paraId="412E2F38" w14:textId="77777777" w:rsidR="00170F00" w:rsidRPr="00D11667" w:rsidRDefault="00A05503" w:rsidP="00170F00">
      <w:pPr>
        <w:jc w:val="center"/>
        <w:rPr>
          <w:rFonts w:ascii=".VnArialH" w:hAnsi=".VnArialH"/>
          <w:b/>
          <w:sz w:val="32"/>
          <w:szCs w:val="16"/>
        </w:rPr>
      </w:pPr>
      <w:r>
        <w:rPr>
          <w:rFonts w:ascii=".VnArialH" w:hAnsi=".VnArialH"/>
          <w:b/>
          <w:sz w:val="40"/>
          <w:szCs w:val="16"/>
        </w:rPr>
        <w:t>THÁNG M</w:t>
      </w:r>
      <w:r>
        <w:rPr>
          <w:rFonts w:ascii="Arial" w:hAnsi="Arial" w:cs="Arial"/>
          <w:b/>
          <w:sz w:val="40"/>
          <w:szCs w:val="16"/>
          <w:lang w:val="vi-VN"/>
        </w:rPr>
        <w:t xml:space="preserve">ƯỜI HAI VÀ </w:t>
      </w:r>
      <w:r w:rsidR="00170F00" w:rsidRPr="00D11667">
        <w:rPr>
          <w:rFonts w:ascii=".VnArialH" w:hAnsi=".VnArialH"/>
          <w:b/>
          <w:sz w:val="40"/>
          <w:szCs w:val="16"/>
        </w:rPr>
        <w:t>n¨m 2010</w:t>
      </w:r>
    </w:p>
    <w:p w14:paraId="23D659F4" w14:textId="77777777" w:rsidR="00170F00" w:rsidRPr="00CA6D40" w:rsidRDefault="00170F00" w:rsidP="0046204C">
      <w:pPr>
        <w:spacing w:before="40" w:after="40" w:line="283" w:lineRule="auto"/>
        <w:ind w:firstLine="720"/>
        <w:jc w:val="both"/>
        <w:rPr>
          <w:sz w:val="46"/>
        </w:rPr>
      </w:pPr>
    </w:p>
    <w:p w14:paraId="71459A9D" w14:textId="77777777" w:rsidR="00500825" w:rsidRPr="00D11667" w:rsidRDefault="00247D53" w:rsidP="00CA6D40">
      <w:pPr>
        <w:spacing w:before="40" w:after="40" w:line="312" w:lineRule="auto"/>
        <w:ind w:firstLine="539"/>
        <w:jc w:val="both"/>
        <w:rPr>
          <w:spacing w:val="-2"/>
          <w:lang w:val="pt-BR"/>
        </w:rPr>
      </w:pPr>
      <w:r w:rsidRPr="00494479">
        <w:t>Kinh tế thế giới năm 2010 mặc dù đ</w:t>
      </w:r>
      <w:r w:rsidR="00172B6B" w:rsidRPr="00494479">
        <w:t>ang</w:t>
      </w:r>
      <w:r w:rsidRPr="00494479">
        <w:t xml:space="preserve"> phục hồi sau khủng </w:t>
      </w:r>
      <w:r w:rsidR="00776606" w:rsidRPr="00494479">
        <w:t xml:space="preserve">hoảng tài chính toàn cầu </w:t>
      </w:r>
      <w:r w:rsidR="0077444E" w:rsidRPr="00494479">
        <w:t xml:space="preserve">và </w:t>
      </w:r>
      <w:r w:rsidR="00776606" w:rsidRPr="00494479">
        <w:t xml:space="preserve">có những chuyển biến tích cực, song nhìn chung </w:t>
      </w:r>
      <w:r w:rsidR="00F61E6B" w:rsidRPr="00494479">
        <w:rPr>
          <w:lang w:val="pt-BR"/>
        </w:rPr>
        <w:t xml:space="preserve">chưa thực sự </w:t>
      </w:r>
      <w:r w:rsidRPr="00494479">
        <w:rPr>
          <w:lang w:val="pt-BR"/>
        </w:rPr>
        <w:t xml:space="preserve">ổn định </w:t>
      </w:r>
      <w:r w:rsidR="00F61E6B" w:rsidRPr="00494479">
        <w:rPr>
          <w:lang w:val="pt-BR"/>
        </w:rPr>
        <w:t xml:space="preserve">và còn tiềm ẩn nhiều yếu tố bất lợi tác động đến kinh tế nước ta. </w:t>
      </w:r>
      <w:r w:rsidR="00172B6B" w:rsidRPr="00494479">
        <w:rPr>
          <w:lang w:val="pt-BR"/>
        </w:rPr>
        <w:t xml:space="preserve">Ở trong nước, </w:t>
      </w:r>
      <w:r w:rsidR="00F61E6B" w:rsidRPr="00494479">
        <w:rPr>
          <w:lang w:val="pt-BR"/>
        </w:rPr>
        <w:t>thiên tai liên tiếp xảy ra, ảnh hưởng không nhỏ đến sản xuất và đời sống dân cư.</w:t>
      </w:r>
      <w:r w:rsidR="00C517B9" w:rsidRPr="00494479">
        <w:rPr>
          <w:lang w:val="pt-BR"/>
        </w:rPr>
        <w:t xml:space="preserve"> </w:t>
      </w:r>
      <w:r w:rsidR="00500825" w:rsidRPr="00494479">
        <w:rPr>
          <w:lang w:val="pt-BR"/>
        </w:rPr>
        <w:t>Năm 2010 là năm có ý nghĩa to lớn và tầm quan trọng</w:t>
      </w:r>
      <w:r w:rsidR="0077444E" w:rsidRPr="00494479">
        <w:rPr>
          <w:lang w:val="pt-BR"/>
        </w:rPr>
        <w:t xml:space="preserve">, </w:t>
      </w:r>
      <w:r w:rsidR="00500825" w:rsidRPr="00494479">
        <w:rPr>
          <w:lang w:val="pt-BR"/>
        </w:rPr>
        <w:t>đây là</w:t>
      </w:r>
      <w:r w:rsidR="00F61E6B" w:rsidRPr="00494479">
        <w:rPr>
          <w:lang w:val="pt-BR"/>
        </w:rPr>
        <w:t xml:space="preserve"> năm cuối thực hiện </w:t>
      </w:r>
      <w:r w:rsidR="00170F00" w:rsidRPr="00494479">
        <w:rPr>
          <w:lang w:val="pt-BR"/>
        </w:rPr>
        <w:t>K</w:t>
      </w:r>
      <w:r w:rsidR="00F61E6B" w:rsidRPr="00494479">
        <w:rPr>
          <w:lang w:val="pt-BR"/>
        </w:rPr>
        <w:t xml:space="preserve">ế hoạch phát triển kinh tế-xã hội 5 năm 2006-2010 và </w:t>
      </w:r>
      <w:r w:rsidR="00500825" w:rsidRPr="00494479">
        <w:rPr>
          <w:lang w:val="pt-BR"/>
        </w:rPr>
        <w:t>C</w:t>
      </w:r>
      <w:r w:rsidR="00F61E6B" w:rsidRPr="00494479">
        <w:rPr>
          <w:lang w:val="pt-BR"/>
        </w:rPr>
        <w:t>hiến lược phát triển kinh tế-xã hội 10 năm 2001-2010.</w:t>
      </w:r>
      <w:r w:rsidR="00F61E6B" w:rsidRPr="00D11667">
        <w:rPr>
          <w:spacing w:val="-2"/>
          <w:lang w:val="pt-BR"/>
        </w:rPr>
        <w:t xml:space="preserve"> K</w:t>
      </w:r>
      <w:r w:rsidR="0077444E" w:rsidRPr="00D11667">
        <w:rPr>
          <w:spacing w:val="-2"/>
          <w:lang w:val="pt-BR"/>
        </w:rPr>
        <w:t xml:space="preserve">ết quả </w:t>
      </w:r>
      <w:r w:rsidR="00F61E6B" w:rsidRPr="00D11667">
        <w:rPr>
          <w:spacing w:val="-2"/>
          <w:lang w:val="pt-BR"/>
        </w:rPr>
        <w:t xml:space="preserve">hoạt động sản xuất, kinh doanh </w:t>
      </w:r>
      <w:r w:rsidR="0077444E" w:rsidRPr="00D11667">
        <w:rPr>
          <w:spacing w:val="-2"/>
          <w:lang w:val="pt-BR"/>
        </w:rPr>
        <w:t>của năm 2010 là cơ sở</w:t>
      </w:r>
      <w:r w:rsidR="00172B6B">
        <w:rPr>
          <w:spacing w:val="-2"/>
          <w:lang w:val="pt-BR"/>
        </w:rPr>
        <w:t xml:space="preserve"> và </w:t>
      </w:r>
      <w:r w:rsidR="00F61E6B" w:rsidRPr="00D11667">
        <w:rPr>
          <w:spacing w:val="-2"/>
          <w:lang w:val="pt-BR"/>
        </w:rPr>
        <w:t>đặt nền tảng</w:t>
      </w:r>
      <w:r w:rsidR="0077444E" w:rsidRPr="00D11667">
        <w:rPr>
          <w:spacing w:val="-2"/>
          <w:lang w:val="pt-BR"/>
        </w:rPr>
        <w:t xml:space="preserve"> cho việc xây dựng </w:t>
      </w:r>
      <w:r w:rsidR="00172B6B">
        <w:rPr>
          <w:spacing w:val="-2"/>
          <w:lang w:val="pt-BR"/>
        </w:rPr>
        <w:t xml:space="preserve">và thực hiện </w:t>
      </w:r>
      <w:r w:rsidR="0077444E" w:rsidRPr="00D11667">
        <w:rPr>
          <w:spacing w:val="-2"/>
          <w:lang w:val="pt-BR"/>
        </w:rPr>
        <w:t xml:space="preserve">Kế hoạch phát triển kinh tế-xã hội năm 2011, năm đầu của Kế hoạch phát triển kinh tế-xã hội 5 năm 2011-2015 và Chiến lược phát triển kinh tế-xã hội 10 năm 2011-2020. </w:t>
      </w:r>
    </w:p>
    <w:p w14:paraId="164962FD" w14:textId="77777777" w:rsidR="005719E5" w:rsidRPr="00BD2EDE" w:rsidRDefault="00172B6B" w:rsidP="0081233D">
      <w:pPr>
        <w:pStyle w:val="NormalWeb"/>
        <w:spacing w:before="40" w:beforeAutospacing="0" w:after="40" w:afterAutospacing="0" w:line="312" w:lineRule="auto"/>
        <w:ind w:firstLine="539"/>
        <w:jc w:val="both"/>
        <w:rPr>
          <w:sz w:val="28"/>
          <w:szCs w:val="28"/>
          <w:lang w:val="pt-BR"/>
        </w:rPr>
      </w:pPr>
      <w:r w:rsidRPr="00BD2EDE">
        <w:rPr>
          <w:sz w:val="28"/>
          <w:szCs w:val="28"/>
          <w:lang w:val="pt-BR"/>
        </w:rPr>
        <w:t>Chính t</w:t>
      </w:r>
      <w:r w:rsidR="00A55887" w:rsidRPr="00BD2EDE">
        <w:rPr>
          <w:sz w:val="28"/>
          <w:szCs w:val="28"/>
          <w:lang w:val="pt-BR"/>
        </w:rPr>
        <w:t xml:space="preserve">rong bối cảnh </w:t>
      </w:r>
      <w:r w:rsidRPr="00BD2EDE">
        <w:rPr>
          <w:sz w:val="28"/>
          <w:szCs w:val="28"/>
          <w:lang w:val="pt-BR"/>
        </w:rPr>
        <w:t xml:space="preserve">như vậy </w:t>
      </w:r>
      <w:r w:rsidR="000E1D19" w:rsidRPr="00BD2EDE">
        <w:rPr>
          <w:sz w:val="28"/>
          <w:szCs w:val="28"/>
          <w:lang w:val="pt-BR"/>
        </w:rPr>
        <w:t>nên từ đầu năm</w:t>
      </w:r>
      <w:r w:rsidR="00500825" w:rsidRPr="00BD2EDE">
        <w:rPr>
          <w:sz w:val="28"/>
          <w:szCs w:val="28"/>
          <w:lang w:val="pt-BR"/>
        </w:rPr>
        <w:t xml:space="preserve">, </w:t>
      </w:r>
      <w:r w:rsidRPr="00BD2EDE">
        <w:rPr>
          <w:sz w:val="28"/>
          <w:szCs w:val="28"/>
          <w:lang w:val="pt-BR"/>
        </w:rPr>
        <w:t xml:space="preserve">Trung ương Đảng, Quốc hội, </w:t>
      </w:r>
      <w:r w:rsidR="00A55887" w:rsidRPr="00BD2EDE">
        <w:rPr>
          <w:sz w:val="28"/>
          <w:szCs w:val="28"/>
          <w:lang w:val="pt-BR"/>
        </w:rPr>
        <w:t xml:space="preserve">Chính phủ đã kịp thời ban hành nhiều Nghị quyết, chính sách cùng các giải pháp và nhiệm vụ cụ thể, trong đó trọng tâm </w:t>
      </w:r>
      <w:r w:rsidR="0081233D" w:rsidRPr="00BD2EDE">
        <w:rPr>
          <w:sz w:val="28"/>
          <w:szCs w:val="28"/>
          <w:lang w:val="pt-BR"/>
        </w:rPr>
        <w:t xml:space="preserve">và trực tiếp </w:t>
      </w:r>
      <w:r w:rsidR="00A55887" w:rsidRPr="00BD2EDE">
        <w:rPr>
          <w:sz w:val="28"/>
          <w:szCs w:val="28"/>
          <w:lang w:val="pt-BR"/>
        </w:rPr>
        <w:t xml:space="preserve">là Nghị quyết số 03/NQ-CP ngày 15 tháng 01 năm 2010 và Nghị quyết số 18/NQ-CP ngày 06 tháng 4 năm 2010 </w:t>
      </w:r>
      <w:r w:rsidR="0081233D" w:rsidRPr="00BD2EDE">
        <w:rPr>
          <w:sz w:val="28"/>
          <w:szCs w:val="28"/>
          <w:lang w:val="pt-BR"/>
        </w:rPr>
        <w:t xml:space="preserve">của Chính phủ </w:t>
      </w:r>
      <w:r w:rsidR="00A55887" w:rsidRPr="00BD2EDE">
        <w:rPr>
          <w:sz w:val="28"/>
          <w:szCs w:val="28"/>
          <w:lang w:val="pt-BR"/>
        </w:rPr>
        <w:t>nhằm ổn định kinh tế vĩ mô, thực hiện tốt Kế hoạch phát triển kinh tế-xã hội năm 2010.</w:t>
      </w:r>
      <w:r w:rsidR="0081233D" w:rsidRPr="00BD2EDE">
        <w:rPr>
          <w:sz w:val="28"/>
          <w:szCs w:val="28"/>
          <w:lang w:val="pt-BR"/>
        </w:rPr>
        <w:t xml:space="preserve"> Đồng thời </w:t>
      </w:r>
      <w:r w:rsidR="00A55887" w:rsidRPr="00BD2EDE">
        <w:rPr>
          <w:sz w:val="28"/>
          <w:szCs w:val="28"/>
          <w:lang w:val="pt-BR"/>
        </w:rPr>
        <w:t xml:space="preserve">Đảng, Quốc hội và Chính phủ đã tập trung lãnh đạo, chỉ đạo các ngành, các cấp, các địa phương thực hiện nghiêm và đồng bộ các giải pháp, nỗ lực vượt qua khó khăn, huy động hiệu quả các nguồn lực, tận dụng kịp thời và tối đa cơ hội, thúc đẩy sản xuất, kinh doanh nhằm thực hiện mục </w:t>
      </w:r>
      <w:r w:rsidR="005719E5" w:rsidRPr="00BD2EDE">
        <w:rPr>
          <w:sz w:val="28"/>
          <w:szCs w:val="28"/>
          <w:lang w:val="pt-BR"/>
        </w:rPr>
        <w:t xml:space="preserve">tiêu </w:t>
      </w:r>
      <w:r w:rsidR="00170F00" w:rsidRPr="00BD2EDE">
        <w:rPr>
          <w:sz w:val="28"/>
          <w:szCs w:val="28"/>
          <w:lang w:val="pt-BR"/>
        </w:rPr>
        <w:t xml:space="preserve">tổng quát của Kế hoạch </w:t>
      </w:r>
      <w:r w:rsidR="005719E5" w:rsidRPr="00BD2EDE">
        <w:rPr>
          <w:sz w:val="28"/>
          <w:szCs w:val="28"/>
          <w:lang w:val="pt-BR"/>
        </w:rPr>
        <w:t>phát triển kinh tế-xã hội năm 2010 là: “N</w:t>
      </w:r>
      <w:r w:rsidR="005719E5" w:rsidRPr="00BD2EDE">
        <w:rPr>
          <w:rStyle w:val="Strong"/>
          <w:b w:val="0"/>
          <w:sz w:val="28"/>
          <w:szCs w:val="28"/>
          <w:lang w:val="pt-BR"/>
        </w:rPr>
        <w:t xml:space="preserve">ỗ lực phấn đấu phục hồi tốc độ tăng trưởng kinh tế đạt mức cao hơn năm 2009, tăng tính ổn định kinh tế vĩ mô; nâng cao chất lượng tăng trưởng; ngăn chặn lạm phát cao trở lại; tăng khả năng bảo đảm an sinh xã hội; chủ động hội nhập và nâng cao hiệu quả hợp tác kinh tế quốc tế; </w:t>
      </w:r>
      <w:r w:rsidR="005719E5" w:rsidRPr="00BD2EDE">
        <w:rPr>
          <w:sz w:val="28"/>
          <w:szCs w:val="28"/>
          <w:lang w:val="pt-BR"/>
        </w:rPr>
        <w:t>giữ vững ổn định chính trị và trật tự an toàn xã hội; bảo đảm yêu cầu quốc phòng, an ninh; phấn đấu đạt mức cao nhất các chỉ tiêu của Kế hoạch phát triển kinh tế- xã hội 5 năm 2006-2010”.</w:t>
      </w:r>
    </w:p>
    <w:p w14:paraId="18673165" w14:textId="77777777" w:rsidR="00C517B9" w:rsidRDefault="00C517B9" w:rsidP="00BD2EDE">
      <w:pPr>
        <w:spacing w:before="40" w:after="40" w:line="293" w:lineRule="auto"/>
        <w:ind w:left="900" w:hanging="360"/>
        <w:jc w:val="both"/>
        <w:rPr>
          <w:b/>
          <w:lang w:val="pt-BR"/>
        </w:rPr>
      </w:pPr>
      <w:r>
        <w:rPr>
          <w:b/>
          <w:lang w:val="pt-BR"/>
        </w:rPr>
        <w:lastRenderedPageBreak/>
        <w:t>I. K</w:t>
      </w:r>
      <w:r w:rsidRPr="00C517B9">
        <w:rPr>
          <w:b/>
          <w:lang w:val="pt-BR"/>
        </w:rPr>
        <w:t>ẾT</w:t>
      </w:r>
      <w:r>
        <w:rPr>
          <w:b/>
          <w:lang w:val="pt-BR"/>
        </w:rPr>
        <w:t xml:space="preserve"> QU</w:t>
      </w:r>
      <w:r w:rsidRPr="00C517B9">
        <w:rPr>
          <w:b/>
          <w:lang w:val="pt-BR"/>
        </w:rPr>
        <w:t>Ả</w:t>
      </w:r>
      <w:r>
        <w:rPr>
          <w:b/>
          <w:lang w:val="pt-BR"/>
        </w:rPr>
        <w:t xml:space="preserve"> PH</w:t>
      </w:r>
      <w:r w:rsidRPr="00C517B9">
        <w:rPr>
          <w:b/>
          <w:lang w:val="pt-BR"/>
        </w:rPr>
        <w:t>ỤC</w:t>
      </w:r>
      <w:r>
        <w:rPr>
          <w:b/>
          <w:lang w:val="pt-BR"/>
        </w:rPr>
        <w:t xml:space="preserve"> H</w:t>
      </w:r>
      <w:r w:rsidRPr="00C517B9">
        <w:rPr>
          <w:b/>
          <w:lang w:val="pt-BR"/>
        </w:rPr>
        <w:t>ỒI</w:t>
      </w:r>
      <w:r>
        <w:rPr>
          <w:b/>
          <w:lang w:val="pt-BR"/>
        </w:rPr>
        <w:t xml:space="preserve"> T</w:t>
      </w:r>
      <w:r w:rsidRPr="00C517B9">
        <w:rPr>
          <w:b/>
          <w:lang w:val="pt-BR"/>
        </w:rPr>
        <w:t>ỐC</w:t>
      </w:r>
      <w:r>
        <w:rPr>
          <w:b/>
          <w:lang w:val="pt-BR"/>
        </w:rPr>
        <w:t xml:space="preserve"> </w:t>
      </w:r>
      <w:r w:rsidRPr="00C517B9">
        <w:rPr>
          <w:b/>
          <w:lang w:val="pt-BR"/>
        </w:rPr>
        <w:t>ĐỘ</w:t>
      </w:r>
      <w:r>
        <w:rPr>
          <w:b/>
          <w:lang w:val="pt-BR"/>
        </w:rPr>
        <w:t xml:space="preserve"> T</w:t>
      </w:r>
      <w:r w:rsidRPr="00C517B9">
        <w:rPr>
          <w:b/>
          <w:lang w:val="pt-BR"/>
        </w:rPr>
        <w:t>Ă</w:t>
      </w:r>
      <w:r>
        <w:rPr>
          <w:b/>
          <w:lang w:val="pt-BR"/>
        </w:rPr>
        <w:t>NG TR</w:t>
      </w:r>
      <w:r w:rsidRPr="00C517B9">
        <w:rPr>
          <w:b/>
          <w:lang w:val="pt-BR"/>
        </w:rPr>
        <w:t>ƯỞNG</w:t>
      </w:r>
      <w:r>
        <w:rPr>
          <w:b/>
          <w:lang w:val="pt-BR"/>
        </w:rPr>
        <w:t xml:space="preserve"> KINH T</w:t>
      </w:r>
      <w:r w:rsidRPr="00C517B9">
        <w:rPr>
          <w:b/>
          <w:lang w:val="pt-BR"/>
        </w:rPr>
        <w:t>Ế</w:t>
      </w:r>
      <w:r>
        <w:rPr>
          <w:b/>
          <w:lang w:val="pt-BR"/>
        </w:rPr>
        <w:t xml:space="preserve"> </w:t>
      </w:r>
    </w:p>
    <w:p w14:paraId="49DEACFC" w14:textId="77777777" w:rsidR="00DA75D0" w:rsidRPr="00FD7531" w:rsidRDefault="002029B8" w:rsidP="00BD2EDE">
      <w:pPr>
        <w:spacing w:before="40" w:after="40" w:line="293" w:lineRule="auto"/>
        <w:ind w:firstLine="540"/>
        <w:jc w:val="both"/>
        <w:rPr>
          <w:b/>
          <w:lang w:val="pt-BR"/>
        </w:rPr>
      </w:pPr>
      <w:r w:rsidRPr="00FD7531">
        <w:rPr>
          <w:b/>
          <w:lang w:val="pt-BR"/>
        </w:rPr>
        <w:t xml:space="preserve">1. </w:t>
      </w:r>
      <w:r w:rsidR="00DA75D0" w:rsidRPr="00FD7531">
        <w:rPr>
          <w:b/>
          <w:lang w:val="pt-BR"/>
        </w:rPr>
        <w:t>Tốc độ tăng tổng sản phẩm trong nước</w:t>
      </w:r>
      <w:r w:rsidR="0081233D">
        <w:rPr>
          <w:b/>
          <w:lang w:val="pt-BR"/>
        </w:rPr>
        <w:t xml:space="preserve"> cao hơn năm 2009</w:t>
      </w:r>
    </w:p>
    <w:p w14:paraId="7E9F0959" w14:textId="77777777" w:rsidR="004F5D74" w:rsidRPr="00FD7531" w:rsidRDefault="00B43239" w:rsidP="00BD2EDE">
      <w:pPr>
        <w:spacing w:before="40" w:after="40" w:line="293" w:lineRule="auto"/>
        <w:ind w:firstLine="540"/>
        <w:jc w:val="both"/>
        <w:rPr>
          <w:lang w:val="pt-BR"/>
        </w:rPr>
      </w:pPr>
      <w:r>
        <w:rPr>
          <w:lang w:val="pt-BR"/>
        </w:rPr>
        <w:t>V</w:t>
      </w:r>
      <w:r w:rsidRPr="00B43239">
        <w:rPr>
          <w:lang w:val="pt-BR"/>
        </w:rPr>
        <w:t>ới</w:t>
      </w:r>
      <w:r>
        <w:rPr>
          <w:lang w:val="pt-BR"/>
        </w:rPr>
        <w:t xml:space="preserve"> quy</w:t>
      </w:r>
      <w:r w:rsidRPr="00B43239">
        <w:rPr>
          <w:lang w:val="pt-BR"/>
        </w:rPr>
        <w:t>ết</w:t>
      </w:r>
      <w:r>
        <w:rPr>
          <w:lang w:val="pt-BR"/>
        </w:rPr>
        <w:t xml:space="preserve"> t</w:t>
      </w:r>
      <w:r w:rsidRPr="00B43239">
        <w:rPr>
          <w:lang w:val="pt-BR"/>
        </w:rPr>
        <w:t>â</w:t>
      </w:r>
      <w:r>
        <w:rPr>
          <w:lang w:val="pt-BR"/>
        </w:rPr>
        <w:t>m cao c</w:t>
      </w:r>
      <w:r w:rsidRPr="00B43239">
        <w:rPr>
          <w:lang w:val="pt-BR"/>
        </w:rPr>
        <w:t>ủa</w:t>
      </w:r>
      <w:r>
        <w:rPr>
          <w:lang w:val="pt-BR"/>
        </w:rPr>
        <w:t xml:space="preserve"> c</w:t>
      </w:r>
      <w:r w:rsidRPr="00B43239">
        <w:rPr>
          <w:lang w:val="pt-BR"/>
        </w:rPr>
        <w:t>ả</w:t>
      </w:r>
      <w:r>
        <w:rPr>
          <w:lang w:val="pt-BR"/>
        </w:rPr>
        <w:t xml:space="preserve"> n</w:t>
      </w:r>
      <w:r w:rsidRPr="00B43239">
        <w:rPr>
          <w:lang w:val="pt-BR"/>
        </w:rPr>
        <w:t>ước</w:t>
      </w:r>
      <w:r>
        <w:rPr>
          <w:lang w:val="pt-BR"/>
        </w:rPr>
        <w:t xml:space="preserve">, </w:t>
      </w:r>
      <w:r w:rsidR="002029B8" w:rsidRPr="00FD7531">
        <w:rPr>
          <w:lang w:val="pt-BR"/>
        </w:rPr>
        <w:t xml:space="preserve">Việt Nam được đánh giá là một trong những nước sớm vượt qua </w:t>
      </w:r>
      <w:r w:rsidR="004F5D74" w:rsidRPr="00FD7531">
        <w:rPr>
          <w:lang w:val="pt-BR"/>
        </w:rPr>
        <w:t xml:space="preserve">giai đoạn </w:t>
      </w:r>
      <w:r w:rsidR="002029B8" w:rsidRPr="00FD7531">
        <w:rPr>
          <w:lang w:val="pt-BR"/>
        </w:rPr>
        <w:t xml:space="preserve">khó khăn và phục hồi nhanh sau khủng hoảng tài chính toàn cầu. </w:t>
      </w:r>
      <w:r w:rsidR="00DA75D0" w:rsidRPr="00FD7531">
        <w:rPr>
          <w:lang w:val="pt-BR"/>
        </w:rPr>
        <w:t xml:space="preserve">Tổng sản phẩm trong nước (GDP) năm 2010 ước tính tăng 6,78% so với năm 2009, trong đó quý I tăng 5,84%; quý II tăng 6,44%; quý III tăng 7,18% và quý IV tăng 7,34%. Đây là mức tăng khá cao so với mức tăng 6,31% của năm 2008 và </w:t>
      </w:r>
      <w:r w:rsidR="0081233D">
        <w:rPr>
          <w:lang w:val="pt-BR"/>
        </w:rPr>
        <w:t xml:space="preserve">cao hơn hẳn mức </w:t>
      </w:r>
      <w:r w:rsidR="00DA75D0" w:rsidRPr="00FD7531">
        <w:rPr>
          <w:lang w:val="pt-BR"/>
        </w:rPr>
        <w:t xml:space="preserve">5,32% của năm 2009, vượt </w:t>
      </w:r>
      <w:r w:rsidR="00DA75D0" w:rsidRPr="00D11667">
        <w:rPr>
          <w:rStyle w:val="apple-style-span"/>
          <w:color w:val="000000"/>
          <w:lang w:val="pt-BR"/>
        </w:rPr>
        <w:t xml:space="preserve">mục tiêu </w:t>
      </w:r>
      <w:r w:rsidR="0081233D">
        <w:rPr>
          <w:rStyle w:val="apple-style-span"/>
          <w:color w:val="000000"/>
          <w:lang w:val="pt-BR"/>
        </w:rPr>
        <w:t>đề ra</w:t>
      </w:r>
      <w:r w:rsidR="00DA75D0" w:rsidRPr="00D11667">
        <w:rPr>
          <w:rStyle w:val="apple-style-span"/>
          <w:color w:val="000000"/>
          <w:lang w:val="pt-BR"/>
        </w:rPr>
        <w:t xml:space="preserve"> 6,5%</w:t>
      </w:r>
      <w:r w:rsidR="002029B8" w:rsidRPr="00D11667">
        <w:rPr>
          <w:rStyle w:val="apple-style-span"/>
          <w:color w:val="000000"/>
          <w:lang w:val="pt-BR"/>
        </w:rPr>
        <w:t>.</w:t>
      </w:r>
      <w:r w:rsidR="00DA75D0" w:rsidRPr="00D11667">
        <w:rPr>
          <w:rStyle w:val="apple-style-span"/>
          <w:color w:val="000000"/>
          <w:lang w:val="pt-BR"/>
        </w:rPr>
        <w:t xml:space="preserve"> </w:t>
      </w:r>
      <w:r w:rsidR="00FD51D8" w:rsidRPr="00D11667">
        <w:rPr>
          <w:lang w:val="pt-BR"/>
        </w:rPr>
        <w:t>Trong 6,78% t</w:t>
      </w:r>
      <w:r w:rsidR="00FD51D8" w:rsidRPr="00D11667">
        <w:rPr>
          <w:rFonts w:hint="eastAsia"/>
          <w:lang w:val="pt-BR"/>
        </w:rPr>
        <w:t>ă</w:t>
      </w:r>
      <w:r w:rsidR="00FD51D8" w:rsidRPr="00D11667">
        <w:rPr>
          <w:lang w:val="pt-BR"/>
        </w:rPr>
        <w:t>ng chung của nền kinh tế, khu vực nông, lâm nghiệp và thuỷ sản tăng 2,78%, đóng góp 0,47 điểm phần trăm; công nghiệp, xây dựng tăng 7,7%, đóng góp 3,2</w:t>
      </w:r>
      <w:r w:rsidR="0081233D">
        <w:rPr>
          <w:lang w:val="pt-BR"/>
        </w:rPr>
        <w:t>0</w:t>
      </w:r>
      <w:r w:rsidR="00FD51D8" w:rsidRPr="00D11667">
        <w:rPr>
          <w:lang w:val="pt-BR"/>
        </w:rPr>
        <w:t xml:space="preserve"> điểm phần trăm và khu vực dịch vụ tăng 7,52%, đóng góp 3,11 điểm phần trăm. </w:t>
      </w:r>
      <w:r w:rsidR="004F5D74" w:rsidRPr="00D11667">
        <w:rPr>
          <w:rStyle w:val="apple-style-span"/>
          <w:color w:val="000000"/>
          <w:lang w:val="pt-BR"/>
        </w:rPr>
        <w:t xml:space="preserve">Kết quả trên khẳng định tính đúng đắn, kịp thời, phù hợp và hiệu quả của </w:t>
      </w:r>
      <w:r w:rsidR="00DA75D0" w:rsidRPr="00FD7531">
        <w:rPr>
          <w:lang w:val="pt-BR"/>
        </w:rPr>
        <w:t xml:space="preserve">các biện pháp </w:t>
      </w:r>
      <w:r w:rsidR="004F5D74" w:rsidRPr="00FD7531">
        <w:rPr>
          <w:lang w:val="pt-BR"/>
        </w:rPr>
        <w:t xml:space="preserve">và giải pháp </w:t>
      </w:r>
      <w:r w:rsidR="00DA75D0" w:rsidRPr="00FD7531">
        <w:rPr>
          <w:lang w:val="pt-BR"/>
        </w:rPr>
        <w:t xml:space="preserve">ngăn chặn suy giảm kinh tế, ổn định kinh tế vĩ mô </w:t>
      </w:r>
      <w:r w:rsidR="00D55869" w:rsidRPr="00FD7531">
        <w:rPr>
          <w:lang w:val="pt-BR"/>
        </w:rPr>
        <w:t>được</w:t>
      </w:r>
      <w:r w:rsidR="00DA75D0" w:rsidRPr="00FD7531">
        <w:rPr>
          <w:lang w:val="pt-BR"/>
        </w:rPr>
        <w:t xml:space="preserve"> Chính phủ</w:t>
      </w:r>
      <w:r w:rsidR="00D55869" w:rsidRPr="00FD7531">
        <w:rPr>
          <w:lang w:val="pt-BR"/>
        </w:rPr>
        <w:t xml:space="preserve"> ban hành và chỉ đạo </w:t>
      </w:r>
      <w:r>
        <w:rPr>
          <w:lang w:val="pt-BR"/>
        </w:rPr>
        <w:t>quy</w:t>
      </w:r>
      <w:r w:rsidRPr="00B43239">
        <w:rPr>
          <w:lang w:val="pt-BR"/>
        </w:rPr>
        <w:t>ết</w:t>
      </w:r>
      <w:r>
        <w:rPr>
          <w:lang w:val="pt-BR"/>
        </w:rPr>
        <w:t xml:space="preserve"> li</w:t>
      </w:r>
      <w:r w:rsidRPr="00B43239">
        <w:rPr>
          <w:lang w:val="pt-BR"/>
        </w:rPr>
        <w:t>ệt</w:t>
      </w:r>
      <w:r>
        <w:rPr>
          <w:lang w:val="pt-BR"/>
        </w:rPr>
        <w:t xml:space="preserve"> c</w:t>
      </w:r>
      <w:r w:rsidRPr="00B43239">
        <w:rPr>
          <w:lang w:val="pt-BR"/>
        </w:rPr>
        <w:t>ác</w:t>
      </w:r>
      <w:r>
        <w:rPr>
          <w:lang w:val="pt-BR"/>
        </w:rPr>
        <w:t xml:space="preserve"> c</w:t>
      </w:r>
      <w:r w:rsidRPr="00B43239">
        <w:rPr>
          <w:lang w:val="pt-BR"/>
        </w:rPr>
        <w:t>ác</w:t>
      </w:r>
      <w:r>
        <w:rPr>
          <w:lang w:val="pt-BR"/>
        </w:rPr>
        <w:t xml:space="preserve"> c</w:t>
      </w:r>
      <w:r w:rsidRPr="00B43239">
        <w:rPr>
          <w:lang w:val="pt-BR"/>
        </w:rPr>
        <w:t>ấp</w:t>
      </w:r>
      <w:r>
        <w:rPr>
          <w:lang w:val="pt-BR"/>
        </w:rPr>
        <w:t>, c</w:t>
      </w:r>
      <w:r w:rsidRPr="00B43239">
        <w:rPr>
          <w:lang w:val="pt-BR"/>
        </w:rPr>
        <w:t>ác</w:t>
      </w:r>
      <w:r>
        <w:rPr>
          <w:lang w:val="pt-BR"/>
        </w:rPr>
        <w:t xml:space="preserve"> ng</w:t>
      </w:r>
      <w:r w:rsidRPr="00B43239">
        <w:rPr>
          <w:lang w:val="pt-BR"/>
        </w:rPr>
        <w:t>ành</w:t>
      </w:r>
      <w:r>
        <w:rPr>
          <w:lang w:val="pt-BR"/>
        </w:rPr>
        <w:t>, c</w:t>
      </w:r>
      <w:r w:rsidRPr="00B43239">
        <w:rPr>
          <w:lang w:val="pt-BR"/>
        </w:rPr>
        <w:t>ác</w:t>
      </w:r>
      <w:r>
        <w:rPr>
          <w:lang w:val="pt-BR"/>
        </w:rPr>
        <w:t xml:space="preserve"> </w:t>
      </w:r>
      <w:r w:rsidRPr="00B43239">
        <w:rPr>
          <w:lang w:val="pt-BR"/>
        </w:rPr>
        <w:t>địa</w:t>
      </w:r>
      <w:r>
        <w:rPr>
          <w:lang w:val="pt-BR"/>
        </w:rPr>
        <w:t xml:space="preserve"> ph</w:t>
      </w:r>
      <w:r w:rsidRPr="00B43239">
        <w:rPr>
          <w:lang w:val="pt-BR"/>
        </w:rPr>
        <w:t>ươ</w:t>
      </w:r>
      <w:r>
        <w:rPr>
          <w:lang w:val="pt-BR"/>
        </w:rPr>
        <w:t>ng c</w:t>
      </w:r>
      <w:r w:rsidRPr="00B43239">
        <w:rPr>
          <w:lang w:val="pt-BR"/>
        </w:rPr>
        <w:t>ùng</w:t>
      </w:r>
      <w:r>
        <w:rPr>
          <w:lang w:val="pt-BR"/>
        </w:rPr>
        <w:t xml:space="preserve"> </w:t>
      </w:r>
      <w:r w:rsidR="00D55869" w:rsidRPr="00FD7531">
        <w:rPr>
          <w:lang w:val="pt-BR"/>
        </w:rPr>
        <w:t>thực hiện</w:t>
      </w:r>
      <w:r w:rsidR="004F5D74" w:rsidRPr="00FD7531">
        <w:rPr>
          <w:lang w:val="pt-BR"/>
        </w:rPr>
        <w:t>.</w:t>
      </w:r>
    </w:p>
    <w:p w14:paraId="36369850" w14:textId="77777777" w:rsidR="00CA6D40" w:rsidRPr="00CA6D40" w:rsidRDefault="00CA6D40" w:rsidP="00DA75D0">
      <w:pPr>
        <w:spacing w:before="120" w:line="252" w:lineRule="auto"/>
        <w:jc w:val="center"/>
        <w:rPr>
          <w:rFonts w:ascii="Arial" w:hAnsi="Arial" w:cs="Arial"/>
          <w:b/>
          <w:bCs/>
          <w:sz w:val="8"/>
          <w:szCs w:val="24"/>
          <w:lang w:val="pt-BR"/>
        </w:rPr>
      </w:pPr>
    </w:p>
    <w:p w14:paraId="677E0E00" w14:textId="77777777" w:rsidR="00DA75D0" w:rsidRPr="006D62ED" w:rsidRDefault="00DA75D0" w:rsidP="00DA75D0">
      <w:pPr>
        <w:spacing w:before="120" w:line="252" w:lineRule="auto"/>
        <w:jc w:val="center"/>
        <w:rPr>
          <w:rFonts w:ascii="Arial" w:hAnsi="Arial" w:cs="Arial"/>
          <w:b/>
          <w:bCs/>
          <w:sz w:val="24"/>
          <w:szCs w:val="24"/>
          <w:lang w:val="pt-BR"/>
        </w:rPr>
      </w:pPr>
      <w:r w:rsidRPr="006D62ED">
        <w:rPr>
          <w:rFonts w:ascii="Arial" w:hAnsi="Arial" w:cs="Arial"/>
          <w:b/>
          <w:bCs/>
          <w:sz w:val="24"/>
          <w:szCs w:val="24"/>
          <w:lang w:val="pt-BR"/>
        </w:rPr>
        <w:t>Tốc độ tăng tổng sản phẩm trong nước</w:t>
      </w:r>
    </w:p>
    <w:p w14:paraId="69EC0724" w14:textId="77777777" w:rsidR="00DA75D0" w:rsidRPr="00DC744A" w:rsidRDefault="00DA75D0" w:rsidP="00DA75D0">
      <w:pPr>
        <w:spacing w:line="252" w:lineRule="auto"/>
        <w:jc w:val="center"/>
        <w:rPr>
          <w:b/>
          <w:bCs/>
          <w:sz w:val="24"/>
          <w:szCs w:val="24"/>
          <w:lang w:val="pt-BR"/>
        </w:rPr>
      </w:pPr>
      <w:r w:rsidRPr="006D62ED">
        <w:rPr>
          <w:rFonts w:ascii="Arial" w:hAnsi="Arial" w:cs="Arial"/>
          <w:b/>
          <w:bCs/>
          <w:sz w:val="24"/>
          <w:szCs w:val="24"/>
          <w:lang w:val="pt-BR"/>
        </w:rPr>
        <w:t>theo giá so sánh 1994</w:t>
      </w:r>
    </w:p>
    <w:p w14:paraId="1EDAD48F" w14:textId="77777777" w:rsidR="00DA75D0" w:rsidRPr="00FD7531" w:rsidRDefault="00DA75D0" w:rsidP="00CA6D40">
      <w:pPr>
        <w:tabs>
          <w:tab w:val="left" w:pos="7470"/>
        </w:tabs>
        <w:spacing w:line="288" w:lineRule="auto"/>
        <w:ind w:right="1303" w:firstLine="540"/>
        <w:jc w:val="right"/>
        <w:rPr>
          <w:rFonts w:ascii="Arial" w:hAnsi="Arial" w:cs="Arial"/>
          <w:b/>
          <w:bCs/>
          <w:sz w:val="20"/>
          <w:szCs w:val="20"/>
          <w:lang w:val="de-DE"/>
        </w:rPr>
      </w:pPr>
      <w:r w:rsidRPr="00FD7531">
        <w:rPr>
          <w:rFonts w:ascii="Arial" w:hAnsi="Arial" w:cs="Arial"/>
          <w:b/>
          <w:bCs/>
          <w:sz w:val="24"/>
          <w:szCs w:val="24"/>
          <w:lang w:val="de-DE"/>
        </w:rPr>
        <w:tab/>
      </w:r>
      <w:r w:rsidRPr="00FD7531">
        <w:rPr>
          <w:rFonts w:ascii="Arial" w:hAnsi="Arial" w:cs="Arial"/>
          <w:b/>
          <w:bCs/>
          <w:sz w:val="24"/>
          <w:szCs w:val="24"/>
          <w:lang w:val="de-DE"/>
        </w:rPr>
        <w:tab/>
      </w:r>
      <w:r w:rsidRPr="00FD7531">
        <w:rPr>
          <w:rFonts w:ascii="Arial" w:hAnsi="Arial" w:cs="Arial"/>
          <w:b/>
          <w:bCs/>
          <w:sz w:val="20"/>
          <w:szCs w:val="20"/>
          <w:lang w:val="de-DE"/>
        </w:rPr>
        <w:t>%</w:t>
      </w:r>
    </w:p>
    <w:tbl>
      <w:tblPr>
        <w:tblW w:w="7087" w:type="dxa"/>
        <w:jc w:val="center"/>
        <w:tblLayout w:type="fixed"/>
        <w:tblCellMar>
          <w:left w:w="30" w:type="dxa"/>
          <w:right w:w="30" w:type="dxa"/>
        </w:tblCellMar>
        <w:tblLook w:val="0000" w:firstRow="0" w:lastRow="0" w:firstColumn="0" w:lastColumn="0" w:noHBand="0" w:noVBand="0"/>
      </w:tblPr>
      <w:tblGrid>
        <w:gridCol w:w="4409"/>
        <w:gridCol w:w="1339"/>
        <w:gridCol w:w="1339"/>
      </w:tblGrid>
      <w:tr w:rsidR="00DA75D0" w:rsidRPr="00DC744A" w14:paraId="40482B1A" w14:textId="77777777">
        <w:tblPrEx>
          <w:tblCellMar>
            <w:top w:w="0" w:type="dxa"/>
            <w:bottom w:w="0" w:type="dxa"/>
          </w:tblCellMar>
        </w:tblPrEx>
        <w:trPr>
          <w:cantSplit/>
          <w:trHeight w:val="273"/>
          <w:jc w:val="center"/>
        </w:trPr>
        <w:tc>
          <w:tcPr>
            <w:tcW w:w="4409" w:type="dxa"/>
            <w:tcBorders>
              <w:top w:val="single" w:sz="4" w:space="0" w:color="auto"/>
            </w:tcBorders>
          </w:tcPr>
          <w:p w14:paraId="4C193BAE" w14:textId="77777777" w:rsidR="00DA75D0" w:rsidRPr="00DC744A" w:rsidRDefault="00DA75D0" w:rsidP="00D55869">
            <w:pPr>
              <w:spacing w:before="40" w:line="299" w:lineRule="auto"/>
              <w:rPr>
                <w:rFonts w:ascii="Arial" w:hAnsi="Arial" w:cs="Arial"/>
                <w:b/>
                <w:snapToGrid w:val="0"/>
                <w:sz w:val="18"/>
                <w:szCs w:val="18"/>
              </w:rPr>
            </w:pPr>
          </w:p>
        </w:tc>
        <w:tc>
          <w:tcPr>
            <w:tcW w:w="1339" w:type="dxa"/>
            <w:tcBorders>
              <w:top w:val="single" w:sz="4" w:space="0" w:color="auto"/>
              <w:bottom w:val="single" w:sz="4" w:space="0" w:color="auto"/>
            </w:tcBorders>
            <w:vAlign w:val="center"/>
          </w:tcPr>
          <w:p w14:paraId="7F1351DB" w14:textId="77777777" w:rsidR="00DA75D0" w:rsidRPr="00DC744A" w:rsidRDefault="00DA75D0" w:rsidP="00D55869">
            <w:pPr>
              <w:spacing w:before="40" w:line="299" w:lineRule="auto"/>
              <w:ind w:right="183"/>
              <w:jc w:val="center"/>
              <w:rPr>
                <w:rFonts w:ascii="Arial" w:eastAsia="Arial Unicode MS" w:hAnsi="Arial" w:cs="Arial"/>
                <w:sz w:val="18"/>
                <w:szCs w:val="18"/>
              </w:rPr>
            </w:pPr>
            <w:r w:rsidRPr="00DC744A">
              <w:rPr>
                <w:rFonts w:ascii="Arial" w:eastAsia="Arial Unicode MS" w:hAnsi="Arial" w:cs="Arial"/>
                <w:sz w:val="18"/>
                <w:szCs w:val="18"/>
              </w:rPr>
              <w:t>2009</w:t>
            </w:r>
          </w:p>
        </w:tc>
        <w:tc>
          <w:tcPr>
            <w:tcW w:w="1339" w:type="dxa"/>
            <w:tcBorders>
              <w:top w:val="single" w:sz="4" w:space="0" w:color="auto"/>
              <w:bottom w:val="single" w:sz="4" w:space="0" w:color="auto"/>
            </w:tcBorders>
            <w:vAlign w:val="center"/>
          </w:tcPr>
          <w:p w14:paraId="233841FC" w14:textId="77777777" w:rsidR="00DA75D0" w:rsidRPr="00DC744A" w:rsidRDefault="00DA75D0" w:rsidP="00D55869">
            <w:pPr>
              <w:spacing w:before="40" w:line="299" w:lineRule="auto"/>
              <w:ind w:right="183"/>
              <w:jc w:val="center"/>
              <w:rPr>
                <w:rFonts w:ascii="Arial" w:eastAsia="Arial Unicode MS" w:hAnsi="Arial" w:cs="Arial"/>
                <w:sz w:val="18"/>
                <w:szCs w:val="18"/>
              </w:rPr>
            </w:pPr>
            <w:r w:rsidRPr="00DC744A">
              <w:rPr>
                <w:rFonts w:ascii="Arial" w:eastAsia="Arial Unicode MS" w:hAnsi="Arial" w:cs="Arial"/>
                <w:sz w:val="18"/>
                <w:szCs w:val="18"/>
              </w:rPr>
              <w:t>2010</w:t>
            </w:r>
          </w:p>
        </w:tc>
      </w:tr>
      <w:tr w:rsidR="00DA75D0" w:rsidRPr="00DC744A" w14:paraId="287E2F40" w14:textId="77777777">
        <w:tblPrEx>
          <w:tblCellMar>
            <w:top w:w="0" w:type="dxa"/>
            <w:bottom w:w="0" w:type="dxa"/>
          </w:tblCellMar>
        </w:tblPrEx>
        <w:trPr>
          <w:cantSplit/>
          <w:trHeight w:val="311"/>
          <w:jc w:val="center"/>
        </w:trPr>
        <w:tc>
          <w:tcPr>
            <w:tcW w:w="4409" w:type="dxa"/>
            <w:vAlign w:val="bottom"/>
          </w:tcPr>
          <w:p w14:paraId="2BAA5405" w14:textId="77777777" w:rsidR="00DA75D0" w:rsidRPr="00DC744A" w:rsidRDefault="00DA75D0" w:rsidP="00D55869">
            <w:pPr>
              <w:spacing w:before="240"/>
              <w:rPr>
                <w:rFonts w:ascii="Arial" w:hAnsi="Arial" w:cs="Arial"/>
                <w:b/>
                <w:snapToGrid w:val="0"/>
                <w:sz w:val="18"/>
                <w:szCs w:val="18"/>
              </w:rPr>
            </w:pPr>
            <w:r w:rsidRPr="00DC744A">
              <w:rPr>
                <w:rFonts w:ascii="Arial" w:hAnsi="Arial" w:cs="Arial"/>
                <w:b/>
                <w:snapToGrid w:val="0"/>
                <w:sz w:val="18"/>
                <w:szCs w:val="18"/>
              </w:rPr>
              <w:t xml:space="preserve">       Tổng số</w:t>
            </w:r>
          </w:p>
        </w:tc>
        <w:tc>
          <w:tcPr>
            <w:tcW w:w="1339" w:type="dxa"/>
            <w:tcBorders>
              <w:top w:val="single" w:sz="4" w:space="0" w:color="auto"/>
            </w:tcBorders>
            <w:vAlign w:val="bottom"/>
          </w:tcPr>
          <w:p w14:paraId="406619E9" w14:textId="77777777" w:rsidR="00DA75D0" w:rsidRPr="00DC744A" w:rsidRDefault="00DA75D0" w:rsidP="00D55869">
            <w:pPr>
              <w:spacing w:before="240"/>
              <w:ind w:right="183"/>
              <w:jc w:val="center"/>
              <w:rPr>
                <w:rFonts w:ascii="Arial" w:eastAsia="Arial Unicode MS" w:hAnsi="Arial" w:cs="Arial"/>
                <w:b/>
                <w:bCs/>
                <w:sz w:val="18"/>
                <w:szCs w:val="18"/>
              </w:rPr>
            </w:pPr>
            <w:r w:rsidRPr="00DC744A">
              <w:rPr>
                <w:rFonts w:ascii="Arial" w:eastAsia="Arial Unicode MS" w:hAnsi="Arial" w:cs="Arial"/>
                <w:b/>
                <w:bCs/>
                <w:sz w:val="18"/>
                <w:szCs w:val="18"/>
              </w:rPr>
              <w:t>5,32</w:t>
            </w:r>
          </w:p>
        </w:tc>
        <w:tc>
          <w:tcPr>
            <w:tcW w:w="1339" w:type="dxa"/>
            <w:tcBorders>
              <w:top w:val="single" w:sz="4" w:space="0" w:color="auto"/>
            </w:tcBorders>
            <w:vAlign w:val="bottom"/>
          </w:tcPr>
          <w:p w14:paraId="27FCCE2C" w14:textId="77777777" w:rsidR="00DA75D0" w:rsidRPr="00DC744A" w:rsidRDefault="00DA75D0" w:rsidP="00D55869">
            <w:pPr>
              <w:spacing w:before="240"/>
              <w:ind w:right="183"/>
              <w:jc w:val="center"/>
              <w:rPr>
                <w:rFonts w:ascii="Arial" w:eastAsia="Arial Unicode MS" w:hAnsi="Arial" w:cs="Arial"/>
                <w:b/>
                <w:bCs/>
                <w:sz w:val="18"/>
                <w:szCs w:val="18"/>
              </w:rPr>
            </w:pPr>
            <w:r w:rsidRPr="00DC744A">
              <w:rPr>
                <w:rFonts w:ascii="Arial" w:eastAsia="Arial Unicode MS" w:hAnsi="Arial" w:cs="Arial"/>
                <w:b/>
                <w:bCs/>
                <w:sz w:val="18"/>
                <w:szCs w:val="18"/>
              </w:rPr>
              <w:t>6,78</w:t>
            </w:r>
          </w:p>
        </w:tc>
      </w:tr>
      <w:tr w:rsidR="00DA75D0" w:rsidRPr="00DC744A" w14:paraId="2C1EE5EE" w14:textId="77777777">
        <w:tblPrEx>
          <w:tblCellMar>
            <w:top w:w="0" w:type="dxa"/>
            <w:bottom w:w="0" w:type="dxa"/>
          </w:tblCellMar>
        </w:tblPrEx>
        <w:trPr>
          <w:cantSplit/>
          <w:trHeight w:val="369"/>
          <w:jc w:val="center"/>
        </w:trPr>
        <w:tc>
          <w:tcPr>
            <w:tcW w:w="4409" w:type="dxa"/>
            <w:vAlign w:val="bottom"/>
          </w:tcPr>
          <w:p w14:paraId="0BE765BF" w14:textId="77777777" w:rsidR="00DA75D0" w:rsidRPr="00DC744A" w:rsidRDefault="00DA75D0" w:rsidP="00D55869">
            <w:pPr>
              <w:spacing w:before="60"/>
              <w:jc w:val="both"/>
              <w:rPr>
                <w:rFonts w:ascii="Arial" w:hAnsi="Arial" w:cs="Arial"/>
                <w:b/>
                <w:i/>
                <w:snapToGrid w:val="0"/>
                <w:sz w:val="18"/>
                <w:szCs w:val="18"/>
              </w:rPr>
            </w:pPr>
            <w:r w:rsidRPr="00DC744A">
              <w:rPr>
                <w:rFonts w:ascii="Arial" w:hAnsi="Arial" w:cs="Arial"/>
                <w:b/>
                <w:i/>
                <w:snapToGrid w:val="0"/>
                <w:sz w:val="18"/>
                <w:szCs w:val="18"/>
              </w:rPr>
              <w:t>Phân theo khu vực kinh tế</w:t>
            </w:r>
          </w:p>
        </w:tc>
        <w:tc>
          <w:tcPr>
            <w:tcW w:w="1339" w:type="dxa"/>
            <w:vAlign w:val="bottom"/>
          </w:tcPr>
          <w:p w14:paraId="47370C67" w14:textId="77777777" w:rsidR="00DA75D0" w:rsidRPr="00DC744A" w:rsidRDefault="00DA75D0" w:rsidP="00D55869">
            <w:pPr>
              <w:spacing w:before="60"/>
              <w:ind w:right="183"/>
              <w:jc w:val="center"/>
              <w:rPr>
                <w:rFonts w:ascii="Arial" w:eastAsia="Arial Unicode MS" w:hAnsi="Arial" w:cs="Arial"/>
                <w:bCs/>
                <w:sz w:val="18"/>
                <w:szCs w:val="18"/>
              </w:rPr>
            </w:pPr>
          </w:p>
        </w:tc>
        <w:tc>
          <w:tcPr>
            <w:tcW w:w="1339" w:type="dxa"/>
            <w:vAlign w:val="bottom"/>
          </w:tcPr>
          <w:p w14:paraId="25E3B837" w14:textId="77777777" w:rsidR="00DA75D0" w:rsidRPr="00DC744A" w:rsidRDefault="00DA75D0" w:rsidP="00D55869">
            <w:pPr>
              <w:spacing w:before="60"/>
              <w:ind w:right="183"/>
              <w:jc w:val="center"/>
              <w:rPr>
                <w:rFonts w:ascii="Arial" w:eastAsia="Arial Unicode MS" w:hAnsi="Arial" w:cs="Arial"/>
                <w:bCs/>
                <w:sz w:val="18"/>
                <w:szCs w:val="18"/>
              </w:rPr>
            </w:pPr>
          </w:p>
        </w:tc>
      </w:tr>
      <w:tr w:rsidR="00DA75D0" w:rsidRPr="00DC744A" w14:paraId="40648A70" w14:textId="77777777">
        <w:tblPrEx>
          <w:tblCellMar>
            <w:top w:w="0" w:type="dxa"/>
            <w:bottom w:w="0" w:type="dxa"/>
          </w:tblCellMar>
        </w:tblPrEx>
        <w:trPr>
          <w:cantSplit/>
          <w:trHeight w:val="369"/>
          <w:jc w:val="center"/>
        </w:trPr>
        <w:tc>
          <w:tcPr>
            <w:tcW w:w="4409" w:type="dxa"/>
            <w:vAlign w:val="bottom"/>
          </w:tcPr>
          <w:p w14:paraId="3867AE08" w14:textId="77777777" w:rsidR="00DA75D0" w:rsidRPr="00DC744A" w:rsidRDefault="00DA75D0" w:rsidP="00CA6D40">
            <w:pPr>
              <w:spacing w:before="60" w:after="60"/>
              <w:ind w:firstLine="582"/>
              <w:rPr>
                <w:rFonts w:ascii="Arial" w:hAnsi="Arial" w:cs="Arial"/>
                <w:snapToGrid w:val="0"/>
                <w:sz w:val="18"/>
                <w:szCs w:val="18"/>
              </w:rPr>
            </w:pPr>
            <w:r w:rsidRPr="00DC744A">
              <w:rPr>
                <w:rFonts w:ascii="Arial" w:hAnsi="Arial" w:cs="Arial"/>
                <w:snapToGrid w:val="0"/>
                <w:sz w:val="18"/>
                <w:szCs w:val="18"/>
              </w:rPr>
              <w:t>Nông, lâm nghiệp và thuỷ sản</w:t>
            </w:r>
          </w:p>
        </w:tc>
        <w:tc>
          <w:tcPr>
            <w:tcW w:w="1339" w:type="dxa"/>
            <w:vAlign w:val="bottom"/>
          </w:tcPr>
          <w:p w14:paraId="7C8C4930"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1,82</w:t>
            </w:r>
          </w:p>
        </w:tc>
        <w:tc>
          <w:tcPr>
            <w:tcW w:w="1339" w:type="dxa"/>
            <w:vAlign w:val="bottom"/>
          </w:tcPr>
          <w:p w14:paraId="2CE09FF0"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2,78</w:t>
            </w:r>
          </w:p>
        </w:tc>
      </w:tr>
      <w:tr w:rsidR="00DA75D0" w:rsidRPr="00DC744A" w14:paraId="05F72A0E" w14:textId="77777777">
        <w:tblPrEx>
          <w:tblCellMar>
            <w:top w:w="0" w:type="dxa"/>
            <w:bottom w:w="0" w:type="dxa"/>
          </w:tblCellMar>
        </w:tblPrEx>
        <w:trPr>
          <w:cantSplit/>
          <w:trHeight w:val="351"/>
          <w:jc w:val="center"/>
        </w:trPr>
        <w:tc>
          <w:tcPr>
            <w:tcW w:w="4409" w:type="dxa"/>
            <w:vAlign w:val="bottom"/>
          </w:tcPr>
          <w:p w14:paraId="6C1FB2C4" w14:textId="77777777" w:rsidR="00DA75D0" w:rsidRPr="00DC744A" w:rsidRDefault="00DA75D0" w:rsidP="00CA6D40">
            <w:pPr>
              <w:spacing w:before="60" w:after="60"/>
              <w:ind w:firstLine="582"/>
              <w:rPr>
                <w:rFonts w:ascii="Arial" w:hAnsi="Arial" w:cs="Arial"/>
                <w:snapToGrid w:val="0"/>
                <w:sz w:val="18"/>
                <w:szCs w:val="18"/>
              </w:rPr>
            </w:pPr>
            <w:r w:rsidRPr="00DC744A">
              <w:rPr>
                <w:rFonts w:ascii="Arial" w:hAnsi="Arial" w:cs="Arial"/>
                <w:snapToGrid w:val="0"/>
                <w:sz w:val="18"/>
                <w:szCs w:val="18"/>
              </w:rPr>
              <w:t>Công nghiệp và xây dựng</w:t>
            </w:r>
          </w:p>
        </w:tc>
        <w:tc>
          <w:tcPr>
            <w:tcW w:w="1339" w:type="dxa"/>
            <w:vAlign w:val="bottom"/>
          </w:tcPr>
          <w:p w14:paraId="1719FF5E"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5,52</w:t>
            </w:r>
          </w:p>
        </w:tc>
        <w:tc>
          <w:tcPr>
            <w:tcW w:w="1339" w:type="dxa"/>
            <w:vAlign w:val="bottom"/>
          </w:tcPr>
          <w:p w14:paraId="5B667DDB"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7,70</w:t>
            </w:r>
          </w:p>
        </w:tc>
      </w:tr>
      <w:tr w:rsidR="00DA75D0" w:rsidRPr="00DC744A" w14:paraId="3399E15A" w14:textId="77777777">
        <w:tblPrEx>
          <w:tblCellMar>
            <w:top w:w="0" w:type="dxa"/>
            <w:bottom w:w="0" w:type="dxa"/>
          </w:tblCellMar>
        </w:tblPrEx>
        <w:trPr>
          <w:cantSplit/>
          <w:trHeight w:val="307"/>
          <w:jc w:val="center"/>
        </w:trPr>
        <w:tc>
          <w:tcPr>
            <w:tcW w:w="4409" w:type="dxa"/>
            <w:vAlign w:val="bottom"/>
          </w:tcPr>
          <w:p w14:paraId="76151959" w14:textId="77777777" w:rsidR="00DA75D0" w:rsidRPr="00DC744A" w:rsidRDefault="00DA75D0" w:rsidP="00CA6D40">
            <w:pPr>
              <w:spacing w:before="60" w:after="60"/>
              <w:ind w:firstLine="582"/>
              <w:rPr>
                <w:rFonts w:ascii="Arial" w:hAnsi="Arial" w:cs="Arial"/>
                <w:snapToGrid w:val="0"/>
                <w:sz w:val="18"/>
                <w:szCs w:val="18"/>
              </w:rPr>
            </w:pPr>
            <w:r w:rsidRPr="00DC744A">
              <w:rPr>
                <w:rFonts w:ascii="Arial" w:hAnsi="Arial" w:cs="Arial"/>
                <w:snapToGrid w:val="0"/>
                <w:sz w:val="18"/>
                <w:szCs w:val="18"/>
              </w:rPr>
              <w:t>Dịch vụ</w:t>
            </w:r>
          </w:p>
        </w:tc>
        <w:tc>
          <w:tcPr>
            <w:tcW w:w="1339" w:type="dxa"/>
            <w:vAlign w:val="bottom"/>
          </w:tcPr>
          <w:p w14:paraId="227A695D"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6,63</w:t>
            </w:r>
          </w:p>
        </w:tc>
        <w:tc>
          <w:tcPr>
            <w:tcW w:w="1339" w:type="dxa"/>
            <w:vAlign w:val="bottom"/>
          </w:tcPr>
          <w:p w14:paraId="4D28DC57"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7,52</w:t>
            </w:r>
          </w:p>
        </w:tc>
      </w:tr>
      <w:tr w:rsidR="00DA75D0" w:rsidRPr="00DC744A" w14:paraId="2AC699F6" w14:textId="77777777">
        <w:tblPrEx>
          <w:tblCellMar>
            <w:top w:w="0" w:type="dxa"/>
            <w:bottom w:w="0" w:type="dxa"/>
          </w:tblCellMar>
        </w:tblPrEx>
        <w:trPr>
          <w:cantSplit/>
          <w:trHeight w:val="307"/>
          <w:jc w:val="center"/>
        </w:trPr>
        <w:tc>
          <w:tcPr>
            <w:tcW w:w="4409" w:type="dxa"/>
            <w:vAlign w:val="bottom"/>
          </w:tcPr>
          <w:p w14:paraId="31671B2E" w14:textId="77777777" w:rsidR="00DA75D0" w:rsidRPr="00DC744A" w:rsidRDefault="00DA75D0" w:rsidP="00CA6D40">
            <w:pPr>
              <w:spacing w:before="60" w:after="60"/>
              <w:rPr>
                <w:rFonts w:ascii="Arial" w:hAnsi="Arial" w:cs="Arial"/>
                <w:b/>
                <w:i/>
                <w:snapToGrid w:val="0"/>
                <w:sz w:val="18"/>
                <w:szCs w:val="18"/>
              </w:rPr>
            </w:pPr>
            <w:r w:rsidRPr="00DC744A">
              <w:rPr>
                <w:rFonts w:ascii="Arial" w:hAnsi="Arial" w:cs="Arial"/>
                <w:b/>
                <w:i/>
                <w:snapToGrid w:val="0"/>
                <w:sz w:val="18"/>
                <w:szCs w:val="18"/>
              </w:rPr>
              <w:t>Phân theo quý trong năm</w:t>
            </w:r>
          </w:p>
        </w:tc>
        <w:tc>
          <w:tcPr>
            <w:tcW w:w="1339" w:type="dxa"/>
            <w:vAlign w:val="bottom"/>
          </w:tcPr>
          <w:p w14:paraId="5B8A7340" w14:textId="77777777" w:rsidR="00DA75D0" w:rsidRPr="00DC744A" w:rsidRDefault="00DA75D0" w:rsidP="00CA6D40">
            <w:pPr>
              <w:spacing w:before="60" w:after="60"/>
              <w:ind w:right="183"/>
              <w:jc w:val="center"/>
              <w:rPr>
                <w:rFonts w:ascii="Arial" w:eastAsia="Arial Unicode MS" w:hAnsi="Arial" w:cs="Arial"/>
                <w:bCs/>
                <w:sz w:val="18"/>
                <w:szCs w:val="18"/>
              </w:rPr>
            </w:pPr>
          </w:p>
        </w:tc>
        <w:tc>
          <w:tcPr>
            <w:tcW w:w="1339" w:type="dxa"/>
            <w:vAlign w:val="bottom"/>
          </w:tcPr>
          <w:p w14:paraId="69743949" w14:textId="77777777" w:rsidR="00DA75D0" w:rsidRPr="00DC744A" w:rsidRDefault="00DA75D0" w:rsidP="00CA6D40">
            <w:pPr>
              <w:spacing w:before="60" w:after="60"/>
              <w:ind w:right="183"/>
              <w:jc w:val="center"/>
              <w:rPr>
                <w:rFonts w:ascii="Arial" w:eastAsia="Arial Unicode MS" w:hAnsi="Arial" w:cs="Arial"/>
                <w:bCs/>
                <w:sz w:val="18"/>
                <w:szCs w:val="18"/>
              </w:rPr>
            </w:pPr>
          </w:p>
        </w:tc>
      </w:tr>
      <w:tr w:rsidR="00DA75D0" w:rsidRPr="00DC744A" w14:paraId="542AF4CD" w14:textId="77777777">
        <w:tblPrEx>
          <w:tblCellMar>
            <w:top w:w="0" w:type="dxa"/>
            <w:bottom w:w="0" w:type="dxa"/>
          </w:tblCellMar>
        </w:tblPrEx>
        <w:trPr>
          <w:cantSplit/>
          <w:trHeight w:val="307"/>
          <w:jc w:val="center"/>
        </w:trPr>
        <w:tc>
          <w:tcPr>
            <w:tcW w:w="4409" w:type="dxa"/>
            <w:vAlign w:val="bottom"/>
          </w:tcPr>
          <w:p w14:paraId="200D302F" w14:textId="77777777" w:rsidR="00DA75D0" w:rsidRPr="00DC744A" w:rsidRDefault="00DA75D0" w:rsidP="00CA6D40">
            <w:pPr>
              <w:spacing w:before="60" w:after="60"/>
              <w:ind w:firstLine="582"/>
              <w:rPr>
                <w:rFonts w:ascii="Arial" w:hAnsi="Arial" w:cs="Arial"/>
                <w:snapToGrid w:val="0"/>
                <w:sz w:val="18"/>
                <w:szCs w:val="18"/>
              </w:rPr>
            </w:pPr>
            <w:r w:rsidRPr="00DC744A">
              <w:rPr>
                <w:rFonts w:ascii="Arial" w:hAnsi="Arial" w:cs="Arial"/>
                <w:snapToGrid w:val="0"/>
                <w:sz w:val="18"/>
                <w:szCs w:val="18"/>
              </w:rPr>
              <w:t>Quý I</w:t>
            </w:r>
          </w:p>
        </w:tc>
        <w:tc>
          <w:tcPr>
            <w:tcW w:w="1339" w:type="dxa"/>
            <w:vAlign w:val="bottom"/>
          </w:tcPr>
          <w:p w14:paraId="34FE4F4B"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3,14</w:t>
            </w:r>
          </w:p>
        </w:tc>
        <w:tc>
          <w:tcPr>
            <w:tcW w:w="1339" w:type="dxa"/>
            <w:vAlign w:val="bottom"/>
          </w:tcPr>
          <w:p w14:paraId="1B34D062"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5,84</w:t>
            </w:r>
          </w:p>
        </w:tc>
      </w:tr>
      <w:tr w:rsidR="00DA75D0" w:rsidRPr="00DC744A" w14:paraId="04252784" w14:textId="77777777">
        <w:tblPrEx>
          <w:tblCellMar>
            <w:top w:w="0" w:type="dxa"/>
            <w:bottom w:w="0" w:type="dxa"/>
          </w:tblCellMar>
        </w:tblPrEx>
        <w:trPr>
          <w:cantSplit/>
          <w:trHeight w:val="307"/>
          <w:jc w:val="center"/>
        </w:trPr>
        <w:tc>
          <w:tcPr>
            <w:tcW w:w="4409" w:type="dxa"/>
          </w:tcPr>
          <w:p w14:paraId="0EFE34F7" w14:textId="77777777" w:rsidR="00DA75D0" w:rsidRPr="00DC744A" w:rsidRDefault="00DA75D0" w:rsidP="00CA6D40">
            <w:pPr>
              <w:spacing w:before="60" w:after="60"/>
              <w:ind w:firstLine="582"/>
              <w:rPr>
                <w:rFonts w:ascii="Arial" w:hAnsi="Arial" w:cs="Arial"/>
                <w:snapToGrid w:val="0"/>
                <w:sz w:val="18"/>
                <w:szCs w:val="18"/>
              </w:rPr>
            </w:pPr>
            <w:r w:rsidRPr="00DC744A">
              <w:rPr>
                <w:rFonts w:ascii="Arial" w:hAnsi="Arial" w:cs="Arial"/>
                <w:snapToGrid w:val="0"/>
                <w:sz w:val="18"/>
                <w:szCs w:val="18"/>
              </w:rPr>
              <w:t>Quý II</w:t>
            </w:r>
          </w:p>
        </w:tc>
        <w:tc>
          <w:tcPr>
            <w:tcW w:w="1339" w:type="dxa"/>
            <w:vAlign w:val="bottom"/>
          </w:tcPr>
          <w:p w14:paraId="4942AF10"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4,41</w:t>
            </w:r>
          </w:p>
        </w:tc>
        <w:tc>
          <w:tcPr>
            <w:tcW w:w="1339" w:type="dxa"/>
            <w:vAlign w:val="bottom"/>
          </w:tcPr>
          <w:p w14:paraId="1E42CFA8"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6,44</w:t>
            </w:r>
          </w:p>
        </w:tc>
      </w:tr>
      <w:tr w:rsidR="00DA75D0" w:rsidRPr="00DC744A" w14:paraId="3873295A" w14:textId="77777777">
        <w:tblPrEx>
          <w:tblCellMar>
            <w:top w:w="0" w:type="dxa"/>
            <w:bottom w:w="0" w:type="dxa"/>
          </w:tblCellMar>
        </w:tblPrEx>
        <w:trPr>
          <w:cantSplit/>
          <w:trHeight w:val="307"/>
          <w:jc w:val="center"/>
        </w:trPr>
        <w:tc>
          <w:tcPr>
            <w:tcW w:w="4409" w:type="dxa"/>
          </w:tcPr>
          <w:p w14:paraId="2069B15F" w14:textId="77777777" w:rsidR="00DA75D0" w:rsidRPr="00DC744A" w:rsidRDefault="00DA75D0" w:rsidP="00CA6D40">
            <w:pPr>
              <w:spacing w:before="60" w:after="60"/>
              <w:ind w:firstLine="582"/>
              <w:rPr>
                <w:rFonts w:ascii="Arial" w:hAnsi="Arial" w:cs="Arial"/>
                <w:snapToGrid w:val="0"/>
                <w:sz w:val="18"/>
                <w:szCs w:val="18"/>
              </w:rPr>
            </w:pPr>
            <w:r w:rsidRPr="00DC744A">
              <w:rPr>
                <w:rFonts w:ascii="Arial" w:hAnsi="Arial" w:cs="Arial"/>
                <w:snapToGrid w:val="0"/>
                <w:sz w:val="18"/>
                <w:szCs w:val="18"/>
              </w:rPr>
              <w:t>Quý III</w:t>
            </w:r>
          </w:p>
        </w:tc>
        <w:tc>
          <w:tcPr>
            <w:tcW w:w="1339" w:type="dxa"/>
            <w:vAlign w:val="bottom"/>
          </w:tcPr>
          <w:p w14:paraId="11C648C1"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5,98</w:t>
            </w:r>
          </w:p>
        </w:tc>
        <w:tc>
          <w:tcPr>
            <w:tcW w:w="1339" w:type="dxa"/>
            <w:vAlign w:val="bottom"/>
          </w:tcPr>
          <w:p w14:paraId="7EE1D346"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7,18</w:t>
            </w:r>
          </w:p>
        </w:tc>
      </w:tr>
      <w:tr w:rsidR="00DA75D0" w:rsidRPr="00DC744A" w14:paraId="4780059C" w14:textId="77777777">
        <w:tblPrEx>
          <w:tblCellMar>
            <w:top w:w="0" w:type="dxa"/>
            <w:bottom w:w="0" w:type="dxa"/>
          </w:tblCellMar>
        </w:tblPrEx>
        <w:trPr>
          <w:cantSplit/>
          <w:trHeight w:val="307"/>
          <w:jc w:val="center"/>
        </w:trPr>
        <w:tc>
          <w:tcPr>
            <w:tcW w:w="4409" w:type="dxa"/>
            <w:tcBorders>
              <w:bottom w:val="single" w:sz="4" w:space="0" w:color="auto"/>
            </w:tcBorders>
          </w:tcPr>
          <w:p w14:paraId="35064487" w14:textId="77777777" w:rsidR="00DA75D0" w:rsidRPr="00DC744A" w:rsidRDefault="00DA75D0" w:rsidP="00CA6D40">
            <w:pPr>
              <w:spacing w:before="60" w:after="60"/>
              <w:ind w:firstLine="582"/>
              <w:rPr>
                <w:rFonts w:ascii="Arial" w:hAnsi="Arial" w:cs="Arial"/>
                <w:snapToGrid w:val="0"/>
                <w:sz w:val="18"/>
                <w:szCs w:val="18"/>
              </w:rPr>
            </w:pPr>
            <w:r w:rsidRPr="00DC744A">
              <w:rPr>
                <w:rFonts w:ascii="Arial" w:hAnsi="Arial" w:cs="Arial"/>
                <w:snapToGrid w:val="0"/>
                <w:sz w:val="18"/>
                <w:szCs w:val="18"/>
              </w:rPr>
              <w:t>Quý IV</w:t>
            </w:r>
          </w:p>
        </w:tc>
        <w:tc>
          <w:tcPr>
            <w:tcW w:w="1339" w:type="dxa"/>
            <w:tcBorders>
              <w:bottom w:val="single" w:sz="4" w:space="0" w:color="auto"/>
            </w:tcBorders>
            <w:vAlign w:val="bottom"/>
          </w:tcPr>
          <w:p w14:paraId="4C7FB8EC"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6,99</w:t>
            </w:r>
          </w:p>
        </w:tc>
        <w:tc>
          <w:tcPr>
            <w:tcW w:w="1339" w:type="dxa"/>
            <w:tcBorders>
              <w:bottom w:val="single" w:sz="4" w:space="0" w:color="auto"/>
            </w:tcBorders>
            <w:vAlign w:val="bottom"/>
          </w:tcPr>
          <w:p w14:paraId="5AE61352" w14:textId="77777777" w:rsidR="00DA75D0" w:rsidRPr="00DC744A" w:rsidRDefault="00DA75D0" w:rsidP="00CA6D40">
            <w:pPr>
              <w:spacing w:before="60" w:after="60"/>
              <w:ind w:right="183"/>
              <w:jc w:val="center"/>
              <w:rPr>
                <w:rFonts w:ascii="Arial" w:eastAsia="Arial Unicode MS" w:hAnsi="Arial" w:cs="Arial"/>
                <w:bCs/>
                <w:sz w:val="18"/>
                <w:szCs w:val="18"/>
              </w:rPr>
            </w:pPr>
            <w:r w:rsidRPr="00DC744A">
              <w:rPr>
                <w:rFonts w:ascii="Arial" w:eastAsia="Arial Unicode MS" w:hAnsi="Arial" w:cs="Arial"/>
                <w:bCs/>
                <w:sz w:val="18"/>
                <w:szCs w:val="18"/>
              </w:rPr>
              <w:t>7,34</w:t>
            </w:r>
          </w:p>
        </w:tc>
      </w:tr>
    </w:tbl>
    <w:p w14:paraId="1563FCD4" w14:textId="77777777" w:rsidR="00CA6D40" w:rsidRDefault="00CA6D40" w:rsidP="00CA6D40">
      <w:pPr>
        <w:spacing w:before="40" w:after="40" w:line="288" w:lineRule="auto"/>
        <w:ind w:firstLine="720"/>
        <w:jc w:val="both"/>
        <w:rPr>
          <w:b/>
        </w:rPr>
      </w:pPr>
    </w:p>
    <w:p w14:paraId="37E70B9C" w14:textId="77777777" w:rsidR="00967609" w:rsidRPr="00D11667" w:rsidRDefault="00967609" w:rsidP="00CA6D40">
      <w:pPr>
        <w:spacing w:before="40" w:after="40" w:line="288" w:lineRule="auto"/>
        <w:ind w:firstLine="540"/>
        <w:jc w:val="both"/>
        <w:rPr>
          <w:b/>
        </w:rPr>
      </w:pPr>
      <w:r w:rsidRPr="00D11667">
        <w:rPr>
          <w:b/>
        </w:rPr>
        <w:t xml:space="preserve">2. </w:t>
      </w:r>
      <w:r w:rsidR="00770503">
        <w:rPr>
          <w:b/>
        </w:rPr>
        <w:t>Sản xuất n</w:t>
      </w:r>
      <w:r w:rsidRPr="00D11667">
        <w:rPr>
          <w:b/>
        </w:rPr>
        <w:t>ông, lâm nghiệp và thuỷ sản</w:t>
      </w:r>
      <w:r w:rsidR="0081233D">
        <w:rPr>
          <w:b/>
        </w:rPr>
        <w:t xml:space="preserve"> ổn định và có mức tăng khá</w:t>
      </w:r>
    </w:p>
    <w:p w14:paraId="35B53B29" w14:textId="77777777" w:rsidR="00967609" w:rsidRPr="00D11667" w:rsidRDefault="00BE24F2" w:rsidP="00CA6D40">
      <w:pPr>
        <w:spacing w:before="40" w:after="40" w:line="288" w:lineRule="auto"/>
        <w:ind w:firstLine="540"/>
        <w:jc w:val="both"/>
        <w:rPr>
          <w:b/>
          <w:i/>
          <w:spacing w:val="-2"/>
          <w:lang w:val="pt-BR"/>
        </w:rPr>
      </w:pPr>
      <w:r w:rsidRPr="00FD7531">
        <w:rPr>
          <w:spacing w:val="-2"/>
          <w:lang w:val="pt-BR"/>
        </w:rPr>
        <w:t>Sản xuất nông, lâm nghiệp và thủy sản năm 2010 tuy gặp một số khó khăn do hạn hán, sâu bệnh và mưa lũ xảy ra tại một số địa phương nhưng nhờ công tác chỉ đạo phòng, chống khắc phục kịp thời</w:t>
      </w:r>
      <w:r w:rsidR="00457E9B" w:rsidRPr="00FD7531">
        <w:rPr>
          <w:spacing w:val="-2"/>
          <w:lang w:val="pt-BR"/>
        </w:rPr>
        <w:t>, hiệu quả</w:t>
      </w:r>
      <w:r w:rsidR="00FD51D8">
        <w:rPr>
          <w:spacing w:val="-2"/>
          <w:lang w:val="pt-BR"/>
        </w:rPr>
        <w:t xml:space="preserve"> v</w:t>
      </w:r>
      <w:r w:rsidR="00FD51D8" w:rsidRPr="00FD51D8">
        <w:rPr>
          <w:spacing w:val="-2"/>
          <w:lang w:val="pt-BR"/>
        </w:rPr>
        <w:t>à</w:t>
      </w:r>
      <w:r w:rsidR="00FD51D8">
        <w:rPr>
          <w:spacing w:val="-2"/>
          <w:lang w:val="pt-BR"/>
        </w:rPr>
        <w:t xml:space="preserve"> </w:t>
      </w:r>
      <w:r w:rsidR="00457E9B" w:rsidRPr="00FD7531">
        <w:rPr>
          <w:spacing w:val="-2"/>
          <w:lang w:val="pt-BR"/>
        </w:rPr>
        <w:t>khu vực</w:t>
      </w:r>
      <w:r w:rsidRPr="00FD7531">
        <w:rPr>
          <w:spacing w:val="-2"/>
          <w:lang w:val="pt-BR"/>
        </w:rPr>
        <w:t xml:space="preserve"> bị ảnh hưởng lũ không phải vùng trọng điểm </w:t>
      </w:r>
      <w:r w:rsidR="005623CE">
        <w:rPr>
          <w:spacing w:val="-2"/>
          <w:lang w:val="pt-BR"/>
        </w:rPr>
        <w:t xml:space="preserve">sản xuất nông nghiệp và thủy sản </w:t>
      </w:r>
      <w:r w:rsidRPr="00FD7531">
        <w:rPr>
          <w:spacing w:val="-2"/>
          <w:lang w:val="pt-BR"/>
        </w:rPr>
        <w:t xml:space="preserve">nên kết quả vẫn đạt mức khá. Giá trị sản xuất nông, lâm nghiệp và thuỷ sản năm 2010 theo giá so sánh 1994 ước tính </w:t>
      </w:r>
      <w:r w:rsidR="00967609" w:rsidRPr="00FD7531">
        <w:rPr>
          <w:spacing w:val="-2"/>
          <w:lang w:val="pt-BR"/>
        </w:rPr>
        <w:t>đạt 232,7 nghìn tỷ đồng, tăng 4,</w:t>
      </w:r>
      <w:r w:rsidR="006D62ED">
        <w:rPr>
          <w:spacing w:val="-2"/>
          <w:lang w:val="pt-BR"/>
        </w:rPr>
        <w:t>7</w:t>
      </w:r>
      <w:r w:rsidR="00967609" w:rsidRPr="00FD7531">
        <w:rPr>
          <w:spacing w:val="-2"/>
          <w:lang w:val="pt-BR"/>
        </w:rPr>
        <w:t>% so với năm 2009, bao gồm nông nghiệp đạt 168,4 nghìn tỷ đồng, tăng 4,2%; lâm nghiệp đạt 7,4 nghìn tỷ đồng, tăng 4,</w:t>
      </w:r>
      <w:r w:rsidRPr="00FD7531">
        <w:rPr>
          <w:spacing w:val="-2"/>
          <w:lang w:val="pt-BR"/>
        </w:rPr>
        <w:t>6</w:t>
      </w:r>
      <w:r w:rsidR="00967609" w:rsidRPr="00FD7531">
        <w:rPr>
          <w:spacing w:val="-2"/>
          <w:lang w:val="pt-BR"/>
        </w:rPr>
        <w:t>%; thuỷ sản đạt 56,9 nghìn tỷ đồng, tăng 6,</w:t>
      </w:r>
      <w:r w:rsidRPr="00FD7531">
        <w:rPr>
          <w:spacing w:val="-2"/>
          <w:lang w:val="pt-BR"/>
        </w:rPr>
        <w:t>1</w:t>
      </w:r>
      <w:r w:rsidR="00967609" w:rsidRPr="00FD7531">
        <w:rPr>
          <w:spacing w:val="-2"/>
          <w:lang w:val="pt-BR"/>
        </w:rPr>
        <w:t xml:space="preserve">%. </w:t>
      </w:r>
    </w:p>
    <w:p w14:paraId="04AB656C" w14:textId="77777777" w:rsidR="00967609" w:rsidRPr="00FD7531" w:rsidRDefault="00967609" w:rsidP="00CA6D40">
      <w:pPr>
        <w:spacing w:before="40" w:after="40" w:line="288" w:lineRule="auto"/>
        <w:ind w:firstLine="540"/>
        <w:jc w:val="both"/>
        <w:rPr>
          <w:lang w:val="pt-BR"/>
        </w:rPr>
      </w:pPr>
      <w:r w:rsidRPr="00D11667">
        <w:rPr>
          <w:b/>
          <w:i/>
          <w:lang w:val="pt-BR"/>
        </w:rPr>
        <w:lastRenderedPageBreak/>
        <w:t>a. Nông nghiệp</w:t>
      </w:r>
    </w:p>
    <w:p w14:paraId="3E5E8553" w14:textId="77777777" w:rsidR="00DF07C1" w:rsidRPr="00FD7531" w:rsidRDefault="00DF07C1" w:rsidP="00CA6D40">
      <w:pPr>
        <w:pStyle w:val="NormalWeb"/>
        <w:spacing w:before="40" w:beforeAutospacing="0" w:after="40" w:afterAutospacing="0" w:line="278" w:lineRule="auto"/>
        <w:ind w:firstLine="539"/>
        <w:jc w:val="both"/>
        <w:rPr>
          <w:spacing w:val="-2"/>
          <w:sz w:val="28"/>
          <w:szCs w:val="28"/>
          <w:lang w:val="pt-BR"/>
        </w:rPr>
      </w:pPr>
      <w:r w:rsidRPr="00FD7531">
        <w:rPr>
          <w:spacing w:val="-2"/>
          <w:sz w:val="28"/>
          <w:szCs w:val="28"/>
          <w:lang w:val="pt-BR"/>
        </w:rPr>
        <w:t>S</w:t>
      </w:r>
      <w:r w:rsidR="00967609" w:rsidRPr="00FD7531">
        <w:rPr>
          <w:spacing w:val="-2"/>
          <w:sz w:val="28"/>
          <w:szCs w:val="28"/>
          <w:lang w:val="pt-BR"/>
        </w:rPr>
        <w:t xml:space="preserve">ản lượng lúa cả năm </w:t>
      </w:r>
      <w:r w:rsidRPr="00FD7531">
        <w:rPr>
          <w:spacing w:val="-2"/>
          <w:sz w:val="28"/>
          <w:szCs w:val="28"/>
          <w:lang w:val="pt-BR"/>
        </w:rPr>
        <w:t xml:space="preserve">2010 ước tính </w:t>
      </w:r>
      <w:r w:rsidR="00967609" w:rsidRPr="00FD7531">
        <w:rPr>
          <w:spacing w:val="-2"/>
          <w:sz w:val="28"/>
          <w:szCs w:val="28"/>
          <w:lang w:val="pt-BR"/>
        </w:rPr>
        <w:t>đạt gần 40 triệu tấn, tăng 1,04 triệu tấn so với năm 2009</w:t>
      </w:r>
      <w:r w:rsidRPr="00FD7531">
        <w:rPr>
          <w:spacing w:val="-2"/>
          <w:sz w:val="28"/>
          <w:szCs w:val="28"/>
          <w:lang w:val="pt-BR"/>
        </w:rPr>
        <w:t xml:space="preserve"> do cả diện tích và năng suất đều tăng, trong đó diện tích gieo trồng ước tính đạt 7513,7 nghìn ha, tăng 76,5 nghìn ha so với năm trước; năng suất đạt 53,2 tạ/ha, tăng 0,8 tạ/ha. </w:t>
      </w:r>
    </w:p>
    <w:p w14:paraId="4B2D979F" w14:textId="77777777" w:rsidR="00967609" w:rsidRPr="00FD7531" w:rsidRDefault="00DF07C1" w:rsidP="00CA6D40">
      <w:pPr>
        <w:pStyle w:val="NormalWeb"/>
        <w:spacing w:before="40" w:beforeAutospacing="0" w:after="40" w:afterAutospacing="0" w:line="278" w:lineRule="auto"/>
        <w:ind w:firstLine="539"/>
        <w:jc w:val="both"/>
        <w:rPr>
          <w:spacing w:val="-2"/>
          <w:sz w:val="28"/>
          <w:szCs w:val="28"/>
          <w:lang w:val="pt-BR"/>
        </w:rPr>
      </w:pPr>
      <w:r w:rsidRPr="00FD7531">
        <w:rPr>
          <w:spacing w:val="-2"/>
          <w:sz w:val="28"/>
          <w:szCs w:val="28"/>
          <w:lang w:val="pt-BR"/>
        </w:rPr>
        <w:t xml:space="preserve">Sản lượng </w:t>
      </w:r>
      <w:r w:rsidR="00967609" w:rsidRPr="00FD7531">
        <w:rPr>
          <w:spacing w:val="-2"/>
          <w:sz w:val="28"/>
          <w:szCs w:val="28"/>
          <w:lang w:val="pt-BR"/>
        </w:rPr>
        <w:t xml:space="preserve">lúa đông xuân </w:t>
      </w:r>
      <w:r w:rsidRPr="00FD7531">
        <w:rPr>
          <w:spacing w:val="-2"/>
          <w:sz w:val="28"/>
          <w:szCs w:val="28"/>
          <w:lang w:val="pt-BR"/>
        </w:rPr>
        <w:t xml:space="preserve">năm nay ước tính </w:t>
      </w:r>
      <w:r w:rsidR="00967609" w:rsidRPr="00FD7531">
        <w:rPr>
          <w:spacing w:val="-2"/>
          <w:sz w:val="28"/>
          <w:szCs w:val="28"/>
          <w:lang w:val="pt-BR"/>
        </w:rPr>
        <w:t xml:space="preserve">đạt 19,2 triệu tấn, tăng 522,3 nghìn tấn so với vụ đông xuân </w:t>
      </w:r>
      <w:r w:rsidRPr="00FD7531">
        <w:rPr>
          <w:spacing w:val="-2"/>
          <w:sz w:val="28"/>
          <w:szCs w:val="28"/>
          <w:lang w:val="pt-BR"/>
        </w:rPr>
        <w:t>trước</w:t>
      </w:r>
      <w:r w:rsidR="00967609" w:rsidRPr="00FD7531">
        <w:rPr>
          <w:spacing w:val="-2"/>
          <w:sz w:val="28"/>
          <w:szCs w:val="28"/>
          <w:lang w:val="pt-BR"/>
        </w:rPr>
        <w:t xml:space="preserve"> do diện tích tăng 25,2 nghìn </w:t>
      </w:r>
      <w:r w:rsidRPr="00FD7531">
        <w:rPr>
          <w:spacing w:val="-2"/>
          <w:sz w:val="28"/>
          <w:szCs w:val="28"/>
          <w:lang w:val="pt-BR"/>
        </w:rPr>
        <w:t>ha và năng suất tăng 1,2 tạ/ha</w:t>
      </w:r>
      <w:r w:rsidR="0081233D">
        <w:rPr>
          <w:spacing w:val="-2"/>
          <w:sz w:val="28"/>
          <w:szCs w:val="28"/>
          <w:lang w:val="pt-BR"/>
        </w:rPr>
        <w:t>. L</w:t>
      </w:r>
      <w:r w:rsidR="00967609" w:rsidRPr="00FD7531">
        <w:rPr>
          <w:spacing w:val="-2"/>
          <w:sz w:val="28"/>
          <w:szCs w:val="28"/>
          <w:lang w:val="pt-BR"/>
        </w:rPr>
        <w:t>úa hè thu đạt 11,6 triệu tấn, tăng 383,5 nghìn tấn do diện tích tăng 77,6 nghìn ha và năng suất tăng nhẹ 0,1 tạ/ha</w:t>
      </w:r>
      <w:r w:rsidR="0081233D">
        <w:rPr>
          <w:spacing w:val="-2"/>
          <w:sz w:val="28"/>
          <w:szCs w:val="28"/>
          <w:lang w:val="pt-BR"/>
        </w:rPr>
        <w:t>.</w:t>
      </w:r>
      <w:r w:rsidR="00967609" w:rsidRPr="00FD7531">
        <w:rPr>
          <w:spacing w:val="-2"/>
          <w:sz w:val="28"/>
          <w:szCs w:val="28"/>
          <w:lang w:val="pt-BR"/>
        </w:rPr>
        <w:t xml:space="preserve"> </w:t>
      </w:r>
      <w:r w:rsidR="0081233D">
        <w:rPr>
          <w:spacing w:val="-2"/>
          <w:sz w:val="28"/>
          <w:szCs w:val="28"/>
          <w:lang w:val="pt-BR"/>
        </w:rPr>
        <w:t>L</w:t>
      </w:r>
      <w:r w:rsidR="00967609" w:rsidRPr="00FD7531">
        <w:rPr>
          <w:spacing w:val="-2"/>
          <w:sz w:val="28"/>
          <w:szCs w:val="28"/>
          <w:lang w:val="pt-BR"/>
        </w:rPr>
        <w:t>úa mùa đạt 9,2 tri</w:t>
      </w:r>
      <w:r w:rsidRPr="00FD7531">
        <w:rPr>
          <w:spacing w:val="-2"/>
          <w:sz w:val="28"/>
          <w:szCs w:val="28"/>
          <w:lang w:val="pt-BR"/>
        </w:rPr>
        <w:t>ệu tấn, tăng 132,9 nghìn tấn</w:t>
      </w:r>
      <w:r w:rsidR="002732CE" w:rsidRPr="00FD7531">
        <w:rPr>
          <w:spacing w:val="-2"/>
          <w:sz w:val="28"/>
          <w:szCs w:val="28"/>
          <w:lang w:val="pt-BR"/>
        </w:rPr>
        <w:t>,</w:t>
      </w:r>
      <w:r w:rsidRPr="00FD7531">
        <w:rPr>
          <w:spacing w:val="-2"/>
          <w:sz w:val="28"/>
          <w:szCs w:val="28"/>
          <w:lang w:val="pt-BR"/>
        </w:rPr>
        <w:t xml:space="preserve"> chủ yếu do </w:t>
      </w:r>
      <w:r w:rsidR="00967609" w:rsidRPr="00FD7531">
        <w:rPr>
          <w:spacing w:val="-2"/>
          <w:sz w:val="28"/>
          <w:szCs w:val="28"/>
          <w:lang w:val="pt-BR"/>
        </w:rPr>
        <w:t xml:space="preserve">năng suất </w:t>
      </w:r>
      <w:r w:rsidR="001175CD" w:rsidRPr="00FD7531">
        <w:rPr>
          <w:spacing w:val="-2"/>
          <w:sz w:val="28"/>
          <w:szCs w:val="28"/>
          <w:lang w:val="pt-BR"/>
        </w:rPr>
        <w:t>lúa mùa của các địa phương phía Nam tăng mạnh, ước tính đạt 42,2 tạ/ha, tăng 2,5 tạ/ha</w:t>
      </w:r>
      <w:r w:rsidR="002732CE" w:rsidRPr="00FD7531">
        <w:rPr>
          <w:spacing w:val="-2"/>
          <w:sz w:val="28"/>
          <w:szCs w:val="28"/>
          <w:lang w:val="pt-BR"/>
        </w:rPr>
        <w:t xml:space="preserve"> </w:t>
      </w:r>
      <w:r w:rsidR="001175CD" w:rsidRPr="00FD7531">
        <w:rPr>
          <w:spacing w:val="-2"/>
          <w:sz w:val="28"/>
          <w:szCs w:val="28"/>
          <w:lang w:val="pt-BR"/>
        </w:rPr>
        <w:t>so với vụ mùa 2009</w:t>
      </w:r>
      <w:r w:rsidR="00967609" w:rsidRPr="00FD7531">
        <w:rPr>
          <w:spacing w:val="-2"/>
          <w:sz w:val="28"/>
          <w:szCs w:val="28"/>
          <w:lang w:val="pt-BR"/>
        </w:rPr>
        <w:t>.</w:t>
      </w:r>
      <w:r w:rsidR="009260DD" w:rsidRPr="00FD7531">
        <w:rPr>
          <w:spacing w:val="-2"/>
          <w:sz w:val="28"/>
          <w:szCs w:val="28"/>
          <w:lang w:val="pt-BR"/>
        </w:rPr>
        <w:t xml:space="preserve"> </w:t>
      </w:r>
      <w:r w:rsidR="00967609" w:rsidRPr="00FD7531">
        <w:rPr>
          <w:spacing w:val="-2"/>
          <w:sz w:val="28"/>
          <w:szCs w:val="28"/>
          <w:lang w:val="pt-BR"/>
        </w:rPr>
        <w:t xml:space="preserve">Nếu tính </w:t>
      </w:r>
      <w:r w:rsidR="009260DD" w:rsidRPr="00FD7531">
        <w:rPr>
          <w:spacing w:val="-2"/>
          <w:sz w:val="28"/>
          <w:szCs w:val="28"/>
          <w:lang w:val="pt-BR"/>
        </w:rPr>
        <w:t xml:space="preserve">cả sản lượng ngô với </w:t>
      </w:r>
      <w:r w:rsidR="00967609" w:rsidRPr="00FD7531">
        <w:rPr>
          <w:spacing w:val="-2"/>
          <w:sz w:val="28"/>
          <w:szCs w:val="28"/>
          <w:lang w:val="pt-BR"/>
        </w:rPr>
        <w:t>4,6 triệu tấn thì tổn</w:t>
      </w:r>
      <w:r w:rsidR="009260DD" w:rsidRPr="00FD7531">
        <w:rPr>
          <w:spacing w:val="-2"/>
          <w:sz w:val="28"/>
          <w:szCs w:val="28"/>
          <w:lang w:val="pt-BR"/>
        </w:rPr>
        <w:t>g sản lượng lương thực có hạt</w:t>
      </w:r>
      <w:r w:rsidR="00967609" w:rsidRPr="00FD7531">
        <w:rPr>
          <w:spacing w:val="-2"/>
          <w:sz w:val="28"/>
          <w:szCs w:val="28"/>
          <w:lang w:val="pt-BR"/>
        </w:rPr>
        <w:t xml:space="preserve"> năm </w:t>
      </w:r>
      <w:r w:rsidRPr="00FD7531">
        <w:rPr>
          <w:spacing w:val="-2"/>
          <w:sz w:val="28"/>
          <w:szCs w:val="28"/>
          <w:lang w:val="pt-BR"/>
        </w:rPr>
        <w:t xml:space="preserve">2010 ước tính </w:t>
      </w:r>
      <w:r w:rsidR="00967609" w:rsidRPr="00FD7531">
        <w:rPr>
          <w:spacing w:val="-2"/>
          <w:sz w:val="28"/>
          <w:szCs w:val="28"/>
          <w:lang w:val="pt-BR"/>
        </w:rPr>
        <w:t>đạt 44,6 triệu tấn, tăng 1,27 triệu tấn so với năm 2009.</w:t>
      </w:r>
    </w:p>
    <w:p w14:paraId="2F1E79C4" w14:textId="77777777" w:rsidR="00587AFF" w:rsidRPr="00D11667" w:rsidRDefault="00587AFF" w:rsidP="00CA6D40">
      <w:pPr>
        <w:pStyle w:val="NormalWeb"/>
        <w:spacing w:before="40" w:beforeAutospacing="0" w:after="40" w:afterAutospacing="0" w:line="278" w:lineRule="auto"/>
        <w:ind w:firstLine="539"/>
        <w:jc w:val="both"/>
        <w:rPr>
          <w:spacing w:val="-2"/>
          <w:sz w:val="28"/>
          <w:szCs w:val="28"/>
          <w:lang w:val="pt-BR"/>
        </w:rPr>
      </w:pPr>
      <w:r w:rsidRPr="00D11667">
        <w:rPr>
          <w:sz w:val="28"/>
          <w:szCs w:val="28"/>
          <w:lang w:val="pt-BR"/>
        </w:rPr>
        <w:t xml:space="preserve">Diện tích gieo trồng và năng suất một số </w:t>
      </w:r>
      <w:r w:rsidR="00967609" w:rsidRPr="00D11667">
        <w:rPr>
          <w:sz w:val="28"/>
          <w:szCs w:val="28"/>
          <w:lang w:val="pt-BR"/>
        </w:rPr>
        <w:t xml:space="preserve">cây hàng năm </w:t>
      </w:r>
      <w:r w:rsidRPr="00D11667">
        <w:rPr>
          <w:sz w:val="28"/>
          <w:szCs w:val="28"/>
          <w:lang w:val="pt-BR"/>
        </w:rPr>
        <w:t xml:space="preserve">khác cũng </w:t>
      </w:r>
      <w:r w:rsidR="00967609" w:rsidRPr="00D11667">
        <w:rPr>
          <w:sz w:val="28"/>
          <w:szCs w:val="28"/>
          <w:lang w:val="pt-BR"/>
        </w:rPr>
        <w:t xml:space="preserve">tăng </w:t>
      </w:r>
      <w:r w:rsidRPr="00D11667">
        <w:rPr>
          <w:sz w:val="28"/>
          <w:szCs w:val="28"/>
          <w:lang w:val="pt-BR"/>
        </w:rPr>
        <w:t>nên sản lượng đạt khá</w:t>
      </w:r>
      <w:r w:rsidR="00967609" w:rsidRPr="00D11667">
        <w:rPr>
          <w:spacing w:val="-2"/>
          <w:sz w:val="28"/>
          <w:szCs w:val="28"/>
          <w:lang w:val="pt-BR"/>
        </w:rPr>
        <w:t xml:space="preserve">: Khoai lang đạt 1,3 triệu tấn, tăng 105,9 nghìn tấn </w:t>
      </w:r>
      <w:r w:rsidRPr="00D11667">
        <w:rPr>
          <w:spacing w:val="-2"/>
          <w:sz w:val="28"/>
          <w:szCs w:val="28"/>
          <w:lang w:val="pt-BR"/>
        </w:rPr>
        <w:t xml:space="preserve">so với năm 2009 </w:t>
      </w:r>
      <w:r w:rsidR="00967609" w:rsidRPr="00D11667">
        <w:rPr>
          <w:spacing w:val="-2"/>
          <w:sz w:val="28"/>
          <w:szCs w:val="28"/>
          <w:lang w:val="pt-BR"/>
        </w:rPr>
        <w:t>(</w:t>
      </w:r>
      <w:r w:rsidRPr="00D11667">
        <w:rPr>
          <w:spacing w:val="-2"/>
          <w:sz w:val="28"/>
          <w:szCs w:val="28"/>
          <w:lang w:val="pt-BR"/>
        </w:rPr>
        <w:t>D</w:t>
      </w:r>
      <w:r w:rsidR="00967609" w:rsidRPr="00D11667">
        <w:rPr>
          <w:spacing w:val="-2"/>
          <w:sz w:val="28"/>
          <w:szCs w:val="28"/>
          <w:lang w:val="pt-BR"/>
        </w:rPr>
        <w:t>iện tích tăng 4,2 nghìn ha; năng suất tăng 4,7 tạ/ha); đỗ tương đạt 29</w:t>
      </w:r>
      <w:r w:rsidR="006D62ED">
        <w:rPr>
          <w:spacing w:val="-2"/>
          <w:sz w:val="28"/>
          <w:szCs w:val="28"/>
          <w:lang w:val="pt-BR"/>
        </w:rPr>
        <w:t>6</w:t>
      </w:r>
      <w:r w:rsidR="00967609" w:rsidRPr="00D11667">
        <w:rPr>
          <w:spacing w:val="-2"/>
          <w:sz w:val="28"/>
          <w:szCs w:val="28"/>
          <w:lang w:val="pt-BR"/>
        </w:rPr>
        <w:t>,9 n</w:t>
      </w:r>
      <w:r w:rsidRPr="00D11667">
        <w:rPr>
          <w:spacing w:val="-2"/>
          <w:sz w:val="28"/>
          <w:szCs w:val="28"/>
          <w:lang w:val="pt-BR"/>
        </w:rPr>
        <w:t>ghìn tấn, tăng 81,7 nghìn tấn (D</w:t>
      </w:r>
      <w:r w:rsidR="00967609" w:rsidRPr="00D11667">
        <w:rPr>
          <w:spacing w:val="-2"/>
          <w:sz w:val="28"/>
          <w:szCs w:val="28"/>
          <w:lang w:val="pt-BR"/>
        </w:rPr>
        <w:t>iện tích tăng 50,8</w:t>
      </w:r>
      <w:r w:rsidR="006D62ED">
        <w:rPr>
          <w:spacing w:val="-2"/>
          <w:sz w:val="28"/>
          <w:szCs w:val="28"/>
          <w:lang w:val="pt-BR"/>
        </w:rPr>
        <w:t xml:space="preserve"> nghìn ha; năng suất tăng 0,4 tạ</w:t>
      </w:r>
      <w:r w:rsidR="00967609" w:rsidRPr="00D11667">
        <w:rPr>
          <w:spacing w:val="-2"/>
          <w:sz w:val="28"/>
          <w:szCs w:val="28"/>
          <w:lang w:val="pt-BR"/>
        </w:rPr>
        <w:t>/ha); mía đạt gần 16 triệu tấn, tăng 338,5 nghìn tấn (</w:t>
      </w:r>
      <w:r w:rsidRPr="00D11667">
        <w:rPr>
          <w:spacing w:val="-2"/>
          <w:sz w:val="28"/>
          <w:szCs w:val="28"/>
          <w:lang w:val="pt-BR"/>
        </w:rPr>
        <w:t>N</w:t>
      </w:r>
      <w:r w:rsidR="00967609" w:rsidRPr="00D11667">
        <w:rPr>
          <w:spacing w:val="-2"/>
          <w:sz w:val="28"/>
          <w:szCs w:val="28"/>
          <w:lang w:val="pt-BR"/>
        </w:rPr>
        <w:t xml:space="preserve">ăng suất tăng 11,2 tạ/ha); </w:t>
      </w:r>
      <w:r w:rsidRPr="00D11667">
        <w:rPr>
          <w:spacing w:val="-2"/>
          <w:sz w:val="28"/>
          <w:szCs w:val="28"/>
          <w:lang w:val="pt-BR"/>
        </w:rPr>
        <w:t xml:space="preserve">sản lượng </w:t>
      </w:r>
      <w:r w:rsidR="00967609" w:rsidRPr="00D11667">
        <w:rPr>
          <w:spacing w:val="-2"/>
          <w:sz w:val="28"/>
          <w:szCs w:val="28"/>
          <w:lang w:val="pt-BR"/>
        </w:rPr>
        <w:t>rau tăng 8,8% (</w:t>
      </w:r>
      <w:r w:rsidRPr="00D11667">
        <w:rPr>
          <w:spacing w:val="-2"/>
          <w:sz w:val="28"/>
          <w:szCs w:val="28"/>
          <w:lang w:val="pt-BR"/>
        </w:rPr>
        <w:t>D</w:t>
      </w:r>
      <w:r w:rsidR="00967609" w:rsidRPr="00D11667">
        <w:rPr>
          <w:spacing w:val="-2"/>
          <w:sz w:val="28"/>
          <w:szCs w:val="28"/>
          <w:lang w:val="pt-BR"/>
        </w:rPr>
        <w:t xml:space="preserve">iện tích </w:t>
      </w:r>
      <w:r w:rsidRPr="00D11667">
        <w:rPr>
          <w:spacing w:val="-2"/>
          <w:sz w:val="28"/>
          <w:szCs w:val="28"/>
          <w:lang w:val="pt-BR"/>
        </w:rPr>
        <w:t>tăng 6,1%; năng suất tăng 2,6%)</w:t>
      </w:r>
      <w:r w:rsidR="00967609" w:rsidRPr="00D11667">
        <w:rPr>
          <w:spacing w:val="-2"/>
          <w:sz w:val="28"/>
          <w:szCs w:val="28"/>
          <w:lang w:val="pt-BR"/>
        </w:rPr>
        <w:t>; sản lượng đậu tăng 3,6% (</w:t>
      </w:r>
      <w:r w:rsidRPr="00D11667">
        <w:rPr>
          <w:spacing w:val="-2"/>
          <w:sz w:val="28"/>
          <w:szCs w:val="28"/>
          <w:lang w:val="pt-BR"/>
        </w:rPr>
        <w:t>D</w:t>
      </w:r>
      <w:r w:rsidR="00967609" w:rsidRPr="00D11667">
        <w:rPr>
          <w:spacing w:val="-2"/>
          <w:sz w:val="28"/>
          <w:szCs w:val="28"/>
          <w:lang w:val="pt-BR"/>
        </w:rPr>
        <w:t>iện tích tăng 1,4%; năng suất tăng 2,1%). Riêng sản lượng lạc và sắn giảm</w:t>
      </w:r>
      <w:r w:rsidRPr="00D11667">
        <w:rPr>
          <w:spacing w:val="-2"/>
          <w:sz w:val="28"/>
          <w:szCs w:val="28"/>
          <w:lang w:val="pt-BR"/>
        </w:rPr>
        <w:t xml:space="preserve"> do một phần diện tích được chuyển đổi sang trồng các loại cây khác</w:t>
      </w:r>
      <w:r w:rsidR="00967609" w:rsidRPr="00D11667">
        <w:rPr>
          <w:spacing w:val="-2"/>
          <w:sz w:val="28"/>
          <w:szCs w:val="28"/>
          <w:lang w:val="pt-BR"/>
        </w:rPr>
        <w:t xml:space="preserve">, </w:t>
      </w:r>
      <w:r w:rsidRPr="00D11667">
        <w:rPr>
          <w:spacing w:val="-2"/>
          <w:sz w:val="28"/>
          <w:szCs w:val="28"/>
          <w:lang w:val="pt-BR"/>
        </w:rPr>
        <w:t xml:space="preserve">trong đó </w:t>
      </w:r>
      <w:r w:rsidR="00967609" w:rsidRPr="00D11667">
        <w:rPr>
          <w:spacing w:val="-2"/>
          <w:sz w:val="28"/>
          <w:szCs w:val="28"/>
          <w:lang w:val="pt-BR"/>
        </w:rPr>
        <w:t>lạc đạt 485,7 nghìn tấn, giảm 25,2 nghìn tấn (</w:t>
      </w:r>
      <w:r w:rsidRPr="00D11667">
        <w:rPr>
          <w:spacing w:val="-2"/>
          <w:sz w:val="28"/>
          <w:szCs w:val="28"/>
          <w:lang w:val="pt-BR"/>
        </w:rPr>
        <w:t>D</w:t>
      </w:r>
      <w:r w:rsidR="00967609" w:rsidRPr="00D11667">
        <w:rPr>
          <w:spacing w:val="-2"/>
          <w:sz w:val="28"/>
          <w:szCs w:val="28"/>
          <w:lang w:val="pt-BR"/>
        </w:rPr>
        <w:t xml:space="preserve">iện tích giảm 5,6 nghìn ha); sắn đạt 8,5 </w:t>
      </w:r>
      <w:r w:rsidRPr="00D11667">
        <w:rPr>
          <w:spacing w:val="-2"/>
          <w:sz w:val="28"/>
          <w:szCs w:val="28"/>
          <w:lang w:val="pt-BR"/>
        </w:rPr>
        <w:t>triệu tấn, giảm 8,9 nghìn tấn (D</w:t>
      </w:r>
      <w:r w:rsidR="00967609" w:rsidRPr="00D11667">
        <w:rPr>
          <w:spacing w:val="-2"/>
          <w:sz w:val="28"/>
          <w:szCs w:val="28"/>
          <w:lang w:val="pt-BR"/>
        </w:rPr>
        <w:t>iện tích giảm 11,6 nghìn ha)</w:t>
      </w:r>
      <w:r w:rsidRPr="00D11667">
        <w:rPr>
          <w:spacing w:val="-2"/>
          <w:sz w:val="28"/>
          <w:szCs w:val="28"/>
          <w:lang w:val="pt-BR"/>
        </w:rPr>
        <w:t>.</w:t>
      </w:r>
    </w:p>
    <w:p w14:paraId="3F322739" w14:textId="77777777" w:rsidR="00967609" w:rsidRPr="00D11667" w:rsidRDefault="00967609" w:rsidP="00CA6D40">
      <w:pPr>
        <w:pStyle w:val="NormalWeb"/>
        <w:spacing w:before="40" w:beforeAutospacing="0" w:after="40" w:afterAutospacing="0" w:line="278" w:lineRule="auto"/>
        <w:ind w:firstLine="539"/>
        <w:jc w:val="both"/>
        <w:rPr>
          <w:spacing w:val="-2"/>
          <w:sz w:val="28"/>
          <w:szCs w:val="28"/>
          <w:lang w:val="pt-BR"/>
        </w:rPr>
      </w:pPr>
      <w:r w:rsidRPr="00D11667">
        <w:rPr>
          <w:spacing w:val="-2"/>
          <w:sz w:val="28"/>
          <w:szCs w:val="28"/>
          <w:lang w:val="pt-BR"/>
        </w:rPr>
        <w:t xml:space="preserve"> </w:t>
      </w:r>
      <w:r w:rsidR="008C758C" w:rsidRPr="00D11667">
        <w:rPr>
          <w:sz w:val="28"/>
          <w:szCs w:val="28"/>
          <w:lang w:val="pt-BR"/>
        </w:rPr>
        <w:t xml:space="preserve">Cây công nghiệp </w:t>
      </w:r>
      <w:r w:rsidRPr="00D11667">
        <w:rPr>
          <w:sz w:val="28"/>
          <w:szCs w:val="28"/>
          <w:lang w:val="pt-BR"/>
        </w:rPr>
        <w:t xml:space="preserve">lâu năm có xu hướng </w:t>
      </w:r>
      <w:r w:rsidR="008C758C" w:rsidRPr="00D11667">
        <w:rPr>
          <w:sz w:val="28"/>
          <w:szCs w:val="28"/>
          <w:lang w:val="pt-BR"/>
        </w:rPr>
        <w:t xml:space="preserve">tăng mạnh </w:t>
      </w:r>
      <w:r w:rsidRPr="00D11667">
        <w:rPr>
          <w:sz w:val="28"/>
          <w:szCs w:val="28"/>
          <w:lang w:val="pt-BR"/>
        </w:rPr>
        <w:t xml:space="preserve">do nhiều diện tích </w:t>
      </w:r>
      <w:r w:rsidR="008C758C" w:rsidRPr="00D11667">
        <w:rPr>
          <w:sz w:val="28"/>
          <w:szCs w:val="28"/>
          <w:lang w:val="pt-BR"/>
        </w:rPr>
        <w:t>đang trong thời kỳ thu hoạch sản phẩm và đạt năng suất cao</w:t>
      </w:r>
      <w:r w:rsidRPr="00D11667">
        <w:rPr>
          <w:sz w:val="28"/>
          <w:szCs w:val="28"/>
          <w:lang w:val="pt-BR"/>
        </w:rPr>
        <w:t>. D</w:t>
      </w:r>
      <w:r w:rsidRPr="00D11667">
        <w:rPr>
          <w:spacing w:val="-4"/>
          <w:sz w:val="28"/>
          <w:szCs w:val="28"/>
          <w:lang w:val="pt-BR"/>
        </w:rPr>
        <w:t xml:space="preserve">iện tích chè </w:t>
      </w:r>
      <w:r w:rsidR="008C758C" w:rsidRPr="00D11667">
        <w:rPr>
          <w:spacing w:val="-4"/>
          <w:sz w:val="28"/>
          <w:szCs w:val="28"/>
          <w:lang w:val="pt-BR"/>
        </w:rPr>
        <w:t xml:space="preserve">cả </w:t>
      </w:r>
      <w:r w:rsidRPr="00D11667">
        <w:rPr>
          <w:spacing w:val="-4"/>
          <w:sz w:val="28"/>
          <w:szCs w:val="28"/>
          <w:lang w:val="pt-BR"/>
        </w:rPr>
        <w:t xml:space="preserve">năm </w:t>
      </w:r>
      <w:r w:rsidR="008C758C" w:rsidRPr="00D11667">
        <w:rPr>
          <w:spacing w:val="-4"/>
          <w:sz w:val="28"/>
          <w:szCs w:val="28"/>
          <w:lang w:val="pt-BR"/>
        </w:rPr>
        <w:t>ước tính</w:t>
      </w:r>
      <w:r w:rsidRPr="00D11667">
        <w:rPr>
          <w:spacing w:val="-4"/>
          <w:sz w:val="28"/>
          <w:szCs w:val="28"/>
          <w:lang w:val="pt-BR"/>
        </w:rPr>
        <w:t xml:space="preserve"> đạt 129,4 nghìn ha, tăng 2,3 nghìn ha so với năm trước; cà phê 548,2 nghìn ha, tăng 9,7 nghìn ha; cao su 740 nghìn ha, tăng 22,3 nghìn ha; hồ tiêu 51</w:t>
      </w:r>
      <w:r w:rsidR="008C758C" w:rsidRPr="00D11667">
        <w:rPr>
          <w:spacing w:val="-4"/>
          <w:sz w:val="28"/>
          <w:szCs w:val="28"/>
          <w:lang w:val="pt-BR"/>
        </w:rPr>
        <w:t>,3 nghìn ha, tăng 0,7 nghìn ha</w:t>
      </w:r>
      <w:r w:rsidRPr="00D11667">
        <w:rPr>
          <w:spacing w:val="-4"/>
          <w:sz w:val="28"/>
          <w:szCs w:val="28"/>
          <w:lang w:val="pt-BR"/>
        </w:rPr>
        <w:t xml:space="preserve">. Sản lượng chè búp </w:t>
      </w:r>
      <w:r w:rsidR="008C758C" w:rsidRPr="00D11667">
        <w:rPr>
          <w:spacing w:val="-4"/>
          <w:sz w:val="28"/>
          <w:szCs w:val="28"/>
          <w:lang w:val="pt-BR"/>
        </w:rPr>
        <w:t xml:space="preserve">cả năm 2010 </w:t>
      </w:r>
      <w:r w:rsidRPr="00D11667">
        <w:rPr>
          <w:spacing w:val="-4"/>
          <w:sz w:val="28"/>
          <w:szCs w:val="28"/>
          <w:lang w:val="pt-BR"/>
        </w:rPr>
        <w:t>ước tính đạt 823,7 nghìn t</w:t>
      </w:r>
      <w:r w:rsidR="008C758C" w:rsidRPr="00D11667">
        <w:rPr>
          <w:spacing w:val="-4"/>
          <w:sz w:val="28"/>
          <w:szCs w:val="28"/>
          <w:lang w:val="pt-BR"/>
        </w:rPr>
        <w:t>ấn, tăng 6,8% so với năm 2009 (D</w:t>
      </w:r>
      <w:r w:rsidRPr="00D11667">
        <w:rPr>
          <w:spacing w:val="-4"/>
          <w:sz w:val="28"/>
          <w:szCs w:val="28"/>
          <w:lang w:val="pt-BR"/>
        </w:rPr>
        <w:t xml:space="preserve">iện tích cho </w:t>
      </w:r>
      <w:r w:rsidRPr="00D11667">
        <w:rPr>
          <w:spacing w:val="-2"/>
          <w:sz w:val="28"/>
          <w:szCs w:val="28"/>
          <w:lang w:val="pt-BR"/>
        </w:rPr>
        <w:t>sản phẩm tăng 1,6%; năng suất tăng 5,1%)</w:t>
      </w:r>
      <w:r w:rsidR="0081233D">
        <w:rPr>
          <w:spacing w:val="-2"/>
          <w:sz w:val="28"/>
          <w:szCs w:val="28"/>
          <w:lang w:val="pt-BR"/>
        </w:rPr>
        <w:t xml:space="preserve">. Sản lượng </w:t>
      </w:r>
      <w:r w:rsidRPr="00D11667">
        <w:rPr>
          <w:spacing w:val="-2"/>
          <w:sz w:val="28"/>
          <w:szCs w:val="28"/>
          <w:lang w:val="pt-BR"/>
        </w:rPr>
        <w:t xml:space="preserve">cà phê </w:t>
      </w:r>
      <w:r w:rsidR="0081233D">
        <w:rPr>
          <w:spacing w:val="-2"/>
          <w:sz w:val="28"/>
          <w:szCs w:val="28"/>
          <w:lang w:val="pt-BR"/>
        </w:rPr>
        <w:t xml:space="preserve">ước tính </w:t>
      </w:r>
      <w:r w:rsidRPr="00D11667">
        <w:rPr>
          <w:spacing w:val="-2"/>
          <w:sz w:val="28"/>
          <w:szCs w:val="28"/>
          <w:lang w:val="pt-BR"/>
        </w:rPr>
        <w:t xml:space="preserve">1105,7 nghìn tấn, tăng 4,6% </w:t>
      </w:r>
      <w:r w:rsidR="0081233D">
        <w:rPr>
          <w:spacing w:val="-2"/>
          <w:sz w:val="28"/>
          <w:szCs w:val="28"/>
          <w:lang w:val="pt-BR"/>
        </w:rPr>
        <w:t xml:space="preserve">so với năm 2009 </w:t>
      </w:r>
      <w:r w:rsidRPr="00D11667">
        <w:rPr>
          <w:spacing w:val="-4"/>
          <w:sz w:val="28"/>
          <w:szCs w:val="28"/>
          <w:lang w:val="pt-BR"/>
        </w:rPr>
        <w:t>(</w:t>
      </w:r>
      <w:r w:rsidR="008C758C" w:rsidRPr="00D11667">
        <w:rPr>
          <w:spacing w:val="-4"/>
          <w:sz w:val="28"/>
          <w:szCs w:val="28"/>
          <w:lang w:val="pt-BR"/>
        </w:rPr>
        <w:t>D</w:t>
      </w:r>
      <w:r w:rsidRPr="00D11667">
        <w:rPr>
          <w:spacing w:val="-4"/>
          <w:sz w:val="28"/>
          <w:szCs w:val="28"/>
          <w:lang w:val="pt-BR"/>
        </w:rPr>
        <w:t xml:space="preserve">iện tích cho </w:t>
      </w:r>
      <w:r w:rsidRPr="00D11667">
        <w:rPr>
          <w:spacing w:val="-2"/>
          <w:sz w:val="28"/>
          <w:szCs w:val="28"/>
          <w:lang w:val="pt-BR"/>
        </w:rPr>
        <w:t>sản phẩm tăng 1,4%; năng suất tăng 3,1%)</w:t>
      </w:r>
      <w:r w:rsidR="0081233D">
        <w:rPr>
          <w:spacing w:val="-2"/>
          <w:sz w:val="28"/>
          <w:szCs w:val="28"/>
          <w:lang w:val="pt-BR"/>
        </w:rPr>
        <w:t>. C</w:t>
      </w:r>
      <w:r w:rsidRPr="00D11667">
        <w:rPr>
          <w:spacing w:val="-2"/>
          <w:sz w:val="28"/>
          <w:szCs w:val="28"/>
          <w:lang w:val="pt-BR"/>
        </w:rPr>
        <w:t xml:space="preserve">ao su </w:t>
      </w:r>
      <w:r w:rsidR="0081233D">
        <w:rPr>
          <w:spacing w:val="-2"/>
          <w:sz w:val="28"/>
          <w:szCs w:val="28"/>
          <w:lang w:val="pt-BR"/>
        </w:rPr>
        <w:t xml:space="preserve">ước tính đạt </w:t>
      </w:r>
      <w:r w:rsidRPr="00D11667">
        <w:rPr>
          <w:spacing w:val="-2"/>
          <w:sz w:val="28"/>
          <w:szCs w:val="28"/>
          <w:lang w:val="pt-BR"/>
        </w:rPr>
        <w:t>754,5 nghìn tấn, tăng 6,1% (</w:t>
      </w:r>
      <w:r w:rsidR="008C758C" w:rsidRPr="00D11667">
        <w:rPr>
          <w:spacing w:val="-2"/>
          <w:sz w:val="28"/>
          <w:szCs w:val="28"/>
          <w:lang w:val="pt-BR"/>
        </w:rPr>
        <w:t>D</w:t>
      </w:r>
      <w:r w:rsidRPr="00D11667">
        <w:rPr>
          <w:spacing w:val="-2"/>
          <w:sz w:val="28"/>
          <w:szCs w:val="28"/>
          <w:lang w:val="pt-BR"/>
        </w:rPr>
        <w:t>iện tích cho sản phẩm tăng 4,7%; năng suất tăng 1,3%)</w:t>
      </w:r>
      <w:r w:rsidR="0081233D">
        <w:rPr>
          <w:spacing w:val="-2"/>
          <w:sz w:val="28"/>
          <w:szCs w:val="28"/>
          <w:lang w:val="pt-BR"/>
        </w:rPr>
        <w:t>. H</w:t>
      </w:r>
      <w:r w:rsidRPr="00D11667">
        <w:rPr>
          <w:spacing w:val="-2"/>
          <w:sz w:val="28"/>
          <w:szCs w:val="28"/>
          <w:lang w:val="pt-BR"/>
        </w:rPr>
        <w:t>ồ tiêu 111,2 nghìn tấn, tăng 3%</w:t>
      </w:r>
      <w:r w:rsidR="0081233D">
        <w:rPr>
          <w:spacing w:val="-2"/>
          <w:sz w:val="28"/>
          <w:szCs w:val="28"/>
          <w:lang w:val="pt-BR"/>
        </w:rPr>
        <w:t>. D</w:t>
      </w:r>
      <w:r w:rsidRPr="00D11667">
        <w:rPr>
          <w:spacing w:val="-2"/>
          <w:sz w:val="28"/>
          <w:szCs w:val="28"/>
          <w:lang w:val="pt-BR"/>
        </w:rPr>
        <w:t>ừa 1,2 triệu tấn, tăng 3,1%.</w:t>
      </w:r>
    </w:p>
    <w:p w14:paraId="02179971" w14:textId="77777777" w:rsidR="008C758C" w:rsidRPr="00D11667" w:rsidRDefault="008C758C" w:rsidP="00CA6D40">
      <w:pPr>
        <w:spacing w:before="40" w:after="40" w:line="278" w:lineRule="auto"/>
        <w:ind w:firstLine="539"/>
        <w:jc w:val="both"/>
        <w:rPr>
          <w:spacing w:val="-2"/>
          <w:lang w:val="pt-BR"/>
        </w:rPr>
      </w:pPr>
      <w:r w:rsidRPr="00D11667">
        <w:rPr>
          <w:spacing w:val="-2"/>
          <w:lang w:val="pt-BR"/>
        </w:rPr>
        <w:t xml:space="preserve">Sản lượng một số cây ăn quả cũng tăng khá, trong đó sản lượng </w:t>
      </w:r>
      <w:r w:rsidR="00967609" w:rsidRPr="00D11667">
        <w:rPr>
          <w:spacing w:val="-2"/>
          <w:lang w:val="pt-BR"/>
        </w:rPr>
        <w:t xml:space="preserve">cam, quýt </w:t>
      </w:r>
      <w:r w:rsidRPr="00D11667">
        <w:rPr>
          <w:spacing w:val="-2"/>
          <w:lang w:val="pt-BR"/>
        </w:rPr>
        <w:t xml:space="preserve">cả năm ước tính </w:t>
      </w:r>
      <w:r w:rsidR="00967609" w:rsidRPr="00D11667">
        <w:rPr>
          <w:spacing w:val="-2"/>
          <w:lang w:val="pt-BR"/>
        </w:rPr>
        <w:t xml:space="preserve">đạt 729,4 nghìn tấn, tăng 5,2% so với </w:t>
      </w:r>
      <w:r w:rsidRPr="00D11667">
        <w:rPr>
          <w:spacing w:val="-2"/>
          <w:lang w:val="pt-BR"/>
        </w:rPr>
        <w:t>năm trước</w:t>
      </w:r>
      <w:r w:rsidR="00967609" w:rsidRPr="00D11667">
        <w:rPr>
          <w:spacing w:val="-2"/>
          <w:lang w:val="pt-BR"/>
        </w:rPr>
        <w:t xml:space="preserve">; dứa 502,7 nghìn tấn, tăng 3,8%; chuối 1,7 triệu tấn, tăng 3%; xoài 574 nghìn tấn, tăng 3,6%, bưởi 394,1 nghìn tấn, tăng 3,4%. </w:t>
      </w:r>
    </w:p>
    <w:p w14:paraId="5E662E75" w14:textId="77777777" w:rsidR="00967609" w:rsidRPr="00FD7531" w:rsidRDefault="00967609" w:rsidP="00781C99">
      <w:pPr>
        <w:pStyle w:val="BodyTextIndent"/>
        <w:spacing w:before="40" w:after="40" w:line="271" w:lineRule="auto"/>
        <w:ind w:left="0" w:firstLine="539"/>
        <w:jc w:val="both"/>
        <w:rPr>
          <w:rFonts w:ascii="Times New Roman" w:hAnsi="Times New Roman"/>
          <w:lang w:val="pt-BR"/>
        </w:rPr>
      </w:pPr>
      <w:r w:rsidRPr="00FD7531">
        <w:rPr>
          <w:rFonts w:ascii="Times New Roman" w:hAnsi="Times New Roman"/>
          <w:lang w:val="pt-BR"/>
        </w:rPr>
        <w:t xml:space="preserve">Chăn nuôi </w:t>
      </w:r>
      <w:r w:rsidR="004D1B74" w:rsidRPr="00FD7531">
        <w:rPr>
          <w:rFonts w:ascii="Times New Roman" w:hAnsi="Times New Roman"/>
          <w:lang w:val="pt-BR"/>
        </w:rPr>
        <w:t xml:space="preserve">lợn và gia cầm </w:t>
      </w:r>
      <w:r w:rsidRPr="00FD7531">
        <w:rPr>
          <w:rFonts w:ascii="Times New Roman" w:hAnsi="Times New Roman"/>
          <w:lang w:val="pt-BR"/>
        </w:rPr>
        <w:t xml:space="preserve">tiếp tục phát triển </w:t>
      </w:r>
      <w:r w:rsidR="004D1B74" w:rsidRPr="00FD7531">
        <w:rPr>
          <w:rFonts w:ascii="Times New Roman" w:hAnsi="Times New Roman"/>
          <w:lang w:val="pt-BR"/>
        </w:rPr>
        <w:t>theo hướng sản xuất quy mô lớn với mô hình gia trại và trang trại ngày càng tăng</w:t>
      </w:r>
      <w:r w:rsidRPr="00FD7531">
        <w:rPr>
          <w:rFonts w:ascii="Times New Roman" w:hAnsi="Times New Roman"/>
          <w:lang w:val="pt-BR"/>
        </w:rPr>
        <w:t>. Theo kết quả điều tra trang trại</w:t>
      </w:r>
      <w:r w:rsidR="004D1B74" w:rsidRPr="00FD7531">
        <w:rPr>
          <w:rFonts w:ascii="Times New Roman" w:hAnsi="Times New Roman"/>
          <w:lang w:val="pt-BR"/>
        </w:rPr>
        <w:t>, tại</w:t>
      </w:r>
      <w:r w:rsidRPr="00FD7531">
        <w:rPr>
          <w:rFonts w:ascii="Times New Roman" w:hAnsi="Times New Roman"/>
          <w:lang w:val="pt-BR"/>
        </w:rPr>
        <w:t xml:space="preserve"> thời </w:t>
      </w:r>
      <w:r w:rsidRPr="00FD7531">
        <w:rPr>
          <w:rFonts w:ascii="Times New Roman" w:hAnsi="Times New Roman"/>
          <w:lang w:val="pt-BR"/>
        </w:rPr>
        <w:lastRenderedPageBreak/>
        <w:t>điểm 01/</w:t>
      </w:r>
      <w:r w:rsidR="004D1B74" w:rsidRPr="00FD7531">
        <w:rPr>
          <w:rFonts w:ascii="Times New Roman" w:hAnsi="Times New Roman"/>
          <w:lang w:val="pt-BR"/>
        </w:rPr>
        <w:t xml:space="preserve">7/2010, số trang trại chăn nuôi của cả nước </w:t>
      </w:r>
      <w:r w:rsidRPr="00FD7531">
        <w:rPr>
          <w:rFonts w:ascii="Times New Roman" w:hAnsi="Times New Roman"/>
          <w:lang w:val="pt-BR"/>
        </w:rPr>
        <w:t xml:space="preserve">tăng 13% so với cùng thời điểm năm 2009. Các vùng có số trang trại chăn nuôi tăng nhanh là: </w:t>
      </w:r>
      <w:r w:rsidR="004D1B74" w:rsidRPr="00FD7531">
        <w:rPr>
          <w:rFonts w:ascii="Times New Roman" w:hAnsi="Times New Roman"/>
          <w:lang w:val="pt-BR"/>
        </w:rPr>
        <w:t xml:space="preserve">Vùng </w:t>
      </w:r>
      <w:r w:rsidRPr="00FD7531">
        <w:rPr>
          <w:rFonts w:ascii="Times New Roman" w:hAnsi="Times New Roman"/>
          <w:lang w:val="pt-BR"/>
        </w:rPr>
        <w:t xml:space="preserve">Trung du </w:t>
      </w:r>
      <w:r w:rsidR="004D1B74" w:rsidRPr="00FD7531">
        <w:rPr>
          <w:rFonts w:ascii="Times New Roman" w:hAnsi="Times New Roman"/>
          <w:lang w:val="pt-BR"/>
        </w:rPr>
        <w:t xml:space="preserve">và </w:t>
      </w:r>
      <w:r w:rsidRPr="00FD7531">
        <w:rPr>
          <w:rFonts w:ascii="Times New Roman" w:hAnsi="Times New Roman"/>
          <w:lang w:val="pt-BR"/>
        </w:rPr>
        <w:t>miền núi phía Bắc tăng 26,7%; Đồng bằng sông Hồng tăng 15,7%; Đồng bằng sông Cửu Long tăng 14,4%.</w:t>
      </w:r>
    </w:p>
    <w:p w14:paraId="1111375E" w14:textId="77777777" w:rsidR="00967609" w:rsidRPr="00FD7531" w:rsidRDefault="00967609" w:rsidP="00781C99">
      <w:pPr>
        <w:pStyle w:val="BodyTextIndent"/>
        <w:spacing w:before="40" w:after="40" w:line="271" w:lineRule="auto"/>
        <w:ind w:left="0" w:firstLine="539"/>
        <w:jc w:val="both"/>
        <w:rPr>
          <w:rFonts w:ascii="Times New Roman" w:hAnsi="Times New Roman"/>
          <w:spacing w:val="-2"/>
          <w:lang w:val="pt-BR"/>
        </w:rPr>
      </w:pPr>
      <w:r w:rsidRPr="00FD7531">
        <w:rPr>
          <w:rFonts w:ascii="Times New Roman" w:hAnsi="Times New Roman"/>
          <w:spacing w:val="-2"/>
          <w:lang w:val="pt-BR"/>
        </w:rPr>
        <w:t>Theo kết quả điều tra chăn nuôi</w:t>
      </w:r>
      <w:r w:rsidR="004D1B74" w:rsidRPr="00FD7531">
        <w:rPr>
          <w:rFonts w:ascii="Times New Roman" w:hAnsi="Times New Roman"/>
          <w:spacing w:val="-2"/>
          <w:lang w:val="pt-BR"/>
        </w:rPr>
        <w:t>, tại thời điểm 01/10/2010</w:t>
      </w:r>
      <w:r w:rsidRPr="00FD7531">
        <w:rPr>
          <w:rFonts w:ascii="Times New Roman" w:hAnsi="Times New Roman"/>
          <w:spacing w:val="-2"/>
          <w:lang w:val="pt-BR"/>
        </w:rPr>
        <w:t xml:space="preserve"> đàn lợn cả nước có 27,37 triệu con, </w:t>
      </w:r>
      <w:r w:rsidR="004D1B74" w:rsidRPr="00FD7531">
        <w:rPr>
          <w:rFonts w:ascii="Times New Roman" w:hAnsi="Times New Roman"/>
          <w:spacing w:val="-2"/>
          <w:lang w:val="pt-BR"/>
        </w:rPr>
        <w:t>giảm 0,9% so với cùng thời điểm năm 2009</w:t>
      </w:r>
      <w:r w:rsidR="0081233D">
        <w:rPr>
          <w:rFonts w:ascii="Times New Roman" w:hAnsi="Times New Roman"/>
          <w:spacing w:val="-2"/>
          <w:lang w:val="pt-BR"/>
        </w:rPr>
        <w:t>. Đ</w:t>
      </w:r>
      <w:r w:rsidRPr="00FD7531">
        <w:rPr>
          <w:rFonts w:ascii="Times New Roman" w:hAnsi="Times New Roman"/>
          <w:spacing w:val="-2"/>
          <w:lang w:val="pt-BR"/>
        </w:rPr>
        <w:t xml:space="preserve">àn gia cầm </w:t>
      </w:r>
      <w:r w:rsidR="004D1B74" w:rsidRPr="00FD7531">
        <w:rPr>
          <w:rFonts w:ascii="Times New Roman" w:hAnsi="Times New Roman"/>
          <w:spacing w:val="-2"/>
          <w:lang w:val="pt-BR"/>
        </w:rPr>
        <w:t>có 300,5 triệu con, tăng 7,3</w:t>
      </w:r>
      <w:r w:rsidRPr="00FD7531">
        <w:rPr>
          <w:rFonts w:ascii="Times New Roman" w:hAnsi="Times New Roman"/>
          <w:spacing w:val="-2"/>
          <w:lang w:val="pt-BR"/>
        </w:rPr>
        <w:t>%</w:t>
      </w:r>
      <w:r w:rsidR="0081233D">
        <w:rPr>
          <w:rFonts w:ascii="Times New Roman" w:hAnsi="Times New Roman"/>
          <w:spacing w:val="-2"/>
          <w:lang w:val="pt-BR"/>
        </w:rPr>
        <w:t>. Đ</w:t>
      </w:r>
      <w:r w:rsidRPr="00FD7531">
        <w:rPr>
          <w:rFonts w:ascii="Times New Roman" w:hAnsi="Times New Roman"/>
          <w:spacing w:val="-2"/>
          <w:lang w:val="pt-BR"/>
        </w:rPr>
        <w:t xml:space="preserve">àn trâu </w:t>
      </w:r>
      <w:r w:rsidR="004D1B74" w:rsidRPr="00FD7531">
        <w:rPr>
          <w:rFonts w:ascii="Times New Roman" w:hAnsi="Times New Roman"/>
          <w:spacing w:val="-2"/>
          <w:lang w:val="pt-BR"/>
        </w:rPr>
        <w:t xml:space="preserve">có </w:t>
      </w:r>
      <w:r w:rsidRPr="00FD7531">
        <w:rPr>
          <w:rFonts w:ascii="Times New Roman" w:hAnsi="Times New Roman"/>
          <w:spacing w:val="-2"/>
          <w:lang w:val="pt-BR"/>
        </w:rPr>
        <w:t>2913,4 nghìn con, tăng 0,9%</w:t>
      </w:r>
      <w:r w:rsidR="0081233D">
        <w:rPr>
          <w:rFonts w:ascii="Times New Roman" w:hAnsi="Times New Roman"/>
          <w:spacing w:val="-2"/>
          <w:lang w:val="pt-BR"/>
        </w:rPr>
        <w:t>. Đ</w:t>
      </w:r>
      <w:r w:rsidRPr="00FD7531">
        <w:rPr>
          <w:rFonts w:ascii="Times New Roman" w:hAnsi="Times New Roman"/>
          <w:spacing w:val="-2"/>
          <w:lang w:val="pt-BR"/>
        </w:rPr>
        <w:t xml:space="preserve">àn bò </w:t>
      </w:r>
      <w:r w:rsidR="004D1B74" w:rsidRPr="00FD7531">
        <w:rPr>
          <w:rFonts w:ascii="Times New Roman" w:hAnsi="Times New Roman"/>
          <w:spacing w:val="-2"/>
          <w:lang w:val="pt-BR"/>
        </w:rPr>
        <w:t xml:space="preserve">có </w:t>
      </w:r>
      <w:r w:rsidRPr="00FD7531">
        <w:rPr>
          <w:rFonts w:ascii="Times New Roman" w:hAnsi="Times New Roman"/>
          <w:spacing w:val="-2"/>
          <w:lang w:val="pt-BR"/>
        </w:rPr>
        <w:t>5916,3 nghìn con, giảm 3,</w:t>
      </w:r>
      <w:r w:rsidR="004D1B74" w:rsidRPr="00FD7531">
        <w:rPr>
          <w:rFonts w:ascii="Times New Roman" w:hAnsi="Times New Roman"/>
          <w:spacing w:val="-2"/>
          <w:lang w:val="pt-BR"/>
        </w:rPr>
        <w:t>1</w:t>
      </w:r>
      <w:r w:rsidRPr="00FD7531">
        <w:rPr>
          <w:rFonts w:ascii="Times New Roman" w:hAnsi="Times New Roman"/>
          <w:spacing w:val="-2"/>
          <w:lang w:val="pt-BR"/>
        </w:rPr>
        <w:t xml:space="preserve">%. Sản lượng thịt trâu hơi xuất chuồng </w:t>
      </w:r>
      <w:r w:rsidR="004D1B74" w:rsidRPr="00FD7531">
        <w:rPr>
          <w:rFonts w:ascii="Times New Roman" w:hAnsi="Times New Roman"/>
          <w:spacing w:val="-2"/>
          <w:lang w:val="pt-BR"/>
        </w:rPr>
        <w:t xml:space="preserve">năm 2010 </w:t>
      </w:r>
      <w:r w:rsidRPr="00FD7531">
        <w:rPr>
          <w:rFonts w:ascii="Times New Roman" w:hAnsi="Times New Roman"/>
          <w:spacing w:val="-2"/>
          <w:lang w:val="pt-BR"/>
        </w:rPr>
        <w:t xml:space="preserve">ước tính </w:t>
      </w:r>
      <w:r w:rsidR="00781C99">
        <w:rPr>
          <w:rFonts w:ascii="Times New Roman" w:hAnsi="Times New Roman"/>
          <w:spacing w:val="-2"/>
          <w:lang w:val="pt-BR"/>
        </w:rPr>
        <w:t xml:space="preserve">84,2 nghìn tấn, </w:t>
      </w:r>
      <w:r w:rsidRPr="00FD7531">
        <w:rPr>
          <w:rFonts w:ascii="Times New Roman" w:hAnsi="Times New Roman"/>
          <w:spacing w:val="-2"/>
          <w:lang w:val="pt-BR"/>
        </w:rPr>
        <w:t>tăng 6,5% so với năm 2009</w:t>
      </w:r>
      <w:r w:rsidR="0081233D">
        <w:rPr>
          <w:rFonts w:ascii="Times New Roman" w:hAnsi="Times New Roman"/>
          <w:spacing w:val="-2"/>
          <w:lang w:val="pt-BR"/>
        </w:rPr>
        <w:t>. S</w:t>
      </w:r>
      <w:r w:rsidRPr="00FD7531">
        <w:rPr>
          <w:rFonts w:ascii="Times New Roman" w:hAnsi="Times New Roman"/>
          <w:spacing w:val="-2"/>
          <w:lang w:val="pt-BR"/>
        </w:rPr>
        <w:t xml:space="preserve">ản lượng thịt bò </w:t>
      </w:r>
      <w:r w:rsidR="00781C99">
        <w:rPr>
          <w:rFonts w:ascii="Times New Roman" w:hAnsi="Times New Roman"/>
          <w:spacing w:val="-2"/>
          <w:lang w:val="pt-BR"/>
        </w:rPr>
        <w:t xml:space="preserve">278,9 nghìn tấn, </w:t>
      </w:r>
      <w:r w:rsidRPr="00FD7531">
        <w:rPr>
          <w:rFonts w:ascii="Times New Roman" w:hAnsi="Times New Roman"/>
          <w:spacing w:val="-2"/>
          <w:lang w:val="pt-BR"/>
        </w:rPr>
        <w:t>tăng 5,9%</w:t>
      </w:r>
      <w:r w:rsidR="0081233D">
        <w:rPr>
          <w:rFonts w:ascii="Times New Roman" w:hAnsi="Times New Roman"/>
          <w:spacing w:val="-2"/>
          <w:lang w:val="pt-BR"/>
        </w:rPr>
        <w:t>. S</w:t>
      </w:r>
      <w:r w:rsidRPr="00FD7531">
        <w:rPr>
          <w:rFonts w:ascii="Times New Roman" w:hAnsi="Times New Roman"/>
          <w:spacing w:val="-2"/>
          <w:lang w:val="pt-BR"/>
        </w:rPr>
        <w:t xml:space="preserve">ản lượng thịt lợn </w:t>
      </w:r>
      <w:r w:rsidR="00781C99">
        <w:rPr>
          <w:rFonts w:ascii="Times New Roman" w:hAnsi="Times New Roman"/>
          <w:spacing w:val="-2"/>
          <w:lang w:val="pt-BR"/>
        </w:rPr>
        <w:t>3036,4 nghìn tấn, tăng 0,2%</w:t>
      </w:r>
      <w:r w:rsidR="0081233D">
        <w:rPr>
          <w:rFonts w:ascii="Times New Roman" w:hAnsi="Times New Roman"/>
          <w:spacing w:val="-2"/>
          <w:lang w:val="pt-BR"/>
        </w:rPr>
        <w:t>. S</w:t>
      </w:r>
      <w:r w:rsidRPr="00FD7531">
        <w:rPr>
          <w:rFonts w:ascii="Times New Roman" w:hAnsi="Times New Roman"/>
          <w:spacing w:val="-2"/>
          <w:lang w:val="pt-BR"/>
        </w:rPr>
        <w:t xml:space="preserve">ản lượng thịt gia cầm </w:t>
      </w:r>
      <w:r w:rsidR="00781C99">
        <w:rPr>
          <w:rFonts w:ascii="Times New Roman" w:hAnsi="Times New Roman"/>
          <w:spacing w:val="-2"/>
          <w:lang w:val="pt-BR"/>
        </w:rPr>
        <w:t xml:space="preserve">621,2 nghìn tấn, </w:t>
      </w:r>
      <w:r w:rsidRPr="00FD7531">
        <w:rPr>
          <w:rFonts w:ascii="Times New Roman" w:hAnsi="Times New Roman"/>
          <w:spacing w:val="-2"/>
          <w:lang w:val="pt-BR"/>
        </w:rPr>
        <w:t>tăng 17,5%</w:t>
      </w:r>
      <w:r w:rsidR="0081233D">
        <w:rPr>
          <w:rFonts w:ascii="Times New Roman" w:hAnsi="Times New Roman"/>
          <w:spacing w:val="-2"/>
          <w:lang w:val="pt-BR"/>
        </w:rPr>
        <w:t>. T</w:t>
      </w:r>
      <w:r w:rsidRPr="00FD7531">
        <w:rPr>
          <w:rFonts w:ascii="Times New Roman" w:hAnsi="Times New Roman"/>
          <w:spacing w:val="-2"/>
          <w:lang w:val="pt-BR"/>
        </w:rPr>
        <w:t xml:space="preserve">rứng gia cầm </w:t>
      </w:r>
      <w:r w:rsidR="00781C99">
        <w:rPr>
          <w:rFonts w:ascii="Times New Roman" w:hAnsi="Times New Roman"/>
          <w:spacing w:val="-2"/>
          <w:lang w:val="pt-BR"/>
        </w:rPr>
        <w:t xml:space="preserve">6371,8 triệu quả, </w:t>
      </w:r>
      <w:r w:rsidRPr="00FD7531">
        <w:rPr>
          <w:rFonts w:ascii="Times New Roman" w:hAnsi="Times New Roman"/>
          <w:spacing w:val="-2"/>
          <w:lang w:val="pt-BR"/>
        </w:rPr>
        <w:t>tăng 16,5%.</w:t>
      </w:r>
    </w:p>
    <w:p w14:paraId="5C85DB1A" w14:textId="77777777" w:rsidR="002F43C0" w:rsidRPr="00FD7531" w:rsidRDefault="002F43C0" w:rsidP="00781C99">
      <w:pPr>
        <w:spacing w:before="40" w:after="40" w:line="271" w:lineRule="auto"/>
        <w:ind w:firstLine="539"/>
        <w:jc w:val="both"/>
        <w:rPr>
          <w:bCs/>
          <w:lang w:val="pt-BR"/>
        </w:rPr>
      </w:pPr>
      <w:r w:rsidRPr="001A6074">
        <w:rPr>
          <w:bCs/>
          <w:lang w:val="pt-BR"/>
        </w:rPr>
        <w:t>Tính đến</w:t>
      </w:r>
      <w:r w:rsidR="006D62ED" w:rsidRPr="001A6074">
        <w:rPr>
          <w:bCs/>
          <w:lang w:val="pt-BR"/>
        </w:rPr>
        <w:t xml:space="preserve"> 2</w:t>
      </w:r>
      <w:r w:rsidR="0067731D">
        <w:rPr>
          <w:bCs/>
          <w:lang w:val="pt-BR"/>
        </w:rPr>
        <w:t>6</w:t>
      </w:r>
      <w:r w:rsidR="006D62ED" w:rsidRPr="001A6074">
        <w:rPr>
          <w:bCs/>
          <w:lang w:val="pt-BR"/>
        </w:rPr>
        <w:t>/12</w:t>
      </w:r>
      <w:r w:rsidR="00781C99" w:rsidRPr="001A6074">
        <w:rPr>
          <w:bCs/>
          <w:lang w:val="pt-BR"/>
        </w:rPr>
        <w:t>/2010,</w:t>
      </w:r>
      <w:r w:rsidR="006D62ED">
        <w:rPr>
          <w:bCs/>
          <w:lang w:val="pt-BR"/>
        </w:rPr>
        <w:t xml:space="preserve"> c</w:t>
      </w:r>
      <w:r w:rsidRPr="006D62ED">
        <w:rPr>
          <w:bCs/>
          <w:lang w:val="pt-BR"/>
        </w:rPr>
        <w:t>ác dịch bệnh chưa qua 21 ngày còn ở các tỉnh</w:t>
      </w:r>
      <w:r w:rsidR="00FD51D8" w:rsidRPr="006D62ED">
        <w:rPr>
          <w:bCs/>
          <w:lang w:val="pt-BR"/>
        </w:rPr>
        <w:t xml:space="preserve"> là</w:t>
      </w:r>
      <w:r w:rsidRPr="006D62ED">
        <w:rPr>
          <w:bCs/>
          <w:lang w:val="pt-BR"/>
        </w:rPr>
        <w:t>: Dịch bệnh tai xanh trên lợn còn ở Hà</w:t>
      </w:r>
      <w:r w:rsidRPr="00FD7531">
        <w:rPr>
          <w:bCs/>
          <w:lang w:val="pt-BR"/>
        </w:rPr>
        <w:t xml:space="preserve"> Tĩnh; </w:t>
      </w:r>
      <w:r w:rsidRPr="00FD7531">
        <w:rPr>
          <w:bCs/>
          <w:iCs/>
          <w:lang w:val="pt-BR"/>
        </w:rPr>
        <w:t>dịch lở mồm long móng còn ở 1</w:t>
      </w:r>
      <w:r w:rsidR="0067731D">
        <w:rPr>
          <w:bCs/>
          <w:iCs/>
          <w:lang w:val="pt-BR"/>
        </w:rPr>
        <w:t>3</w:t>
      </w:r>
      <w:r w:rsidRPr="00FD7531">
        <w:rPr>
          <w:bCs/>
          <w:iCs/>
          <w:lang w:val="pt-BR"/>
        </w:rPr>
        <w:t xml:space="preserve"> tỉnh gồm: Lai Châu,</w:t>
      </w:r>
      <w:r w:rsidRPr="00FD7531">
        <w:rPr>
          <w:bCs/>
          <w:lang w:val="pt-BR"/>
        </w:rPr>
        <w:t xml:space="preserve"> S</w:t>
      </w:r>
      <w:r w:rsidRPr="00FD7531">
        <w:rPr>
          <w:rFonts w:hint="eastAsia"/>
          <w:bCs/>
          <w:lang w:val="pt-BR"/>
        </w:rPr>
        <w:t>ơ</w:t>
      </w:r>
      <w:r w:rsidRPr="00FD7531">
        <w:rPr>
          <w:bCs/>
          <w:lang w:val="pt-BR"/>
        </w:rPr>
        <w:t>n La,</w:t>
      </w:r>
      <w:r w:rsidRPr="00FD7531">
        <w:rPr>
          <w:bCs/>
          <w:iCs/>
          <w:lang w:val="pt-BR"/>
        </w:rPr>
        <w:t xml:space="preserve"> </w:t>
      </w:r>
      <w:r w:rsidRPr="00FD7531">
        <w:rPr>
          <w:bCs/>
          <w:lang w:val="pt-BR"/>
        </w:rPr>
        <w:t>Yên Bái</w:t>
      </w:r>
      <w:r w:rsidRPr="00FD7531">
        <w:rPr>
          <w:bCs/>
          <w:iCs/>
          <w:lang w:val="pt-BR"/>
        </w:rPr>
        <w:t>, Cao Bằng,</w:t>
      </w:r>
      <w:r w:rsidRPr="00FD7531">
        <w:rPr>
          <w:bCs/>
          <w:lang w:val="pt-BR"/>
        </w:rPr>
        <w:t xml:space="preserve"> Lạng S</w:t>
      </w:r>
      <w:r w:rsidRPr="00FD7531">
        <w:rPr>
          <w:rFonts w:hint="eastAsia"/>
          <w:bCs/>
          <w:lang w:val="pt-BR"/>
        </w:rPr>
        <w:t>ơ</w:t>
      </w:r>
      <w:r w:rsidRPr="00FD7531">
        <w:rPr>
          <w:bCs/>
          <w:lang w:val="pt-BR"/>
        </w:rPr>
        <w:t xml:space="preserve">n, Bắc </w:t>
      </w:r>
      <w:r w:rsidR="00200BCB">
        <w:rPr>
          <w:bCs/>
          <w:lang w:val="pt-BR"/>
        </w:rPr>
        <w:t>K</w:t>
      </w:r>
      <w:r w:rsidRPr="00FD7531">
        <w:rPr>
          <w:bCs/>
          <w:lang w:val="pt-BR"/>
        </w:rPr>
        <w:t>ạn, Quảng Ninh,</w:t>
      </w:r>
      <w:r w:rsidR="0067731D">
        <w:rPr>
          <w:bCs/>
          <w:lang w:val="pt-BR"/>
        </w:rPr>
        <w:t xml:space="preserve"> </w:t>
      </w:r>
      <w:r w:rsidRPr="00FD7531">
        <w:rPr>
          <w:bCs/>
          <w:lang w:val="pt-BR"/>
        </w:rPr>
        <w:t>Thanh Hóa, Quảng Ngãi, Phú Yên, Khánh Hòa, Gia Lai, Đắ</w:t>
      </w:r>
      <w:r w:rsidR="00923044">
        <w:rPr>
          <w:bCs/>
          <w:lang w:val="pt-BR"/>
        </w:rPr>
        <w:t>k</w:t>
      </w:r>
      <w:r w:rsidRPr="00FD7531">
        <w:rPr>
          <w:bCs/>
          <w:lang w:val="pt-BR"/>
        </w:rPr>
        <w:t xml:space="preserve"> Lắ</w:t>
      </w:r>
      <w:r w:rsidR="00923044">
        <w:rPr>
          <w:bCs/>
          <w:lang w:val="pt-BR"/>
        </w:rPr>
        <w:t>k</w:t>
      </w:r>
      <w:r w:rsidR="0067731D">
        <w:rPr>
          <w:bCs/>
          <w:lang w:val="pt-BR"/>
        </w:rPr>
        <w:t>.</w:t>
      </w:r>
      <w:r w:rsidRPr="00FD7531">
        <w:rPr>
          <w:bCs/>
          <w:lang w:val="pt-BR"/>
        </w:rPr>
        <w:t xml:space="preserve"> Các địa phương đang tập trung chỉ đạo công tác phòng, chống dịch bệnh trên gia súc, gia cầm nhằm bảo đảm nguồn cung thực phẩm tăng cao trong dịp Tết Nguyên đán sắp tới. </w:t>
      </w:r>
    </w:p>
    <w:p w14:paraId="16335901" w14:textId="77777777" w:rsidR="00967609" w:rsidRPr="00CA6D40" w:rsidRDefault="00E342D8" w:rsidP="00781C99">
      <w:pPr>
        <w:spacing w:before="40" w:after="40" w:line="271" w:lineRule="auto"/>
        <w:ind w:firstLine="539"/>
        <w:jc w:val="both"/>
        <w:rPr>
          <w:b/>
          <w:i/>
          <w:lang w:val="pt-BR"/>
        </w:rPr>
      </w:pPr>
      <w:r w:rsidRPr="00CA6D40">
        <w:rPr>
          <w:b/>
          <w:i/>
          <w:lang w:val="pt-BR"/>
        </w:rPr>
        <w:t xml:space="preserve">b. </w:t>
      </w:r>
      <w:r w:rsidR="00967609" w:rsidRPr="00CA6D40">
        <w:rPr>
          <w:b/>
          <w:i/>
          <w:lang w:val="pt-BR"/>
        </w:rPr>
        <w:t>Lâm nghiệp</w:t>
      </w:r>
    </w:p>
    <w:p w14:paraId="4AEA25B3" w14:textId="77777777" w:rsidR="00EC5902" w:rsidRPr="00CA6D40" w:rsidRDefault="0081233D" w:rsidP="00781C99">
      <w:pPr>
        <w:spacing w:before="40" w:after="40" w:line="271" w:lineRule="auto"/>
        <w:ind w:firstLine="539"/>
        <w:jc w:val="both"/>
        <w:rPr>
          <w:bCs/>
          <w:spacing w:val="-6"/>
          <w:lang w:val="pt-BR"/>
        </w:rPr>
      </w:pPr>
      <w:r>
        <w:rPr>
          <w:bCs/>
          <w:spacing w:val="-6"/>
          <w:lang w:val="pt-BR"/>
        </w:rPr>
        <w:t xml:space="preserve">Hoạt động </w:t>
      </w:r>
      <w:r w:rsidR="00EC5902" w:rsidRPr="00CA6D40">
        <w:rPr>
          <w:bCs/>
          <w:spacing w:val="-6"/>
          <w:lang w:val="pt-BR"/>
        </w:rPr>
        <w:t xml:space="preserve">trồng, chăm sóc và thu hoạch rừng năm 2010 </w:t>
      </w:r>
      <w:r w:rsidR="00AA180B" w:rsidRPr="00CA6D40">
        <w:rPr>
          <w:bCs/>
          <w:spacing w:val="-6"/>
          <w:lang w:val="pt-BR"/>
        </w:rPr>
        <w:t>có nhiều thuận lợi</w:t>
      </w:r>
      <w:r>
        <w:rPr>
          <w:bCs/>
          <w:spacing w:val="-6"/>
          <w:lang w:val="pt-BR"/>
        </w:rPr>
        <w:t>. M</w:t>
      </w:r>
      <w:r w:rsidR="00AA180B" w:rsidRPr="00CA6D40">
        <w:rPr>
          <w:bCs/>
          <w:spacing w:val="-6"/>
          <w:lang w:val="pt-BR"/>
        </w:rPr>
        <w:t>ột số chính sách phát triển lâm nghiệp được ban hành kịp thời đã khuyến khích người dân và các chủ dự án mở rộng</w:t>
      </w:r>
      <w:r w:rsidR="00EC5902" w:rsidRPr="00CA6D40">
        <w:rPr>
          <w:bCs/>
          <w:spacing w:val="-6"/>
          <w:lang w:val="pt-BR"/>
        </w:rPr>
        <w:t xml:space="preserve"> </w:t>
      </w:r>
      <w:r w:rsidR="00AA180B" w:rsidRPr="00CA6D40">
        <w:rPr>
          <w:bCs/>
          <w:spacing w:val="-6"/>
          <w:lang w:val="pt-BR"/>
        </w:rPr>
        <w:t>đầu tư sản xuất</w:t>
      </w:r>
      <w:r w:rsidR="00EC5902" w:rsidRPr="00CA6D40">
        <w:rPr>
          <w:bCs/>
          <w:spacing w:val="-6"/>
          <w:lang w:val="pt-BR"/>
        </w:rPr>
        <w:t xml:space="preserve">. </w:t>
      </w:r>
      <w:r w:rsidR="00967609" w:rsidRPr="00CE471E">
        <w:rPr>
          <w:bCs/>
          <w:spacing w:val="-6"/>
          <w:lang w:val="pt-BR"/>
        </w:rPr>
        <w:t>Diện tích rừng trồng tập trung năm 2010 ước tính đạt 252,5 nghìn ha, tăng 3,9% so với năm 2009. M</w:t>
      </w:r>
      <w:r w:rsidR="00967609" w:rsidRPr="00CA6D40">
        <w:rPr>
          <w:spacing w:val="-6"/>
          <w:lang w:val="pt-BR"/>
        </w:rPr>
        <w:t>ột số địa phương có diện tích rừng trồng mới tập trung đạt cao là: Hà Giang 15,5 nghìn ha; Tuyên Quang 15,5 nghìn ha; Yên Bái 14 nghìn ha; Thanh Hoá 15,3 nghìn ha; Nghệ An 14,1 nghìn ha; Quảng Nam 10,5 nghìn ha.</w:t>
      </w:r>
      <w:r w:rsidR="00967609" w:rsidRPr="00CE471E">
        <w:rPr>
          <w:bCs/>
          <w:spacing w:val="-6"/>
          <w:lang w:val="pt-BR"/>
        </w:rPr>
        <w:t xml:space="preserve"> </w:t>
      </w:r>
      <w:r w:rsidR="00EC5902" w:rsidRPr="00CE471E">
        <w:rPr>
          <w:bCs/>
          <w:spacing w:val="-6"/>
          <w:lang w:val="pt-BR"/>
        </w:rPr>
        <w:t>Sản lượng gỗ khai thác năm 2010 ước tính đạt 4042,6 nghìn m</w:t>
      </w:r>
      <w:r w:rsidR="00EC5902" w:rsidRPr="00CE471E">
        <w:rPr>
          <w:bCs/>
          <w:spacing w:val="-6"/>
          <w:vertAlign w:val="superscript"/>
          <w:lang w:val="pt-BR"/>
        </w:rPr>
        <w:t>3</w:t>
      </w:r>
      <w:r w:rsidR="00EC5902" w:rsidRPr="00CE471E">
        <w:rPr>
          <w:bCs/>
          <w:spacing w:val="-6"/>
          <w:lang w:val="pt-BR"/>
        </w:rPr>
        <w:t xml:space="preserve">, tăng 7,3% so với năm trước. Những </w:t>
      </w:r>
      <w:r w:rsidR="00EC5902" w:rsidRPr="00CA6D40">
        <w:rPr>
          <w:spacing w:val="-6"/>
          <w:lang w:val="pt-BR"/>
        </w:rPr>
        <w:t>địa phương có sản lượng gỗ khai thác lớn là: Phú Thọ 243,5 nghìn m</w:t>
      </w:r>
      <w:r w:rsidR="00EC5902" w:rsidRPr="00CA6D40">
        <w:rPr>
          <w:spacing w:val="-6"/>
          <w:vertAlign w:val="superscript"/>
          <w:lang w:val="pt-BR"/>
        </w:rPr>
        <w:t>3</w:t>
      </w:r>
      <w:r w:rsidR="00EC5902" w:rsidRPr="00CA6D40">
        <w:rPr>
          <w:spacing w:val="-6"/>
          <w:lang w:val="pt-BR"/>
        </w:rPr>
        <w:t>; Bình Định 208 nghìn m</w:t>
      </w:r>
      <w:r w:rsidR="00EC5902" w:rsidRPr="00CA6D40">
        <w:rPr>
          <w:spacing w:val="-6"/>
          <w:vertAlign w:val="superscript"/>
          <w:lang w:val="pt-BR"/>
        </w:rPr>
        <w:t>3</w:t>
      </w:r>
      <w:r w:rsidR="00EC5902" w:rsidRPr="00CA6D40">
        <w:rPr>
          <w:spacing w:val="-6"/>
          <w:lang w:val="pt-BR"/>
        </w:rPr>
        <w:t>; Yên Bái 200,1 nghìn m</w:t>
      </w:r>
      <w:r w:rsidR="00EC5902" w:rsidRPr="00CA6D40">
        <w:rPr>
          <w:spacing w:val="-6"/>
          <w:vertAlign w:val="superscript"/>
          <w:lang w:val="pt-BR"/>
        </w:rPr>
        <w:t>3</w:t>
      </w:r>
      <w:r w:rsidR="00EC5902" w:rsidRPr="00CA6D40">
        <w:rPr>
          <w:spacing w:val="-6"/>
          <w:lang w:val="pt-BR"/>
        </w:rPr>
        <w:t>; Quảng Nam 189 nghìn m</w:t>
      </w:r>
      <w:r w:rsidR="00EC5902" w:rsidRPr="00CA6D40">
        <w:rPr>
          <w:spacing w:val="-6"/>
          <w:vertAlign w:val="superscript"/>
          <w:lang w:val="pt-BR"/>
        </w:rPr>
        <w:t>3</w:t>
      </w:r>
      <w:r w:rsidR="00EC5902" w:rsidRPr="00CA6D40">
        <w:rPr>
          <w:spacing w:val="-6"/>
          <w:lang w:val="pt-BR"/>
        </w:rPr>
        <w:t>; Hoà Bình 139,4 nghìn m</w:t>
      </w:r>
      <w:r w:rsidR="00EC5902" w:rsidRPr="00CA6D40">
        <w:rPr>
          <w:spacing w:val="-6"/>
          <w:vertAlign w:val="superscript"/>
          <w:lang w:val="pt-BR"/>
        </w:rPr>
        <w:t>3</w:t>
      </w:r>
      <w:r w:rsidR="00EC5902" w:rsidRPr="00CA6D40">
        <w:rPr>
          <w:spacing w:val="-6"/>
          <w:lang w:val="pt-BR"/>
        </w:rPr>
        <w:t>; Quảng Bình 104 nghìn m</w:t>
      </w:r>
      <w:r w:rsidR="00EC5902" w:rsidRPr="00CA6D40">
        <w:rPr>
          <w:spacing w:val="-6"/>
          <w:vertAlign w:val="superscript"/>
          <w:lang w:val="pt-BR"/>
        </w:rPr>
        <w:t>3</w:t>
      </w:r>
      <w:r w:rsidR="00EC5902" w:rsidRPr="00CA6D40">
        <w:rPr>
          <w:spacing w:val="-6"/>
          <w:lang w:val="pt-BR"/>
        </w:rPr>
        <w:t>;</w:t>
      </w:r>
      <w:r w:rsidR="00EC5902" w:rsidRPr="00CA6D40">
        <w:rPr>
          <w:spacing w:val="-6"/>
          <w:vertAlign w:val="superscript"/>
          <w:lang w:val="pt-BR"/>
        </w:rPr>
        <w:t xml:space="preserve"> </w:t>
      </w:r>
      <w:r w:rsidR="00EC5902" w:rsidRPr="00CA6D40">
        <w:rPr>
          <w:spacing w:val="-6"/>
          <w:lang w:val="pt-BR"/>
        </w:rPr>
        <w:t>Tuyên Quang 117,6 nghìn m</w:t>
      </w:r>
      <w:r w:rsidR="00EC5902" w:rsidRPr="00CA6D40">
        <w:rPr>
          <w:spacing w:val="-6"/>
          <w:vertAlign w:val="superscript"/>
          <w:lang w:val="pt-BR"/>
        </w:rPr>
        <w:t>3</w:t>
      </w:r>
      <w:r w:rsidR="00EC5902" w:rsidRPr="00CA6D40">
        <w:rPr>
          <w:spacing w:val="-6"/>
          <w:lang w:val="pt-BR"/>
        </w:rPr>
        <w:t>; Hà Giang 72,9 nghìn m</w:t>
      </w:r>
      <w:r w:rsidR="00EC5902" w:rsidRPr="00CA6D40">
        <w:rPr>
          <w:spacing w:val="-6"/>
          <w:vertAlign w:val="superscript"/>
          <w:lang w:val="pt-BR"/>
        </w:rPr>
        <w:t>3</w:t>
      </w:r>
      <w:r w:rsidR="00EC5902" w:rsidRPr="00CA6D40">
        <w:rPr>
          <w:spacing w:val="-6"/>
          <w:lang w:val="pt-BR"/>
        </w:rPr>
        <w:t>. Sản lượng củi khai thác cả năm ước tính đạt 28,2 triệu ste, tăng 1,4% so với năm trước. D</w:t>
      </w:r>
      <w:r w:rsidR="00967609" w:rsidRPr="00CA6D40">
        <w:rPr>
          <w:bCs/>
          <w:spacing w:val="-6"/>
          <w:lang w:val="pt-BR"/>
        </w:rPr>
        <w:t xml:space="preserve">iện tích khoanh nuôi tái sinh rừng </w:t>
      </w:r>
      <w:r w:rsidR="00EC5902" w:rsidRPr="00CA6D40">
        <w:rPr>
          <w:bCs/>
          <w:spacing w:val="-6"/>
          <w:lang w:val="pt-BR"/>
        </w:rPr>
        <w:t xml:space="preserve">năm 2010 đạt 1085,3 nghìn ha, tăng 5,2% so với năm 2009; </w:t>
      </w:r>
      <w:r w:rsidR="00967609" w:rsidRPr="00CA6D40">
        <w:rPr>
          <w:bCs/>
          <w:spacing w:val="-6"/>
          <w:lang w:val="pt-BR"/>
        </w:rPr>
        <w:t>diện tích rừng được chăm sóc 507,8 nghìn ha, tăng 4,5%</w:t>
      </w:r>
      <w:r w:rsidR="00EC5902" w:rsidRPr="00CA6D40">
        <w:rPr>
          <w:bCs/>
          <w:spacing w:val="-6"/>
          <w:lang w:val="pt-BR"/>
        </w:rPr>
        <w:t xml:space="preserve">; số cây lâm nghiệp trồng phân tán đạt 181,5 triệu cây, tăng 0,6%. </w:t>
      </w:r>
    </w:p>
    <w:p w14:paraId="13B50F8F" w14:textId="77777777" w:rsidR="00967609" w:rsidRPr="00FD7531" w:rsidRDefault="00967609" w:rsidP="00781C99">
      <w:pPr>
        <w:spacing w:before="40" w:after="40" w:line="271" w:lineRule="auto"/>
        <w:ind w:firstLine="539"/>
        <w:jc w:val="both"/>
        <w:rPr>
          <w:lang w:val="pt-BR"/>
        </w:rPr>
      </w:pPr>
      <w:r w:rsidRPr="00FD7531">
        <w:rPr>
          <w:lang w:val="pt-BR"/>
        </w:rPr>
        <w:t xml:space="preserve">Công tác bảo vệ rừng và tuyên truyền phòng chống cháy rừng </w:t>
      </w:r>
      <w:r w:rsidR="00AA180B" w:rsidRPr="00FD7531">
        <w:rPr>
          <w:lang w:val="pt-BR"/>
        </w:rPr>
        <w:t>luôn được các địa phương quan tâm và</w:t>
      </w:r>
      <w:r w:rsidRPr="00FD7531">
        <w:rPr>
          <w:lang w:val="pt-BR"/>
        </w:rPr>
        <w:t xml:space="preserve"> </w:t>
      </w:r>
      <w:r w:rsidR="00AA180B" w:rsidRPr="00FD7531">
        <w:rPr>
          <w:lang w:val="pt-BR"/>
        </w:rPr>
        <w:t xml:space="preserve">tổ chức triển khai </w:t>
      </w:r>
      <w:r w:rsidRPr="00FD7531">
        <w:rPr>
          <w:lang w:val="pt-BR"/>
        </w:rPr>
        <w:t>đến các thôn, bản</w:t>
      </w:r>
      <w:r w:rsidR="00AA180B" w:rsidRPr="00FD7531">
        <w:rPr>
          <w:lang w:val="pt-BR"/>
        </w:rPr>
        <w:t xml:space="preserve">. Tuy nhiên, </w:t>
      </w:r>
      <w:r w:rsidRPr="00FD7531">
        <w:rPr>
          <w:lang w:val="pt-BR"/>
        </w:rPr>
        <w:t xml:space="preserve">do thời tiết </w:t>
      </w:r>
      <w:r w:rsidR="00AA180B" w:rsidRPr="00FD7531">
        <w:rPr>
          <w:lang w:val="pt-BR"/>
        </w:rPr>
        <w:t xml:space="preserve">đầu năm </w:t>
      </w:r>
      <w:r w:rsidRPr="00FD7531">
        <w:rPr>
          <w:lang w:val="pt-BR"/>
        </w:rPr>
        <w:t>khô hạn kéo dài nên hiện tượng cháy rừng</w:t>
      </w:r>
      <w:r w:rsidR="00AB57E5" w:rsidRPr="00FD7531">
        <w:rPr>
          <w:lang w:val="pt-BR"/>
        </w:rPr>
        <w:t xml:space="preserve"> vẫn xảy ra tại một số địa phương</w:t>
      </w:r>
      <w:r w:rsidRPr="00FD7531">
        <w:rPr>
          <w:lang w:val="pt-BR"/>
        </w:rPr>
        <w:t xml:space="preserve">. </w:t>
      </w:r>
      <w:r w:rsidRPr="00FD7531">
        <w:rPr>
          <w:bCs/>
          <w:lang w:val="pt-BR"/>
        </w:rPr>
        <w:t>Tổng diện tích rừng bị cháy</w:t>
      </w:r>
      <w:r w:rsidR="00AA180B" w:rsidRPr="00FD7531">
        <w:rPr>
          <w:bCs/>
          <w:lang w:val="pt-BR"/>
        </w:rPr>
        <w:t xml:space="preserve"> và bị chặt phá năm 2010 là 7781</w:t>
      </w:r>
      <w:r w:rsidRPr="00FD7531">
        <w:rPr>
          <w:bCs/>
          <w:lang w:val="pt-BR"/>
        </w:rPr>
        <w:t xml:space="preserve"> ha, trong đó diện tích rừng bị cháy 6723</w:t>
      </w:r>
      <w:r w:rsidR="00AA180B" w:rsidRPr="00FD7531">
        <w:rPr>
          <w:bCs/>
          <w:lang w:val="pt-BR"/>
        </w:rPr>
        <w:t xml:space="preserve"> ha</w:t>
      </w:r>
      <w:r w:rsidRPr="00FD7531">
        <w:rPr>
          <w:bCs/>
          <w:lang w:val="pt-BR"/>
        </w:rPr>
        <w:t>; diện tích rừng bị chặt phá 105</w:t>
      </w:r>
      <w:r w:rsidR="00AA180B" w:rsidRPr="00FD7531">
        <w:rPr>
          <w:bCs/>
          <w:lang w:val="pt-BR"/>
        </w:rPr>
        <w:t>8 ha</w:t>
      </w:r>
      <w:r w:rsidRPr="00FD7531">
        <w:rPr>
          <w:bCs/>
          <w:lang w:val="pt-BR"/>
        </w:rPr>
        <w:t xml:space="preserve">. </w:t>
      </w:r>
      <w:r w:rsidR="00AB57E5" w:rsidRPr="00FD7531">
        <w:rPr>
          <w:bCs/>
          <w:lang w:val="pt-BR"/>
        </w:rPr>
        <w:t>Các</w:t>
      </w:r>
      <w:r w:rsidRPr="00FD7531">
        <w:rPr>
          <w:bCs/>
          <w:lang w:val="pt-BR"/>
        </w:rPr>
        <w:t xml:space="preserve"> địa phương </w:t>
      </w:r>
      <w:r w:rsidR="00AA180B" w:rsidRPr="00FD7531">
        <w:rPr>
          <w:bCs/>
          <w:lang w:val="pt-BR"/>
        </w:rPr>
        <w:t xml:space="preserve">có </w:t>
      </w:r>
      <w:r w:rsidRPr="00FD7531">
        <w:rPr>
          <w:bCs/>
          <w:lang w:val="pt-BR"/>
        </w:rPr>
        <w:t xml:space="preserve">diện tích </w:t>
      </w:r>
      <w:r w:rsidR="00AA180B" w:rsidRPr="00FD7531">
        <w:rPr>
          <w:bCs/>
          <w:lang w:val="pt-BR"/>
        </w:rPr>
        <w:t>rừng bị cháy</w:t>
      </w:r>
      <w:r w:rsidRPr="00FD7531">
        <w:rPr>
          <w:bCs/>
          <w:lang w:val="pt-BR"/>
        </w:rPr>
        <w:t xml:space="preserve"> </w:t>
      </w:r>
      <w:r w:rsidR="00AB57E5" w:rsidRPr="00FD7531">
        <w:rPr>
          <w:bCs/>
          <w:lang w:val="pt-BR"/>
        </w:rPr>
        <w:t xml:space="preserve">nhiều </w:t>
      </w:r>
      <w:r w:rsidR="00AA180B" w:rsidRPr="00FD7531">
        <w:rPr>
          <w:bCs/>
          <w:lang w:val="pt-BR"/>
        </w:rPr>
        <w:t>là</w:t>
      </w:r>
      <w:r w:rsidRPr="00FD7531">
        <w:rPr>
          <w:bCs/>
          <w:lang w:val="pt-BR"/>
        </w:rPr>
        <w:t xml:space="preserve">: </w:t>
      </w:r>
      <w:r w:rsidRPr="00FD7531">
        <w:rPr>
          <w:lang w:val="pt-BR"/>
        </w:rPr>
        <w:t xml:space="preserve">Hà Giang 842 ha; Lào Cai 795,5 ha; Yên Bái 740,5 ha; Sơn La 663 ha; Cao Bằng 232,3 ha; Quảng Trị 180 ha; Kom Tum 171 ha; Đồng Tháp 130,4 ha;  Nghệ An 115,3 ha. </w:t>
      </w:r>
    </w:p>
    <w:p w14:paraId="24229806" w14:textId="77777777" w:rsidR="00967609" w:rsidRPr="00D11667" w:rsidRDefault="00E342D8" w:rsidP="00CE471E">
      <w:pPr>
        <w:spacing w:before="40" w:after="40" w:line="276" w:lineRule="auto"/>
        <w:ind w:firstLine="539"/>
        <w:jc w:val="both"/>
        <w:rPr>
          <w:b/>
          <w:i/>
          <w:lang w:val="pt-BR"/>
        </w:rPr>
      </w:pPr>
      <w:r w:rsidRPr="00D11667">
        <w:rPr>
          <w:b/>
          <w:i/>
          <w:lang w:val="pt-BR"/>
        </w:rPr>
        <w:lastRenderedPageBreak/>
        <w:t xml:space="preserve">c. </w:t>
      </w:r>
      <w:r w:rsidR="00967609" w:rsidRPr="00D11667">
        <w:rPr>
          <w:b/>
          <w:i/>
          <w:lang w:val="pt-BR"/>
        </w:rPr>
        <w:t>Thuỷ sản</w:t>
      </w:r>
    </w:p>
    <w:p w14:paraId="5E2EE50F" w14:textId="77777777" w:rsidR="00967609" w:rsidRPr="00D11667" w:rsidRDefault="00967609" w:rsidP="00CE471E">
      <w:pPr>
        <w:spacing w:before="40" w:after="40" w:line="276" w:lineRule="auto"/>
        <w:ind w:firstLine="539"/>
        <w:jc w:val="both"/>
        <w:rPr>
          <w:bCs/>
          <w:spacing w:val="-10"/>
          <w:lang w:val="pt-BR"/>
        </w:rPr>
      </w:pPr>
      <w:r w:rsidRPr="00D11667">
        <w:rPr>
          <w:bCs/>
          <w:spacing w:val="-10"/>
          <w:lang w:val="pt-BR"/>
        </w:rPr>
        <w:t>Sản lượng thuỷ sản năm 2010 ước tính đạt 5127,6 nghìn tấn, tăng 5,3% so với năm 2009, trong đó cá đạt 3847,7 nghìn tấn, tăng 4,8%; tôm 588,8 nghìn tấn, tăng 7,1%.</w:t>
      </w:r>
    </w:p>
    <w:p w14:paraId="48166A35" w14:textId="77777777" w:rsidR="009260DD" w:rsidRPr="00D11667" w:rsidRDefault="00967609" w:rsidP="00CE471E">
      <w:pPr>
        <w:spacing w:before="40" w:after="40" w:line="276" w:lineRule="auto"/>
        <w:ind w:firstLine="539"/>
        <w:jc w:val="both"/>
        <w:rPr>
          <w:bCs/>
          <w:lang w:val="pt-BR"/>
        </w:rPr>
      </w:pPr>
      <w:r w:rsidRPr="00CE471E">
        <w:rPr>
          <w:bCs/>
          <w:lang w:val="pt-BR"/>
        </w:rPr>
        <w:t xml:space="preserve">Sản lượng thuỷ sản nuôi trồng năm </w:t>
      </w:r>
      <w:r w:rsidR="009260DD" w:rsidRPr="00CE471E">
        <w:rPr>
          <w:bCs/>
          <w:lang w:val="pt-BR"/>
        </w:rPr>
        <w:t>nay</w:t>
      </w:r>
      <w:r w:rsidRPr="00CE471E">
        <w:rPr>
          <w:bCs/>
          <w:lang w:val="pt-BR"/>
        </w:rPr>
        <w:t xml:space="preserve"> ước tính đạt 2706,8 nghìn tấn, tăng 4,5% so với năm trước. </w:t>
      </w:r>
      <w:r w:rsidRPr="00FD7531">
        <w:rPr>
          <w:lang w:val="vi-VN"/>
        </w:rPr>
        <w:t>N</w:t>
      </w:r>
      <w:r w:rsidR="009260DD" w:rsidRPr="00FD7531">
        <w:rPr>
          <w:bCs/>
          <w:lang w:val="vi-VN"/>
        </w:rPr>
        <w:t>uôi cá tr</w:t>
      </w:r>
      <w:r w:rsidR="009260DD" w:rsidRPr="00CE471E">
        <w:rPr>
          <w:bCs/>
          <w:lang w:val="pt-BR"/>
        </w:rPr>
        <w:t xml:space="preserve">a trong năm nhìn chung </w:t>
      </w:r>
      <w:r w:rsidRPr="00FD7531">
        <w:rPr>
          <w:bCs/>
          <w:lang w:val="vi-VN"/>
        </w:rPr>
        <w:t xml:space="preserve">vẫn gặp khó khăn do giá cá nguyên liệu và thị trường tiêu thụ không ổn định. </w:t>
      </w:r>
      <w:r w:rsidRPr="00FD7531">
        <w:rPr>
          <w:bCs/>
          <w:lang w:val="pt-BR"/>
        </w:rPr>
        <w:t>D</w:t>
      </w:r>
      <w:r w:rsidRPr="00FD7531">
        <w:rPr>
          <w:lang w:val="vi-VN"/>
        </w:rPr>
        <w:t>iện tích nuôi</w:t>
      </w:r>
      <w:r w:rsidRPr="00FD7531">
        <w:rPr>
          <w:lang w:val="pt-BR"/>
        </w:rPr>
        <w:t xml:space="preserve"> </w:t>
      </w:r>
      <w:r w:rsidRPr="00FD7531">
        <w:rPr>
          <w:lang w:val="vi-VN"/>
        </w:rPr>
        <w:t>thả</w:t>
      </w:r>
      <w:r w:rsidRPr="00FD7531">
        <w:rPr>
          <w:lang w:val="pt-BR"/>
        </w:rPr>
        <w:t xml:space="preserve"> cá tra</w:t>
      </w:r>
      <w:r w:rsidRPr="00FD7531">
        <w:rPr>
          <w:lang w:val="vi-VN"/>
        </w:rPr>
        <w:t xml:space="preserve"> năm nay ước tính </w:t>
      </w:r>
      <w:r w:rsidRPr="00FD7531">
        <w:rPr>
          <w:lang w:val="pt-BR"/>
        </w:rPr>
        <w:t xml:space="preserve">giảm 5% so với năm trước. Một số </w:t>
      </w:r>
      <w:r w:rsidR="00200BCB">
        <w:rPr>
          <w:lang w:val="pt-BR"/>
        </w:rPr>
        <w:t>địa phương</w:t>
      </w:r>
      <w:r w:rsidRPr="00FD7531">
        <w:rPr>
          <w:lang w:val="pt-BR"/>
        </w:rPr>
        <w:t xml:space="preserve"> có diện tích thả nuôi </w:t>
      </w:r>
      <w:r w:rsidR="009260DD" w:rsidRPr="00FD7531">
        <w:rPr>
          <w:lang w:val="pt-BR"/>
        </w:rPr>
        <w:t xml:space="preserve">cá tra </w:t>
      </w:r>
      <w:r w:rsidRPr="00FD7531">
        <w:rPr>
          <w:lang w:val="pt-BR"/>
        </w:rPr>
        <w:t xml:space="preserve">giảm </w:t>
      </w:r>
      <w:r w:rsidR="009260DD" w:rsidRPr="00FD7531">
        <w:rPr>
          <w:lang w:val="pt-BR"/>
        </w:rPr>
        <w:t xml:space="preserve">nhiều </w:t>
      </w:r>
      <w:r w:rsidRPr="00FD7531">
        <w:rPr>
          <w:lang w:val="pt-BR"/>
        </w:rPr>
        <w:t xml:space="preserve">là: Cần Thơ </w:t>
      </w:r>
      <w:r w:rsidR="009260DD" w:rsidRPr="00FD7531">
        <w:rPr>
          <w:lang w:val="pt-BR"/>
        </w:rPr>
        <w:t xml:space="preserve">giảm </w:t>
      </w:r>
      <w:r w:rsidRPr="00FD7531">
        <w:rPr>
          <w:lang w:val="pt-BR"/>
        </w:rPr>
        <w:t xml:space="preserve">13,6%; An Giang </w:t>
      </w:r>
      <w:r w:rsidR="009260DD" w:rsidRPr="00FD7531">
        <w:rPr>
          <w:lang w:val="pt-BR"/>
        </w:rPr>
        <w:t xml:space="preserve">giảm </w:t>
      </w:r>
      <w:r w:rsidRPr="00FD7531">
        <w:rPr>
          <w:lang w:val="pt-BR"/>
        </w:rPr>
        <w:t xml:space="preserve">9%; Bến Tre </w:t>
      </w:r>
      <w:r w:rsidR="009260DD" w:rsidRPr="00FD7531">
        <w:rPr>
          <w:lang w:val="pt-BR"/>
        </w:rPr>
        <w:t xml:space="preserve">giảm </w:t>
      </w:r>
      <w:r w:rsidRPr="00FD7531">
        <w:rPr>
          <w:lang w:val="pt-BR"/>
        </w:rPr>
        <w:t>8,1%. S</w:t>
      </w:r>
      <w:r w:rsidRPr="00FD7531">
        <w:rPr>
          <w:bCs/>
          <w:lang w:val="vi-VN"/>
        </w:rPr>
        <w:t xml:space="preserve">ản lượng cá tra thu hoạch </w:t>
      </w:r>
      <w:r w:rsidRPr="00FD7531">
        <w:rPr>
          <w:bCs/>
          <w:lang w:val="pt-BR"/>
        </w:rPr>
        <w:t xml:space="preserve">năm 2010 ước tính </w:t>
      </w:r>
      <w:r w:rsidRPr="00FD7531">
        <w:rPr>
          <w:bCs/>
          <w:lang w:val="vi-VN"/>
        </w:rPr>
        <w:t>đạt 1</w:t>
      </w:r>
      <w:r w:rsidR="009260DD" w:rsidRPr="00D11667">
        <w:rPr>
          <w:bCs/>
          <w:lang w:val="pt-BR"/>
        </w:rPr>
        <w:t xml:space="preserve"> </w:t>
      </w:r>
      <w:r w:rsidRPr="00FD7531">
        <w:rPr>
          <w:bCs/>
          <w:lang w:val="vi-VN"/>
        </w:rPr>
        <w:t xml:space="preserve">triệu tấn, giảm </w:t>
      </w:r>
      <w:r w:rsidRPr="00D11667">
        <w:rPr>
          <w:bCs/>
          <w:lang w:val="pt-BR"/>
        </w:rPr>
        <w:t>1,8</w:t>
      </w:r>
      <w:r w:rsidRPr="00FD7531">
        <w:rPr>
          <w:bCs/>
          <w:lang w:val="vi-VN"/>
        </w:rPr>
        <w:t>%</w:t>
      </w:r>
      <w:r w:rsidRPr="00FD7531">
        <w:rPr>
          <w:bCs/>
          <w:lang w:val="pt-BR"/>
        </w:rPr>
        <w:t xml:space="preserve"> so với năm </w:t>
      </w:r>
      <w:r w:rsidR="009260DD" w:rsidRPr="00FD7531">
        <w:rPr>
          <w:bCs/>
          <w:lang w:val="pt-BR"/>
        </w:rPr>
        <w:t>trước</w:t>
      </w:r>
      <w:r w:rsidRPr="00FD7531">
        <w:rPr>
          <w:bCs/>
          <w:lang w:val="vi-VN"/>
        </w:rPr>
        <w:t>.</w:t>
      </w:r>
      <w:r w:rsidRPr="00D11667">
        <w:rPr>
          <w:bCs/>
          <w:lang w:val="pt-BR"/>
        </w:rPr>
        <w:t xml:space="preserve"> </w:t>
      </w:r>
      <w:r w:rsidR="00FD51D8" w:rsidRPr="00D11667">
        <w:rPr>
          <w:bCs/>
          <w:lang w:val="pt-BR"/>
        </w:rPr>
        <w:t>Các</w:t>
      </w:r>
      <w:r w:rsidRPr="00D11667">
        <w:rPr>
          <w:bCs/>
          <w:lang w:val="pt-BR"/>
        </w:rPr>
        <w:t xml:space="preserve"> </w:t>
      </w:r>
      <w:r w:rsidR="00200BCB">
        <w:rPr>
          <w:bCs/>
          <w:lang w:val="pt-BR"/>
        </w:rPr>
        <w:t>địa phương</w:t>
      </w:r>
      <w:r w:rsidRPr="00D11667">
        <w:rPr>
          <w:bCs/>
          <w:lang w:val="pt-BR"/>
        </w:rPr>
        <w:t xml:space="preserve"> có sản lượng cá tra giảm </w:t>
      </w:r>
      <w:r w:rsidR="009260DD" w:rsidRPr="00D11667">
        <w:rPr>
          <w:bCs/>
          <w:lang w:val="pt-BR"/>
        </w:rPr>
        <w:t xml:space="preserve">nhiều </w:t>
      </w:r>
      <w:r w:rsidRPr="00D11667">
        <w:rPr>
          <w:bCs/>
          <w:lang w:val="pt-BR"/>
        </w:rPr>
        <w:t xml:space="preserve">là: </w:t>
      </w:r>
      <w:r w:rsidR="009260DD" w:rsidRPr="00D11667">
        <w:rPr>
          <w:bCs/>
          <w:lang w:val="pt-BR"/>
        </w:rPr>
        <w:t>Hậu Giang giảm 47,8%</w:t>
      </w:r>
      <w:r w:rsidR="00FD51D8" w:rsidRPr="00D11667">
        <w:rPr>
          <w:bCs/>
          <w:lang w:val="pt-BR"/>
        </w:rPr>
        <w:t xml:space="preserve"> so với năm trước</w:t>
      </w:r>
      <w:r w:rsidR="009260DD" w:rsidRPr="00D11667">
        <w:rPr>
          <w:bCs/>
          <w:lang w:val="pt-BR"/>
        </w:rPr>
        <w:t xml:space="preserve">; Cần </w:t>
      </w:r>
      <w:r w:rsidR="00200BCB">
        <w:rPr>
          <w:bCs/>
          <w:lang w:val="pt-BR"/>
        </w:rPr>
        <w:t>T</w:t>
      </w:r>
      <w:r w:rsidR="009260DD" w:rsidRPr="00D11667">
        <w:rPr>
          <w:bCs/>
          <w:lang w:val="pt-BR"/>
        </w:rPr>
        <w:t xml:space="preserve">hơ giảm 11,4%; An Giang giảm 5,6%. </w:t>
      </w:r>
    </w:p>
    <w:p w14:paraId="1EF55377" w14:textId="77777777" w:rsidR="00967609" w:rsidRPr="00D11667" w:rsidRDefault="009260DD" w:rsidP="00CE471E">
      <w:pPr>
        <w:spacing w:before="40" w:after="40" w:line="276" w:lineRule="auto"/>
        <w:ind w:firstLine="539"/>
        <w:jc w:val="both"/>
        <w:rPr>
          <w:bCs/>
          <w:lang w:val="pt-BR"/>
        </w:rPr>
      </w:pPr>
      <w:r w:rsidRPr="00D11667">
        <w:rPr>
          <w:bCs/>
          <w:lang w:val="pt-BR"/>
        </w:rPr>
        <w:t>Tuy s</w:t>
      </w:r>
      <w:r w:rsidR="00967609" w:rsidRPr="00D11667">
        <w:rPr>
          <w:bCs/>
          <w:lang w:val="pt-BR"/>
        </w:rPr>
        <w:t xml:space="preserve">ản lượng cá tra giảm nhưng tổng sản lượng cá nuôi </w:t>
      </w:r>
      <w:r w:rsidR="0081233D">
        <w:rPr>
          <w:bCs/>
          <w:lang w:val="pt-BR"/>
        </w:rPr>
        <w:t>t</w:t>
      </w:r>
      <w:r w:rsidR="00923044">
        <w:rPr>
          <w:bCs/>
          <w:lang w:val="pt-BR"/>
        </w:rPr>
        <w:t>h</w:t>
      </w:r>
      <w:r w:rsidR="0081233D">
        <w:rPr>
          <w:bCs/>
          <w:lang w:val="pt-BR"/>
        </w:rPr>
        <w:t xml:space="preserve">u hoạch </w:t>
      </w:r>
      <w:r w:rsidRPr="00D11667">
        <w:rPr>
          <w:bCs/>
          <w:lang w:val="pt-BR"/>
        </w:rPr>
        <w:t xml:space="preserve">năm nay </w:t>
      </w:r>
      <w:r w:rsidR="00967609" w:rsidRPr="00D11667">
        <w:rPr>
          <w:bCs/>
          <w:lang w:val="pt-BR"/>
        </w:rPr>
        <w:t xml:space="preserve">vẫn tăng 4,9% so với năm trước do các địa phương thực hiện chuyển đổi và mở rộng </w:t>
      </w:r>
      <w:r w:rsidRPr="00D11667">
        <w:rPr>
          <w:bCs/>
          <w:lang w:val="pt-BR"/>
        </w:rPr>
        <w:t xml:space="preserve">diện tích nuôi theo hướng đa canh, đa con kết hợp, hướng vào thị trường nội địa. </w:t>
      </w:r>
      <w:r w:rsidR="00967609" w:rsidRPr="00D11667">
        <w:rPr>
          <w:bCs/>
          <w:lang w:val="pt-BR"/>
        </w:rPr>
        <w:t xml:space="preserve">Đáng chú ý là nuôi thủy sản nước mặn </w:t>
      </w:r>
      <w:r w:rsidRPr="00D11667">
        <w:rPr>
          <w:bCs/>
          <w:lang w:val="pt-BR"/>
        </w:rPr>
        <w:t xml:space="preserve">bằng hình thức lồng, bè </w:t>
      </w:r>
      <w:r w:rsidR="00967609" w:rsidRPr="00D11667">
        <w:rPr>
          <w:bCs/>
          <w:lang w:val="pt-BR"/>
        </w:rPr>
        <w:t>phát triển khá mạnh</w:t>
      </w:r>
      <w:r w:rsidRPr="00D11667">
        <w:rPr>
          <w:bCs/>
          <w:lang w:val="pt-BR"/>
        </w:rPr>
        <w:t xml:space="preserve"> tại một số địa phương.</w:t>
      </w:r>
      <w:r w:rsidR="00967609" w:rsidRPr="00D11667">
        <w:rPr>
          <w:bCs/>
          <w:lang w:val="pt-BR"/>
        </w:rPr>
        <w:t xml:space="preserve"> Số lượng lồng, bè nuôi các loại tăng gần 10 nghìn chiếc </w:t>
      </w:r>
      <w:r w:rsidRPr="00D11667">
        <w:rPr>
          <w:bCs/>
          <w:lang w:val="pt-BR"/>
        </w:rPr>
        <w:t xml:space="preserve">(9,3%) </w:t>
      </w:r>
      <w:r w:rsidR="00967609" w:rsidRPr="00D11667">
        <w:rPr>
          <w:bCs/>
          <w:lang w:val="pt-BR"/>
        </w:rPr>
        <w:t xml:space="preserve">so với năm 2009, trong đó </w:t>
      </w:r>
      <w:r w:rsidR="00FD51D8" w:rsidRPr="00D11667">
        <w:rPr>
          <w:bCs/>
          <w:lang w:val="pt-BR"/>
        </w:rPr>
        <w:t xml:space="preserve">số </w:t>
      </w:r>
      <w:r w:rsidRPr="00D11667">
        <w:rPr>
          <w:bCs/>
          <w:lang w:val="pt-BR"/>
        </w:rPr>
        <w:t>lồng</w:t>
      </w:r>
      <w:r w:rsidR="00FD51D8" w:rsidRPr="00D11667">
        <w:rPr>
          <w:bCs/>
          <w:lang w:val="pt-BR"/>
        </w:rPr>
        <w:t>,</w:t>
      </w:r>
      <w:r w:rsidRPr="00D11667">
        <w:rPr>
          <w:bCs/>
          <w:lang w:val="pt-BR"/>
        </w:rPr>
        <w:t xml:space="preserve"> bè </w:t>
      </w:r>
      <w:r w:rsidR="00967609" w:rsidRPr="00D11667">
        <w:rPr>
          <w:bCs/>
          <w:lang w:val="pt-BR"/>
        </w:rPr>
        <w:t xml:space="preserve">nuôi </w:t>
      </w:r>
      <w:r w:rsidR="00C51096" w:rsidRPr="00D11667">
        <w:rPr>
          <w:bCs/>
          <w:lang w:val="pt-BR"/>
        </w:rPr>
        <w:t xml:space="preserve">trên </w:t>
      </w:r>
      <w:r w:rsidR="00967609" w:rsidRPr="00D11667">
        <w:rPr>
          <w:bCs/>
          <w:lang w:val="pt-BR"/>
        </w:rPr>
        <w:t>biển tăng 20%.</w:t>
      </w:r>
    </w:p>
    <w:p w14:paraId="448FB866" w14:textId="77777777" w:rsidR="00967609" w:rsidRPr="00D11667" w:rsidRDefault="00967609" w:rsidP="00CE471E">
      <w:pPr>
        <w:spacing w:before="40" w:after="40" w:line="276" w:lineRule="auto"/>
        <w:ind w:firstLine="539"/>
        <w:jc w:val="both"/>
        <w:rPr>
          <w:spacing w:val="-2"/>
          <w:lang w:val="pt-BR"/>
        </w:rPr>
      </w:pPr>
      <w:r w:rsidRPr="00FD51D8">
        <w:rPr>
          <w:bCs/>
          <w:spacing w:val="-2"/>
          <w:lang w:val="pt-BR"/>
        </w:rPr>
        <w:t xml:space="preserve">Sản lượng thuỷ sản khai thác năm 2010 ước tính đạt 2420,8 nghìn tấn, tăng 6,2% so với năm trước, trong đó khai thác biển đạt </w:t>
      </w:r>
      <w:r w:rsidR="00756F63">
        <w:rPr>
          <w:bCs/>
          <w:spacing w:val="-2"/>
          <w:lang w:val="pt-BR"/>
        </w:rPr>
        <w:t>2</w:t>
      </w:r>
      <w:r w:rsidRPr="00FD51D8">
        <w:rPr>
          <w:bCs/>
          <w:spacing w:val="-2"/>
          <w:lang w:val="pt-BR"/>
        </w:rPr>
        <w:t xml:space="preserve">226,6 nghìn tấn, tăng 6,4%. </w:t>
      </w:r>
      <w:r w:rsidR="00C51096" w:rsidRPr="00FD51D8">
        <w:rPr>
          <w:spacing w:val="-2"/>
          <w:lang w:val="pt-BR"/>
        </w:rPr>
        <w:t xml:space="preserve">Đặc biệt sản lượng cá ngừ đại dương </w:t>
      </w:r>
      <w:r w:rsidR="00FD51D8" w:rsidRPr="00FD51D8">
        <w:rPr>
          <w:spacing w:val="-2"/>
          <w:lang w:val="pt-BR"/>
        </w:rPr>
        <w:t xml:space="preserve">năm nay </w:t>
      </w:r>
      <w:r w:rsidR="00C51096" w:rsidRPr="00FD51D8">
        <w:rPr>
          <w:spacing w:val="-2"/>
          <w:lang w:val="pt-BR"/>
        </w:rPr>
        <w:t xml:space="preserve">tăng cao, trong đó Phú Yên đạt 5 nghìn tấn, tăng 13,6% so với năm 2009; Bình Định 4 nghìn tấn, tăng 5,3%; Khánh Hòa 3,5 nghìn tấn, tăng 9%. </w:t>
      </w:r>
      <w:r w:rsidR="00C51096" w:rsidRPr="00FD51D8">
        <w:rPr>
          <w:bCs/>
          <w:spacing w:val="-2"/>
          <w:lang w:val="pt-BR"/>
        </w:rPr>
        <w:t>Sản lượng thuỷ sản k</w:t>
      </w:r>
      <w:r w:rsidRPr="00FD51D8">
        <w:rPr>
          <w:bCs/>
          <w:spacing w:val="-2"/>
          <w:lang w:val="pt-BR"/>
        </w:rPr>
        <w:t xml:space="preserve">hai thác biển tăng cao </w:t>
      </w:r>
      <w:r w:rsidR="00C51096" w:rsidRPr="00FD51D8">
        <w:rPr>
          <w:bCs/>
          <w:spacing w:val="-2"/>
          <w:lang w:val="pt-BR"/>
        </w:rPr>
        <w:t xml:space="preserve">chủ yếu </w:t>
      </w:r>
      <w:r w:rsidRPr="00FD51D8">
        <w:rPr>
          <w:bCs/>
          <w:spacing w:val="-2"/>
          <w:lang w:val="pt-BR"/>
        </w:rPr>
        <w:t xml:space="preserve">do thời tiết thuận và </w:t>
      </w:r>
      <w:r w:rsidR="00C51096" w:rsidRPr="00FD51D8">
        <w:rPr>
          <w:bCs/>
          <w:spacing w:val="-2"/>
          <w:lang w:val="pt-BR"/>
        </w:rPr>
        <w:t xml:space="preserve">nhờ </w:t>
      </w:r>
      <w:r w:rsidRPr="00FD51D8">
        <w:rPr>
          <w:bCs/>
          <w:spacing w:val="-2"/>
          <w:lang w:val="pt-BR"/>
        </w:rPr>
        <w:t>c</w:t>
      </w:r>
      <w:r w:rsidRPr="00FD51D8">
        <w:rPr>
          <w:spacing w:val="-2"/>
          <w:lang w:val="vi-VN"/>
        </w:rPr>
        <w:t xml:space="preserve">hính sách </w:t>
      </w:r>
      <w:r w:rsidR="00C51096" w:rsidRPr="00D11667">
        <w:rPr>
          <w:spacing w:val="-2"/>
          <w:lang w:val="pt-BR"/>
        </w:rPr>
        <w:t xml:space="preserve">của Nhà nước </w:t>
      </w:r>
      <w:r w:rsidR="00C51096" w:rsidRPr="00FD51D8">
        <w:rPr>
          <w:spacing w:val="-2"/>
          <w:lang w:val="vi-VN"/>
        </w:rPr>
        <w:t xml:space="preserve">hỗ trợ </w:t>
      </w:r>
      <w:r w:rsidRPr="00FD51D8">
        <w:rPr>
          <w:spacing w:val="-2"/>
          <w:lang w:val="vi-VN"/>
        </w:rPr>
        <w:t xml:space="preserve">ngư dân mua </w:t>
      </w:r>
      <w:r w:rsidR="00923044" w:rsidRPr="00CE471E">
        <w:rPr>
          <w:spacing w:val="-2"/>
          <w:lang w:val="pt-BR"/>
        </w:rPr>
        <w:t>và</w:t>
      </w:r>
      <w:r w:rsidRPr="00FD51D8">
        <w:rPr>
          <w:spacing w:val="-2"/>
          <w:lang w:val="vi-VN"/>
        </w:rPr>
        <w:t xml:space="preserve"> đóng mới tàu </w:t>
      </w:r>
      <w:r w:rsidRPr="00FD51D8">
        <w:rPr>
          <w:spacing w:val="-2"/>
          <w:lang w:val="pt-BR"/>
        </w:rPr>
        <w:t>công suất lớn</w:t>
      </w:r>
      <w:r w:rsidR="00C51096" w:rsidRPr="00FD51D8">
        <w:rPr>
          <w:spacing w:val="-2"/>
          <w:lang w:val="pt-BR"/>
        </w:rPr>
        <w:t xml:space="preserve"> làm tăng năng lực khai thác. S</w:t>
      </w:r>
      <w:r w:rsidRPr="00FD51D8">
        <w:rPr>
          <w:spacing w:val="-2"/>
          <w:lang w:val="pt-BR"/>
        </w:rPr>
        <w:t xml:space="preserve">ố tàu khai thác biển có động cơ khoảng 130 nghìn chiếc, tăng 3,2% so với năm trước; tổng công suất các tàu tăng 8,4%; số tàu trên 90CV đạt 18 nghìn chiếc với tổng công suất tăng 9%. </w:t>
      </w:r>
    </w:p>
    <w:p w14:paraId="58A1F56C" w14:textId="77777777" w:rsidR="0046204C" w:rsidRPr="00D11667" w:rsidRDefault="00E342D8" w:rsidP="00CE471E">
      <w:pPr>
        <w:spacing w:before="120" w:after="40" w:line="276" w:lineRule="auto"/>
        <w:ind w:firstLine="539"/>
        <w:jc w:val="both"/>
        <w:rPr>
          <w:b/>
          <w:lang w:val="pt-BR"/>
        </w:rPr>
      </w:pPr>
      <w:r w:rsidRPr="00D11667">
        <w:rPr>
          <w:b/>
          <w:lang w:val="pt-BR"/>
        </w:rPr>
        <w:t>3</w:t>
      </w:r>
      <w:r w:rsidR="0046204C" w:rsidRPr="00D11667">
        <w:rPr>
          <w:b/>
          <w:lang w:val="pt-BR"/>
        </w:rPr>
        <w:t xml:space="preserve">. Sản xuất công nghiệp </w:t>
      </w:r>
    </w:p>
    <w:p w14:paraId="58511E4E" w14:textId="77777777" w:rsidR="0046204C" w:rsidRPr="00D11667" w:rsidRDefault="0046204C" w:rsidP="00CE471E">
      <w:pPr>
        <w:pStyle w:val="NormalTimesNewRoman"/>
        <w:spacing w:after="40" w:line="276" w:lineRule="auto"/>
        <w:ind w:firstLine="539"/>
        <w:rPr>
          <w:szCs w:val="28"/>
        </w:rPr>
      </w:pPr>
      <w:r w:rsidRPr="00D11667">
        <w:rPr>
          <w:szCs w:val="28"/>
        </w:rPr>
        <w:t xml:space="preserve">Giá trị sản xuất công nghiệp tháng Mười Hai theo giá so sánh 1994 </w:t>
      </w:r>
      <w:r w:rsidR="001E033B" w:rsidRPr="00D11667">
        <w:rPr>
          <w:szCs w:val="28"/>
        </w:rPr>
        <w:t xml:space="preserve">tăng 16,2% </w:t>
      </w:r>
      <w:r w:rsidRPr="00D11667">
        <w:rPr>
          <w:szCs w:val="28"/>
        </w:rPr>
        <w:t xml:space="preserve">so với </w:t>
      </w:r>
      <w:r w:rsidR="00200BCB">
        <w:rPr>
          <w:szCs w:val="28"/>
        </w:rPr>
        <w:t xml:space="preserve">cùng kỳ </w:t>
      </w:r>
      <w:r w:rsidRPr="00D11667">
        <w:rPr>
          <w:szCs w:val="28"/>
        </w:rPr>
        <w:t>năm trước</w:t>
      </w:r>
      <w:r w:rsidR="001E033B" w:rsidRPr="00D11667">
        <w:rPr>
          <w:szCs w:val="28"/>
        </w:rPr>
        <w:t xml:space="preserve">, đây là </w:t>
      </w:r>
      <w:r w:rsidRPr="00D11667">
        <w:rPr>
          <w:szCs w:val="28"/>
        </w:rPr>
        <w:t xml:space="preserve">mức tăng cao nhất so với </w:t>
      </w:r>
      <w:r w:rsidR="001E033B" w:rsidRPr="00D11667">
        <w:rPr>
          <w:szCs w:val="28"/>
        </w:rPr>
        <w:t xml:space="preserve">mức tăng </w:t>
      </w:r>
      <w:r w:rsidRPr="00D11667">
        <w:rPr>
          <w:szCs w:val="28"/>
        </w:rPr>
        <w:t>các tháng trong năm</w:t>
      </w:r>
      <w:r w:rsidR="001E033B" w:rsidRPr="00D11667">
        <w:rPr>
          <w:szCs w:val="28"/>
        </w:rPr>
        <w:t>.</w:t>
      </w:r>
      <w:r w:rsidRPr="00D11667">
        <w:rPr>
          <w:szCs w:val="28"/>
        </w:rPr>
        <w:t xml:space="preserve"> Tính chung cả năm 2010, giá trị sản xuất công nghiệp </w:t>
      </w:r>
      <w:r w:rsidR="00FD51D8" w:rsidRPr="00D11667">
        <w:rPr>
          <w:szCs w:val="28"/>
        </w:rPr>
        <w:t xml:space="preserve">theo giá so sánh 1994 </w:t>
      </w:r>
      <w:r w:rsidRPr="00D11667">
        <w:rPr>
          <w:szCs w:val="28"/>
        </w:rPr>
        <w:t xml:space="preserve">ước tính đạt 794,2 nghìn tỷ đồng, tăng 14% so với năm 2009, bao gồm khu vực kinh tế Nhà nước tăng 7,4% (Trung ương quản lý tăng 8,9%, địa phương quản lý tăng 1,2%); khu vực ngoài Nhà nước tăng 14,7%; khu vực có vốn đầu tư nước ngoài tăng 17,2% (dầu mỏ và khí đốt giảm 0,7%, các ngành khác tăng 19,5%). </w:t>
      </w:r>
    </w:p>
    <w:p w14:paraId="3B0469A8" w14:textId="77777777" w:rsidR="0046204C" w:rsidRPr="00D11667" w:rsidRDefault="0046204C" w:rsidP="00CE471E">
      <w:pPr>
        <w:pStyle w:val="NormalTimesNewRoman"/>
        <w:spacing w:after="40" w:line="276" w:lineRule="auto"/>
        <w:ind w:firstLine="539"/>
        <w:rPr>
          <w:spacing w:val="0"/>
          <w:szCs w:val="28"/>
        </w:rPr>
      </w:pPr>
      <w:r w:rsidRPr="00D11667">
        <w:rPr>
          <w:spacing w:val="0"/>
          <w:szCs w:val="28"/>
        </w:rPr>
        <w:t xml:space="preserve">Trong </w:t>
      </w:r>
      <w:r w:rsidR="00756F63">
        <w:rPr>
          <w:spacing w:val="0"/>
          <w:szCs w:val="28"/>
        </w:rPr>
        <w:t>ba</w:t>
      </w:r>
      <w:r w:rsidRPr="00D11667">
        <w:rPr>
          <w:spacing w:val="0"/>
          <w:szCs w:val="28"/>
        </w:rPr>
        <w:t xml:space="preserve"> ngành công nghiệp cấp I, </w:t>
      </w:r>
      <w:r w:rsidR="001E033B" w:rsidRPr="00D11667">
        <w:rPr>
          <w:spacing w:val="0"/>
          <w:szCs w:val="28"/>
        </w:rPr>
        <w:t xml:space="preserve">giá trị sản xuất ngành </w:t>
      </w:r>
      <w:r w:rsidRPr="00D11667">
        <w:rPr>
          <w:spacing w:val="0"/>
          <w:szCs w:val="28"/>
        </w:rPr>
        <w:t xml:space="preserve">công nghiệp chế biến chiếm </w:t>
      </w:r>
      <w:r w:rsidR="001E033B" w:rsidRPr="00D11667">
        <w:rPr>
          <w:spacing w:val="0"/>
          <w:szCs w:val="28"/>
        </w:rPr>
        <w:t xml:space="preserve">tỷ trọng lớn nhất với </w:t>
      </w:r>
      <w:r w:rsidRPr="00D11667">
        <w:rPr>
          <w:spacing w:val="0"/>
          <w:szCs w:val="28"/>
        </w:rPr>
        <w:t>89,5%</w:t>
      </w:r>
      <w:r w:rsidR="001E033B" w:rsidRPr="00D11667">
        <w:rPr>
          <w:spacing w:val="0"/>
          <w:szCs w:val="28"/>
        </w:rPr>
        <w:t xml:space="preserve"> tổng</w:t>
      </w:r>
      <w:r w:rsidRPr="00D11667">
        <w:rPr>
          <w:spacing w:val="0"/>
          <w:szCs w:val="28"/>
        </w:rPr>
        <w:t xml:space="preserve"> giá trị sản xuất toàn ngành công nghiệp</w:t>
      </w:r>
      <w:r w:rsidR="001E033B" w:rsidRPr="00D11667">
        <w:rPr>
          <w:spacing w:val="0"/>
          <w:szCs w:val="28"/>
        </w:rPr>
        <w:t xml:space="preserve">, tăng </w:t>
      </w:r>
      <w:r w:rsidRPr="00D11667">
        <w:rPr>
          <w:spacing w:val="0"/>
          <w:szCs w:val="28"/>
        </w:rPr>
        <w:t>14,9%</w:t>
      </w:r>
      <w:r w:rsidR="001E033B" w:rsidRPr="00D11667">
        <w:rPr>
          <w:spacing w:val="0"/>
          <w:szCs w:val="28"/>
        </w:rPr>
        <w:t xml:space="preserve"> so với năm 2009;</w:t>
      </w:r>
      <w:r w:rsidRPr="00D11667">
        <w:rPr>
          <w:spacing w:val="0"/>
          <w:szCs w:val="28"/>
        </w:rPr>
        <w:t xml:space="preserve"> </w:t>
      </w:r>
      <w:r w:rsidR="0046227C" w:rsidRPr="00D11667">
        <w:rPr>
          <w:spacing w:val="0"/>
          <w:szCs w:val="28"/>
        </w:rPr>
        <w:t xml:space="preserve">giá trị sản xuất </w:t>
      </w:r>
      <w:r w:rsidR="001E033B" w:rsidRPr="00D11667">
        <w:rPr>
          <w:spacing w:val="0"/>
          <w:szCs w:val="28"/>
        </w:rPr>
        <w:t>n</w:t>
      </w:r>
      <w:r w:rsidRPr="00D11667">
        <w:rPr>
          <w:spacing w:val="0"/>
          <w:szCs w:val="28"/>
        </w:rPr>
        <w:t xml:space="preserve">gành công nghiệp điện, ga, nước chiếm </w:t>
      </w:r>
      <w:r w:rsidR="001E033B" w:rsidRPr="00D11667">
        <w:rPr>
          <w:spacing w:val="0"/>
          <w:szCs w:val="28"/>
        </w:rPr>
        <w:t xml:space="preserve">tỷ trọng </w:t>
      </w:r>
      <w:r w:rsidRPr="00D11667">
        <w:rPr>
          <w:spacing w:val="0"/>
          <w:szCs w:val="28"/>
        </w:rPr>
        <w:t>5,6%</w:t>
      </w:r>
      <w:r w:rsidR="001E033B" w:rsidRPr="00D11667">
        <w:rPr>
          <w:spacing w:val="0"/>
          <w:szCs w:val="28"/>
        </w:rPr>
        <w:t>, tăng</w:t>
      </w:r>
      <w:r w:rsidRPr="00D11667">
        <w:rPr>
          <w:spacing w:val="0"/>
          <w:szCs w:val="28"/>
        </w:rPr>
        <w:t xml:space="preserve"> 14,8%</w:t>
      </w:r>
      <w:r w:rsidR="001E033B" w:rsidRPr="00D11667">
        <w:rPr>
          <w:spacing w:val="0"/>
          <w:szCs w:val="28"/>
        </w:rPr>
        <w:t>; n</w:t>
      </w:r>
      <w:r w:rsidRPr="00D11667">
        <w:rPr>
          <w:spacing w:val="0"/>
          <w:szCs w:val="28"/>
        </w:rPr>
        <w:t xml:space="preserve">gành công nghiệp khai thác </w:t>
      </w:r>
      <w:r w:rsidR="001E033B" w:rsidRPr="00D11667">
        <w:rPr>
          <w:spacing w:val="0"/>
          <w:szCs w:val="28"/>
        </w:rPr>
        <w:t xml:space="preserve">chiếm tỷ trọng 4,9%, </w:t>
      </w:r>
      <w:r w:rsidRPr="00D11667">
        <w:rPr>
          <w:spacing w:val="0"/>
          <w:szCs w:val="28"/>
        </w:rPr>
        <w:t xml:space="preserve">giảm 0,5% do </w:t>
      </w:r>
      <w:r w:rsidR="0046227C" w:rsidRPr="00D11667">
        <w:rPr>
          <w:spacing w:val="0"/>
          <w:szCs w:val="28"/>
        </w:rPr>
        <w:t xml:space="preserve">sản lượng </w:t>
      </w:r>
      <w:r w:rsidRPr="00D11667">
        <w:rPr>
          <w:spacing w:val="0"/>
          <w:szCs w:val="28"/>
        </w:rPr>
        <w:t>khai thác than và dầu thô</w:t>
      </w:r>
      <w:r w:rsidR="00756F63">
        <w:rPr>
          <w:spacing w:val="0"/>
          <w:szCs w:val="28"/>
        </w:rPr>
        <w:t xml:space="preserve"> giảm</w:t>
      </w:r>
      <w:r w:rsidR="0046227C" w:rsidRPr="00D11667">
        <w:rPr>
          <w:spacing w:val="0"/>
          <w:szCs w:val="28"/>
        </w:rPr>
        <w:t>.</w:t>
      </w:r>
    </w:p>
    <w:p w14:paraId="33562B46" w14:textId="77777777" w:rsidR="0046204C" w:rsidRPr="00FD7531" w:rsidRDefault="0046227C" w:rsidP="00CE471E">
      <w:pPr>
        <w:pStyle w:val="NormalTimesNewRoman"/>
        <w:spacing w:after="40" w:line="278" w:lineRule="auto"/>
        <w:ind w:firstLine="539"/>
        <w:rPr>
          <w:spacing w:val="0"/>
          <w:szCs w:val="28"/>
          <w:lang w:bidi="th-TH"/>
        </w:rPr>
      </w:pPr>
      <w:r w:rsidRPr="00FD7531">
        <w:rPr>
          <w:spacing w:val="0"/>
          <w:szCs w:val="28"/>
          <w:lang w:bidi="th-TH"/>
        </w:rPr>
        <w:lastRenderedPageBreak/>
        <w:t>M</w:t>
      </w:r>
      <w:r w:rsidR="0046204C" w:rsidRPr="00FD7531">
        <w:rPr>
          <w:spacing w:val="0"/>
          <w:szCs w:val="28"/>
          <w:lang w:bidi="th-TH"/>
        </w:rPr>
        <w:t xml:space="preserve">ột số sản phẩm công nghiệp quan trọng </w:t>
      </w:r>
      <w:r w:rsidR="00756F63">
        <w:rPr>
          <w:spacing w:val="0"/>
          <w:szCs w:val="28"/>
          <w:lang w:bidi="th-TH"/>
        </w:rPr>
        <w:t>có</w:t>
      </w:r>
      <w:r w:rsidR="0046204C" w:rsidRPr="00FD7531">
        <w:rPr>
          <w:spacing w:val="0"/>
          <w:szCs w:val="28"/>
          <w:lang w:bidi="th-TH"/>
        </w:rPr>
        <w:t xml:space="preserve"> tốc</w:t>
      </w:r>
      <w:r w:rsidRPr="00FD7531">
        <w:rPr>
          <w:spacing w:val="0"/>
          <w:szCs w:val="28"/>
          <w:lang w:bidi="th-TH"/>
        </w:rPr>
        <w:t xml:space="preserve"> độ tăng cao hơn mức tăng chung </w:t>
      </w:r>
      <w:r w:rsidR="0046204C" w:rsidRPr="00FD7531">
        <w:rPr>
          <w:spacing w:val="0"/>
          <w:szCs w:val="28"/>
          <w:lang w:bidi="th-TH"/>
        </w:rPr>
        <w:t xml:space="preserve">là: Khí hóa lỏng tăng 62,4%; sơn hóa học tăng 34,7%; sữa bột tăng 22%; giày thể thao tăng 20,7%; bia tăng 19,8%; kính thủy tinh tăng 17,1%; tủ lạnh, tủ đá tăng 15,6%; khí đốt thiên nhiên dạng khí tăng 15,4%; điện sản xuất tăng 14,9%; xe máy tăng 14,5%; quần áo người lớn tăng 14,5%; xi măng tăng 14,2%. Một số sản phẩm </w:t>
      </w:r>
      <w:r w:rsidRPr="00FD7531">
        <w:rPr>
          <w:spacing w:val="0"/>
          <w:szCs w:val="28"/>
          <w:lang w:bidi="th-TH"/>
        </w:rPr>
        <w:t xml:space="preserve">có mức </w:t>
      </w:r>
      <w:r w:rsidR="0046204C" w:rsidRPr="00FD7531">
        <w:rPr>
          <w:spacing w:val="0"/>
          <w:szCs w:val="28"/>
          <w:lang w:bidi="th-TH"/>
        </w:rPr>
        <w:t xml:space="preserve">tăng </w:t>
      </w:r>
      <w:r w:rsidR="00756F63">
        <w:rPr>
          <w:spacing w:val="0"/>
          <w:szCs w:val="28"/>
          <w:lang w:bidi="th-TH"/>
        </w:rPr>
        <w:t xml:space="preserve">khá </w:t>
      </w:r>
      <w:r w:rsidR="0046204C" w:rsidRPr="00FD7531">
        <w:rPr>
          <w:spacing w:val="0"/>
          <w:szCs w:val="28"/>
          <w:lang w:bidi="th-TH"/>
        </w:rPr>
        <w:t xml:space="preserve">so với cùng kỳ năm trước như: </w:t>
      </w:r>
      <w:r w:rsidRPr="00FD7531">
        <w:rPr>
          <w:spacing w:val="0"/>
          <w:szCs w:val="28"/>
          <w:lang w:bidi="th-TH"/>
        </w:rPr>
        <w:t>N</w:t>
      </w:r>
      <w:r w:rsidR="0046204C" w:rsidRPr="00FD7531">
        <w:rPr>
          <w:spacing w:val="0"/>
          <w:szCs w:val="28"/>
          <w:lang w:bidi="th-TH"/>
        </w:rPr>
        <w:t>ước máy thương phẩm tăng 12,6%; thủy hải sản chế biến tăng 11,5%; giấy, bìa tăng 9,7%; xà phòng tăng 8,2%; vải dệt từ sợi tổng hợp hoặc sợi nhân tạo tăng 8%; phân hóa học tăng 7,7%</w:t>
      </w:r>
      <w:r w:rsidR="00756F63">
        <w:rPr>
          <w:spacing w:val="0"/>
          <w:szCs w:val="28"/>
          <w:lang w:bidi="th-TH"/>
        </w:rPr>
        <w:t>. Một số sản phẩm tăng thấp hoặc giảm là: T</w:t>
      </w:r>
      <w:r w:rsidR="0046204C" w:rsidRPr="00FD7531">
        <w:rPr>
          <w:spacing w:val="0"/>
          <w:szCs w:val="28"/>
          <w:lang w:bidi="th-TH"/>
        </w:rPr>
        <w:t xml:space="preserve">hép tròn tăng 4,7%; máy giặt tăng 4,4%; </w:t>
      </w:r>
      <w:r w:rsidR="0046204C" w:rsidRPr="00D06838">
        <w:rPr>
          <w:spacing w:val="0"/>
          <w:szCs w:val="28"/>
          <w:lang w:bidi="th-TH"/>
        </w:rPr>
        <w:t>điều hòa nhiệt độ tăng 3,9%;</w:t>
      </w:r>
      <w:r w:rsidR="0046204C" w:rsidRPr="00FD7531">
        <w:rPr>
          <w:spacing w:val="0"/>
          <w:szCs w:val="28"/>
          <w:lang w:bidi="th-TH"/>
        </w:rPr>
        <w:t xml:space="preserve"> xe chở khách tăng 2,4%; thuốc lá điếu tăng 2,3%; giầy, dép, ủng bằng da giả tăng 1,6%; xe tải tăng 1,3%; than sạch giảm 0,2%; tivi lắp ráp giảm 7,8%; dầu thô khai thác giảm 8,8%. </w:t>
      </w:r>
    </w:p>
    <w:p w14:paraId="0BC6DCB9" w14:textId="77777777" w:rsidR="0046204C" w:rsidRPr="00CA6D40" w:rsidRDefault="0053626A" w:rsidP="00CE471E">
      <w:pPr>
        <w:spacing w:before="40" w:after="40" w:line="278" w:lineRule="auto"/>
        <w:ind w:firstLine="539"/>
        <w:jc w:val="both"/>
        <w:rPr>
          <w:spacing w:val="-4"/>
          <w:lang w:val="pt-BR"/>
        </w:rPr>
      </w:pPr>
      <w:r w:rsidRPr="00CA6D40">
        <w:rPr>
          <w:spacing w:val="-4"/>
          <w:lang w:val="pt-BR"/>
        </w:rPr>
        <w:t xml:space="preserve">Chỉ số </w:t>
      </w:r>
      <w:r w:rsidR="0046227C" w:rsidRPr="00CA6D40">
        <w:rPr>
          <w:spacing w:val="-4"/>
          <w:lang w:val="pt-BR"/>
        </w:rPr>
        <w:t>tiêu thụ sản phẩm của ngành công nghiệp chế biến, chế tạo</w:t>
      </w:r>
      <w:r w:rsidRPr="00CA6D40">
        <w:rPr>
          <w:spacing w:val="-4"/>
          <w:lang w:val="pt-BR"/>
        </w:rPr>
        <w:t xml:space="preserve"> </w:t>
      </w:r>
      <w:r w:rsidR="00C51096" w:rsidRPr="00CA6D40">
        <w:rPr>
          <w:spacing w:val="-4"/>
          <w:lang w:val="pt-BR"/>
        </w:rPr>
        <w:t>mười một</w:t>
      </w:r>
      <w:r w:rsidRPr="00CA6D40">
        <w:rPr>
          <w:spacing w:val="-4"/>
          <w:lang w:val="pt-BR"/>
        </w:rPr>
        <w:t xml:space="preserve"> tháng năm </w:t>
      </w:r>
      <w:r w:rsidR="00DA23C3" w:rsidRPr="00CA6D40">
        <w:rPr>
          <w:spacing w:val="-4"/>
          <w:lang w:val="pt-BR"/>
        </w:rPr>
        <w:t xml:space="preserve">nay </w:t>
      </w:r>
      <w:r w:rsidRPr="00CA6D40">
        <w:rPr>
          <w:spacing w:val="-4"/>
          <w:lang w:val="pt-BR"/>
        </w:rPr>
        <w:t>tăng 11,4%</w:t>
      </w:r>
      <w:r w:rsidR="00DA23C3" w:rsidRPr="00CA6D40">
        <w:rPr>
          <w:spacing w:val="-4"/>
          <w:lang w:val="pt-BR"/>
        </w:rPr>
        <w:t xml:space="preserve"> so với </w:t>
      </w:r>
      <w:r w:rsidR="00B03FAB">
        <w:rPr>
          <w:spacing w:val="-4"/>
          <w:lang w:val="pt-BR"/>
        </w:rPr>
        <w:t xml:space="preserve">cùng kỳ </w:t>
      </w:r>
      <w:r w:rsidR="00DA23C3" w:rsidRPr="00CA6D40">
        <w:rPr>
          <w:spacing w:val="-4"/>
          <w:lang w:val="pt-BR"/>
        </w:rPr>
        <w:t xml:space="preserve">năm trước, </w:t>
      </w:r>
      <w:r w:rsidRPr="00CA6D40">
        <w:rPr>
          <w:spacing w:val="-4"/>
          <w:lang w:val="pt-BR"/>
        </w:rPr>
        <w:t>trong đó m</w:t>
      </w:r>
      <w:r w:rsidR="0046204C" w:rsidRPr="00CA6D40">
        <w:rPr>
          <w:spacing w:val="-4"/>
          <w:lang w:val="pt-BR"/>
        </w:rPr>
        <w:t>ột số ngành sản xuất có chỉ số tiêu thụ tăng cao là: Đồ uống không cồn tăng 36,4%; gạch, ngói và gốm, sứ không chịu lửa tăng 32,1%; các sản phẩm bơ, sữa tăng 31,9%; các sản phẩm khác bằng kim loại tăng 24%; bia tăng 18,7%; sản xuất giày, dép tăng 17,5%; xi măng tăng 16,8%</w:t>
      </w:r>
      <w:r w:rsidRPr="00CA6D40">
        <w:rPr>
          <w:spacing w:val="-4"/>
          <w:lang w:val="pt-BR"/>
        </w:rPr>
        <w:t>; sắt, thép tăng 14,3%; sản xuất thức ăn gia súc tăng 13,1%. M</w:t>
      </w:r>
      <w:r w:rsidR="0046204C" w:rsidRPr="00CA6D40">
        <w:rPr>
          <w:spacing w:val="-4"/>
          <w:lang w:val="pt-BR"/>
        </w:rPr>
        <w:t xml:space="preserve">ột số ngành sản xuất có chỉ số tiêu thụ tăng chậm </w:t>
      </w:r>
      <w:r w:rsidR="00F42DA4">
        <w:rPr>
          <w:spacing w:val="-4"/>
          <w:lang w:val="pt-BR"/>
        </w:rPr>
        <w:t xml:space="preserve">hơn </w:t>
      </w:r>
      <w:r w:rsidR="0046204C" w:rsidRPr="00CA6D40">
        <w:rPr>
          <w:spacing w:val="-4"/>
          <w:lang w:val="pt-BR"/>
        </w:rPr>
        <w:t xml:space="preserve">hoặc giảm </w:t>
      </w:r>
      <w:r w:rsidR="00DA23C3" w:rsidRPr="00CA6D40">
        <w:rPr>
          <w:spacing w:val="-4"/>
          <w:lang w:val="pt-BR"/>
        </w:rPr>
        <w:t>là</w:t>
      </w:r>
      <w:r w:rsidR="0046204C" w:rsidRPr="00CA6D40">
        <w:rPr>
          <w:spacing w:val="-4"/>
          <w:lang w:val="pt-BR"/>
        </w:rPr>
        <w:t xml:space="preserve">: </w:t>
      </w:r>
      <w:r w:rsidR="00386C0A" w:rsidRPr="00CA6D40">
        <w:rPr>
          <w:spacing w:val="-4"/>
          <w:lang w:val="pt-BR"/>
        </w:rPr>
        <w:t>P</w:t>
      </w:r>
      <w:r w:rsidR="0046204C" w:rsidRPr="00CA6D40">
        <w:rPr>
          <w:spacing w:val="-4"/>
          <w:lang w:val="pt-BR"/>
        </w:rPr>
        <w:t xml:space="preserve">hân bón và hợp chất nitơ tăng 8,8%; sản phẩm từ kim loại đúc sẵn tăng 8,6%; bột giấy, giấy và bìa tăng 5,9%; sợi và dệt vải tăng </w:t>
      </w:r>
      <w:r w:rsidR="006D62ED" w:rsidRPr="00CA6D40">
        <w:rPr>
          <w:spacing w:val="-4"/>
          <w:lang w:val="pt-BR"/>
        </w:rPr>
        <w:t>5</w:t>
      </w:r>
      <w:r w:rsidR="0046204C" w:rsidRPr="00CA6D40">
        <w:rPr>
          <w:spacing w:val="-4"/>
          <w:lang w:val="pt-BR"/>
        </w:rPr>
        <w:t>,</w:t>
      </w:r>
      <w:r w:rsidR="006D62ED" w:rsidRPr="00CA6D40">
        <w:rPr>
          <w:spacing w:val="-4"/>
          <w:lang w:val="pt-BR"/>
        </w:rPr>
        <w:t>3</w:t>
      </w:r>
      <w:r w:rsidR="0046204C" w:rsidRPr="00CA6D40">
        <w:rPr>
          <w:spacing w:val="-4"/>
          <w:lang w:val="pt-BR"/>
        </w:rPr>
        <w:t>%; chế biến, bảo quản thủy sản tăng 3,5%; thuốc lá, thuốc lào tăng 3,5%; thiết bị gia đình giảm 1,1%; giấy nhăn và bao bì giảm 1,8%; xay xát, sản xuất bột thô giảm 4,8%; xe có động cơ giảm 12%; đường giảm 12,8%; đồ gốm, sứ không chịu lửa giảm 36,2%.</w:t>
      </w:r>
    </w:p>
    <w:p w14:paraId="670E52D6" w14:textId="77777777" w:rsidR="0046204C" w:rsidRPr="00FD7531" w:rsidRDefault="002062EF" w:rsidP="00CE471E">
      <w:pPr>
        <w:spacing w:before="40" w:after="40" w:line="278" w:lineRule="auto"/>
        <w:ind w:firstLine="539"/>
        <w:jc w:val="both"/>
        <w:rPr>
          <w:lang w:val="pt-BR"/>
        </w:rPr>
      </w:pPr>
      <w:r w:rsidRPr="00FD7531">
        <w:rPr>
          <w:lang w:val="pt-BR"/>
        </w:rPr>
        <w:t>C</w:t>
      </w:r>
      <w:r w:rsidR="0046204C" w:rsidRPr="00FD7531">
        <w:rPr>
          <w:lang w:val="pt-BR"/>
        </w:rPr>
        <w:t xml:space="preserve">ũng trong ngành công nghiệp chế biến, chế tạo, </w:t>
      </w:r>
      <w:r w:rsidRPr="00FD7531">
        <w:rPr>
          <w:lang w:val="pt-BR"/>
        </w:rPr>
        <w:t xml:space="preserve">một số sản phẩm công nghiệp có </w:t>
      </w:r>
      <w:r w:rsidR="0046204C" w:rsidRPr="00FD7531">
        <w:rPr>
          <w:lang w:val="pt-BR"/>
        </w:rPr>
        <w:t xml:space="preserve">chỉ số tồn kho tại thời điểm 01/12/2010 tăng cao so với cùng thời điểm năm 2009 là: Nước quả tăng 514,2%; </w:t>
      </w:r>
      <w:r w:rsidR="00781C99" w:rsidRPr="00FD7531">
        <w:rPr>
          <w:lang w:val="pt-BR"/>
        </w:rPr>
        <w:t xml:space="preserve">xe 4 chỗ ngồi tăng 250%; </w:t>
      </w:r>
      <w:r w:rsidR="0046204C" w:rsidRPr="00FD7531">
        <w:rPr>
          <w:lang w:val="pt-BR"/>
        </w:rPr>
        <w:t>động cơ tăng 2</w:t>
      </w:r>
      <w:r w:rsidR="006D62ED">
        <w:rPr>
          <w:lang w:val="pt-BR"/>
        </w:rPr>
        <w:t>0</w:t>
      </w:r>
      <w:r w:rsidR="0046204C" w:rsidRPr="00FD7531">
        <w:rPr>
          <w:lang w:val="pt-BR"/>
        </w:rPr>
        <w:t>8,</w:t>
      </w:r>
      <w:r w:rsidR="006D62ED">
        <w:rPr>
          <w:lang w:val="pt-BR"/>
        </w:rPr>
        <w:t>3</w:t>
      </w:r>
      <w:r w:rsidR="0046204C" w:rsidRPr="00FD7531">
        <w:rPr>
          <w:lang w:val="pt-BR"/>
        </w:rPr>
        <w:t>%; giày, dép vải tăng 195,2%</w:t>
      </w:r>
      <w:r w:rsidR="006D62ED">
        <w:rPr>
          <w:lang w:val="pt-BR"/>
        </w:rPr>
        <w:t xml:space="preserve">; </w:t>
      </w:r>
      <w:r w:rsidR="0046204C" w:rsidRPr="00FD7531">
        <w:rPr>
          <w:lang w:val="pt-BR"/>
        </w:rPr>
        <w:t xml:space="preserve">đồ uống không ga tăng 191,1%; sữa tươi tiệt trùng tăng 175,2%; cáp đồng trục có bọc tăng 156,8%. </w:t>
      </w:r>
    </w:p>
    <w:p w14:paraId="2B8CCD56" w14:textId="77777777" w:rsidR="00E21A2A" w:rsidRPr="00043BA2" w:rsidRDefault="00E21A2A" w:rsidP="00CE471E">
      <w:pPr>
        <w:spacing w:before="40" w:after="40" w:line="278" w:lineRule="auto"/>
        <w:ind w:firstLine="539"/>
        <w:jc w:val="both"/>
        <w:rPr>
          <w:spacing w:val="-2"/>
          <w:lang w:val="pt-BR"/>
        </w:rPr>
      </w:pPr>
      <w:r w:rsidRPr="00043BA2">
        <w:rPr>
          <w:spacing w:val="-2"/>
          <w:lang w:val="pt-BR"/>
        </w:rPr>
        <w:t xml:space="preserve">Theo kết quả điều tra lao động </w:t>
      </w:r>
      <w:r w:rsidRPr="006D62ED">
        <w:rPr>
          <w:spacing w:val="-2"/>
          <w:lang w:val="pt-BR"/>
        </w:rPr>
        <w:t xml:space="preserve">của </w:t>
      </w:r>
      <w:r w:rsidRPr="00856A73">
        <w:rPr>
          <w:spacing w:val="-2"/>
          <w:lang w:val="pt-BR"/>
        </w:rPr>
        <w:t>4215 doa</w:t>
      </w:r>
      <w:r w:rsidRPr="006D62ED">
        <w:rPr>
          <w:spacing w:val="-2"/>
          <w:lang w:val="pt-BR"/>
        </w:rPr>
        <w:t>nh nghiệp sản xuất công nghiệp, số lao động tháng 12/2010 của các</w:t>
      </w:r>
      <w:r w:rsidRPr="00043BA2">
        <w:rPr>
          <w:spacing w:val="-2"/>
          <w:lang w:val="pt-BR"/>
        </w:rPr>
        <w:t xml:space="preserve"> doanh nghiệp trên tăng 0,6% so với tháng trước, trong đó khu vực doanh nghiệp nhà nước giảm 0,1%, khu vực ngoài nhà nước tăng 0,5%; khu vực có vốn đầu tư nước ngoài tăng 1,1%. Trong </w:t>
      </w:r>
      <w:r w:rsidR="00856A73">
        <w:rPr>
          <w:spacing w:val="-2"/>
          <w:lang w:val="pt-BR"/>
        </w:rPr>
        <w:t>ba</w:t>
      </w:r>
      <w:r w:rsidRPr="00043BA2">
        <w:rPr>
          <w:spacing w:val="-2"/>
          <w:lang w:val="pt-BR"/>
        </w:rPr>
        <w:t xml:space="preserve"> ngành công nghiệp cấp I, lao động ngành công nghiệp chế biến, chế tạo tăng 0,7%; ngành công nghiệp khai thác tăng 0,3%; ngành công nghiệp điện, nước tăng 0,2%.</w:t>
      </w:r>
    </w:p>
    <w:p w14:paraId="53AE1DCE" w14:textId="77777777" w:rsidR="00E342D8" w:rsidRPr="00D11667" w:rsidRDefault="00E342D8" w:rsidP="00856A73">
      <w:pPr>
        <w:spacing w:before="120" w:after="40" w:line="288" w:lineRule="auto"/>
        <w:ind w:firstLine="539"/>
        <w:jc w:val="both"/>
        <w:rPr>
          <w:b/>
          <w:lang w:val="pt-BR"/>
        </w:rPr>
      </w:pPr>
      <w:r w:rsidRPr="00D11667">
        <w:rPr>
          <w:b/>
          <w:lang w:val="pt-BR"/>
        </w:rPr>
        <w:t>4. Hoạt động dịch vụ</w:t>
      </w:r>
    </w:p>
    <w:p w14:paraId="59BA3F33" w14:textId="77777777" w:rsidR="00E342D8" w:rsidRPr="00FD7531" w:rsidRDefault="00E342D8" w:rsidP="002C2D2A">
      <w:pPr>
        <w:spacing w:before="40" w:after="40" w:line="264" w:lineRule="auto"/>
        <w:ind w:firstLine="540"/>
        <w:jc w:val="both"/>
        <w:rPr>
          <w:b/>
          <w:bCs/>
          <w:i/>
          <w:lang w:val="pt-BR"/>
        </w:rPr>
      </w:pPr>
      <w:r w:rsidRPr="00FD7531">
        <w:rPr>
          <w:b/>
          <w:bCs/>
          <w:i/>
          <w:lang w:val="pt-BR"/>
        </w:rPr>
        <w:t>a. Bán lẻ hàng hóa và doanh thu dịch vụ tiêu dùng</w:t>
      </w:r>
    </w:p>
    <w:p w14:paraId="59177FC9" w14:textId="77777777" w:rsidR="00E342D8" w:rsidRPr="00FD7531" w:rsidRDefault="00E342D8" w:rsidP="002C2D2A">
      <w:pPr>
        <w:spacing w:before="40" w:after="40" w:line="264" w:lineRule="auto"/>
        <w:ind w:firstLine="540"/>
        <w:jc w:val="both"/>
        <w:rPr>
          <w:bCs/>
          <w:lang w:val="pt-BR"/>
        </w:rPr>
      </w:pPr>
      <w:r w:rsidRPr="00FD7531">
        <w:rPr>
          <w:bCs/>
          <w:lang w:val="pt-BR"/>
        </w:rPr>
        <w:t xml:space="preserve">Tổng mức hàng hóa </w:t>
      </w:r>
      <w:r w:rsidR="00856A73" w:rsidRPr="00FD7531">
        <w:rPr>
          <w:bCs/>
          <w:lang w:val="pt-BR"/>
        </w:rPr>
        <w:t xml:space="preserve">bán lẻ </w:t>
      </w:r>
      <w:r w:rsidRPr="00FD7531">
        <w:rPr>
          <w:bCs/>
          <w:lang w:val="pt-BR"/>
        </w:rPr>
        <w:t xml:space="preserve">và doanh thu dịch vụ tiêu dùng theo giá thực tế năm 2010 ước tính đạt 1561,6 nghìn tỷ đồng, tăng 24,5% so với năm trước, nếu loại trừ yếu tố giá thì tăng 14%. Trong tổng mức hàng hóa </w:t>
      </w:r>
      <w:r w:rsidR="00856A73" w:rsidRPr="00FD7531">
        <w:rPr>
          <w:bCs/>
          <w:lang w:val="pt-BR"/>
        </w:rPr>
        <w:t xml:space="preserve">bán lẻ </w:t>
      </w:r>
      <w:r w:rsidRPr="00FD7531">
        <w:rPr>
          <w:bCs/>
          <w:lang w:val="pt-BR"/>
        </w:rPr>
        <w:t>và doanh thu dịch vụ tiêu dùng năm nay, kinh doanh thương nghiệp đạt 1229,3 nghìn tỷ đồng, tăng 25% so với năm 2009; khách sạn, nhà hàng đạt 172,4 nghìn tỷ đồng, tăng 21,8%; dịch vụ đạ</w:t>
      </w:r>
      <w:r w:rsidR="006D62ED">
        <w:rPr>
          <w:bCs/>
          <w:lang w:val="pt-BR"/>
        </w:rPr>
        <w:t>t</w:t>
      </w:r>
      <w:r w:rsidRPr="00FD7531">
        <w:rPr>
          <w:bCs/>
          <w:lang w:val="pt-BR"/>
        </w:rPr>
        <w:t xml:space="preserve"> 144,6 nghìn tỷ đồng, tăng 23,8%; du lịch đạt 15,3 nghìn tỷ đồng, tăng 28,5%.</w:t>
      </w:r>
    </w:p>
    <w:p w14:paraId="758E3050" w14:textId="77777777" w:rsidR="00E342D8" w:rsidRPr="00FD7531" w:rsidRDefault="00E342D8" w:rsidP="002C2D2A">
      <w:pPr>
        <w:spacing w:before="120" w:after="40" w:line="264" w:lineRule="auto"/>
        <w:ind w:firstLine="539"/>
        <w:jc w:val="both"/>
        <w:rPr>
          <w:b/>
          <w:bCs/>
          <w:i/>
          <w:lang w:val="pt-BR"/>
        </w:rPr>
      </w:pPr>
      <w:r w:rsidRPr="00FD7531">
        <w:rPr>
          <w:b/>
          <w:bCs/>
          <w:i/>
          <w:lang w:val="pt-BR"/>
        </w:rPr>
        <w:t>b. Vận tải hành khách và hàng hoá</w:t>
      </w:r>
    </w:p>
    <w:p w14:paraId="6AE05549" w14:textId="77777777" w:rsidR="00E342D8" w:rsidRPr="00FD7531" w:rsidRDefault="00E342D8" w:rsidP="002C2D2A">
      <w:pPr>
        <w:spacing w:before="40" w:after="40" w:line="264" w:lineRule="auto"/>
        <w:ind w:firstLine="539"/>
        <w:jc w:val="both"/>
        <w:rPr>
          <w:bCs/>
          <w:lang w:val="pt-BR"/>
        </w:rPr>
      </w:pPr>
      <w:r w:rsidRPr="00FD7531">
        <w:rPr>
          <w:bCs/>
          <w:lang w:val="pt-BR"/>
        </w:rPr>
        <w:t>Vận tải hành khách năm 2010 ước tính đạt 2460,5 triệu lượt khách, tăng 13,5% và 108,1 tỷ lượt khách.km, tăng 15,6% so với năm 2009. Vận tải hành khách đường bộ ước tính đạt 2257,2 triệu lượt khách, tăng 14,2% và 78,4 tỷ lượt khách.km, tăng 12,5% so với năm trước; đường sông đạt 171,1 triệu lượt khách, tăng 4,1% và 3,6 tỷ lượt khách.km, tăng 4%; đường sắt đạt 11,6 triệu lượt khách, tăng 4,4% và 4,5 tỷ lượt khách.km, tăng 8,1%; đường không đạt 14,1 triệu lượt khách, tăng 31,5% và 21,2 tỷ lượt khách.km, tăng 30,8%.</w:t>
      </w:r>
    </w:p>
    <w:p w14:paraId="3B34C4D6" w14:textId="77777777" w:rsidR="00E342D8" w:rsidRPr="00FD7531" w:rsidRDefault="00E342D8" w:rsidP="002C2D2A">
      <w:pPr>
        <w:spacing w:before="40" w:after="40" w:line="264" w:lineRule="auto"/>
        <w:ind w:firstLine="539"/>
        <w:jc w:val="both"/>
        <w:rPr>
          <w:bCs/>
          <w:lang w:val="pt-BR"/>
        </w:rPr>
      </w:pPr>
      <w:r w:rsidRPr="00FD7531">
        <w:rPr>
          <w:bCs/>
          <w:lang w:val="pt-BR"/>
        </w:rPr>
        <w:t xml:space="preserve">Khối lượng hàng hoá vận chuyển năm 2010 ước tính đạt 714,8 triệu tấn, tăng 12,4% và 223,8 tỷ tấn.km, tăng 10,5% so với năm trước, bao gồm: Vận tải trong nước đạt 667,2 triệu tấn, tăng 12,5% và 64,3 tỷ tấn.km, tăng 10,7%; vận tải ra ngoài nước đạt 47,5 triệu tấn, tăng 11,1% và 159,5 tỷ tấn.km, tăng 8,5%. Vận tải hàng hoá đường bộ ước tính đạt 533,6 triệu tấn, tăng 13,9% và 29,5 tỷ tấn.km, tăng 14,9% so với năm 2009; đường sông đạt 118,8 triệu tấn, tăng 4,8% và 18,9 tỷ tấn.km, tăng 0,9%; đường biển đạt 54,2 triệu tấn, tăng 16% và 170,9 tỷ tấn.km, tăng 11%; đường sắt đạt 8 triệu tấn, giảm 3,2% và 4 tỷ tấn.km, tăng 2,3%. </w:t>
      </w:r>
    </w:p>
    <w:p w14:paraId="72700E32" w14:textId="77777777" w:rsidR="00E342D8" w:rsidRPr="00D11667" w:rsidRDefault="00E342D8" w:rsidP="002C2D2A">
      <w:pPr>
        <w:spacing w:before="120" w:after="40" w:line="264" w:lineRule="auto"/>
        <w:ind w:firstLine="539"/>
        <w:jc w:val="both"/>
        <w:rPr>
          <w:b/>
          <w:i/>
          <w:lang w:val="pt-BR"/>
        </w:rPr>
      </w:pPr>
      <w:r w:rsidRPr="00D11667">
        <w:rPr>
          <w:b/>
          <w:i/>
          <w:lang w:val="pt-BR"/>
        </w:rPr>
        <w:t>c. Bưu chính, viễn thông</w:t>
      </w:r>
    </w:p>
    <w:p w14:paraId="4FDD86CE" w14:textId="77777777" w:rsidR="00E342D8" w:rsidRPr="00CE471E" w:rsidRDefault="00E342D8" w:rsidP="002C2D2A">
      <w:pPr>
        <w:spacing w:before="40" w:after="40" w:line="264" w:lineRule="auto"/>
        <w:ind w:firstLine="539"/>
        <w:jc w:val="both"/>
        <w:rPr>
          <w:bCs/>
          <w:spacing w:val="-2"/>
          <w:lang w:val="pt-BR"/>
        </w:rPr>
      </w:pPr>
      <w:r w:rsidRPr="00CE471E">
        <w:rPr>
          <w:bCs/>
          <w:spacing w:val="-2"/>
          <w:lang w:val="pt-BR"/>
        </w:rPr>
        <w:t>Số thuê bao điện thoại phát triển mới năm 2010 ước tính đạt 44,5 triệu thuê bao, tăng 0,6% so với năm 2009, bao gồm 793 nghìn thuê bao cố định, giảm 49,1% và 43,7 triệu thuê bao di động, tăng 2,4%. Số thuê bao điện thoại của cả nước tính đến cuối tháng 12/2010 là 170,1 triệu thuê bao, tăng 35,4% so với cùng thời điểm năm trước, bao gồm 16,4 triệu thuê bao cố định, tăng 5,1% và 153,7 triệu thuê bao di động, tăng 39,8%. Số thuê bao điện thoại của Tập đoàn Bưu chính, Viễn thông tính đến cuối tháng 12/2010 là 88,9</w:t>
      </w:r>
      <w:r w:rsidRPr="00CE471E">
        <w:rPr>
          <w:b/>
          <w:bCs/>
          <w:spacing w:val="-2"/>
          <w:lang w:val="pt-BR"/>
        </w:rPr>
        <w:t xml:space="preserve"> </w:t>
      </w:r>
      <w:r w:rsidRPr="00CE471E">
        <w:rPr>
          <w:bCs/>
          <w:spacing w:val="-2"/>
          <w:lang w:val="pt-BR"/>
        </w:rPr>
        <w:t xml:space="preserve">triệu thuê bao, tăng 25,3% so với cùng thời điểm năm 2009, bao gồm 11,7 triệu thuê bao cố định, tăng 1,3% và 77,2 triệu thuê bao di động, tăng 29,9%. </w:t>
      </w:r>
    </w:p>
    <w:p w14:paraId="00896362" w14:textId="77777777" w:rsidR="00E342D8" w:rsidRPr="00D11667" w:rsidRDefault="00E342D8" w:rsidP="002C2D2A">
      <w:pPr>
        <w:spacing w:before="40" w:after="40" w:line="264" w:lineRule="auto"/>
        <w:ind w:firstLine="539"/>
        <w:jc w:val="both"/>
        <w:rPr>
          <w:spacing w:val="-2"/>
          <w:lang w:val="pt-BR"/>
        </w:rPr>
      </w:pPr>
      <w:r w:rsidRPr="00D11667">
        <w:rPr>
          <w:spacing w:val="-2"/>
          <w:lang w:val="pt-BR"/>
        </w:rPr>
        <w:t>Số thuê bao Internet cả nước có đến cuối tháng 12/2010 đạt 3,77 triệu thuê bao, tăng 27,4% so với cùng thời điểm năm trước, trong đó Tập đoàn Bưu chính, Viễn thông đạt 2,61 triệu thuê bao, tăng 21,8%. Số người sử dụng Internet tính đến cuối năm 2010 ước tính 27,4 triệu lượt người, tăng 20,2% so với thời điểm cuối năm 2009.</w:t>
      </w:r>
    </w:p>
    <w:p w14:paraId="31B65236" w14:textId="77777777" w:rsidR="00E342D8" w:rsidRPr="00D11667" w:rsidRDefault="00E342D8" w:rsidP="002C2D2A">
      <w:pPr>
        <w:spacing w:before="40" w:after="40" w:line="288" w:lineRule="auto"/>
        <w:ind w:firstLine="539"/>
        <w:jc w:val="both"/>
        <w:rPr>
          <w:bCs/>
          <w:lang w:val="pt-BR"/>
        </w:rPr>
      </w:pPr>
      <w:r w:rsidRPr="00D11667">
        <w:rPr>
          <w:bCs/>
          <w:lang w:val="pt-BR"/>
        </w:rPr>
        <w:t>Tổng doanh thu thuần bưu chính, viễn thông năm 2010 ước tính đạt 138,8 nghìn tỷ đồng, tăng 26,5% so với năm 2009, trong đó Tập đoàn Bưu chính, Viễn thông đạt 90 nghìn tỷ đồng, tăng 26%.</w:t>
      </w:r>
    </w:p>
    <w:p w14:paraId="3A7CB085" w14:textId="77777777" w:rsidR="00E342D8" w:rsidRPr="00CE471E" w:rsidRDefault="00E342D8" w:rsidP="002C2D2A">
      <w:pPr>
        <w:spacing w:before="120" w:after="40" w:line="288" w:lineRule="auto"/>
        <w:ind w:firstLine="539"/>
        <w:jc w:val="both"/>
        <w:rPr>
          <w:b/>
          <w:bCs/>
          <w:i/>
          <w:lang w:val="pt-BR"/>
        </w:rPr>
      </w:pPr>
      <w:r w:rsidRPr="00CE471E">
        <w:rPr>
          <w:b/>
          <w:bCs/>
          <w:i/>
          <w:lang w:val="pt-BR"/>
        </w:rPr>
        <w:t>d. Khách quốc tế đến Việt Nam</w:t>
      </w:r>
    </w:p>
    <w:p w14:paraId="5C8CA78F" w14:textId="77777777" w:rsidR="00F35697" w:rsidRPr="00CE471E" w:rsidRDefault="00F35697" w:rsidP="002C2D2A">
      <w:pPr>
        <w:spacing w:before="40" w:after="40" w:line="288" w:lineRule="auto"/>
        <w:ind w:firstLine="540"/>
        <w:jc w:val="both"/>
        <w:rPr>
          <w:bCs/>
          <w:spacing w:val="-2"/>
          <w:lang w:val="pt-BR"/>
        </w:rPr>
      </w:pPr>
      <w:r w:rsidRPr="00CE471E">
        <w:rPr>
          <w:bCs/>
          <w:spacing w:val="-2"/>
          <w:lang w:val="pt-BR"/>
        </w:rPr>
        <w:t xml:space="preserve">Kinh tế phục hồi cùng với nhiều hoạt động </w:t>
      </w:r>
      <w:r w:rsidR="00DC744A" w:rsidRPr="00CE471E">
        <w:rPr>
          <w:bCs/>
          <w:spacing w:val="-2"/>
          <w:lang w:val="pt-BR"/>
        </w:rPr>
        <w:t xml:space="preserve">thu hút du khách được tổ chức tốt trên địa bàn cả nước đã nâng tổng số khách quốc tế đến Việt Nam năm 2010 lên </w:t>
      </w:r>
      <w:r w:rsidRPr="00CE471E">
        <w:rPr>
          <w:bCs/>
          <w:spacing w:val="-2"/>
          <w:lang w:val="pt-BR"/>
        </w:rPr>
        <w:t>5 triệu lượt người, tăng 34,8% so với năm trước, trong đó khách đến với mục đích du lịch, nghỉ dưỡng đạt 3,1 triệu lượt người, tăng 38,8%; đến vì công việc trên 1 triệu lượt người, tăng 37,9%; thăm thân nhân đạt 574,1 nghìn lượt người, tăng 10,9</w:t>
      </w:r>
      <w:r w:rsidR="00DC744A" w:rsidRPr="00CE471E">
        <w:rPr>
          <w:bCs/>
          <w:spacing w:val="-2"/>
          <w:lang w:val="pt-BR"/>
        </w:rPr>
        <w:t>%</w:t>
      </w:r>
      <w:r w:rsidRPr="00CE471E">
        <w:rPr>
          <w:bCs/>
          <w:spacing w:val="-2"/>
          <w:lang w:val="pt-BR"/>
        </w:rPr>
        <w:t xml:space="preserve">; khách đến với mục đích khác đạt 341,7 nghìn lượt người, tăng 38,6%. Một số nước và vùng lãnh thổ có lượng khách đến nước ta tăng </w:t>
      </w:r>
      <w:r w:rsidR="00DC744A" w:rsidRPr="00CE471E">
        <w:rPr>
          <w:bCs/>
          <w:spacing w:val="-2"/>
          <w:lang w:val="pt-BR"/>
        </w:rPr>
        <w:t xml:space="preserve">cao </w:t>
      </w:r>
      <w:r w:rsidRPr="00CE471E">
        <w:rPr>
          <w:bCs/>
          <w:spacing w:val="-2"/>
          <w:lang w:val="pt-BR"/>
        </w:rPr>
        <w:t xml:space="preserve">so với năm trước </w:t>
      </w:r>
      <w:r w:rsidR="00DC744A" w:rsidRPr="00CE471E">
        <w:rPr>
          <w:bCs/>
          <w:spacing w:val="-2"/>
          <w:lang w:val="pt-BR"/>
        </w:rPr>
        <w:t>là</w:t>
      </w:r>
      <w:r w:rsidRPr="00CE471E">
        <w:rPr>
          <w:bCs/>
          <w:spacing w:val="-2"/>
          <w:lang w:val="pt-BR"/>
        </w:rPr>
        <w:t>: Khách đến từ Trung Quốc 905,4 nghìn lượt người, tăng 74,5%; Hàn Quốc 495,9 nghìn lượt người, tăng 37,7%; Nhật Bản đạt 442,1 nghìn lượt người, tăng 24%; Hoa Kỳ đạt 431 nghìn lượt người, tăng 6,9%; Đài Loan 334 nghìn lượt người, tăng 23,7%; Ôx-trây-li-a 278,2 nghìn lượt người, tăng 28,1%; Cam-pu-chia đạt 254,</w:t>
      </w:r>
      <w:r w:rsidR="00B03FAB" w:rsidRPr="00CE471E">
        <w:rPr>
          <w:bCs/>
          <w:spacing w:val="-2"/>
          <w:lang w:val="pt-BR"/>
        </w:rPr>
        <w:t>6</w:t>
      </w:r>
      <w:r w:rsidRPr="00CE471E">
        <w:rPr>
          <w:bCs/>
          <w:spacing w:val="-2"/>
          <w:lang w:val="pt-BR"/>
        </w:rPr>
        <w:t xml:space="preserve"> nghìn lượt người, tăng </w:t>
      </w:r>
      <w:r w:rsidR="00711622">
        <w:rPr>
          <w:bCs/>
          <w:spacing w:val="-2"/>
          <w:lang w:val="pt-BR"/>
        </w:rPr>
        <w:t>87</w:t>
      </w:r>
      <w:r w:rsidRPr="00CE471E">
        <w:rPr>
          <w:bCs/>
          <w:spacing w:val="-2"/>
          <w:lang w:val="pt-BR"/>
        </w:rPr>
        <w:t>,</w:t>
      </w:r>
      <w:r w:rsidR="00711622">
        <w:rPr>
          <w:bCs/>
          <w:spacing w:val="-2"/>
          <w:lang w:val="pt-BR"/>
        </w:rPr>
        <w:t>4</w:t>
      </w:r>
      <w:r w:rsidRPr="00CE471E">
        <w:rPr>
          <w:bCs/>
          <w:spacing w:val="-2"/>
          <w:lang w:val="pt-BR"/>
        </w:rPr>
        <w:t>%.</w:t>
      </w:r>
    </w:p>
    <w:p w14:paraId="1B04F4D0" w14:textId="77777777" w:rsidR="00E342D8" w:rsidRPr="00CE471E" w:rsidRDefault="00E342D8" w:rsidP="002C2D2A">
      <w:pPr>
        <w:spacing w:before="240" w:after="40" w:line="288" w:lineRule="auto"/>
        <w:ind w:left="1078" w:hanging="539"/>
        <w:jc w:val="both"/>
        <w:rPr>
          <w:b/>
          <w:bCs/>
          <w:spacing w:val="-8"/>
          <w:lang w:val="pt-BR"/>
        </w:rPr>
      </w:pPr>
      <w:r w:rsidRPr="00CE471E">
        <w:rPr>
          <w:b/>
          <w:bCs/>
          <w:lang w:val="pt-BR"/>
        </w:rPr>
        <w:t>II.</w:t>
      </w:r>
      <w:r w:rsidR="00C517B9" w:rsidRPr="00CE471E">
        <w:rPr>
          <w:b/>
          <w:bCs/>
          <w:lang w:val="pt-BR"/>
        </w:rPr>
        <w:t xml:space="preserve">  </w:t>
      </w:r>
      <w:r w:rsidR="00C517B9" w:rsidRPr="00CE471E">
        <w:rPr>
          <w:b/>
          <w:bCs/>
          <w:spacing w:val="-8"/>
          <w:lang w:val="pt-BR"/>
        </w:rPr>
        <w:t>KẾT QUẢ ỔN ĐỊNH KINH TẾ VĨ MÔ, NÂNG CAO CHẤT LƯỢNG   TĂNG TRƯỞNG, NGĂN CHẶN LẠM PHÁT CAO TRỞ LẠI</w:t>
      </w:r>
    </w:p>
    <w:p w14:paraId="28309D91" w14:textId="77777777" w:rsidR="00A67961" w:rsidRPr="00CE471E" w:rsidRDefault="00E342D8" w:rsidP="002C2D2A">
      <w:pPr>
        <w:spacing w:before="120" w:after="40" w:line="288" w:lineRule="auto"/>
        <w:ind w:firstLine="539"/>
        <w:jc w:val="both"/>
        <w:rPr>
          <w:b/>
          <w:lang w:val="pt-BR"/>
        </w:rPr>
      </w:pPr>
      <w:r w:rsidRPr="00CE471E">
        <w:rPr>
          <w:b/>
          <w:lang w:val="pt-BR"/>
        </w:rPr>
        <w:t>1</w:t>
      </w:r>
      <w:r w:rsidR="002921F4" w:rsidRPr="00CE471E">
        <w:rPr>
          <w:b/>
          <w:lang w:val="pt-BR"/>
        </w:rPr>
        <w:t>. Xây dựng, đ</w:t>
      </w:r>
      <w:r w:rsidR="00A67961" w:rsidRPr="00CE471E">
        <w:rPr>
          <w:b/>
          <w:lang w:val="pt-BR"/>
        </w:rPr>
        <w:t xml:space="preserve">ầu tư phát triển </w:t>
      </w:r>
    </w:p>
    <w:p w14:paraId="6C197A85" w14:textId="77777777" w:rsidR="00551D0F" w:rsidRPr="00CE471E" w:rsidRDefault="002062EF" w:rsidP="002C2D2A">
      <w:pPr>
        <w:tabs>
          <w:tab w:val="left" w:pos="825"/>
        </w:tabs>
        <w:spacing w:before="40" w:after="40" w:line="288" w:lineRule="auto"/>
        <w:ind w:firstLine="540"/>
        <w:jc w:val="both"/>
        <w:rPr>
          <w:lang w:val="pt-BR"/>
        </w:rPr>
      </w:pPr>
      <w:r w:rsidRPr="00CE471E">
        <w:rPr>
          <w:iCs/>
          <w:lang w:val="pt-BR"/>
        </w:rPr>
        <w:t xml:space="preserve">Thực hiện </w:t>
      </w:r>
      <w:r w:rsidR="002921F4" w:rsidRPr="00CE471E">
        <w:rPr>
          <w:iCs/>
          <w:lang w:val="pt-BR"/>
        </w:rPr>
        <w:t xml:space="preserve">mục tiêu </w:t>
      </w:r>
      <w:r w:rsidR="00890768" w:rsidRPr="00CE471E">
        <w:rPr>
          <w:iCs/>
          <w:lang w:val="pt-BR"/>
        </w:rPr>
        <w:t xml:space="preserve">phục hồi tốc độ tăng trưởng kinh tế đạt mức cao hơn năm 2009, </w:t>
      </w:r>
      <w:r w:rsidR="004F7E21" w:rsidRPr="00CE471E">
        <w:rPr>
          <w:iCs/>
          <w:lang w:val="pt-BR"/>
        </w:rPr>
        <w:t xml:space="preserve">nhiều </w:t>
      </w:r>
      <w:r w:rsidR="001C4777" w:rsidRPr="00CE471E">
        <w:rPr>
          <w:iCs/>
          <w:lang w:val="pt-BR"/>
        </w:rPr>
        <w:t>dự án, công trình trọng điểm</w:t>
      </w:r>
      <w:r w:rsidR="002921F4" w:rsidRPr="00CE471E">
        <w:rPr>
          <w:iCs/>
          <w:lang w:val="pt-BR"/>
        </w:rPr>
        <w:t xml:space="preserve"> năm 2010</w:t>
      </w:r>
      <w:r w:rsidR="004F7E21" w:rsidRPr="00CE471E">
        <w:rPr>
          <w:iCs/>
          <w:lang w:val="pt-BR"/>
        </w:rPr>
        <w:t xml:space="preserve"> đã được các cấp, các ngành tập trung chỉ đạo </w:t>
      </w:r>
      <w:r w:rsidRPr="00CE471E">
        <w:rPr>
          <w:iCs/>
          <w:lang w:val="pt-BR"/>
        </w:rPr>
        <w:t xml:space="preserve">quyết liệt, đẩy nhanh tiến độ nhằm sớm hoàn thành kế hoạch đề ra. </w:t>
      </w:r>
      <w:r w:rsidR="00B04FDD" w:rsidRPr="00CE471E">
        <w:rPr>
          <w:iCs/>
          <w:lang w:val="pt-BR"/>
        </w:rPr>
        <w:t xml:space="preserve">Bên cạnh đó, hoạt động đầu tư xây dựng của các </w:t>
      </w:r>
      <w:r w:rsidR="004F7E21" w:rsidRPr="00CE471E">
        <w:rPr>
          <w:iCs/>
          <w:lang w:val="pt-BR"/>
        </w:rPr>
        <w:t xml:space="preserve">địa phương trên </w:t>
      </w:r>
      <w:r w:rsidR="00B04FDD" w:rsidRPr="00CE471E">
        <w:rPr>
          <w:iCs/>
          <w:lang w:val="pt-BR"/>
        </w:rPr>
        <w:t xml:space="preserve">cả nước </w:t>
      </w:r>
      <w:r w:rsidR="004F7E21" w:rsidRPr="00CE471E">
        <w:rPr>
          <w:iCs/>
          <w:lang w:val="pt-BR"/>
        </w:rPr>
        <w:t>cũng</w:t>
      </w:r>
      <w:r w:rsidRPr="00CE471E">
        <w:rPr>
          <w:iCs/>
          <w:lang w:val="pt-BR"/>
        </w:rPr>
        <w:t xml:space="preserve"> phát triển khá mạnh nên g</w:t>
      </w:r>
      <w:r w:rsidR="002921F4" w:rsidRPr="00CE471E">
        <w:rPr>
          <w:iCs/>
          <w:lang w:val="pt-BR"/>
        </w:rPr>
        <w:t xml:space="preserve">iá </w:t>
      </w:r>
      <w:r w:rsidR="002921F4" w:rsidRPr="00CE471E">
        <w:rPr>
          <w:lang w:val="pt-BR"/>
        </w:rPr>
        <w:t xml:space="preserve">trị sản xuất xây dựng năm 2010 </w:t>
      </w:r>
      <w:r w:rsidR="009355B0" w:rsidRPr="00CE471E">
        <w:rPr>
          <w:lang w:val="pt-BR"/>
        </w:rPr>
        <w:t xml:space="preserve">theo giá thực tế </w:t>
      </w:r>
      <w:r w:rsidR="002921F4" w:rsidRPr="00CE471E">
        <w:rPr>
          <w:lang w:val="pt-BR"/>
        </w:rPr>
        <w:t xml:space="preserve">ước tính đạt 545,2 nghìn tỷ đồng, tăng 23,1% so với năm trước, trong đó khu vực nhà nước đạt 184,7 nghìn tỷ đồng, tăng 23,4%; khu vực ngoài nhà nước và loại hình khác đạt </w:t>
      </w:r>
      <w:r w:rsidR="00B04FDD" w:rsidRPr="00CE471E">
        <w:rPr>
          <w:lang w:val="pt-BR"/>
        </w:rPr>
        <w:t>345,5 nghìn tỷ đồng, tăng 23,0%;</w:t>
      </w:r>
      <w:r w:rsidR="002921F4" w:rsidRPr="00CE471E">
        <w:rPr>
          <w:lang w:val="pt-BR"/>
        </w:rPr>
        <w:t xml:space="preserve"> khu vực doanh nghiệp có vốn đầu tư nước ngoài đạt 15 nghìn tỷ đồng, tăng 22,7%</w:t>
      </w:r>
      <w:r w:rsidR="00B04FDD" w:rsidRPr="00CE471E">
        <w:rPr>
          <w:lang w:val="pt-BR"/>
        </w:rPr>
        <w:t>.</w:t>
      </w:r>
    </w:p>
    <w:p w14:paraId="287E3F06" w14:textId="77777777" w:rsidR="00890768" w:rsidRPr="00CE471E" w:rsidRDefault="00B04FDD" w:rsidP="002C2D2A">
      <w:pPr>
        <w:tabs>
          <w:tab w:val="left" w:pos="825"/>
        </w:tabs>
        <w:spacing w:before="40" w:after="40" w:line="288" w:lineRule="auto"/>
        <w:ind w:firstLine="540"/>
        <w:jc w:val="both"/>
        <w:rPr>
          <w:iCs/>
          <w:spacing w:val="-4"/>
          <w:lang w:val="fr-FR"/>
        </w:rPr>
      </w:pPr>
      <w:r w:rsidRPr="00CE471E">
        <w:rPr>
          <w:lang w:val="fr-FR"/>
        </w:rPr>
        <w:t>Tổng</w:t>
      </w:r>
      <w:r w:rsidR="00890768" w:rsidRPr="00CE471E">
        <w:rPr>
          <w:iCs/>
          <w:lang w:val="fr-FR"/>
        </w:rPr>
        <w:t xml:space="preserve"> vốn đầu tư toàn xã hội thực hiện năm 2010 theo giá thực tế ước tính đạt 8</w:t>
      </w:r>
      <w:r w:rsidR="001E3764" w:rsidRPr="00CE471E">
        <w:rPr>
          <w:iCs/>
          <w:lang w:val="fr-FR"/>
        </w:rPr>
        <w:t>3</w:t>
      </w:r>
      <w:r w:rsidR="00923044" w:rsidRPr="00CE471E">
        <w:rPr>
          <w:iCs/>
          <w:lang w:val="fr-FR"/>
        </w:rPr>
        <w:t>0,3</w:t>
      </w:r>
      <w:r w:rsidR="00890768" w:rsidRPr="00CE471E">
        <w:rPr>
          <w:iCs/>
          <w:lang w:val="fr-FR"/>
        </w:rPr>
        <w:t xml:space="preserve"> nghìn tỷ đồng, tăng 1</w:t>
      </w:r>
      <w:r w:rsidR="00923044" w:rsidRPr="00CE471E">
        <w:rPr>
          <w:iCs/>
          <w:lang w:val="fr-FR"/>
        </w:rPr>
        <w:t>7,1</w:t>
      </w:r>
      <w:r w:rsidR="00890768" w:rsidRPr="00CE471E">
        <w:rPr>
          <w:iCs/>
          <w:lang w:val="fr-FR"/>
        </w:rPr>
        <w:t>% so với năm 2009 và bằng 41,</w:t>
      </w:r>
      <w:r w:rsidR="00923044" w:rsidRPr="00CE471E">
        <w:rPr>
          <w:iCs/>
          <w:lang w:val="fr-FR"/>
        </w:rPr>
        <w:t>9</w:t>
      </w:r>
      <w:r w:rsidR="00890768" w:rsidRPr="00CE471E">
        <w:rPr>
          <w:iCs/>
          <w:lang w:val="fr-FR"/>
        </w:rPr>
        <w:t xml:space="preserve">% GDP, trong đó </w:t>
      </w:r>
      <w:r w:rsidR="004F7E21" w:rsidRPr="00CE471E">
        <w:rPr>
          <w:iCs/>
          <w:lang w:val="fr-FR"/>
        </w:rPr>
        <w:t xml:space="preserve">có </w:t>
      </w:r>
      <w:r w:rsidR="00890768" w:rsidRPr="00CE471E">
        <w:rPr>
          <w:lang w:val="fr-FR"/>
        </w:rPr>
        <w:t xml:space="preserve">1980 tỷ đồng từ nguồn ngân sách trung ương và 4487,5 tỷ đồng từ nguồn vốn trái </w:t>
      </w:r>
      <w:r w:rsidR="001A6074" w:rsidRPr="00CE471E">
        <w:rPr>
          <w:lang w:val="fr-FR"/>
        </w:rPr>
        <w:t>p</w:t>
      </w:r>
      <w:r w:rsidR="00890768" w:rsidRPr="00CE471E">
        <w:rPr>
          <w:lang w:val="fr-FR"/>
        </w:rPr>
        <w:t xml:space="preserve">hiếu Chính phủ được </w:t>
      </w:r>
      <w:r w:rsidR="0046204C" w:rsidRPr="00CE471E">
        <w:rPr>
          <w:lang w:val="fr-FR"/>
        </w:rPr>
        <w:t xml:space="preserve">Thủ tướng </w:t>
      </w:r>
      <w:r w:rsidR="00890768" w:rsidRPr="00CE471E">
        <w:rPr>
          <w:lang w:val="fr-FR"/>
        </w:rPr>
        <w:t>cho phép ứng trước để bổ sung và đẩy nhanh tiến độ thực hiện một số dự án quan trọng</w:t>
      </w:r>
      <w:r w:rsidR="004F7E21" w:rsidRPr="00CE471E">
        <w:rPr>
          <w:lang w:val="fr-FR"/>
        </w:rPr>
        <w:t xml:space="preserve"> </w:t>
      </w:r>
      <w:r w:rsidR="00890768" w:rsidRPr="00CE471E">
        <w:rPr>
          <w:lang w:val="fr-FR"/>
        </w:rPr>
        <w:t xml:space="preserve">hoàn thành trong năm 2010. Trong tổng vốn đầu tư toàn xã hội thực hiện năm nay, </w:t>
      </w:r>
      <w:r w:rsidR="00890768" w:rsidRPr="00CE471E">
        <w:rPr>
          <w:iCs/>
          <w:lang w:val="fr-FR"/>
        </w:rPr>
        <w:t>vốn khu vực Nhà nước là 316,3 nghìn tỷ đồng, chiếm 38,</w:t>
      </w:r>
      <w:r w:rsidR="00923044" w:rsidRPr="00CE471E">
        <w:rPr>
          <w:iCs/>
          <w:lang w:val="fr-FR"/>
        </w:rPr>
        <w:t>1</w:t>
      </w:r>
      <w:r w:rsidR="00890768" w:rsidRPr="00CE471E">
        <w:rPr>
          <w:iCs/>
          <w:lang w:val="fr-FR"/>
        </w:rPr>
        <w:t>% tổng vốn và tăng 10%; khu vực ngoài Nhà nước 29</w:t>
      </w:r>
      <w:r w:rsidR="00923044" w:rsidRPr="00CE471E">
        <w:rPr>
          <w:iCs/>
          <w:lang w:val="fr-FR"/>
        </w:rPr>
        <w:t>9</w:t>
      </w:r>
      <w:r w:rsidR="00890768" w:rsidRPr="00CE471E">
        <w:rPr>
          <w:iCs/>
          <w:lang w:val="fr-FR"/>
        </w:rPr>
        <w:t>,5 nghìn tỷ đồng, chiếm 3</w:t>
      </w:r>
      <w:r w:rsidR="00923044" w:rsidRPr="00CE471E">
        <w:rPr>
          <w:iCs/>
          <w:lang w:val="fr-FR"/>
        </w:rPr>
        <w:t>6,1</w:t>
      </w:r>
      <w:r w:rsidR="00890768" w:rsidRPr="00CE471E">
        <w:rPr>
          <w:iCs/>
          <w:lang w:val="fr-FR"/>
        </w:rPr>
        <w:t>% và tăng 2</w:t>
      </w:r>
      <w:r w:rsidR="00923044" w:rsidRPr="00CE471E">
        <w:rPr>
          <w:iCs/>
          <w:lang w:val="fr-FR"/>
        </w:rPr>
        <w:t>4,7</w:t>
      </w:r>
      <w:r w:rsidR="00890768" w:rsidRPr="00CE471E">
        <w:rPr>
          <w:iCs/>
          <w:lang w:val="fr-FR"/>
        </w:rPr>
        <w:t>%; khu vực có vốn đầu tư trực tiếp nước ngoài 214,5 nghìn tỷ đồng, chiếm 2</w:t>
      </w:r>
      <w:r w:rsidR="00923044" w:rsidRPr="00CE471E">
        <w:rPr>
          <w:iCs/>
          <w:lang w:val="fr-FR"/>
        </w:rPr>
        <w:t>5,8</w:t>
      </w:r>
      <w:r w:rsidR="00890768" w:rsidRPr="00CE471E">
        <w:rPr>
          <w:iCs/>
          <w:lang w:val="fr-FR"/>
        </w:rPr>
        <w:t>% và tăng 18,4%.</w:t>
      </w:r>
    </w:p>
    <w:p w14:paraId="0E4482A7" w14:textId="77777777" w:rsidR="00A67961" w:rsidRPr="00CE471E" w:rsidRDefault="00F05AB7" w:rsidP="00043BA2">
      <w:pPr>
        <w:spacing w:before="120" w:after="40" w:line="288" w:lineRule="auto"/>
        <w:jc w:val="center"/>
        <w:rPr>
          <w:rFonts w:ascii="Arial" w:hAnsi="Arial" w:cs="Arial"/>
          <w:b/>
          <w:snapToGrid w:val="0"/>
          <w:sz w:val="24"/>
          <w:szCs w:val="24"/>
          <w:lang w:val="fr-FR"/>
        </w:rPr>
      </w:pPr>
      <w:r w:rsidRPr="00CE471E">
        <w:rPr>
          <w:rFonts w:ascii="Arial" w:hAnsi="Arial" w:cs="Arial"/>
          <w:b/>
          <w:snapToGrid w:val="0"/>
          <w:sz w:val="24"/>
          <w:szCs w:val="24"/>
          <w:lang w:val="fr-FR"/>
        </w:rPr>
        <w:t>Vố</w:t>
      </w:r>
      <w:r w:rsidR="00A67961" w:rsidRPr="00CE471E">
        <w:rPr>
          <w:rFonts w:ascii="Arial" w:hAnsi="Arial" w:cs="Arial"/>
          <w:b/>
          <w:snapToGrid w:val="0"/>
          <w:sz w:val="24"/>
          <w:szCs w:val="24"/>
          <w:lang w:val="fr-FR"/>
        </w:rPr>
        <w:t>n đầu tư toàn xã hội thực hiện năm 20</w:t>
      </w:r>
      <w:r w:rsidR="00AE3F41" w:rsidRPr="00CE471E">
        <w:rPr>
          <w:rFonts w:ascii="Arial" w:hAnsi="Arial" w:cs="Arial"/>
          <w:b/>
          <w:snapToGrid w:val="0"/>
          <w:sz w:val="24"/>
          <w:szCs w:val="24"/>
          <w:lang w:val="fr-FR"/>
        </w:rPr>
        <w:t>10</w:t>
      </w:r>
    </w:p>
    <w:p w14:paraId="7555005B" w14:textId="77777777" w:rsidR="00A67961" w:rsidRPr="00CE471E" w:rsidRDefault="00A67961" w:rsidP="00A67961">
      <w:pPr>
        <w:spacing w:before="40" w:after="40" w:line="288" w:lineRule="auto"/>
        <w:jc w:val="center"/>
        <w:rPr>
          <w:rFonts w:ascii="Arial" w:hAnsi="Arial" w:cs="Arial"/>
          <w:b/>
          <w:snapToGrid w:val="0"/>
          <w:sz w:val="6"/>
          <w:szCs w:val="20"/>
          <w:lang w:val="fr-FR"/>
        </w:rPr>
      </w:pPr>
    </w:p>
    <w:tbl>
      <w:tblPr>
        <w:tblW w:w="0" w:type="auto"/>
        <w:jc w:val="center"/>
        <w:tblLayout w:type="fixed"/>
        <w:tblCellMar>
          <w:left w:w="30" w:type="dxa"/>
          <w:right w:w="30" w:type="dxa"/>
        </w:tblCellMar>
        <w:tblLook w:val="0000" w:firstRow="0" w:lastRow="0" w:firstColumn="0" w:lastColumn="0" w:noHBand="0" w:noVBand="0"/>
      </w:tblPr>
      <w:tblGrid>
        <w:gridCol w:w="4142"/>
        <w:gridCol w:w="1203"/>
        <w:gridCol w:w="992"/>
        <w:gridCol w:w="1701"/>
      </w:tblGrid>
      <w:tr w:rsidR="00A67961" w:rsidRPr="00FD7531" w14:paraId="52DC1136" w14:textId="77777777">
        <w:trPr>
          <w:trHeight w:val="286"/>
          <w:jc w:val="center"/>
        </w:trPr>
        <w:tc>
          <w:tcPr>
            <w:tcW w:w="4142" w:type="dxa"/>
            <w:tcBorders>
              <w:top w:val="single" w:sz="4" w:space="0" w:color="auto"/>
            </w:tcBorders>
          </w:tcPr>
          <w:p w14:paraId="58FB8C08" w14:textId="77777777" w:rsidR="00A67961" w:rsidRPr="00CE471E" w:rsidRDefault="00A67961" w:rsidP="00CA6D40">
            <w:pPr>
              <w:spacing w:before="40" w:after="40"/>
              <w:ind w:firstLine="28"/>
              <w:jc w:val="right"/>
              <w:rPr>
                <w:rFonts w:ascii="Arial" w:hAnsi="Arial" w:cs="Arial"/>
                <w:snapToGrid w:val="0"/>
                <w:sz w:val="18"/>
                <w:szCs w:val="18"/>
                <w:lang w:val="fr-FR"/>
              </w:rPr>
            </w:pPr>
          </w:p>
        </w:tc>
        <w:tc>
          <w:tcPr>
            <w:tcW w:w="1203" w:type="dxa"/>
            <w:tcBorders>
              <w:top w:val="single" w:sz="6" w:space="0" w:color="auto"/>
              <w:bottom w:val="single" w:sz="4" w:space="0" w:color="auto"/>
              <w:right w:val="nil"/>
            </w:tcBorders>
            <w:vAlign w:val="center"/>
          </w:tcPr>
          <w:p w14:paraId="4537FB2D" w14:textId="77777777" w:rsidR="00A67961" w:rsidRPr="00043BA2" w:rsidRDefault="00043BA2" w:rsidP="00CA6D40">
            <w:pPr>
              <w:spacing w:before="40" w:after="40"/>
              <w:ind w:firstLine="28"/>
              <w:jc w:val="center"/>
              <w:rPr>
                <w:rFonts w:ascii="Arial" w:eastAsia="Arial Unicode MS" w:hAnsi="Arial" w:cs="Arial"/>
                <w:snapToGrid w:val="0"/>
                <w:sz w:val="18"/>
                <w:szCs w:val="18"/>
              </w:rPr>
            </w:pPr>
            <w:r>
              <w:rPr>
                <w:rFonts w:ascii="Arial" w:eastAsia="Arial Unicode MS" w:hAnsi="Arial" w:cs="Arial"/>
                <w:snapToGrid w:val="0"/>
                <w:sz w:val="18"/>
                <w:szCs w:val="18"/>
              </w:rPr>
              <w:t>Nghìn</w:t>
            </w:r>
            <w:r w:rsidR="00A67961" w:rsidRPr="00043BA2">
              <w:rPr>
                <w:rFonts w:ascii="Arial" w:eastAsia="Arial Unicode MS" w:hAnsi="Arial" w:cs="Arial"/>
                <w:snapToGrid w:val="0"/>
                <w:sz w:val="18"/>
                <w:szCs w:val="18"/>
              </w:rPr>
              <w:t xml:space="preserve"> tỷ đồng</w:t>
            </w:r>
          </w:p>
        </w:tc>
        <w:tc>
          <w:tcPr>
            <w:tcW w:w="992" w:type="dxa"/>
            <w:tcBorders>
              <w:top w:val="single" w:sz="4" w:space="0" w:color="auto"/>
              <w:left w:val="nil"/>
              <w:bottom w:val="single" w:sz="4" w:space="0" w:color="auto"/>
              <w:right w:val="nil"/>
            </w:tcBorders>
          </w:tcPr>
          <w:p w14:paraId="0FABD93F" w14:textId="77777777" w:rsidR="00A67961" w:rsidRPr="00043BA2" w:rsidRDefault="00A67961" w:rsidP="00CA6D40">
            <w:pPr>
              <w:spacing w:before="40" w:after="40"/>
              <w:ind w:firstLine="28"/>
              <w:jc w:val="center"/>
              <w:rPr>
                <w:rFonts w:ascii="Arial" w:eastAsia="Arial Unicode MS" w:hAnsi="Arial" w:cs="Arial"/>
                <w:snapToGrid w:val="0"/>
                <w:sz w:val="18"/>
                <w:szCs w:val="18"/>
              </w:rPr>
            </w:pPr>
            <w:r w:rsidRPr="00043BA2">
              <w:rPr>
                <w:rFonts w:ascii="Arial" w:eastAsia="Arial Unicode MS" w:hAnsi="Arial" w:cs="Arial"/>
                <w:snapToGrid w:val="0"/>
                <w:sz w:val="18"/>
                <w:szCs w:val="18"/>
              </w:rPr>
              <w:t>Cơ cấu     (%)</w:t>
            </w:r>
          </w:p>
        </w:tc>
        <w:tc>
          <w:tcPr>
            <w:tcW w:w="1701" w:type="dxa"/>
            <w:tcBorders>
              <w:top w:val="single" w:sz="4" w:space="0" w:color="auto"/>
              <w:left w:val="nil"/>
              <w:bottom w:val="single" w:sz="4" w:space="0" w:color="auto"/>
              <w:right w:val="nil"/>
            </w:tcBorders>
          </w:tcPr>
          <w:p w14:paraId="4EBA0EF1" w14:textId="77777777" w:rsidR="00A67961" w:rsidRPr="00043BA2" w:rsidRDefault="00A67961" w:rsidP="00CA6D40">
            <w:pPr>
              <w:spacing w:before="40" w:after="40"/>
              <w:ind w:firstLine="28"/>
              <w:jc w:val="center"/>
              <w:rPr>
                <w:rFonts w:ascii="Arial" w:eastAsia="Arial Unicode MS" w:hAnsi="Arial" w:cs="Arial"/>
                <w:snapToGrid w:val="0"/>
                <w:sz w:val="18"/>
                <w:szCs w:val="18"/>
              </w:rPr>
            </w:pPr>
            <w:r w:rsidRPr="00043BA2">
              <w:rPr>
                <w:rFonts w:ascii="Arial" w:eastAsia="Arial Unicode MS" w:hAnsi="Arial" w:cs="Arial"/>
                <w:snapToGrid w:val="0"/>
                <w:sz w:val="18"/>
                <w:szCs w:val="18"/>
              </w:rPr>
              <w:t xml:space="preserve">So với năm </w:t>
            </w:r>
            <w:r w:rsidR="001E3764">
              <w:rPr>
                <w:rFonts w:ascii="Arial" w:eastAsia="Arial Unicode MS" w:hAnsi="Arial" w:cs="Arial"/>
                <w:snapToGrid w:val="0"/>
                <w:sz w:val="18"/>
                <w:szCs w:val="18"/>
              </w:rPr>
              <w:t>2009</w:t>
            </w:r>
            <w:r w:rsidRPr="00043BA2">
              <w:rPr>
                <w:rFonts w:ascii="Arial" w:eastAsia="Arial Unicode MS" w:hAnsi="Arial" w:cs="Arial"/>
                <w:snapToGrid w:val="0"/>
                <w:sz w:val="18"/>
                <w:szCs w:val="18"/>
              </w:rPr>
              <w:t xml:space="preserve"> (%)</w:t>
            </w:r>
          </w:p>
        </w:tc>
      </w:tr>
      <w:tr w:rsidR="00A67961" w:rsidRPr="00FD7531" w14:paraId="17411ED0" w14:textId="77777777">
        <w:trPr>
          <w:trHeight w:val="519"/>
          <w:jc w:val="center"/>
        </w:trPr>
        <w:tc>
          <w:tcPr>
            <w:tcW w:w="4142" w:type="dxa"/>
            <w:vAlign w:val="bottom"/>
          </w:tcPr>
          <w:p w14:paraId="5F8D2067" w14:textId="77777777" w:rsidR="00A67961" w:rsidRPr="00043BA2" w:rsidRDefault="00A67961" w:rsidP="00CA6D40">
            <w:pPr>
              <w:spacing w:before="40" w:after="40" w:line="288" w:lineRule="auto"/>
              <w:ind w:firstLine="30"/>
              <w:rPr>
                <w:rFonts w:ascii="Arial" w:hAnsi="Arial" w:cs="Arial"/>
                <w:b/>
                <w:sz w:val="18"/>
                <w:szCs w:val="18"/>
              </w:rPr>
            </w:pPr>
            <w:r w:rsidRPr="00043BA2">
              <w:rPr>
                <w:rFonts w:ascii="Arial" w:hAnsi="Arial" w:cs="Arial"/>
                <w:b/>
                <w:sz w:val="18"/>
                <w:szCs w:val="18"/>
              </w:rPr>
              <w:t>TỔNG SỐ</w:t>
            </w:r>
          </w:p>
        </w:tc>
        <w:tc>
          <w:tcPr>
            <w:tcW w:w="1203" w:type="dxa"/>
            <w:vAlign w:val="bottom"/>
          </w:tcPr>
          <w:p w14:paraId="4420FCD0" w14:textId="77777777" w:rsidR="00A67961" w:rsidRPr="00043BA2" w:rsidRDefault="00AE3F41" w:rsidP="00CA6D40">
            <w:pPr>
              <w:spacing w:before="40" w:after="40" w:line="288" w:lineRule="auto"/>
              <w:ind w:right="284" w:firstLine="30"/>
              <w:jc w:val="right"/>
              <w:rPr>
                <w:rFonts w:ascii="Arial" w:hAnsi="Arial" w:cs="Arial"/>
                <w:b/>
                <w:sz w:val="18"/>
                <w:szCs w:val="18"/>
              </w:rPr>
            </w:pPr>
            <w:r w:rsidRPr="00043BA2">
              <w:rPr>
                <w:rFonts w:ascii="Arial" w:hAnsi="Arial" w:cs="Arial"/>
                <w:b/>
                <w:sz w:val="18"/>
                <w:szCs w:val="18"/>
              </w:rPr>
              <w:t>83</w:t>
            </w:r>
            <w:r w:rsidR="00923044">
              <w:rPr>
                <w:rFonts w:ascii="Arial" w:hAnsi="Arial" w:cs="Arial"/>
                <w:b/>
                <w:sz w:val="18"/>
                <w:szCs w:val="18"/>
              </w:rPr>
              <w:t>0,3</w:t>
            </w:r>
          </w:p>
        </w:tc>
        <w:tc>
          <w:tcPr>
            <w:tcW w:w="992" w:type="dxa"/>
            <w:vAlign w:val="bottom"/>
          </w:tcPr>
          <w:p w14:paraId="408F98E5" w14:textId="77777777" w:rsidR="00A67961" w:rsidRPr="00043BA2" w:rsidRDefault="00A67961" w:rsidP="00CA6D40">
            <w:pPr>
              <w:spacing w:before="40" w:after="40" w:line="288" w:lineRule="auto"/>
              <w:ind w:right="143" w:firstLine="30"/>
              <w:jc w:val="right"/>
              <w:rPr>
                <w:rFonts w:ascii="Arial" w:hAnsi="Arial" w:cs="Arial"/>
                <w:b/>
                <w:sz w:val="18"/>
                <w:szCs w:val="18"/>
              </w:rPr>
            </w:pPr>
            <w:r w:rsidRPr="00043BA2">
              <w:rPr>
                <w:rFonts w:ascii="Arial" w:hAnsi="Arial" w:cs="Arial"/>
                <w:b/>
                <w:sz w:val="18"/>
                <w:szCs w:val="18"/>
              </w:rPr>
              <w:t>100,0</w:t>
            </w:r>
          </w:p>
        </w:tc>
        <w:tc>
          <w:tcPr>
            <w:tcW w:w="1701" w:type="dxa"/>
            <w:vAlign w:val="bottom"/>
          </w:tcPr>
          <w:p w14:paraId="5FE96128" w14:textId="77777777" w:rsidR="00A67961" w:rsidRPr="00043BA2" w:rsidRDefault="00A67961" w:rsidP="00CA6D40">
            <w:pPr>
              <w:spacing w:before="40" w:after="40" w:line="288" w:lineRule="auto"/>
              <w:ind w:firstLine="30"/>
              <w:jc w:val="center"/>
              <w:rPr>
                <w:rFonts w:ascii="Arial" w:hAnsi="Arial" w:cs="Arial"/>
                <w:b/>
                <w:sz w:val="18"/>
                <w:szCs w:val="18"/>
              </w:rPr>
            </w:pPr>
            <w:r w:rsidRPr="00043BA2">
              <w:rPr>
                <w:rFonts w:ascii="Arial" w:hAnsi="Arial" w:cs="Arial"/>
                <w:b/>
                <w:sz w:val="18"/>
                <w:szCs w:val="18"/>
              </w:rPr>
              <w:t>11</w:t>
            </w:r>
            <w:r w:rsidR="00923044">
              <w:rPr>
                <w:rFonts w:ascii="Arial" w:hAnsi="Arial" w:cs="Arial"/>
                <w:b/>
                <w:sz w:val="18"/>
                <w:szCs w:val="18"/>
              </w:rPr>
              <w:t>7,1</w:t>
            </w:r>
          </w:p>
        </w:tc>
      </w:tr>
      <w:tr w:rsidR="00A67961" w:rsidRPr="00FD7531" w14:paraId="7835702A" w14:textId="77777777">
        <w:trPr>
          <w:trHeight w:val="364"/>
          <w:jc w:val="center"/>
        </w:trPr>
        <w:tc>
          <w:tcPr>
            <w:tcW w:w="4142" w:type="dxa"/>
            <w:vAlign w:val="bottom"/>
          </w:tcPr>
          <w:p w14:paraId="3847DEE4" w14:textId="77777777" w:rsidR="00A67961" w:rsidRPr="00043BA2" w:rsidRDefault="00A67961" w:rsidP="00CA6D40">
            <w:pPr>
              <w:spacing w:before="40" w:after="40" w:line="288" w:lineRule="auto"/>
              <w:ind w:firstLine="212"/>
              <w:rPr>
                <w:rFonts w:ascii="Arial" w:hAnsi="Arial" w:cs="Arial"/>
                <w:sz w:val="18"/>
                <w:szCs w:val="18"/>
              </w:rPr>
            </w:pPr>
            <w:r w:rsidRPr="00043BA2">
              <w:rPr>
                <w:rFonts w:ascii="Arial" w:hAnsi="Arial" w:cs="Arial"/>
                <w:sz w:val="18"/>
                <w:szCs w:val="18"/>
              </w:rPr>
              <w:t>Khu vực Nhà nước</w:t>
            </w:r>
          </w:p>
        </w:tc>
        <w:tc>
          <w:tcPr>
            <w:tcW w:w="1203" w:type="dxa"/>
            <w:vAlign w:val="bottom"/>
          </w:tcPr>
          <w:p w14:paraId="383E95B0" w14:textId="77777777" w:rsidR="00A67961" w:rsidRPr="00043BA2" w:rsidRDefault="00AE3F41" w:rsidP="00CA6D40">
            <w:pPr>
              <w:spacing w:before="40" w:after="40" w:line="288" w:lineRule="auto"/>
              <w:ind w:right="284" w:firstLine="30"/>
              <w:jc w:val="right"/>
              <w:rPr>
                <w:rFonts w:ascii="Arial" w:hAnsi="Arial" w:cs="Arial"/>
                <w:sz w:val="18"/>
                <w:szCs w:val="18"/>
              </w:rPr>
            </w:pPr>
            <w:r w:rsidRPr="00043BA2">
              <w:rPr>
                <w:rFonts w:ascii="Arial" w:hAnsi="Arial" w:cs="Arial"/>
                <w:sz w:val="18"/>
                <w:szCs w:val="18"/>
              </w:rPr>
              <w:t>316</w:t>
            </w:r>
            <w:r w:rsidR="00A67961" w:rsidRPr="00043BA2">
              <w:rPr>
                <w:rFonts w:ascii="Arial" w:hAnsi="Arial" w:cs="Arial"/>
                <w:sz w:val="18"/>
                <w:szCs w:val="18"/>
              </w:rPr>
              <w:t>,</w:t>
            </w:r>
            <w:r w:rsidRPr="00043BA2">
              <w:rPr>
                <w:rFonts w:ascii="Arial" w:hAnsi="Arial" w:cs="Arial"/>
                <w:sz w:val="18"/>
                <w:szCs w:val="18"/>
              </w:rPr>
              <w:t>3</w:t>
            </w:r>
          </w:p>
        </w:tc>
        <w:tc>
          <w:tcPr>
            <w:tcW w:w="992" w:type="dxa"/>
            <w:vAlign w:val="bottom"/>
          </w:tcPr>
          <w:p w14:paraId="54015801" w14:textId="77777777" w:rsidR="00A67961" w:rsidRPr="00043BA2" w:rsidRDefault="00A67961" w:rsidP="00CA6D40">
            <w:pPr>
              <w:spacing w:before="40" w:after="40" w:line="288" w:lineRule="auto"/>
              <w:ind w:right="143" w:firstLine="30"/>
              <w:jc w:val="right"/>
              <w:rPr>
                <w:rFonts w:ascii="Arial" w:hAnsi="Arial" w:cs="Arial"/>
                <w:sz w:val="18"/>
                <w:szCs w:val="18"/>
              </w:rPr>
            </w:pPr>
            <w:r w:rsidRPr="00043BA2">
              <w:rPr>
                <w:rFonts w:ascii="Arial" w:hAnsi="Arial" w:cs="Arial"/>
                <w:sz w:val="18"/>
                <w:szCs w:val="18"/>
              </w:rPr>
              <w:t>3</w:t>
            </w:r>
            <w:r w:rsidR="00AE3F41" w:rsidRPr="00043BA2">
              <w:rPr>
                <w:rFonts w:ascii="Arial" w:hAnsi="Arial" w:cs="Arial"/>
                <w:sz w:val="18"/>
                <w:szCs w:val="18"/>
              </w:rPr>
              <w:t>8</w:t>
            </w:r>
            <w:r w:rsidRPr="00043BA2">
              <w:rPr>
                <w:rFonts w:ascii="Arial" w:hAnsi="Arial" w:cs="Arial"/>
                <w:sz w:val="18"/>
                <w:szCs w:val="18"/>
              </w:rPr>
              <w:t>,</w:t>
            </w:r>
            <w:r w:rsidR="00923044">
              <w:rPr>
                <w:rFonts w:ascii="Arial" w:hAnsi="Arial" w:cs="Arial"/>
                <w:sz w:val="18"/>
                <w:szCs w:val="18"/>
              </w:rPr>
              <w:t>1</w:t>
            </w:r>
          </w:p>
        </w:tc>
        <w:tc>
          <w:tcPr>
            <w:tcW w:w="1701" w:type="dxa"/>
            <w:vAlign w:val="bottom"/>
          </w:tcPr>
          <w:p w14:paraId="5299FAC0" w14:textId="77777777" w:rsidR="00A67961" w:rsidRPr="00043BA2" w:rsidRDefault="00A67961" w:rsidP="00CA6D40">
            <w:pPr>
              <w:spacing w:before="40" w:after="40" w:line="288" w:lineRule="auto"/>
              <w:ind w:firstLine="30"/>
              <w:jc w:val="center"/>
              <w:rPr>
                <w:rFonts w:ascii="Arial" w:hAnsi="Arial" w:cs="Arial"/>
                <w:sz w:val="18"/>
                <w:szCs w:val="18"/>
              </w:rPr>
            </w:pPr>
            <w:r w:rsidRPr="00043BA2">
              <w:rPr>
                <w:rFonts w:ascii="Arial" w:hAnsi="Arial" w:cs="Arial"/>
                <w:sz w:val="18"/>
                <w:szCs w:val="18"/>
              </w:rPr>
              <w:t>1</w:t>
            </w:r>
            <w:r w:rsidR="00AE3F41" w:rsidRPr="00043BA2">
              <w:rPr>
                <w:rFonts w:ascii="Arial" w:hAnsi="Arial" w:cs="Arial"/>
                <w:sz w:val="18"/>
                <w:szCs w:val="18"/>
              </w:rPr>
              <w:t>1</w:t>
            </w:r>
            <w:r w:rsidRPr="00043BA2">
              <w:rPr>
                <w:rFonts w:ascii="Arial" w:hAnsi="Arial" w:cs="Arial"/>
                <w:sz w:val="18"/>
                <w:szCs w:val="18"/>
              </w:rPr>
              <w:t>0,</w:t>
            </w:r>
            <w:r w:rsidR="00AE3F41" w:rsidRPr="00043BA2">
              <w:rPr>
                <w:rFonts w:ascii="Arial" w:hAnsi="Arial" w:cs="Arial"/>
                <w:sz w:val="18"/>
                <w:szCs w:val="18"/>
              </w:rPr>
              <w:t>0</w:t>
            </w:r>
          </w:p>
        </w:tc>
      </w:tr>
      <w:tr w:rsidR="00A67961" w:rsidRPr="00FD7531" w14:paraId="15985AC8" w14:textId="77777777">
        <w:trPr>
          <w:trHeight w:val="355"/>
          <w:jc w:val="center"/>
        </w:trPr>
        <w:tc>
          <w:tcPr>
            <w:tcW w:w="4142" w:type="dxa"/>
            <w:vAlign w:val="bottom"/>
          </w:tcPr>
          <w:p w14:paraId="351CE1FC" w14:textId="77777777" w:rsidR="00A67961" w:rsidRPr="00043BA2" w:rsidRDefault="00A67961" w:rsidP="00CA6D40">
            <w:pPr>
              <w:spacing w:before="40" w:after="40" w:line="288" w:lineRule="auto"/>
              <w:ind w:firstLine="212"/>
              <w:rPr>
                <w:rFonts w:ascii="Arial" w:hAnsi="Arial" w:cs="Arial"/>
                <w:sz w:val="18"/>
                <w:szCs w:val="18"/>
              </w:rPr>
            </w:pPr>
            <w:r w:rsidRPr="00043BA2">
              <w:rPr>
                <w:rFonts w:ascii="Arial" w:hAnsi="Arial" w:cs="Arial"/>
                <w:sz w:val="18"/>
                <w:szCs w:val="18"/>
              </w:rPr>
              <w:t>Khu vực ngoài Nhà nước</w:t>
            </w:r>
          </w:p>
        </w:tc>
        <w:tc>
          <w:tcPr>
            <w:tcW w:w="1203" w:type="dxa"/>
            <w:vAlign w:val="bottom"/>
          </w:tcPr>
          <w:p w14:paraId="30165B96" w14:textId="77777777" w:rsidR="00A67961" w:rsidRPr="00043BA2" w:rsidRDefault="00A67961" w:rsidP="00CA6D40">
            <w:pPr>
              <w:spacing w:before="40" w:after="40" w:line="288" w:lineRule="auto"/>
              <w:ind w:right="284" w:firstLine="30"/>
              <w:jc w:val="right"/>
              <w:rPr>
                <w:rFonts w:ascii="Arial" w:hAnsi="Arial" w:cs="Arial"/>
                <w:sz w:val="18"/>
                <w:szCs w:val="18"/>
              </w:rPr>
            </w:pPr>
            <w:r w:rsidRPr="00043BA2">
              <w:rPr>
                <w:rFonts w:ascii="Arial" w:hAnsi="Arial" w:cs="Arial"/>
                <w:sz w:val="18"/>
                <w:szCs w:val="18"/>
              </w:rPr>
              <w:t>2</w:t>
            </w:r>
            <w:r w:rsidR="00AE3F41" w:rsidRPr="00043BA2">
              <w:rPr>
                <w:rFonts w:ascii="Arial" w:hAnsi="Arial" w:cs="Arial"/>
                <w:sz w:val="18"/>
                <w:szCs w:val="18"/>
              </w:rPr>
              <w:t>9</w:t>
            </w:r>
            <w:r w:rsidR="00923044">
              <w:rPr>
                <w:rFonts w:ascii="Arial" w:hAnsi="Arial" w:cs="Arial"/>
                <w:sz w:val="18"/>
                <w:szCs w:val="18"/>
              </w:rPr>
              <w:t>9</w:t>
            </w:r>
            <w:r w:rsidRPr="00043BA2">
              <w:rPr>
                <w:rFonts w:ascii="Arial" w:hAnsi="Arial" w:cs="Arial"/>
                <w:sz w:val="18"/>
                <w:szCs w:val="18"/>
              </w:rPr>
              <w:t>,</w:t>
            </w:r>
            <w:r w:rsidR="00AE3F41" w:rsidRPr="00043BA2">
              <w:rPr>
                <w:rFonts w:ascii="Arial" w:hAnsi="Arial" w:cs="Arial"/>
                <w:sz w:val="18"/>
                <w:szCs w:val="18"/>
              </w:rPr>
              <w:t>5</w:t>
            </w:r>
          </w:p>
        </w:tc>
        <w:tc>
          <w:tcPr>
            <w:tcW w:w="992" w:type="dxa"/>
            <w:vAlign w:val="bottom"/>
          </w:tcPr>
          <w:p w14:paraId="64C45791" w14:textId="77777777" w:rsidR="00A67961" w:rsidRPr="00043BA2" w:rsidRDefault="00A67961" w:rsidP="00CA6D40">
            <w:pPr>
              <w:spacing w:before="40" w:after="40" w:line="288" w:lineRule="auto"/>
              <w:ind w:right="143" w:firstLine="30"/>
              <w:jc w:val="right"/>
              <w:rPr>
                <w:rFonts w:ascii="Arial" w:hAnsi="Arial" w:cs="Arial"/>
                <w:sz w:val="18"/>
                <w:szCs w:val="18"/>
              </w:rPr>
            </w:pPr>
            <w:r w:rsidRPr="00043BA2">
              <w:rPr>
                <w:rFonts w:ascii="Arial" w:hAnsi="Arial" w:cs="Arial"/>
                <w:sz w:val="18"/>
                <w:szCs w:val="18"/>
              </w:rPr>
              <w:t>3</w:t>
            </w:r>
            <w:r w:rsidR="00923044">
              <w:rPr>
                <w:rFonts w:ascii="Arial" w:hAnsi="Arial" w:cs="Arial"/>
                <w:sz w:val="18"/>
                <w:szCs w:val="18"/>
              </w:rPr>
              <w:t>6,1</w:t>
            </w:r>
          </w:p>
        </w:tc>
        <w:tc>
          <w:tcPr>
            <w:tcW w:w="1701" w:type="dxa"/>
            <w:vAlign w:val="bottom"/>
          </w:tcPr>
          <w:p w14:paraId="5B6039DB" w14:textId="77777777" w:rsidR="00A67961" w:rsidRPr="00043BA2" w:rsidRDefault="00A67961" w:rsidP="00CA6D40">
            <w:pPr>
              <w:spacing w:before="40" w:after="40" w:line="288" w:lineRule="auto"/>
              <w:ind w:firstLine="30"/>
              <w:jc w:val="center"/>
              <w:rPr>
                <w:rFonts w:ascii="Arial" w:hAnsi="Arial" w:cs="Arial"/>
                <w:sz w:val="18"/>
                <w:szCs w:val="18"/>
              </w:rPr>
            </w:pPr>
            <w:r w:rsidRPr="00043BA2">
              <w:rPr>
                <w:rFonts w:ascii="Arial" w:hAnsi="Arial" w:cs="Arial"/>
                <w:sz w:val="18"/>
                <w:szCs w:val="18"/>
              </w:rPr>
              <w:t>1</w:t>
            </w:r>
            <w:r w:rsidR="001E3764">
              <w:rPr>
                <w:rFonts w:ascii="Arial" w:hAnsi="Arial" w:cs="Arial"/>
                <w:sz w:val="18"/>
                <w:szCs w:val="18"/>
              </w:rPr>
              <w:t>2</w:t>
            </w:r>
            <w:r w:rsidR="00923044">
              <w:rPr>
                <w:rFonts w:ascii="Arial" w:hAnsi="Arial" w:cs="Arial"/>
                <w:sz w:val="18"/>
                <w:szCs w:val="18"/>
              </w:rPr>
              <w:t>4,7</w:t>
            </w:r>
          </w:p>
        </w:tc>
      </w:tr>
      <w:tr w:rsidR="00A67961" w:rsidRPr="00FD7531" w14:paraId="77968173" w14:textId="77777777">
        <w:trPr>
          <w:trHeight w:val="286"/>
          <w:jc w:val="center"/>
        </w:trPr>
        <w:tc>
          <w:tcPr>
            <w:tcW w:w="4142" w:type="dxa"/>
            <w:tcBorders>
              <w:top w:val="nil"/>
              <w:left w:val="nil"/>
              <w:bottom w:val="single" w:sz="4" w:space="0" w:color="auto"/>
              <w:right w:val="nil"/>
            </w:tcBorders>
            <w:vAlign w:val="bottom"/>
          </w:tcPr>
          <w:p w14:paraId="10DF646E" w14:textId="77777777" w:rsidR="00A67961" w:rsidRPr="00043BA2" w:rsidRDefault="00A67961" w:rsidP="00CA6D40">
            <w:pPr>
              <w:spacing w:before="40" w:after="40" w:line="288" w:lineRule="auto"/>
              <w:ind w:firstLine="212"/>
              <w:rPr>
                <w:rFonts w:ascii="Arial" w:hAnsi="Arial" w:cs="Arial"/>
                <w:spacing w:val="-4"/>
                <w:sz w:val="18"/>
                <w:szCs w:val="18"/>
              </w:rPr>
            </w:pPr>
            <w:r w:rsidRPr="00043BA2">
              <w:rPr>
                <w:rFonts w:ascii="Arial" w:hAnsi="Arial" w:cs="Arial"/>
                <w:spacing w:val="-4"/>
                <w:sz w:val="18"/>
                <w:szCs w:val="18"/>
              </w:rPr>
              <w:t>Khu vực có vốn đầu tư trực tiếp nước ngoài</w:t>
            </w:r>
          </w:p>
        </w:tc>
        <w:tc>
          <w:tcPr>
            <w:tcW w:w="1203" w:type="dxa"/>
            <w:tcBorders>
              <w:top w:val="nil"/>
              <w:left w:val="nil"/>
              <w:bottom w:val="single" w:sz="4" w:space="0" w:color="auto"/>
              <w:right w:val="nil"/>
            </w:tcBorders>
            <w:vAlign w:val="bottom"/>
          </w:tcPr>
          <w:p w14:paraId="651C8528" w14:textId="77777777" w:rsidR="00A67961" w:rsidRPr="00043BA2" w:rsidRDefault="00AE3F41" w:rsidP="00CA6D40">
            <w:pPr>
              <w:spacing w:before="40" w:after="40" w:line="288" w:lineRule="auto"/>
              <w:ind w:right="284" w:firstLine="30"/>
              <w:jc w:val="right"/>
              <w:rPr>
                <w:rFonts w:ascii="Arial" w:hAnsi="Arial" w:cs="Arial"/>
                <w:sz w:val="18"/>
                <w:szCs w:val="18"/>
              </w:rPr>
            </w:pPr>
            <w:r w:rsidRPr="00043BA2">
              <w:rPr>
                <w:rFonts w:ascii="Arial" w:hAnsi="Arial" w:cs="Arial"/>
                <w:sz w:val="18"/>
                <w:szCs w:val="18"/>
              </w:rPr>
              <w:t>2</w:t>
            </w:r>
            <w:r w:rsidR="00A67961" w:rsidRPr="00043BA2">
              <w:rPr>
                <w:rFonts w:ascii="Arial" w:hAnsi="Arial" w:cs="Arial"/>
                <w:sz w:val="18"/>
                <w:szCs w:val="18"/>
              </w:rPr>
              <w:t>1</w:t>
            </w:r>
            <w:r w:rsidRPr="00043BA2">
              <w:rPr>
                <w:rFonts w:ascii="Arial" w:hAnsi="Arial" w:cs="Arial"/>
                <w:sz w:val="18"/>
                <w:szCs w:val="18"/>
              </w:rPr>
              <w:t>4</w:t>
            </w:r>
            <w:r w:rsidR="00A67961" w:rsidRPr="00043BA2">
              <w:rPr>
                <w:rFonts w:ascii="Arial" w:hAnsi="Arial" w:cs="Arial"/>
                <w:sz w:val="18"/>
                <w:szCs w:val="18"/>
              </w:rPr>
              <w:t>,</w:t>
            </w:r>
            <w:r w:rsidRPr="00043BA2">
              <w:rPr>
                <w:rFonts w:ascii="Arial" w:hAnsi="Arial" w:cs="Arial"/>
                <w:sz w:val="18"/>
                <w:szCs w:val="18"/>
              </w:rPr>
              <w:t>5</w:t>
            </w:r>
          </w:p>
        </w:tc>
        <w:tc>
          <w:tcPr>
            <w:tcW w:w="992" w:type="dxa"/>
            <w:tcBorders>
              <w:top w:val="nil"/>
              <w:left w:val="nil"/>
              <w:bottom w:val="single" w:sz="4" w:space="0" w:color="auto"/>
              <w:right w:val="nil"/>
            </w:tcBorders>
            <w:vAlign w:val="bottom"/>
          </w:tcPr>
          <w:p w14:paraId="122D4E63" w14:textId="77777777" w:rsidR="00A67961" w:rsidRPr="00043BA2" w:rsidRDefault="001E3764" w:rsidP="00CA6D40">
            <w:pPr>
              <w:spacing w:before="40" w:after="40" w:line="288" w:lineRule="auto"/>
              <w:ind w:right="143" w:firstLine="30"/>
              <w:jc w:val="right"/>
              <w:rPr>
                <w:rFonts w:ascii="Arial" w:hAnsi="Arial" w:cs="Arial"/>
                <w:sz w:val="18"/>
                <w:szCs w:val="18"/>
              </w:rPr>
            </w:pPr>
            <w:r>
              <w:rPr>
                <w:rFonts w:ascii="Arial" w:hAnsi="Arial" w:cs="Arial"/>
                <w:sz w:val="18"/>
                <w:szCs w:val="18"/>
              </w:rPr>
              <w:t>2</w:t>
            </w:r>
            <w:r w:rsidR="00923044">
              <w:rPr>
                <w:rFonts w:ascii="Arial" w:hAnsi="Arial" w:cs="Arial"/>
                <w:sz w:val="18"/>
                <w:szCs w:val="18"/>
              </w:rPr>
              <w:t>5,8</w:t>
            </w:r>
          </w:p>
        </w:tc>
        <w:tc>
          <w:tcPr>
            <w:tcW w:w="1701" w:type="dxa"/>
            <w:tcBorders>
              <w:top w:val="nil"/>
              <w:left w:val="nil"/>
              <w:bottom w:val="single" w:sz="4" w:space="0" w:color="auto"/>
              <w:right w:val="nil"/>
            </w:tcBorders>
            <w:vAlign w:val="bottom"/>
          </w:tcPr>
          <w:p w14:paraId="6F24F34B" w14:textId="77777777" w:rsidR="00A67961" w:rsidRPr="00043BA2" w:rsidRDefault="00AE3F41" w:rsidP="00CA6D40">
            <w:pPr>
              <w:spacing w:before="40" w:after="40" w:line="288" w:lineRule="auto"/>
              <w:ind w:firstLine="30"/>
              <w:jc w:val="center"/>
              <w:rPr>
                <w:rFonts w:ascii="Arial" w:hAnsi="Arial" w:cs="Arial"/>
                <w:sz w:val="18"/>
                <w:szCs w:val="18"/>
              </w:rPr>
            </w:pPr>
            <w:r w:rsidRPr="00043BA2">
              <w:rPr>
                <w:rFonts w:ascii="Arial" w:hAnsi="Arial" w:cs="Arial"/>
                <w:sz w:val="18"/>
                <w:szCs w:val="18"/>
              </w:rPr>
              <w:t>118</w:t>
            </w:r>
            <w:r w:rsidR="00A67961" w:rsidRPr="00043BA2">
              <w:rPr>
                <w:rFonts w:ascii="Arial" w:hAnsi="Arial" w:cs="Arial"/>
                <w:sz w:val="18"/>
                <w:szCs w:val="18"/>
              </w:rPr>
              <w:t>,</w:t>
            </w:r>
            <w:r w:rsidRPr="00043BA2">
              <w:rPr>
                <w:rFonts w:ascii="Arial" w:hAnsi="Arial" w:cs="Arial"/>
                <w:sz w:val="18"/>
                <w:szCs w:val="18"/>
              </w:rPr>
              <w:t>4</w:t>
            </w:r>
          </w:p>
        </w:tc>
      </w:tr>
    </w:tbl>
    <w:p w14:paraId="63F106B2" w14:textId="77777777" w:rsidR="00A67961" w:rsidRPr="00FD7531" w:rsidRDefault="00A67961" w:rsidP="00CE471E">
      <w:pPr>
        <w:spacing w:before="40" w:after="40" w:line="288" w:lineRule="auto"/>
        <w:ind w:firstLine="539"/>
        <w:jc w:val="both"/>
        <w:rPr>
          <w:lang w:val="pt-BR"/>
        </w:rPr>
      </w:pPr>
      <w:r w:rsidRPr="00FD7531">
        <w:t>Trong vốn đầu tư của khu vực Nhà nước, vốn từ ngân sách Nhà nước đạt 1</w:t>
      </w:r>
      <w:r w:rsidR="00D56E79" w:rsidRPr="00FD7531">
        <w:t>41</w:t>
      </w:r>
      <w:r w:rsidRPr="00FD7531">
        <w:t>,</w:t>
      </w:r>
      <w:r w:rsidR="00D56E79" w:rsidRPr="00FD7531">
        <w:t>6</w:t>
      </w:r>
      <w:r w:rsidRPr="00FD7531">
        <w:t xml:space="preserve"> nghìn tỷ đồng, chiếm </w:t>
      </w:r>
      <w:r w:rsidR="00D56E79" w:rsidRPr="00FD7531">
        <w:t>17</w:t>
      </w:r>
      <w:r w:rsidRPr="00FD7531">
        <w:t>,</w:t>
      </w:r>
      <w:r w:rsidR="00D56E79" w:rsidRPr="00FD7531">
        <w:t>1</w:t>
      </w:r>
      <w:r w:rsidRPr="00FD7531">
        <w:t>% tổng vốn đầu tư cả nước, bằng 1</w:t>
      </w:r>
      <w:r w:rsidR="00D56E79" w:rsidRPr="00FD7531">
        <w:t>10</w:t>
      </w:r>
      <w:r w:rsidRPr="00FD7531">
        <w:t>,</w:t>
      </w:r>
      <w:r w:rsidR="00D56E79" w:rsidRPr="00FD7531">
        <w:t>4</w:t>
      </w:r>
      <w:r w:rsidRPr="00FD7531">
        <w:t xml:space="preserve">% kế hoạch năm. </w:t>
      </w:r>
      <w:r w:rsidRPr="00FD7531">
        <w:rPr>
          <w:lang w:val="pt-BR"/>
        </w:rPr>
        <w:t xml:space="preserve">Vốn đầu tư từ ngân sách Nhà nước do Trung ương quản lý đạt </w:t>
      </w:r>
      <w:r w:rsidR="00D56E79" w:rsidRPr="00FD7531">
        <w:rPr>
          <w:lang w:val="pt-BR"/>
        </w:rPr>
        <w:t>42</w:t>
      </w:r>
      <w:r w:rsidRPr="00FD7531">
        <w:rPr>
          <w:lang w:val="pt-BR"/>
        </w:rPr>
        <w:t>,</w:t>
      </w:r>
      <w:r w:rsidR="00D56E79" w:rsidRPr="00FD7531">
        <w:rPr>
          <w:lang w:val="pt-BR"/>
        </w:rPr>
        <w:t>7</w:t>
      </w:r>
      <w:r w:rsidRPr="00FD7531">
        <w:rPr>
          <w:lang w:val="pt-BR"/>
        </w:rPr>
        <w:t xml:space="preserve"> nghìn tỷ đồng, bằng 1</w:t>
      </w:r>
      <w:r w:rsidR="00D56E79" w:rsidRPr="00FD7531">
        <w:rPr>
          <w:lang w:val="pt-BR"/>
        </w:rPr>
        <w:t>04</w:t>
      </w:r>
      <w:r w:rsidRPr="00FD7531">
        <w:rPr>
          <w:lang w:val="pt-BR"/>
        </w:rPr>
        <w:t>,</w:t>
      </w:r>
      <w:r w:rsidR="00D56E79" w:rsidRPr="00FD7531">
        <w:rPr>
          <w:lang w:val="pt-BR"/>
        </w:rPr>
        <w:t>7</w:t>
      </w:r>
      <w:r w:rsidRPr="00FD7531">
        <w:rPr>
          <w:lang w:val="pt-BR"/>
        </w:rPr>
        <w:t xml:space="preserve">% kế hoạch, trong đó Bộ </w:t>
      </w:r>
      <w:r w:rsidR="00D56E79" w:rsidRPr="00FD7531">
        <w:rPr>
          <w:lang w:val="pt-BR"/>
        </w:rPr>
        <w:t>Giáo dục và Đào tạo</w:t>
      </w:r>
      <w:r w:rsidRPr="00FD7531">
        <w:rPr>
          <w:lang w:val="pt-BR"/>
        </w:rPr>
        <w:t xml:space="preserve"> đạt </w:t>
      </w:r>
      <w:r w:rsidR="00D56E79" w:rsidRPr="00FD7531">
        <w:rPr>
          <w:lang w:val="pt-BR"/>
        </w:rPr>
        <w:t>1336</w:t>
      </w:r>
      <w:r w:rsidRPr="00FD7531">
        <w:rPr>
          <w:lang w:val="pt-BR"/>
        </w:rPr>
        <w:t>,</w:t>
      </w:r>
      <w:r w:rsidR="00D56E79" w:rsidRPr="00FD7531">
        <w:rPr>
          <w:lang w:val="pt-BR"/>
        </w:rPr>
        <w:t>5</w:t>
      </w:r>
      <w:r w:rsidRPr="00FD7531">
        <w:rPr>
          <w:lang w:val="pt-BR"/>
        </w:rPr>
        <w:t xml:space="preserve"> tỷ đồng, bằng 1</w:t>
      </w:r>
      <w:r w:rsidR="00D56E79" w:rsidRPr="00FD7531">
        <w:rPr>
          <w:lang w:val="pt-BR"/>
        </w:rPr>
        <w:t>31</w:t>
      </w:r>
      <w:r w:rsidRPr="00FD7531">
        <w:rPr>
          <w:lang w:val="pt-BR"/>
        </w:rPr>
        <w:t>,</w:t>
      </w:r>
      <w:r w:rsidR="00D56E79" w:rsidRPr="00FD7531">
        <w:rPr>
          <w:lang w:val="pt-BR"/>
        </w:rPr>
        <w:t>2</w:t>
      </w:r>
      <w:r w:rsidRPr="00FD7531">
        <w:rPr>
          <w:lang w:val="pt-BR"/>
        </w:rPr>
        <w:t xml:space="preserve">%; Bộ Giao thông Vận tải </w:t>
      </w:r>
      <w:r w:rsidR="00D56E79" w:rsidRPr="00FD7531">
        <w:rPr>
          <w:lang w:val="pt-BR"/>
        </w:rPr>
        <w:t>8168</w:t>
      </w:r>
      <w:r w:rsidRPr="00FD7531">
        <w:rPr>
          <w:lang w:val="pt-BR"/>
        </w:rPr>
        <w:t xml:space="preserve"> tỷ đồng, bằng 1</w:t>
      </w:r>
      <w:r w:rsidR="00D56E79" w:rsidRPr="00FD7531">
        <w:rPr>
          <w:lang w:val="pt-BR"/>
        </w:rPr>
        <w:t>22</w:t>
      </w:r>
      <w:r w:rsidRPr="00FD7531">
        <w:rPr>
          <w:lang w:val="pt-BR"/>
        </w:rPr>
        <w:t>,</w:t>
      </w:r>
      <w:r w:rsidR="00D56E79" w:rsidRPr="00FD7531">
        <w:rPr>
          <w:lang w:val="pt-BR"/>
        </w:rPr>
        <w:t>8</w:t>
      </w:r>
      <w:r w:rsidRPr="00FD7531">
        <w:rPr>
          <w:lang w:val="pt-BR"/>
        </w:rPr>
        <w:t xml:space="preserve">%; Bộ </w:t>
      </w:r>
      <w:r w:rsidR="00D56E79" w:rsidRPr="00FD7531">
        <w:rPr>
          <w:lang w:val="pt-BR"/>
        </w:rPr>
        <w:t>Văn hóa, Thể thao và Du lịch</w:t>
      </w:r>
      <w:r w:rsidRPr="00FD7531">
        <w:rPr>
          <w:lang w:val="pt-BR"/>
        </w:rPr>
        <w:t xml:space="preserve"> 5</w:t>
      </w:r>
      <w:r w:rsidR="00C65429" w:rsidRPr="00FD7531">
        <w:rPr>
          <w:lang w:val="pt-BR"/>
        </w:rPr>
        <w:t>69</w:t>
      </w:r>
      <w:r w:rsidRPr="00FD7531">
        <w:rPr>
          <w:lang w:val="pt-BR"/>
        </w:rPr>
        <w:t xml:space="preserve"> tỷ đồng, bằng </w:t>
      </w:r>
      <w:r w:rsidR="00C65429" w:rsidRPr="00FD7531">
        <w:rPr>
          <w:lang w:val="pt-BR"/>
        </w:rPr>
        <w:t>9</w:t>
      </w:r>
      <w:r w:rsidRPr="00FD7531">
        <w:rPr>
          <w:lang w:val="pt-BR"/>
        </w:rPr>
        <w:t>6</w:t>
      </w:r>
      <w:r w:rsidR="00C65429" w:rsidRPr="00FD7531">
        <w:rPr>
          <w:lang w:val="pt-BR"/>
        </w:rPr>
        <w:t>,9</w:t>
      </w:r>
      <w:r w:rsidRPr="00FD7531">
        <w:rPr>
          <w:lang w:val="pt-BR"/>
        </w:rPr>
        <w:t xml:space="preserve">%; </w:t>
      </w:r>
      <w:r w:rsidRPr="00FD7531">
        <w:rPr>
          <w:spacing w:val="-6"/>
          <w:lang w:val="pt-BR"/>
        </w:rPr>
        <w:t xml:space="preserve">Bộ </w:t>
      </w:r>
      <w:r w:rsidR="00C65429" w:rsidRPr="00FD7531">
        <w:rPr>
          <w:spacing w:val="-6"/>
          <w:lang w:val="pt-BR"/>
        </w:rPr>
        <w:t>Công thương</w:t>
      </w:r>
      <w:r w:rsidRPr="00FD7531">
        <w:rPr>
          <w:spacing w:val="-6"/>
          <w:lang w:val="pt-BR"/>
        </w:rPr>
        <w:t xml:space="preserve"> </w:t>
      </w:r>
      <w:r w:rsidR="00C65429" w:rsidRPr="00FD7531">
        <w:rPr>
          <w:spacing w:val="-6"/>
          <w:lang w:val="pt-BR"/>
        </w:rPr>
        <w:t>3602</w:t>
      </w:r>
      <w:r w:rsidRPr="00FD7531">
        <w:rPr>
          <w:spacing w:val="-6"/>
          <w:lang w:val="pt-BR"/>
        </w:rPr>
        <w:t xml:space="preserve"> tỷ đồng, bằng </w:t>
      </w:r>
      <w:r w:rsidR="00C65429" w:rsidRPr="00FD7531">
        <w:rPr>
          <w:spacing w:val="-6"/>
          <w:lang w:val="pt-BR"/>
        </w:rPr>
        <w:t>89</w:t>
      </w:r>
      <w:r w:rsidRPr="00FD7531">
        <w:rPr>
          <w:spacing w:val="-6"/>
          <w:lang w:val="pt-BR"/>
        </w:rPr>
        <w:t xml:space="preserve">%; Bộ </w:t>
      </w:r>
      <w:r w:rsidR="00C65429" w:rsidRPr="00FD7531">
        <w:rPr>
          <w:spacing w:val="-6"/>
          <w:lang w:val="pt-BR"/>
        </w:rPr>
        <w:t>Nông nghiệp và Phát triển Nông thôn</w:t>
      </w:r>
      <w:r w:rsidRPr="00FD7531">
        <w:rPr>
          <w:spacing w:val="-6"/>
          <w:lang w:val="pt-BR"/>
        </w:rPr>
        <w:t xml:space="preserve"> </w:t>
      </w:r>
      <w:r w:rsidR="00C65429" w:rsidRPr="00FD7531">
        <w:rPr>
          <w:spacing w:val="-6"/>
          <w:lang w:val="pt-BR"/>
        </w:rPr>
        <w:t>5080</w:t>
      </w:r>
      <w:r w:rsidRPr="00FD7531">
        <w:rPr>
          <w:spacing w:val="-6"/>
          <w:lang w:val="pt-BR"/>
        </w:rPr>
        <w:t xml:space="preserve"> tỷ đồng,</w:t>
      </w:r>
      <w:r w:rsidRPr="00FD7531">
        <w:rPr>
          <w:spacing w:val="-4"/>
          <w:lang w:val="pt-BR"/>
        </w:rPr>
        <w:t xml:space="preserve"> bằng </w:t>
      </w:r>
      <w:r w:rsidR="00C65429" w:rsidRPr="00FD7531">
        <w:rPr>
          <w:spacing w:val="-4"/>
          <w:lang w:val="pt-BR"/>
        </w:rPr>
        <w:t>87</w:t>
      </w:r>
      <w:r w:rsidRPr="00FD7531">
        <w:rPr>
          <w:spacing w:val="-4"/>
          <w:lang w:val="pt-BR"/>
        </w:rPr>
        <w:t>,</w:t>
      </w:r>
      <w:r w:rsidR="00C65429" w:rsidRPr="00FD7531">
        <w:rPr>
          <w:spacing w:val="-4"/>
          <w:lang w:val="pt-BR"/>
        </w:rPr>
        <w:t>2</w:t>
      </w:r>
      <w:r w:rsidRPr="00FD7531">
        <w:rPr>
          <w:spacing w:val="-4"/>
          <w:lang w:val="pt-BR"/>
        </w:rPr>
        <w:t xml:space="preserve">%; Bộ </w:t>
      </w:r>
      <w:r w:rsidR="00C65429" w:rsidRPr="00FD7531">
        <w:rPr>
          <w:spacing w:val="-4"/>
          <w:lang w:val="pt-BR"/>
        </w:rPr>
        <w:t>Y tế</w:t>
      </w:r>
      <w:r w:rsidRPr="00FD7531">
        <w:rPr>
          <w:spacing w:val="-4"/>
          <w:lang w:val="pt-BR"/>
        </w:rPr>
        <w:t xml:space="preserve"> 1</w:t>
      </w:r>
      <w:r w:rsidR="00C65429" w:rsidRPr="00FD7531">
        <w:rPr>
          <w:spacing w:val="-4"/>
          <w:lang w:val="pt-BR"/>
        </w:rPr>
        <w:t>050</w:t>
      </w:r>
      <w:r w:rsidRPr="00FD7531">
        <w:rPr>
          <w:spacing w:val="-4"/>
          <w:lang w:val="pt-BR"/>
        </w:rPr>
        <w:t xml:space="preserve"> tỷ đồng, bằng </w:t>
      </w:r>
      <w:r w:rsidR="00C65429" w:rsidRPr="00FD7531">
        <w:rPr>
          <w:spacing w:val="-4"/>
          <w:lang w:val="pt-BR"/>
        </w:rPr>
        <w:t>83,6</w:t>
      </w:r>
      <w:r w:rsidRPr="00FD7531">
        <w:rPr>
          <w:spacing w:val="-4"/>
          <w:lang w:val="pt-BR"/>
        </w:rPr>
        <w:t xml:space="preserve">%; Bộ Xây dựng </w:t>
      </w:r>
      <w:r w:rsidR="00C65429" w:rsidRPr="00FD7531">
        <w:rPr>
          <w:spacing w:val="-4"/>
          <w:lang w:val="pt-BR"/>
        </w:rPr>
        <w:t>689,5</w:t>
      </w:r>
      <w:r w:rsidRPr="00FD7531">
        <w:rPr>
          <w:spacing w:val="-4"/>
          <w:lang w:val="pt-BR"/>
        </w:rPr>
        <w:t xml:space="preserve"> tỷ đồng, bằng </w:t>
      </w:r>
      <w:r w:rsidR="00C65429" w:rsidRPr="00FD7531">
        <w:rPr>
          <w:spacing w:val="-4"/>
          <w:lang w:val="pt-BR"/>
        </w:rPr>
        <w:t>69</w:t>
      </w:r>
      <w:r w:rsidRPr="00FD7531">
        <w:rPr>
          <w:spacing w:val="-4"/>
          <w:lang w:val="pt-BR"/>
        </w:rPr>
        <w:t>,</w:t>
      </w:r>
      <w:r w:rsidR="00C65429" w:rsidRPr="00FD7531">
        <w:rPr>
          <w:spacing w:val="-4"/>
          <w:lang w:val="pt-BR"/>
        </w:rPr>
        <w:t>7% kế hoạch năm 2010</w:t>
      </w:r>
      <w:r w:rsidRPr="00FD7531">
        <w:rPr>
          <w:spacing w:val="-4"/>
          <w:lang w:val="pt-BR"/>
        </w:rPr>
        <w:t>.</w:t>
      </w:r>
      <w:r w:rsidRPr="00FD7531">
        <w:rPr>
          <w:lang w:val="pt-BR"/>
        </w:rPr>
        <w:t xml:space="preserve"> </w:t>
      </w:r>
    </w:p>
    <w:p w14:paraId="309AC67D" w14:textId="77777777" w:rsidR="00A67961" w:rsidRPr="009355B0" w:rsidRDefault="00A67961" w:rsidP="00CE471E">
      <w:pPr>
        <w:spacing w:before="40" w:after="40" w:line="288" w:lineRule="auto"/>
        <w:ind w:firstLine="540"/>
        <w:jc w:val="both"/>
        <w:rPr>
          <w:spacing w:val="-4"/>
          <w:lang w:val="pt-BR"/>
        </w:rPr>
      </w:pPr>
      <w:r w:rsidRPr="009355B0">
        <w:rPr>
          <w:spacing w:val="-4"/>
          <w:lang w:val="pt-BR"/>
        </w:rPr>
        <w:t>Vốn đầu tư từ ngân sách Nhà nước do địa phương quản lý ước tính thực hiện 9</w:t>
      </w:r>
      <w:r w:rsidR="00EB6C56" w:rsidRPr="009355B0">
        <w:rPr>
          <w:spacing w:val="-4"/>
          <w:lang w:val="pt-BR"/>
        </w:rPr>
        <w:t>8</w:t>
      </w:r>
      <w:r w:rsidRPr="009355B0">
        <w:rPr>
          <w:spacing w:val="-4"/>
          <w:lang w:val="pt-BR"/>
        </w:rPr>
        <w:t>,9 nghìn tỷ đồng, bằng 1</w:t>
      </w:r>
      <w:r w:rsidR="00EB6C56" w:rsidRPr="009355B0">
        <w:rPr>
          <w:spacing w:val="-4"/>
          <w:lang w:val="pt-BR"/>
        </w:rPr>
        <w:t>13</w:t>
      </w:r>
      <w:r w:rsidRPr="009355B0">
        <w:rPr>
          <w:spacing w:val="-4"/>
          <w:lang w:val="pt-BR"/>
        </w:rPr>
        <w:t>% kế hoạch năm, trong đó một số địa phương có số vốn thực hiện lớn là: Thành phố Hồ Chí Minh đạt 1</w:t>
      </w:r>
      <w:r w:rsidR="00EB6C56" w:rsidRPr="009355B0">
        <w:rPr>
          <w:spacing w:val="-4"/>
          <w:lang w:val="pt-BR"/>
        </w:rPr>
        <w:t>5</w:t>
      </w:r>
      <w:r w:rsidR="0058662A" w:rsidRPr="009355B0">
        <w:rPr>
          <w:spacing w:val="-4"/>
          <w:lang w:val="pt-BR"/>
        </w:rPr>
        <w:t>,</w:t>
      </w:r>
      <w:r w:rsidR="00EB6C56" w:rsidRPr="009355B0">
        <w:rPr>
          <w:spacing w:val="-4"/>
          <w:lang w:val="pt-BR"/>
        </w:rPr>
        <w:t>3</w:t>
      </w:r>
      <w:r w:rsidR="0058662A" w:rsidRPr="009355B0">
        <w:rPr>
          <w:spacing w:val="-4"/>
          <w:lang w:val="pt-BR"/>
        </w:rPr>
        <w:t xml:space="preserve"> nghìn</w:t>
      </w:r>
      <w:r w:rsidRPr="009355B0">
        <w:rPr>
          <w:spacing w:val="-4"/>
          <w:lang w:val="pt-BR"/>
        </w:rPr>
        <w:t xml:space="preserve"> tỷ đồng, bằng </w:t>
      </w:r>
      <w:r w:rsidR="00EB6C56" w:rsidRPr="009355B0">
        <w:rPr>
          <w:spacing w:val="-4"/>
          <w:lang w:val="pt-BR"/>
        </w:rPr>
        <w:t>88</w:t>
      </w:r>
      <w:r w:rsidRPr="009355B0">
        <w:rPr>
          <w:spacing w:val="-4"/>
          <w:lang w:val="pt-BR"/>
        </w:rPr>
        <w:t>,4% kế hoạch; Hà Nội 1</w:t>
      </w:r>
      <w:r w:rsidR="00EB6C56" w:rsidRPr="009355B0">
        <w:rPr>
          <w:spacing w:val="-4"/>
          <w:lang w:val="pt-BR"/>
        </w:rPr>
        <w:t>2</w:t>
      </w:r>
      <w:r w:rsidR="0058662A" w:rsidRPr="009355B0">
        <w:rPr>
          <w:spacing w:val="-4"/>
          <w:lang w:val="pt-BR"/>
        </w:rPr>
        <w:t>,</w:t>
      </w:r>
      <w:r w:rsidR="00EB6C56" w:rsidRPr="009355B0">
        <w:rPr>
          <w:spacing w:val="-4"/>
          <w:lang w:val="pt-BR"/>
        </w:rPr>
        <w:t>8</w:t>
      </w:r>
      <w:r w:rsidR="0058662A" w:rsidRPr="009355B0">
        <w:rPr>
          <w:spacing w:val="-4"/>
          <w:lang w:val="pt-BR"/>
        </w:rPr>
        <w:t xml:space="preserve"> nghìn</w:t>
      </w:r>
      <w:r w:rsidRPr="009355B0">
        <w:rPr>
          <w:spacing w:val="-4"/>
          <w:lang w:val="pt-BR"/>
        </w:rPr>
        <w:t xml:space="preserve"> tỷ đồng, bằng 9</w:t>
      </w:r>
      <w:r w:rsidR="00EB6C56" w:rsidRPr="009355B0">
        <w:rPr>
          <w:spacing w:val="-4"/>
          <w:lang w:val="pt-BR"/>
        </w:rPr>
        <w:t>9</w:t>
      </w:r>
      <w:r w:rsidRPr="009355B0">
        <w:rPr>
          <w:spacing w:val="-4"/>
          <w:lang w:val="pt-BR"/>
        </w:rPr>
        <w:t>,</w:t>
      </w:r>
      <w:r w:rsidR="00EB6C56" w:rsidRPr="009355B0">
        <w:rPr>
          <w:spacing w:val="-4"/>
          <w:lang w:val="pt-BR"/>
        </w:rPr>
        <w:t>9</w:t>
      </w:r>
      <w:r w:rsidRPr="009355B0">
        <w:rPr>
          <w:spacing w:val="-4"/>
          <w:lang w:val="pt-BR"/>
        </w:rPr>
        <w:t xml:space="preserve">%; Đà Nẵng </w:t>
      </w:r>
      <w:r w:rsidR="0058662A" w:rsidRPr="009355B0">
        <w:rPr>
          <w:spacing w:val="-4"/>
          <w:lang w:val="pt-BR"/>
        </w:rPr>
        <w:t>4,7 nghìn</w:t>
      </w:r>
      <w:r w:rsidRPr="009355B0">
        <w:rPr>
          <w:spacing w:val="-4"/>
          <w:lang w:val="pt-BR"/>
        </w:rPr>
        <w:t xml:space="preserve"> tỷ đồng, bằng 1</w:t>
      </w:r>
      <w:r w:rsidR="00EB6C56" w:rsidRPr="009355B0">
        <w:rPr>
          <w:spacing w:val="-4"/>
          <w:lang w:val="pt-BR"/>
        </w:rPr>
        <w:t>00</w:t>
      </w:r>
      <w:r w:rsidRPr="009355B0">
        <w:rPr>
          <w:spacing w:val="-4"/>
          <w:lang w:val="pt-BR"/>
        </w:rPr>
        <w:t>,</w:t>
      </w:r>
      <w:r w:rsidR="00EB6C56" w:rsidRPr="009355B0">
        <w:rPr>
          <w:spacing w:val="-4"/>
          <w:lang w:val="pt-BR"/>
        </w:rPr>
        <w:t>6</w:t>
      </w:r>
      <w:r w:rsidRPr="009355B0">
        <w:rPr>
          <w:spacing w:val="-4"/>
          <w:lang w:val="pt-BR"/>
        </w:rPr>
        <w:t xml:space="preserve">%; </w:t>
      </w:r>
      <w:r w:rsidR="00EB6C56" w:rsidRPr="009355B0">
        <w:rPr>
          <w:spacing w:val="-4"/>
          <w:lang w:val="pt-BR"/>
        </w:rPr>
        <w:t>Ninh Bình</w:t>
      </w:r>
      <w:r w:rsidRPr="009355B0">
        <w:rPr>
          <w:spacing w:val="-4"/>
          <w:lang w:val="pt-BR"/>
        </w:rPr>
        <w:t xml:space="preserve"> </w:t>
      </w:r>
      <w:r w:rsidR="00EB6C56" w:rsidRPr="009355B0">
        <w:rPr>
          <w:spacing w:val="-4"/>
          <w:lang w:val="pt-BR"/>
        </w:rPr>
        <w:t>4</w:t>
      </w:r>
      <w:r w:rsidR="0058662A" w:rsidRPr="009355B0">
        <w:rPr>
          <w:spacing w:val="-4"/>
          <w:lang w:val="pt-BR"/>
        </w:rPr>
        <w:t>,</w:t>
      </w:r>
      <w:r w:rsidR="00EB6C56" w:rsidRPr="009355B0">
        <w:rPr>
          <w:spacing w:val="-4"/>
          <w:lang w:val="pt-BR"/>
        </w:rPr>
        <w:t>6</w:t>
      </w:r>
      <w:r w:rsidR="0058662A" w:rsidRPr="009355B0">
        <w:rPr>
          <w:spacing w:val="-4"/>
          <w:lang w:val="pt-BR"/>
        </w:rPr>
        <w:t xml:space="preserve"> nghìn</w:t>
      </w:r>
      <w:r w:rsidRPr="009355B0">
        <w:rPr>
          <w:spacing w:val="-4"/>
          <w:lang w:val="pt-BR"/>
        </w:rPr>
        <w:t xml:space="preserve"> tỷ đồng, bằng </w:t>
      </w:r>
      <w:r w:rsidR="00EB6C56" w:rsidRPr="009355B0">
        <w:rPr>
          <w:spacing w:val="-4"/>
          <w:lang w:val="pt-BR"/>
        </w:rPr>
        <w:t>283</w:t>
      </w:r>
      <w:r w:rsidRPr="009355B0">
        <w:rPr>
          <w:spacing w:val="-4"/>
          <w:lang w:val="pt-BR"/>
        </w:rPr>
        <w:t>,</w:t>
      </w:r>
      <w:r w:rsidR="00EB6C56" w:rsidRPr="009355B0">
        <w:rPr>
          <w:spacing w:val="-4"/>
          <w:lang w:val="pt-BR"/>
        </w:rPr>
        <w:t>2</w:t>
      </w:r>
      <w:r w:rsidRPr="009355B0">
        <w:rPr>
          <w:spacing w:val="-4"/>
          <w:lang w:val="pt-BR"/>
        </w:rPr>
        <w:t xml:space="preserve">%; </w:t>
      </w:r>
      <w:r w:rsidR="00EB6C56" w:rsidRPr="009355B0">
        <w:rPr>
          <w:spacing w:val="-4"/>
          <w:lang w:val="pt-BR"/>
        </w:rPr>
        <w:t>Hà Tĩnh</w:t>
      </w:r>
      <w:r w:rsidRPr="009355B0">
        <w:rPr>
          <w:spacing w:val="-4"/>
          <w:lang w:val="pt-BR"/>
        </w:rPr>
        <w:t xml:space="preserve"> </w:t>
      </w:r>
      <w:r w:rsidR="00EB6C56" w:rsidRPr="009355B0">
        <w:rPr>
          <w:spacing w:val="-4"/>
          <w:lang w:val="pt-BR"/>
        </w:rPr>
        <w:t>3</w:t>
      </w:r>
      <w:r w:rsidR="0058662A" w:rsidRPr="009355B0">
        <w:rPr>
          <w:spacing w:val="-4"/>
          <w:lang w:val="pt-BR"/>
        </w:rPr>
        <w:t>,</w:t>
      </w:r>
      <w:r w:rsidR="00EB6C56" w:rsidRPr="009355B0">
        <w:rPr>
          <w:spacing w:val="-4"/>
          <w:lang w:val="pt-BR"/>
        </w:rPr>
        <w:t>3</w:t>
      </w:r>
      <w:r w:rsidR="0058662A" w:rsidRPr="009355B0">
        <w:rPr>
          <w:spacing w:val="-4"/>
          <w:lang w:val="pt-BR"/>
        </w:rPr>
        <w:t xml:space="preserve"> nghìn</w:t>
      </w:r>
      <w:r w:rsidRPr="009355B0">
        <w:rPr>
          <w:spacing w:val="-4"/>
          <w:lang w:val="pt-BR"/>
        </w:rPr>
        <w:t xml:space="preserve"> tỷ đồng, bằng 1</w:t>
      </w:r>
      <w:r w:rsidR="0058662A" w:rsidRPr="009355B0">
        <w:rPr>
          <w:spacing w:val="-4"/>
          <w:lang w:val="pt-BR"/>
        </w:rPr>
        <w:t>83</w:t>
      </w:r>
      <w:r w:rsidRPr="009355B0">
        <w:rPr>
          <w:spacing w:val="-4"/>
          <w:lang w:val="pt-BR"/>
        </w:rPr>
        <w:t>,</w:t>
      </w:r>
      <w:r w:rsidR="0058662A" w:rsidRPr="009355B0">
        <w:rPr>
          <w:spacing w:val="-4"/>
          <w:lang w:val="pt-BR"/>
        </w:rPr>
        <w:t>1</w:t>
      </w:r>
      <w:r w:rsidRPr="009355B0">
        <w:rPr>
          <w:spacing w:val="-4"/>
          <w:lang w:val="pt-BR"/>
        </w:rPr>
        <w:t xml:space="preserve">%; </w:t>
      </w:r>
      <w:r w:rsidR="0058662A" w:rsidRPr="009355B0">
        <w:rPr>
          <w:spacing w:val="-4"/>
          <w:lang w:val="pt-BR"/>
        </w:rPr>
        <w:t>Bà Rịa-Vũng Tàu</w:t>
      </w:r>
      <w:r w:rsidRPr="009355B0">
        <w:rPr>
          <w:spacing w:val="-4"/>
          <w:lang w:val="pt-BR"/>
        </w:rPr>
        <w:t xml:space="preserve"> </w:t>
      </w:r>
      <w:r w:rsidR="0058662A" w:rsidRPr="009355B0">
        <w:rPr>
          <w:spacing w:val="-4"/>
          <w:lang w:val="pt-BR"/>
        </w:rPr>
        <w:t>3 nghìn</w:t>
      </w:r>
      <w:r w:rsidRPr="009355B0">
        <w:rPr>
          <w:spacing w:val="-4"/>
          <w:lang w:val="pt-BR"/>
        </w:rPr>
        <w:t xml:space="preserve"> tỷ đồng, bằng </w:t>
      </w:r>
      <w:r w:rsidR="0058662A" w:rsidRPr="009355B0">
        <w:rPr>
          <w:spacing w:val="-4"/>
          <w:lang w:val="pt-BR"/>
        </w:rPr>
        <w:t>102,4</w:t>
      </w:r>
      <w:r w:rsidRPr="009355B0">
        <w:rPr>
          <w:spacing w:val="-4"/>
          <w:lang w:val="pt-BR"/>
        </w:rPr>
        <w:t xml:space="preserve">%; </w:t>
      </w:r>
      <w:r w:rsidR="0058662A" w:rsidRPr="009355B0">
        <w:rPr>
          <w:spacing w:val="-4"/>
          <w:lang w:val="pt-BR"/>
        </w:rPr>
        <w:t>Nghệ An</w:t>
      </w:r>
      <w:r w:rsidRPr="009355B0">
        <w:rPr>
          <w:spacing w:val="-4"/>
          <w:lang w:val="pt-BR"/>
        </w:rPr>
        <w:t xml:space="preserve"> 2</w:t>
      </w:r>
      <w:r w:rsidR="0058662A" w:rsidRPr="009355B0">
        <w:rPr>
          <w:spacing w:val="-4"/>
          <w:lang w:val="pt-BR"/>
        </w:rPr>
        <w:t>,9</w:t>
      </w:r>
      <w:r w:rsidRPr="009355B0">
        <w:rPr>
          <w:spacing w:val="-4"/>
          <w:lang w:val="pt-BR"/>
        </w:rPr>
        <w:t xml:space="preserve"> nghìn tỷ đồng, bằng </w:t>
      </w:r>
      <w:r w:rsidR="0058662A" w:rsidRPr="009355B0">
        <w:rPr>
          <w:spacing w:val="-4"/>
          <w:lang w:val="pt-BR"/>
        </w:rPr>
        <w:t>133</w:t>
      </w:r>
      <w:r w:rsidRPr="009355B0">
        <w:rPr>
          <w:spacing w:val="-4"/>
          <w:lang w:val="pt-BR"/>
        </w:rPr>
        <w:t>,2%; Hải Phòng 2</w:t>
      </w:r>
      <w:r w:rsidR="0058662A" w:rsidRPr="009355B0">
        <w:rPr>
          <w:spacing w:val="-4"/>
          <w:lang w:val="pt-BR"/>
        </w:rPr>
        <w:t>,4 nghìn</w:t>
      </w:r>
      <w:r w:rsidRPr="009355B0">
        <w:rPr>
          <w:spacing w:val="-4"/>
          <w:lang w:val="pt-BR"/>
        </w:rPr>
        <w:t xml:space="preserve"> tỷ đồng</w:t>
      </w:r>
      <w:r w:rsidR="0058662A" w:rsidRPr="009355B0">
        <w:rPr>
          <w:spacing w:val="-4"/>
          <w:lang w:val="pt-BR"/>
        </w:rPr>
        <w:t>,</w:t>
      </w:r>
      <w:r w:rsidRPr="009355B0">
        <w:rPr>
          <w:spacing w:val="-4"/>
          <w:lang w:val="pt-BR"/>
        </w:rPr>
        <w:t xml:space="preserve"> bằng 1</w:t>
      </w:r>
      <w:r w:rsidR="0058662A" w:rsidRPr="009355B0">
        <w:rPr>
          <w:spacing w:val="-4"/>
          <w:lang w:val="pt-BR"/>
        </w:rPr>
        <w:t>43</w:t>
      </w:r>
      <w:r w:rsidRPr="009355B0">
        <w:rPr>
          <w:spacing w:val="-4"/>
          <w:lang w:val="pt-BR"/>
        </w:rPr>
        <w:t>,</w:t>
      </w:r>
      <w:r w:rsidR="0058662A" w:rsidRPr="009355B0">
        <w:rPr>
          <w:spacing w:val="-4"/>
          <w:lang w:val="pt-BR"/>
        </w:rPr>
        <w:t>6</w:t>
      </w:r>
      <w:r w:rsidRPr="009355B0">
        <w:rPr>
          <w:spacing w:val="-4"/>
          <w:lang w:val="pt-BR"/>
        </w:rPr>
        <w:t>%.</w:t>
      </w:r>
    </w:p>
    <w:p w14:paraId="3CBD6B7F" w14:textId="77777777" w:rsidR="00CE26FF" w:rsidRDefault="009260DD" w:rsidP="00CE471E">
      <w:pPr>
        <w:spacing w:before="40" w:after="40" w:line="288" w:lineRule="auto"/>
        <w:ind w:firstLine="540"/>
        <w:jc w:val="both"/>
        <w:rPr>
          <w:lang w:val="pt-BR"/>
        </w:rPr>
      </w:pPr>
      <w:r w:rsidRPr="00FD7531">
        <w:rPr>
          <w:lang w:val="pt-BR"/>
        </w:rPr>
        <w:t>Thu hút đầu tư trực tiếp của nước ngoài từ đầu năm đến 21/12/2010 đạt 18,6 tỷ USD, bằng 82,2% cùng kỳ năm 2009, bao gồm: Vốn đăng ký của 969 dự án được cấp phép mới đạt 17,2 tỷ USD (</w:t>
      </w:r>
      <w:r w:rsidR="00CE26FF">
        <w:rPr>
          <w:lang w:val="pt-BR"/>
        </w:rPr>
        <w:t>G</w:t>
      </w:r>
      <w:r w:rsidRPr="00FD7531">
        <w:rPr>
          <w:lang w:val="pt-BR"/>
        </w:rPr>
        <w:t>iảm 16,1% về số dự án</w:t>
      </w:r>
      <w:r w:rsidR="00CE26FF">
        <w:rPr>
          <w:lang w:val="pt-BR"/>
        </w:rPr>
        <w:t xml:space="preserve">; tăng 2,5% về số vốn so với </w:t>
      </w:r>
      <w:r w:rsidRPr="00FD7531">
        <w:rPr>
          <w:lang w:val="pt-BR"/>
        </w:rPr>
        <w:t xml:space="preserve">năm trước); vốn đăng ký bổ sung của 269 lượt dự án được cấp phép từ các năm trước với 1,4 tỷ USD. Vốn đầu tư trực tiếp nước ngoài thực hiện năm 2010 ước tính đạt 11 tỷ USD, tăng 10% so với năm 2009, trong đó giá trị giải ngân của các nhà đầu tư nước ngoài đạt 8 tỷ USD. </w:t>
      </w:r>
    </w:p>
    <w:p w14:paraId="49D1C8EB" w14:textId="77777777" w:rsidR="009260DD" w:rsidRPr="00FD7531" w:rsidRDefault="00CE26FF" w:rsidP="00CE471E">
      <w:pPr>
        <w:spacing w:before="40" w:after="40" w:line="288" w:lineRule="auto"/>
        <w:ind w:firstLine="540"/>
        <w:jc w:val="both"/>
        <w:rPr>
          <w:spacing w:val="-2"/>
          <w:lang w:val="pt-BR"/>
        </w:rPr>
      </w:pPr>
      <w:r>
        <w:rPr>
          <w:spacing w:val="-2"/>
          <w:lang w:val="pt-BR"/>
        </w:rPr>
        <w:t>Trong c</w:t>
      </w:r>
      <w:r w:rsidRPr="00CE26FF">
        <w:rPr>
          <w:spacing w:val="-2"/>
          <w:lang w:val="pt-BR"/>
        </w:rPr>
        <w:t>ác</w:t>
      </w:r>
      <w:r>
        <w:rPr>
          <w:spacing w:val="-2"/>
          <w:lang w:val="pt-BR"/>
        </w:rPr>
        <w:t xml:space="preserve"> l</w:t>
      </w:r>
      <w:r w:rsidRPr="00CE26FF">
        <w:rPr>
          <w:spacing w:val="-2"/>
          <w:lang w:val="pt-BR"/>
        </w:rPr>
        <w:t>ĩnh</w:t>
      </w:r>
      <w:r>
        <w:rPr>
          <w:spacing w:val="-2"/>
          <w:lang w:val="pt-BR"/>
        </w:rPr>
        <w:t xml:space="preserve"> v</w:t>
      </w:r>
      <w:r w:rsidRPr="00CE26FF">
        <w:rPr>
          <w:spacing w:val="-2"/>
          <w:lang w:val="pt-BR"/>
        </w:rPr>
        <w:t>ực</w:t>
      </w:r>
      <w:r>
        <w:rPr>
          <w:spacing w:val="-2"/>
          <w:lang w:val="pt-BR"/>
        </w:rPr>
        <w:t xml:space="preserve"> c</w:t>
      </w:r>
      <w:r w:rsidRPr="00CE26FF">
        <w:rPr>
          <w:spacing w:val="-2"/>
          <w:lang w:val="pt-BR"/>
        </w:rPr>
        <w:t>ó</w:t>
      </w:r>
      <w:r>
        <w:rPr>
          <w:spacing w:val="-2"/>
          <w:lang w:val="pt-BR"/>
        </w:rPr>
        <w:t xml:space="preserve"> v</w:t>
      </w:r>
      <w:r w:rsidRPr="00CE26FF">
        <w:rPr>
          <w:spacing w:val="-2"/>
          <w:lang w:val="pt-BR"/>
        </w:rPr>
        <w:t>ốn</w:t>
      </w:r>
      <w:r>
        <w:rPr>
          <w:spacing w:val="-2"/>
          <w:lang w:val="pt-BR"/>
        </w:rPr>
        <w:t xml:space="preserve"> </w:t>
      </w:r>
      <w:r w:rsidRPr="00CE26FF">
        <w:rPr>
          <w:spacing w:val="-2"/>
          <w:lang w:val="pt-BR"/>
        </w:rPr>
        <w:t>đầu</w:t>
      </w:r>
      <w:r>
        <w:rPr>
          <w:spacing w:val="-2"/>
          <w:lang w:val="pt-BR"/>
        </w:rPr>
        <w:t xml:space="preserve"> t</w:t>
      </w:r>
      <w:r w:rsidRPr="00CE26FF">
        <w:rPr>
          <w:spacing w:val="-2"/>
          <w:lang w:val="pt-BR"/>
        </w:rPr>
        <w:t>ư</w:t>
      </w:r>
      <w:r>
        <w:rPr>
          <w:spacing w:val="-2"/>
          <w:lang w:val="pt-BR"/>
        </w:rPr>
        <w:t xml:space="preserve"> n</w:t>
      </w:r>
      <w:r w:rsidRPr="00CE26FF">
        <w:rPr>
          <w:spacing w:val="-2"/>
          <w:lang w:val="pt-BR"/>
        </w:rPr>
        <w:t>ước</w:t>
      </w:r>
      <w:r>
        <w:rPr>
          <w:spacing w:val="-2"/>
          <w:lang w:val="pt-BR"/>
        </w:rPr>
        <w:t xml:space="preserve"> ngo</w:t>
      </w:r>
      <w:r w:rsidRPr="00CE26FF">
        <w:rPr>
          <w:spacing w:val="-2"/>
          <w:lang w:val="pt-BR"/>
        </w:rPr>
        <w:t>ài</w:t>
      </w:r>
      <w:r>
        <w:rPr>
          <w:spacing w:val="-2"/>
          <w:lang w:val="pt-BR"/>
        </w:rPr>
        <w:t xml:space="preserve"> t</w:t>
      </w:r>
      <w:r w:rsidRPr="00CE26FF">
        <w:rPr>
          <w:spacing w:val="-2"/>
          <w:lang w:val="pt-BR"/>
        </w:rPr>
        <w:t>ạ</w:t>
      </w:r>
      <w:r>
        <w:rPr>
          <w:spacing w:val="-2"/>
          <w:lang w:val="pt-BR"/>
        </w:rPr>
        <w:t>i Vi</w:t>
      </w:r>
      <w:r w:rsidRPr="00CE26FF">
        <w:rPr>
          <w:spacing w:val="-2"/>
          <w:lang w:val="pt-BR"/>
        </w:rPr>
        <w:t>ệt</w:t>
      </w:r>
      <w:r>
        <w:rPr>
          <w:spacing w:val="-2"/>
          <w:lang w:val="pt-BR"/>
        </w:rPr>
        <w:t xml:space="preserve"> Nam n</w:t>
      </w:r>
      <w:r w:rsidRPr="00CE26FF">
        <w:rPr>
          <w:spacing w:val="-2"/>
          <w:lang w:val="pt-BR"/>
        </w:rPr>
        <w:t>ă</w:t>
      </w:r>
      <w:r>
        <w:rPr>
          <w:spacing w:val="-2"/>
          <w:lang w:val="pt-BR"/>
        </w:rPr>
        <w:t xml:space="preserve">m nay, </w:t>
      </w:r>
      <w:r w:rsidR="009260DD" w:rsidRPr="00FD7531">
        <w:rPr>
          <w:spacing w:val="-2"/>
          <w:lang w:val="pt-BR"/>
        </w:rPr>
        <w:t>kinh doanh bất động sản dẫn đầu với số vốn đăng ký đạt 6,8 tỷ USD, bao gồm 6,7 tỷ USD vốn đăng ký mới và 0,1 tỷ USD vốn tăng thêm</w:t>
      </w:r>
      <w:r>
        <w:rPr>
          <w:spacing w:val="-2"/>
          <w:lang w:val="pt-BR"/>
        </w:rPr>
        <w:t xml:space="preserve">; </w:t>
      </w:r>
      <w:r w:rsidR="009260DD" w:rsidRPr="00FD7531">
        <w:rPr>
          <w:spacing w:val="-2"/>
          <w:lang w:val="pt-BR"/>
        </w:rPr>
        <w:t>công nghiệp chế biến, chế tạo đạt 5 tỷ USD, bao gồm 4 tỷ USD vốn đăng ký mới và 1 tỷ USD vốn tăng thêm</w:t>
      </w:r>
      <w:r>
        <w:rPr>
          <w:spacing w:val="-2"/>
          <w:lang w:val="pt-BR"/>
        </w:rPr>
        <w:t xml:space="preserve">; </w:t>
      </w:r>
      <w:r w:rsidR="009260DD" w:rsidRPr="00FD7531">
        <w:rPr>
          <w:spacing w:val="-2"/>
          <w:lang w:val="pt-BR"/>
        </w:rPr>
        <w:t>sản xuất, phân phối điện, khí và nước đạt gần 3 tỷ USD, trong đó 2,9 tỷ USD là vốn đăng ký mới.</w:t>
      </w:r>
    </w:p>
    <w:p w14:paraId="1015BAC9" w14:textId="77777777" w:rsidR="009260DD" w:rsidRPr="00CA6D40" w:rsidRDefault="009260DD" w:rsidP="00CE471E">
      <w:pPr>
        <w:pStyle w:val="NormalTimesNewRoman"/>
        <w:spacing w:after="40" w:line="288" w:lineRule="auto"/>
        <w:ind w:firstLine="539"/>
        <w:rPr>
          <w:spacing w:val="-4"/>
          <w:szCs w:val="28"/>
        </w:rPr>
      </w:pPr>
      <w:r w:rsidRPr="00CA6D40">
        <w:rPr>
          <w:spacing w:val="-4"/>
          <w:szCs w:val="28"/>
        </w:rPr>
        <w:t>Trong năm 2010, cả nước có 50 tỉnh, thành phố trực thuộc Trung ương có dự án đầu tư trực tiếp nước ngoài, trong đó Quảng Nam có số vốn đăng ký lớn nhất với 4177,1 triệu USD, chiếm 24,2% tổng vốn đăng ký cấp mới; tiếp đến là Bà Rịa-Vũng Tàu 2400,6 triệu USD, chiếm 13,9%; Quảng Ninh 2148 triệu USD, chiếm 12,5%; thành phố Hồ Chí Minh 1895,3 triệu USD, chiếm 11%; Nghệ An 1327,7 triệu USD, chiếm 7,7%.</w:t>
      </w:r>
    </w:p>
    <w:p w14:paraId="2CAB7B93" w14:textId="77777777" w:rsidR="009260DD" w:rsidRPr="00923044" w:rsidRDefault="009260DD" w:rsidP="00CE471E">
      <w:pPr>
        <w:pStyle w:val="NormalTimesNewRoman"/>
        <w:spacing w:after="40" w:line="288" w:lineRule="auto"/>
        <w:ind w:firstLine="539"/>
        <w:rPr>
          <w:spacing w:val="4"/>
          <w:szCs w:val="28"/>
        </w:rPr>
      </w:pPr>
      <w:r w:rsidRPr="00923044">
        <w:rPr>
          <w:spacing w:val="4"/>
          <w:szCs w:val="28"/>
        </w:rPr>
        <w:t>Trong số 51 quốc gia và vùng lãnh thổ có dự án đầu tư cấp mới năm nay, Xin-ga-po là nhà đầu tư lớn nhất với 4350,2 triệu USD, chiếm 25,2% tổng vốn đăng ký cấp mới; tiếp đến là Hà Lan 2364 triệu USD, chiếm 13,7%; Nhật Bản 2040,1 triệu USD, chiếm 11,8%; Hàn Quốc 2038,8 triệu USD, chiếm 11,8%; Hoa Kỳ 1833,4 triệu USD, chiếm 10,6%; Đài Loan 1180,6 triệu USD, chiếm 6,9%; Quần đảo Virgin thuộc Anh 726,3 triệu USD, chiếm 4,2%...</w:t>
      </w:r>
    </w:p>
    <w:p w14:paraId="49B085FA" w14:textId="77777777" w:rsidR="009260DD" w:rsidRPr="00FD7531" w:rsidRDefault="009260DD" w:rsidP="00CE471E">
      <w:pPr>
        <w:pStyle w:val="NormalTimesNewRoman"/>
        <w:spacing w:after="40" w:line="298" w:lineRule="auto"/>
        <w:ind w:firstLine="539"/>
        <w:rPr>
          <w:spacing w:val="0"/>
          <w:szCs w:val="28"/>
        </w:rPr>
      </w:pPr>
      <w:r w:rsidRPr="00FD7531">
        <w:rPr>
          <w:spacing w:val="0"/>
          <w:szCs w:val="28"/>
        </w:rPr>
        <w:t xml:space="preserve">Trong số các dự án đầu tư trực tiếp nước ngoài được cấp phép trong năm 2010, các dự án lớn đáng chú ý là: </w:t>
      </w:r>
      <w:r w:rsidR="00CE26FF">
        <w:rPr>
          <w:spacing w:val="0"/>
          <w:szCs w:val="28"/>
        </w:rPr>
        <w:t>D</w:t>
      </w:r>
      <w:r w:rsidRPr="00FD7531">
        <w:rPr>
          <w:szCs w:val="28"/>
        </w:rPr>
        <w:t>ự án Công ty TNHH phát triển Nam Hội An (Khu nghỉ dưỡng Nam Hội An) do nhà đầu tư Xin-ga-po đầu tư tại Quảng Nam với số vốn đăng ký 4 tỷ USD; Công ty TNHH điện lực AES-TKV Mông Dương (BOT nhiệt điện Mông Dương 2) xây dựng nhà máy nhiệt điện tại Quảng Ninh 2,1 tỷ USD; Dự án Công ty Sắt xốp Kobelco Việt Nam sản xuất phôi thép tại Nghệ An 1 tỷ USD; Công ty TNHH Skybridge Dragon Sea của Hoa Kỳ, mục tiêu xây dựng, kinh doanh Khu trung tâm hội nghị triển lãm, trung tâm thương mại, kinh doanh bất động sản tại Bà Rịa-Vũng Tàu với số vốn 902,5 triệu USD.</w:t>
      </w:r>
    </w:p>
    <w:p w14:paraId="14109DEA" w14:textId="77777777" w:rsidR="009260DD" w:rsidRPr="00CA6D40" w:rsidRDefault="009260DD" w:rsidP="00CE471E">
      <w:pPr>
        <w:pStyle w:val="NormalTimesNewRoman"/>
        <w:spacing w:after="40" w:line="298" w:lineRule="auto"/>
        <w:ind w:firstLine="539"/>
        <w:rPr>
          <w:spacing w:val="-4"/>
          <w:szCs w:val="28"/>
        </w:rPr>
      </w:pPr>
      <w:r w:rsidRPr="00CA6D40">
        <w:rPr>
          <w:spacing w:val="-4"/>
          <w:szCs w:val="28"/>
        </w:rPr>
        <w:t>Tính đến 21/12/2010, cả nước có 12,2 nghìn dự án đầu tư trực tiếp nước ngoài còn hiệu lực với tổng số vốn đăng ký là 192,9 tỷ USD. Trong số 92 quốc gia và vùng lãnh thổ có dự án đầu tư tại Việt Nam, Đài Loan là nhà đầu tư lớn nhất với 22,8 tỷ USD, Hàn Quốc</w:t>
      </w:r>
      <w:r w:rsidR="0067731D">
        <w:rPr>
          <w:spacing w:val="-4"/>
          <w:szCs w:val="28"/>
        </w:rPr>
        <w:t xml:space="preserve"> đứng thứ hai với 22,1 tỷ USD</w:t>
      </w:r>
      <w:r w:rsidRPr="00CA6D40">
        <w:rPr>
          <w:spacing w:val="-4"/>
          <w:szCs w:val="28"/>
        </w:rPr>
        <w:t xml:space="preserve">, </w:t>
      </w:r>
      <w:r w:rsidR="0067731D" w:rsidRPr="00CA6D40">
        <w:rPr>
          <w:spacing w:val="-4"/>
          <w:szCs w:val="28"/>
        </w:rPr>
        <w:t xml:space="preserve">tiếp theo </w:t>
      </w:r>
      <w:r w:rsidR="0067731D">
        <w:rPr>
          <w:spacing w:val="-4"/>
          <w:szCs w:val="28"/>
        </w:rPr>
        <w:t>là Xin-ga-po 21,7 tỷ USD, Nhật Bản 20,8 tỷ USD,</w:t>
      </w:r>
      <w:r w:rsidRPr="00CA6D40">
        <w:rPr>
          <w:spacing w:val="-4"/>
          <w:szCs w:val="28"/>
        </w:rPr>
        <w:t xml:space="preserve"> Ma-lai-xi-a</w:t>
      </w:r>
      <w:r w:rsidR="0067731D">
        <w:rPr>
          <w:spacing w:val="-4"/>
          <w:szCs w:val="28"/>
        </w:rPr>
        <w:t xml:space="preserve"> 18,3 tỷ USD..</w:t>
      </w:r>
      <w:r w:rsidRPr="00CA6D40">
        <w:rPr>
          <w:spacing w:val="-4"/>
          <w:szCs w:val="28"/>
        </w:rPr>
        <w:t xml:space="preserve">. </w:t>
      </w:r>
      <w:r w:rsidR="00CE26FF" w:rsidRPr="00CA6D40">
        <w:rPr>
          <w:spacing w:val="-4"/>
          <w:szCs w:val="28"/>
        </w:rPr>
        <w:t>Cũng t</w:t>
      </w:r>
      <w:r w:rsidRPr="00CA6D40">
        <w:rPr>
          <w:spacing w:val="-4"/>
          <w:szCs w:val="28"/>
        </w:rPr>
        <w:t xml:space="preserve">ính đến </w:t>
      </w:r>
      <w:r w:rsidR="00CE26FF" w:rsidRPr="00CA6D40">
        <w:rPr>
          <w:spacing w:val="-4"/>
          <w:szCs w:val="28"/>
        </w:rPr>
        <w:t>thời điểm trên,</w:t>
      </w:r>
      <w:r w:rsidRPr="00CA6D40">
        <w:rPr>
          <w:spacing w:val="-4"/>
          <w:szCs w:val="28"/>
        </w:rPr>
        <w:t xml:space="preserve"> đầu tư nước ngoài đã có ở 63</w:t>
      </w:r>
      <w:r w:rsidR="00CE26FF" w:rsidRPr="00CA6D40">
        <w:rPr>
          <w:spacing w:val="-4"/>
          <w:szCs w:val="28"/>
        </w:rPr>
        <w:t>/63</w:t>
      </w:r>
      <w:r w:rsidRPr="00CA6D40">
        <w:rPr>
          <w:spacing w:val="-4"/>
          <w:szCs w:val="28"/>
        </w:rPr>
        <w:t xml:space="preserve"> tỉnh, thành phố trực thuộc trung ương, tr</w:t>
      </w:r>
      <w:r w:rsidR="00CE26FF" w:rsidRPr="00CA6D40">
        <w:rPr>
          <w:spacing w:val="-4"/>
          <w:szCs w:val="28"/>
        </w:rPr>
        <w:t>ong đó thành phố Hồ Chí Minh d</w:t>
      </w:r>
      <w:r w:rsidRPr="00CA6D40">
        <w:rPr>
          <w:spacing w:val="-4"/>
          <w:szCs w:val="28"/>
        </w:rPr>
        <w:t xml:space="preserve">ẫn </w:t>
      </w:r>
      <w:r w:rsidR="00CE26FF" w:rsidRPr="00CA6D40">
        <w:rPr>
          <w:spacing w:val="-4"/>
          <w:szCs w:val="28"/>
        </w:rPr>
        <w:t xml:space="preserve">đầu </w:t>
      </w:r>
      <w:r w:rsidR="00A70E5A">
        <w:rPr>
          <w:spacing w:val="-4"/>
          <w:szCs w:val="28"/>
        </w:rPr>
        <w:t>với 29,9 tỷ USD vốn đăng ký của 3,5 nghìn dự án còn hiệu lực</w:t>
      </w:r>
      <w:r w:rsidRPr="00CA6D40">
        <w:rPr>
          <w:spacing w:val="-4"/>
          <w:szCs w:val="28"/>
        </w:rPr>
        <w:t xml:space="preserve">; tiếp </w:t>
      </w:r>
      <w:r w:rsidR="00A70E5A">
        <w:rPr>
          <w:spacing w:val="-4"/>
          <w:szCs w:val="28"/>
        </w:rPr>
        <w:t>đến</w:t>
      </w:r>
      <w:r w:rsidRPr="00CA6D40">
        <w:rPr>
          <w:spacing w:val="-4"/>
          <w:szCs w:val="28"/>
        </w:rPr>
        <w:t xml:space="preserve"> là Bà Rịa-Vũng Tàu </w:t>
      </w:r>
      <w:r w:rsidR="00A70E5A">
        <w:rPr>
          <w:spacing w:val="-4"/>
          <w:szCs w:val="28"/>
        </w:rPr>
        <w:t xml:space="preserve">với 26,3 tỷ USD của 255 dự án còn hiệu lực. </w:t>
      </w:r>
    </w:p>
    <w:p w14:paraId="5C86E888" w14:textId="77777777" w:rsidR="000202AF" w:rsidRPr="00D11667" w:rsidRDefault="00E342D8" w:rsidP="00CE471E">
      <w:pPr>
        <w:spacing w:before="40" w:after="40" w:line="298" w:lineRule="auto"/>
        <w:ind w:firstLine="539"/>
        <w:jc w:val="both"/>
        <w:rPr>
          <w:b/>
          <w:lang w:val="pt-BR"/>
        </w:rPr>
      </w:pPr>
      <w:r w:rsidRPr="00D11667">
        <w:rPr>
          <w:b/>
          <w:lang w:val="pt-BR"/>
        </w:rPr>
        <w:t>2</w:t>
      </w:r>
      <w:r w:rsidR="000202AF" w:rsidRPr="00D11667">
        <w:rPr>
          <w:b/>
          <w:lang w:val="pt-BR"/>
        </w:rPr>
        <w:t>. Thu</w:t>
      </w:r>
      <w:r w:rsidR="00936E14" w:rsidRPr="00D11667">
        <w:rPr>
          <w:b/>
          <w:lang w:val="pt-BR"/>
        </w:rPr>
        <w:t>,</w:t>
      </w:r>
      <w:r w:rsidR="000202AF" w:rsidRPr="00D11667">
        <w:rPr>
          <w:b/>
          <w:lang w:val="pt-BR"/>
        </w:rPr>
        <w:t xml:space="preserve"> chi ngân sách Nhà nước</w:t>
      </w:r>
    </w:p>
    <w:p w14:paraId="3E939108" w14:textId="77777777" w:rsidR="000202AF" w:rsidRPr="00D11667" w:rsidRDefault="00936E14" w:rsidP="00CE471E">
      <w:pPr>
        <w:spacing w:before="40" w:after="40" w:line="298" w:lineRule="auto"/>
        <w:ind w:firstLine="539"/>
        <w:jc w:val="both"/>
        <w:rPr>
          <w:lang w:val="pt-BR"/>
        </w:rPr>
      </w:pPr>
      <w:r w:rsidRPr="00D11667">
        <w:rPr>
          <w:lang w:val="pt-BR"/>
        </w:rPr>
        <w:t>T</w:t>
      </w:r>
      <w:r w:rsidR="000202AF" w:rsidRPr="00D11667">
        <w:rPr>
          <w:lang w:val="pt-BR"/>
        </w:rPr>
        <w:t>ổng thu ngân sách Nhà nước từ đầu năm đến 15/12/2010 ước tính bằng 109,3% dự toán năm, trong đó các khoản thu nội địa bằng 107%; thu từ dầu thô bằng 99,7%; thu cân đối ngân sách từ hoạt động xuất nhập khẩu bằng 123,1%. Trong thu nội địa, thu từ khu vực doanh nghiệp Nhà nước bằng 103,1%; thu từ doanh nghiệp có vốn đầu tư nước ngoài (không kể dầu thô) bằng 100,6%; thu thuế công, thương nghiệp và dịch vụ ngoài Nhà nước bằng 101%; thuế thu nhập cá nhân bằng 121,2%; thu phí xăng dầu bằng 101%; thu phí, lệ phí bằng 100,7%.</w:t>
      </w:r>
    </w:p>
    <w:p w14:paraId="3E2FC1C3" w14:textId="77777777" w:rsidR="00936E14" w:rsidRPr="00D11667" w:rsidRDefault="000202AF" w:rsidP="00CE471E">
      <w:pPr>
        <w:pStyle w:val="NormalTimesNewRoman"/>
        <w:spacing w:after="40" w:line="298" w:lineRule="auto"/>
        <w:ind w:firstLine="539"/>
        <w:rPr>
          <w:spacing w:val="0"/>
          <w:szCs w:val="28"/>
        </w:rPr>
      </w:pPr>
      <w:r w:rsidRPr="00D11667">
        <w:rPr>
          <w:spacing w:val="0"/>
          <w:szCs w:val="28"/>
        </w:rPr>
        <w:t xml:space="preserve">Tổng chi ngân sách Nhà nước từ đầu năm đến 15/12/2010 ước tính bằng 98,4% dự toán năm, trong đó chi đầu tư phát triển bằng 98,4% (riêng chi đầu tư xây dựng cơ bản bằng 97,9%); chi phát triển sự nghiệp kinh tế-xã hội, quốc phòng, an ninh, quản lý Nhà nước, Đảng, đoàn thể bằng 99,6%; chi trả nợ và viện trợ bằng 114,1%. </w:t>
      </w:r>
    </w:p>
    <w:p w14:paraId="49293838" w14:textId="77777777" w:rsidR="00E342D8" w:rsidRPr="00D11667" w:rsidRDefault="00E342D8" w:rsidP="00CE471E">
      <w:pPr>
        <w:spacing w:before="40" w:after="40" w:line="298" w:lineRule="auto"/>
        <w:ind w:firstLine="539"/>
        <w:jc w:val="both"/>
        <w:rPr>
          <w:b/>
          <w:lang w:val="pt-BR"/>
        </w:rPr>
      </w:pPr>
      <w:r w:rsidRPr="00D11667">
        <w:rPr>
          <w:b/>
          <w:lang w:val="pt-BR"/>
        </w:rPr>
        <w:t xml:space="preserve">3. </w:t>
      </w:r>
      <w:r w:rsidR="00CA7304">
        <w:rPr>
          <w:b/>
          <w:lang w:val="pt-BR"/>
        </w:rPr>
        <w:t>Xuất, nhập khẩu hàng hóa và dịch vụ</w:t>
      </w:r>
    </w:p>
    <w:p w14:paraId="4D5EA924" w14:textId="77777777" w:rsidR="0013339C" w:rsidRPr="00D11667" w:rsidRDefault="0013339C" w:rsidP="00CE471E">
      <w:pPr>
        <w:spacing w:before="40" w:after="40" w:line="298" w:lineRule="auto"/>
        <w:ind w:firstLine="540"/>
        <w:jc w:val="both"/>
        <w:rPr>
          <w:b/>
          <w:i/>
          <w:lang w:val="pt-BR"/>
        </w:rPr>
      </w:pPr>
      <w:r w:rsidRPr="00D11667">
        <w:rPr>
          <w:b/>
          <w:i/>
          <w:lang w:val="pt-BR"/>
        </w:rPr>
        <w:t>a. Xuất khẩu hàng hóa</w:t>
      </w:r>
    </w:p>
    <w:p w14:paraId="438B9A07" w14:textId="77777777" w:rsidR="0013339C" w:rsidRPr="00CA6D40" w:rsidRDefault="0013339C" w:rsidP="00CE471E">
      <w:pPr>
        <w:spacing w:before="40" w:after="40" w:line="298" w:lineRule="auto"/>
        <w:ind w:right="-2" w:firstLine="540"/>
        <w:jc w:val="both"/>
        <w:rPr>
          <w:spacing w:val="-4"/>
          <w:lang w:val="pt-BR"/>
        </w:rPr>
      </w:pPr>
      <w:r w:rsidRPr="00CA6D40">
        <w:rPr>
          <w:spacing w:val="-4"/>
          <w:lang w:val="pt-BR"/>
        </w:rPr>
        <w:t xml:space="preserve">Kim ngạch hàng hóa xuất khẩu tháng 12/2010 ước tính đạt mức cao nhất so với các tháng trong năm với 7,1 tỷ USD, tăng 6,9% so với tháng trước và tăng 29,9% so với cùng kỳ năm 2009, trong đó các mặt hàng tăng mạnh là: Cao su tăng 92,8%; hạt điều tăng 50,7%; gạo tăng 42,4%. Tính chung năm 2010, kim ngạch hàng hóa xuất khẩu đạt 71,6 tỷ USD, tăng 25,5% so với năm </w:t>
      </w:r>
      <w:r w:rsidR="006D62ED" w:rsidRPr="00CA6D40">
        <w:rPr>
          <w:spacing w:val="-4"/>
          <w:lang w:val="pt-BR"/>
        </w:rPr>
        <w:t>2009</w:t>
      </w:r>
      <w:r w:rsidRPr="00CA6D40">
        <w:rPr>
          <w:spacing w:val="-4"/>
          <w:lang w:val="pt-BR"/>
        </w:rPr>
        <w:t>, bao gồm: Khu vực kinh tế trong nước đạt 32,8 tỷ USD, tăng 22,7%; khu vực có vốn đầu tư nước ngoài (gồm cả dầu thô) đạt 38,8 tỷ USD, tăng 27,8%. Nếu không kể dầu thô thì kim ngạch xuất khẩu hàng hoá của khu vực có vốn đầu tư nước ngoài đạt 33,9 tỷ USD, tăng 40,1% so với năm 2009.</w:t>
      </w:r>
    </w:p>
    <w:p w14:paraId="5DA0D11D" w14:textId="77777777" w:rsidR="00217087" w:rsidRPr="00FD7531" w:rsidRDefault="0013339C" w:rsidP="00CE471E">
      <w:pPr>
        <w:spacing w:before="40" w:after="40" w:line="288" w:lineRule="auto"/>
        <w:ind w:firstLine="539"/>
        <w:jc w:val="both"/>
        <w:rPr>
          <w:spacing w:val="-2"/>
          <w:lang w:val="pt-BR"/>
        </w:rPr>
      </w:pPr>
      <w:r w:rsidRPr="00FD7531">
        <w:rPr>
          <w:spacing w:val="-2"/>
          <w:lang w:val="pt-BR"/>
        </w:rPr>
        <w:t>Trong năm 2010, có 18 mặt hàng đạt kim ngạch xuất khẩu trên 1 tỷ USD</w:t>
      </w:r>
      <w:r w:rsidR="006D62ED">
        <w:rPr>
          <w:rStyle w:val="FootnoteReference"/>
          <w:spacing w:val="-2"/>
          <w:lang w:val="pt-BR"/>
        </w:rPr>
        <w:footnoteReference w:id="1"/>
      </w:r>
      <w:r w:rsidRPr="00FD7531">
        <w:rPr>
          <w:spacing w:val="-2"/>
          <w:lang w:val="pt-BR"/>
        </w:rPr>
        <w:t xml:space="preserve"> (</w:t>
      </w:r>
      <w:r w:rsidR="00217087" w:rsidRPr="00FD7531">
        <w:rPr>
          <w:spacing w:val="-2"/>
          <w:lang w:val="pt-BR"/>
        </w:rPr>
        <w:t>Nă</w:t>
      </w:r>
      <w:r w:rsidRPr="00FD7531">
        <w:rPr>
          <w:spacing w:val="-2"/>
          <w:lang w:val="pt-BR"/>
        </w:rPr>
        <w:t xml:space="preserve">m 2009 </w:t>
      </w:r>
      <w:r w:rsidR="00217087" w:rsidRPr="00FD7531">
        <w:rPr>
          <w:spacing w:val="-2"/>
          <w:lang w:val="pt-BR"/>
        </w:rPr>
        <w:t>có</w:t>
      </w:r>
      <w:r w:rsidRPr="00FD7531">
        <w:rPr>
          <w:spacing w:val="-2"/>
          <w:lang w:val="pt-BR"/>
        </w:rPr>
        <w:t xml:space="preserve"> 12 mặt hàng)</w:t>
      </w:r>
      <w:r w:rsidR="00217087" w:rsidRPr="00FD7531">
        <w:rPr>
          <w:spacing w:val="-2"/>
          <w:lang w:val="pt-BR"/>
        </w:rPr>
        <w:t>, trong đó k</w:t>
      </w:r>
      <w:r w:rsidRPr="00FD7531">
        <w:rPr>
          <w:spacing w:val="-2"/>
          <w:lang w:val="pt-BR"/>
        </w:rPr>
        <w:t xml:space="preserve">im ngạch xuất khẩu của nhiều mặt hàng chủ lực tăng cao so với năm </w:t>
      </w:r>
      <w:r w:rsidR="002131F8">
        <w:rPr>
          <w:spacing w:val="-2"/>
          <w:lang w:val="pt-BR"/>
        </w:rPr>
        <w:t>2009 nh</w:t>
      </w:r>
      <w:r w:rsidR="002131F8" w:rsidRPr="002131F8">
        <w:rPr>
          <w:spacing w:val="-2"/>
          <w:lang w:val="pt-BR"/>
        </w:rPr>
        <w:t>ư</w:t>
      </w:r>
      <w:r w:rsidRPr="00FD7531">
        <w:rPr>
          <w:spacing w:val="-2"/>
          <w:lang w:val="pt-BR"/>
        </w:rPr>
        <w:t xml:space="preserve">: Hàng dệt may đạt 11,2 tỷ USD, tăng 23,2%; giày dép đạt 5,1 tỷ USD, tăng 24,9%; thủy sản 4,9 tỷ USD, tăng 16,5%; hàng điện tử máy tính 3,6 tỷ USD, tăng 28,8%; gỗ và sản phẩm gỗ 3,4 tỷ USD, tăng 31,2%; gạo đạt 3,2 tỷ USD, tăng 20,6; máy móc, thiết bị, dụng cụ phụ tùng 3 tỷ USD, tăng 48%; cao su 2,4 tỷ USD, tăng 93,7%. </w:t>
      </w:r>
    </w:p>
    <w:p w14:paraId="7D8325D1" w14:textId="77777777" w:rsidR="00697E5C" w:rsidRPr="00D11667" w:rsidRDefault="00697E5C" w:rsidP="00CE471E">
      <w:pPr>
        <w:spacing w:before="40" w:after="40" w:line="288" w:lineRule="auto"/>
        <w:ind w:firstLine="539"/>
        <w:jc w:val="both"/>
        <w:rPr>
          <w:rStyle w:val="Strong"/>
          <w:b w:val="0"/>
          <w:bCs w:val="0"/>
          <w:lang w:val="pt-BR"/>
        </w:rPr>
      </w:pPr>
      <w:r w:rsidRPr="00FD7531">
        <w:rPr>
          <w:spacing w:val="-2"/>
          <w:lang w:val="pt-BR"/>
        </w:rPr>
        <w:t>Nhìn chung xuất khẩu hàng hóa năm nay có nhiều thuận lợi do đơn giá nhiều mặt hàng trên thị trường thế giới tăng</w:t>
      </w:r>
      <w:r w:rsidR="00990DD5" w:rsidRPr="00FD7531">
        <w:rPr>
          <w:spacing w:val="-2"/>
          <w:lang w:val="pt-BR"/>
        </w:rPr>
        <w:t xml:space="preserve"> cao</w:t>
      </w:r>
      <w:r w:rsidRPr="00FD7531">
        <w:rPr>
          <w:spacing w:val="-2"/>
          <w:lang w:val="pt-BR"/>
        </w:rPr>
        <w:t xml:space="preserve">, trong đó giá </w:t>
      </w:r>
      <w:r w:rsidRPr="00D11667">
        <w:rPr>
          <w:rStyle w:val="Strong"/>
          <w:b w:val="0"/>
          <w:bCs w:val="0"/>
          <w:lang w:val="pt-BR"/>
        </w:rPr>
        <w:t xml:space="preserve">sắn và sản phẩm sắn tăng 90,7%; cao su tăng 81%; hạt tiêu tăng 39,7%; hạt điều tăng 22,4%; than đá tăng 52,9%; dầu thô tăng 33,7%). Nếu loại trừ yếu tố tăng giá thì kim ngạch </w:t>
      </w:r>
      <w:r w:rsidR="00923044" w:rsidRPr="00D11667">
        <w:rPr>
          <w:rStyle w:val="Strong"/>
          <w:b w:val="0"/>
          <w:bCs w:val="0"/>
          <w:lang w:val="pt-BR"/>
        </w:rPr>
        <w:t xml:space="preserve">hàng hóa </w:t>
      </w:r>
      <w:r w:rsidRPr="00D11667">
        <w:rPr>
          <w:rStyle w:val="Strong"/>
          <w:b w:val="0"/>
          <w:bCs w:val="0"/>
          <w:lang w:val="pt-BR"/>
        </w:rPr>
        <w:t>xuất khẩu năm 2010 ước tính đạt 64,5 tỷ USD, tăng 13,4%</w:t>
      </w:r>
      <w:r w:rsidR="002131F8" w:rsidRPr="00D11667">
        <w:rPr>
          <w:rStyle w:val="Strong"/>
          <w:b w:val="0"/>
          <w:bCs w:val="0"/>
          <w:lang w:val="pt-BR"/>
        </w:rPr>
        <w:t xml:space="preserve"> so với năm 2009</w:t>
      </w:r>
      <w:r w:rsidRPr="00D11667">
        <w:rPr>
          <w:rStyle w:val="Strong"/>
          <w:b w:val="0"/>
          <w:bCs w:val="0"/>
          <w:lang w:val="pt-BR"/>
        </w:rPr>
        <w:t xml:space="preserve">. </w:t>
      </w:r>
    </w:p>
    <w:p w14:paraId="2B4EAC6D" w14:textId="77777777" w:rsidR="0013339C" w:rsidRPr="00FD7531" w:rsidRDefault="0013339C" w:rsidP="00CE471E">
      <w:pPr>
        <w:spacing w:before="40" w:after="40" w:line="288" w:lineRule="auto"/>
        <w:ind w:firstLine="539"/>
        <w:jc w:val="both"/>
        <w:rPr>
          <w:lang w:val="pt-BR"/>
        </w:rPr>
      </w:pPr>
      <w:r w:rsidRPr="00FD7531">
        <w:rPr>
          <w:lang w:val="pt-BR"/>
        </w:rPr>
        <w:t xml:space="preserve">Cơ cấu kim ngạch hàng hóa xuất khẩu năm nay có sự thay đổi ở một số nhóm hàng so với năm </w:t>
      </w:r>
      <w:r w:rsidR="002131F8">
        <w:rPr>
          <w:lang w:val="pt-BR"/>
        </w:rPr>
        <w:t>tr</w:t>
      </w:r>
      <w:r w:rsidR="002131F8" w:rsidRPr="002131F8">
        <w:rPr>
          <w:lang w:val="pt-BR"/>
        </w:rPr>
        <w:t>ước</w:t>
      </w:r>
      <w:r w:rsidR="00990DD5" w:rsidRPr="00FD7531">
        <w:rPr>
          <w:lang w:val="pt-BR"/>
        </w:rPr>
        <w:t>, t</w:t>
      </w:r>
      <w:r w:rsidRPr="00FD7531">
        <w:rPr>
          <w:lang w:val="pt-BR"/>
        </w:rPr>
        <w:t>rong đó nhóm hàng công nghiệp nhẹ và tiểu thủ công nghiệp</w:t>
      </w:r>
      <w:r w:rsidR="00990DD5" w:rsidRPr="00FD7531">
        <w:rPr>
          <w:lang w:val="pt-BR"/>
        </w:rPr>
        <w:t xml:space="preserve"> tăng từ 42,8% lên 46%; n</w:t>
      </w:r>
      <w:r w:rsidRPr="00FD7531">
        <w:rPr>
          <w:lang w:val="pt-BR"/>
        </w:rPr>
        <w:t>hóm hàng công nghiệp nặng và khoáng sản giảm từ 29,4% xuống 27,2%</w:t>
      </w:r>
      <w:r w:rsidR="00990DD5" w:rsidRPr="00FD7531">
        <w:rPr>
          <w:lang w:val="pt-BR"/>
        </w:rPr>
        <w:t>;</w:t>
      </w:r>
      <w:r w:rsidRPr="00FD7531">
        <w:rPr>
          <w:lang w:val="pt-BR"/>
        </w:rPr>
        <w:t xml:space="preserve"> </w:t>
      </w:r>
      <w:r w:rsidR="00990DD5" w:rsidRPr="00FD7531">
        <w:rPr>
          <w:lang w:val="pt-BR"/>
        </w:rPr>
        <w:t>n</w:t>
      </w:r>
      <w:r w:rsidRPr="00FD7531">
        <w:rPr>
          <w:lang w:val="pt-BR"/>
        </w:rPr>
        <w:t xml:space="preserve">hóm hàng thủy sản giảm từ 7,4% xuống 6,9%; vàng và các sản phẩm vàng giảm từ 4,6% xuống 4%. </w:t>
      </w:r>
    </w:p>
    <w:p w14:paraId="0439A1DA" w14:textId="77777777" w:rsidR="0013339C" w:rsidRPr="00CA6D40" w:rsidRDefault="0013339C" w:rsidP="00CE471E">
      <w:pPr>
        <w:spacing w:before="40" w:after="40" w:line="288" w:lineRule="auto"/>
        <w:ind w:firstLine="539"/>
        <w:jc w:val="both"/>
        <w:rPr>
          <w:spacing w:val="-2"/>
          <w:lang w:val="pt-BR"/>
        </w:rPr>
      </w:pPr>
      <w:r w:rsidRPr="00CA6D40">
        <w:rPr>
          <w:spacing w:val="-2"/>
          <w:lang w:val="pt-BR"/>
        </w:rPr>
        <w:t>Về thị trường xuất khẩu, tính đến hết tháng 11/2010, Hoa Kỳ vẫn là thị trường xuất khẩu lớn nhất của Việt Nam với kim ngạch ước tính đạt 12,8 tỷ USD, chiếm 17,9% tổng kim ngạch hàng hóa xuất khẩu và tăng 25,4% so với cùng kỳ năm trước</w:t>
      </w:r>
      <w:r w:rsidR="00CA7304">
        <w:rPr>
          <w:spacing w:val="-2"/>
          <w:lang w:val="pt-BR"/>
        </w:rPr>
        <w:t>. C</w:t>
      </w:r>
      <w:r w:rsidRPr="00CA6D40">
        <w:rPr>
          <w:spacing w:val="-2"/>
          <w:lang w:val="pt-BR"/>
        </w:rPr>
        <w:t xml:space="preserve">ác mặt hàng xuất khẩu chủ yếu </w:t>
      </w:r>
      <w:r w:rsidR="00990DD5" w:rsidRPr="00CA6D40">
        <w:rPr>
          <w:spacing w:val="-2"/>
          <w:lang w:val="pt-BR"/>
        </w:rPr>
        <w:t xml:space="preserve">sang thị trường này là: Hàng </w:t>
      </w:r>
      <w:r w:rsidRPr="00CA6D40">
        <w:rPr>
          <w:spacing w:val="-2"/>
          <w:lang w:val="pt-BR"/>
        </w:rPr>
        <w:t xml:space="preserve">dệt may </w:t>
      </w:r>
      <w:r w:rsidR="00990DD5" w:rsidRPr="00CA6D40">
        <w:rPr>
          <w:spacing w:val="-2"/>
          <w:lang w:val="pt-BR"/>
        </w:rPr>
        <w:t xml:space="preserve">đạt </w:t>
      </w:r>
      <w:r w:rsidRPr="00CA6D40">
        <w:rPr>
          <w:spacing w:val="-2"/>
          <w:lang w:val="pt-BR"/>
        </w:rPr>
        <w:t>5,5 tỷ USD; gỗ và sản phẩm gỗ 1,3 tỷ USD; giày dép 1,3 tỷ USD; thủy sản 864 triệu USD. Tiếp đến là EU đạt 10 tỷ</w:t>
      </w:r>
      <w:r w:rsidR="00990DD5" w:rsidRPr="00CA6D40">
        <w:rPr>
          <w:spacing w:val="-2"/>
          <w:lang w:val="pt-BR"/>
        </w:rPr>
        <w:t xml:space="preserve"> USD, chiếm 13,9% và tăng 15,9% với kim ngạch xuất khẩu </w:t>
      </w:r>
      <w:r w:rsidRPr="00CA6D40">
        <w:rPr>
          <w:spacing w:val="-2"/>
          <w:lang w:val="pt-BR"/>
        </w:rPr>
        <w:t xml:space="preserve">giày dép </w:t>
      </w:r>
      <w:r w:rsidR="00990DD5" w:rsidRPr="00CA6D40">
        <w:rPr>
          <w:spacing w:val="-2"/>
          <w:lang w:val="pt-BR"/>
        </w:rPr>
        <w:t xml:space="preserve">đạt </w:t>
      </w:r>
      <w:r w:rsidRPr="00CA6D40">
        <w:rPr>
          <w:spacing w:val="-2"/>
          <w:lang w:val="pt-BR"/>
        </w:rPr>
        <w:t xml:space="preserve">2 tỷ USD; </w:t>
      </w:r>
      <w:r w:rsidR="00990DD5" w:rsidRPr="00CA6D40">
        <w:rPr>
          <w:spacing w:val="-2"/>
          <w:lang w:val="pt-BR"/>
        </w:rPr>
        <w:t xml:space="preserve">hàng </w:t>
      </w:r>
      <w:r w:rsidRPr="00CA6D40">
        <w:rPr>
          <w:spacing w:val="-2"/>
          <w:lang w:val="pt-BR"/>
        </w:rPr>
        <w:t xml:space="preserve">dệt may 1,64 tỷ USD; thủy sản 1 tỷ USD; gỗ và sản phẩm gỗ 594 triệu USD. Xuất khẩu sang ASEAN đạt 9,3 tỷ USD, chiếm 13% và tăng 19,6%, trong đó </w:t>
      </w:r>
      <w:r w:rsidR="00990DD5" w:rsidRPr="00CA6D40">
        <w:rPr>
          <w:spacing w:val="-2"/>
          <w:lang w:val="pt-BR"/>
        </w:rPr>
        <w:t xml:space="preserve">xuất khẩu </w:t>
      </w:r>
      <w:r w:rsidRPr="00CA6D40">
        <w:rPr>
          <w:spacing w:val="-2"/>
          <w:lang w:val="pt-BR"/>
        </w:rPr>
        <w:t xml:space="preserve">gạo </w:t>
      </w:r>
      <w:r w:rsidR="00990DD5" w:rsidRPr="00CA6D40">
        <w:rPr>
          <w:spacing w:val="-2"/>
          <w:lang w:val="pt-BR"/>
        </w:rPr>
        <w:t xml:space="preserve">đạt </w:t>
      </w:r>
      <w:r w:rsidRPr="00CA6D40">
        <w:rPr>
          <w:spacing w:val="-2"/>
          <w:lang w:val="pt-BR"/>
        </w:rPr>
        <w:t xml:space="preserve">1,5 tỷ USD; dầu thô 1,4 tỷ USD; xăng dầu  653 triệu USD. </w:t>
      </w:r>
      <w:r w:rsidR="00465F86" w:rsidRPr="00CA6D40">
        <w:rPr>
          <w:spacing w:val="-2"/>
          <w:lang w:val="pt-BR"/>
        </w:rPr>
        <w:t>Xuất khẩu sang t</w:t>
      </w:r>
      <w:r w:rsidR="00990DD5" w:rsidRPr="00CA6D40">
        <w:rPr>
          <w:spacing w:val="-2"/>
          <w:lang w:val="pt-BR"/>
        </w:rPr>
        <w:t xml:space="preserve">hị trường </w:t>
      </w:r>
      <w:r w:rsidRPr="00CA6D40">
        <w:rPr>
          <w:spacing w:val="-2"/>
          <w:lang w:val="pt-BR"/>
        </w:rPr>
        <w:t>Nhật Bản đạt 6,9 tỷ USD, chiếm 9,6% và tăng 23,6%</w:t>
      </w:r>
      <w:r w:rsidR="00990DD5" w:rsidRPr="00CA6D40">
        <w:rPr>
          <w:spacing w:val="-2"/>
          <w:lang w:val="pt-BR"/>
        </w:rPr>
        <w:t xml:space="preserve"> so với cùng kỳ năm trước;</w:t>
      </w:r>
      <w:r w:rsidRPr="00CA6D40">
        <w:rPr>
          <w:spacing w:val="-2"/>
          <w:lang w:val="pt-BR"/>
        </w:rPr>
        <w:t xml:space="preserve"> </w:t>
      </w:r>
      <w:r w:rsidR="00465F86" w:rsidRPr="00CA6D40">
        <w:rPr>
          <w:spacing w:val="-2"/>
          <w:lang w:val="pt-BR"/>
        </w:rPr>
        <w:t xml:space="preserve">sang </w:t>
      </w:r>
      <w:r w:rsidRPr="00CA6D40">
        <w:rPr>
          <w:spacing w:val="-2"/>
          <w:lang w:val="pt-BR"/>
        </w:rPr>
        <w:t>Trung Quốc đạt 6,3 tỷ USD, chiếm 8,8% và tăng 48,6%.</w:t>
      </w:r>
    </w:p>
    <w:p w14:paraId="3202C9EA" w14:textId="77777777" w:rsidR="0013339C" w:rsidRPr="00FD7531" w:rsidRDefault="0013339C" w:rsidP="00CE471E">
      <w:pPr>
        <w:spacing w:before="40" w:after="40" w:line="288" w:lineRule="auto"/>
        <w:ind w:firstLine="539"/>
        <w:jc w:val="both"/>
        <w:rPr>
          <w:b/>
          <w:i/>
          <w:lang w:val="pt-BR"/>
        </w:rPr>
      </w:pPr>
      <w:r w:rsidRPr="00FD7531">
        <w:rPr>
          <w:b/>
          <w:i/>
          <w:lang w:val="pt-BR"/>
        </w:rPr>
        <w:t>b. Nhập khẩu hàng hóa</w:t>
      </w:r>
    </w:p>
    <w:p w14:paraId="3008E5CF" w14:textId="77777777" w:rsidR="006343DE" w:rsidRPr="00D11667" w:rsidRDefault="00990DD5" w:rsidP="00CE471E">
      <w:pPr>
        <w:spacing w:before="40" w:after="40" w:line="288" w:lineRule="auto"/>
        <w:ind w:firstLine="540"/>
        <w:jc w:val="both"/>
        <w:rPr>
          <w:rStyle w:val="Strong"/>
          <w:b w:val="0"/>
          <w:bCs w:val="0"/>
          <w:lang w:val="pt-BR"/>
        </w:rPr>
      </w:pPr>
      <w:r w:rsidRPr="00FD7531">
        <w:rPr>
          <w:spacing w:val="-4"/>
          <w:lang w:val="pt-BR"/>
        </w:rPr>
        <w:t>K</w:t>
      </w:r>
      <w:r w:rsidR="0013339C" w:rsidRPr="00FD7531">
        <w:rPr>
          <w:spacing w:val="-4"/>
          <w:lang w:val="pt-BR"/>
        </w:rPr>
        <w:t>im ngạch hàng hóa nhập khẩu tháng 12/2010 ước tính đạt 8,5 tỷ USD, tăng 7% so với tháng trước</w:t>
      </w:r>
      <w:r w:rsidR="009142FE" w:rsidRPr="00FD7531">
        <w:rPr>
          <w:spacing w:val="-4"/>
          <w:lang w:val="pt-BR"/>
        </w:rPr>
        <w:t>,</w:t>
      </w:r>
      <w:r w:rsidR="0013339C" w:rsidRPr="00FD7531">
        <w:rPr>
          <w:spacing w:val="-4"/>
          <w:lang w:val="pt-BR"/>
        </w:rPr>
        <w:t xml:space="preserve"> chủ yếu do đơn giá bì</w:t>
      </w:r>
      <w:r w:rsidR="00CC03FB" w:rsidRPr="00FD7531">
        <w:rPr>
          <w:spacing w:val="-4"/>
          <w:lang w:val="pt-BR"/>
        </w:rPr>
        <w:t>nh quân của nhiều mặt hàng tăng.</w:t>
      </w:r>
      <w:r w:rsidR="0013339C" w:rsidRPr="00FD7531">
        <w:rPr>
          <w:spacing w:val="-4"/>
          <w:lang w:val="pt-BR"/>
        </w:rPr>
        <w:t xml:space="preserve"> </w:t>
      </w:r>
      <w:r w:rsidR="00CC03FB" w:rsidRPr="00FD7531">
        <w:rPr>
          <w:spacing w:val="-4"/>
          <w:lang w:val="pt-BR"/>
        </w:rPr>
        <w:t>N</w:t>
      </w:r>
      <w:r w:rsidR="0013339C" w:rsidRPr="00FD7531">
        <w:rPr>
          <w:spacing w:val="-4"/>
          <w:lang w:val="pt-BR"/>
        </w:rPr>
        <w:t xml:space="preserve">ếu tính theo giá bình quân của tháng 11/2010 cho một số mặt hàng chủ yếu thì kim ngạch nhập khẩu </w:t>
      </w:r>
      <w:r w:rsidR="00CC03FB" w:rsidRPr="00FD7531">
        <w:rPr>
          <w:spacing w:val="-4"/>
          <w:lang w:val="pt-BR"/>
        </w:rPr>
        <w:t xml:space="preserve">tháng </w:t>
      </w:r>
      <w:r w:rsidR="002131F8">
        <w:rPr>
          <w:spacing w:val="-4"/>
          <w:lang w:val="pt-BR"/>
        </w:rPr>
        <w:t>12/2010</w:t>
      </w:r>
      <w:r w:rsidR="00CC03FB" w:rsidRPr="00FD7531">
        <w:rPr>
          <w:spacing w:val="-4"/>
          <w:lang w:val="pt-BR"/>
        </w:rPr>
        <w:t xml:space="preserve"> chỉ </w:t>
      </w:r>
      <w:r w:rsidR="0013339C" w:rsidRPr="00FD7531">
        <w:rPr>
          <w:spacing w:val="-4"/>
          <w:lang w:val="pt-BR"/>
        </w:rPr>
        <w:t>tăng 1,3%</w:t>
      </w:r>
      <w:r w:rsidR="00CC03FB" w:rsidRPr="00FD7531">
        <w:rPr>
          <w:spacing w:val="-4"/>
          <w:lang w:val="pt-BR"/>
        </w:rPr>
        <w:t xml:space="preserve"> so với tháng trước</w:t>
      </w:r>
      <w:r w:rsidR="0013339C" w:rsidRPr="00FD7531">
        <w:rPr>
          <w:spacing w:val="-4"/>
          <w:lang w:val="pt-BR"/>
        </w:rPr>
        <w:t xml:space="preserve">. </w:t>
      </w:r>
      <w:r w:rsidR="009142FE" w:rsidRPr="00D11667">
        <w:rPr>
          <w:rStyle w:val="Strong"/>
          <w:b w:val="0"/>
          <w:bCs w:val="0"/>
          <w:lang w:val="pt-BR"/>
        </w:rPr>
        <w:t>So với cùng kỳ năm 2009, k</w:t>
      </w:r>
      <w:r w:rsidR="009142FE" w:rsidRPr="00FD7531">
        <w:rPr>
          <w:spacing w:val="-4"/>
          <w:lang w:val="pt-BR"/>
        </w:rPr>
        <w:t>im ngạch hàng hóa nhập khẩu tháng 12/2010</w:t>
      </w:r>
      <w:r w:rsidR="009142FE" w:rsidRPr="00D11667">
        <w:rPr>
          <w:rStyle w:val="Strong"/>
          <w:b w:val="0"/>
          <w:bCs w:val="0"/>
          <w:lang w:val="pt-BR"/>
        </w:rPr>
        <w:t xml:space="preserve"> </w:t>
      </w:r>
      <w:r w:rsidR="009142FE" w:rsidRPr="00FD7531">
        <w:rPr>
          <w:spacing w:val="-4"/>
          <w:lang w:val="pt-BR"/>
        </w:rPr>
        <w:t xml:space="preserve">tăng 14,9%. Một số </w:t>
      </w:r>
      <w:r w:rsidR="009142FE" w:rsidRPr="00D11667">
        <w:rPr>
          <w:rStyle w:val="Strong"/>
          <w:b w:val="0"/>
          <w:bCs w:val="0"/>
          <w:lang w:val="pt-BR"/>
        </w:rPr>
        <w:t xml:space="preserve">mặt hàng có kim ngạch tăng cao là: Bông tăng 69,5%; </w:t>
      </w:r>
      <w:r w:rsidR="00465F86" w:rsidRPr="00D11667">
        <w:rPr>
          <w:rStyle w:val="Strong"/>
          <w:b w:val="0"/>
          <w:bCs w:val="0"/>
          <w:lang w:val="pt-BR"/>
        </w:rPr>
        <w:t>sợi dệt tăng 58,6%</w:t>
      </w:r>
      <w:r w:rsidR="00465F86">
        <w:rPr>
          <w:rStyle w:val="Strong"/>
          <w:b w:val="0"/>
          <w:bCs w:val="0"/>
          <w:lang w:val="pt-BR"/>
        </w:rPr>
        <w:t>; chất dẻo tăng 36,5%.</w:t>
      </w:r>
    </w:p>
    <w:p w14:paraId="6064FAD5" w14:textId="77777777" w:rsidR="000E60B2" w:rsidRPr="00FD7531" w:rsidRDefault="0013339C" w:rsidP="00CE471E">
      <w:pPr>
        <w:spacing w:before="40" w:after="40" w:line="295" w:lineRule="auto"/>
        <w:ind w:firstLine="539"/>
        <w:jc w:val="both"/>
        <w:rPr>
          <w:lang w:val="pt-BR"/>
        </w:rPr>
      </w:pPr>
      <w:r w:rsidRPr="00FD7531">
        <w:rPr>
          <w:spacing w:val="-4"/>
          <w:lang w:val="pt-BR"/>
        </w:rPr>
        <w:t xml:space="preserve">Tính chung năm 2010, kim ngạch hàng hóa nhập khẩu đạt 84 tỷ USD, tăng 20,1% so với năm trước, bao gồm khu vực kinh tế trong nước đạt 47,5 tỷ USD, tăng 8,3%; khu vực có vốn đầu tư nước ngoài đạt 36,5 tỷ USD, tăng 39,9%. </w:t>
      </w:r>
      <w:r w:rsidR="006343DE" w:rsidRPr="00FD7531">
        <w:rPr>
          <w:spacing w:val="-4"/>
          <w:lang w:val="pt-BR"/>
        </w:rPr>
        <w:t xml:space="preserve">Một số </w:t>
      </w:r>
      <w:r w:rsidR="006343DE" w:rsidRPr="00D11667">
        <w:rPr>
          <w:rStyle w:val="Strong"/>
          <w:b w:val="0"/>
          <w:bCs w:val="0"/>
          <w:lang w:val="pt-BR"/>
        </w:rPr>
        <w:t xml:space="preserve">mặt hàng có kim ngạch nhập khẩu tăng cao là: </w:t>
      </w:r>
      <w:r w:rsidR="00D82D63">
        <w:rPr>
          <w:rStyle w:val="Strong"/>
          <w:b w:val="0"/>
          <w:bCs w:val="0"/>
          <w:lang w:val="pt-BR"/>
        </w:rPr>
        <w:t>L</w:t>
      </w:r>
      <w:r w:rsidR="006343DE" w:rsidRPr="00D11667">
        <w:rPr>
          <w:rStyle w:val="Strong"/>
          <w:b w:val="0"/>
          <w:bCs w:val="0"/>
          <w:lang w:val="pt-BR"/>
        </w:rPr>
        <w:t xml:space="preserve">úa mỳ tăng 70,4%; </w:t>
      </w:r>
      <w:r w:rsidR="000B151F" w:rsidRPr="00D11667">
        <w:rPr>
          <w:rStyle w:val="Strong"/>
          <w:b w:val="0"/>
          <w:bCs w:val="0"/>
          <w:lang w:val="pt-BR"/>
        </w:rPr>
        <w:t xml:space="preserve">kim loại thường khác tăng 57,7%; </w:t>
      </w:r>
      <w:r w:rsidR="000E60B2" w:rsidRPr="00FD7531">
        <w:rPr>
          <w:lang w:val="pt-BR"/>
        </w:rPr>
        <w:t xml:space="preserve">nguyên phụ liệu dệt may, giày dép tăng 36%; </w:t>
      </w:r>
      <w:r w:rsidR="000B151F" w:rsidRPr="00D11667">
        <w:rPr>
          <w:rStyle w:val="Strong"/>
          <w:b w:val="0"/>
          <w:bCs w:val="0"/>
          <w:lang w:val="pt-BR"/>
        </w:rPr>
        <w:t xml:space="preserve">chất dẻo tăng 33,9%; điện tử máy tính và linh kiện tăng 30,7%; </w:t>
      </w:r>
      <w:r w:rsidR="006343DE" w:rsidRPr="00D11667">
        <w:rPr>
          <w:rStyle w:val="Strong"/>
          <w:b w:val="0"/>
          <w:bCs w:val="0"/>
          <w:lang w:val="pt-BR"/>
        </w:rPr>
        <w:t xml:space="preserve">vải tăng 27,2%; </w:t>
      </w:r>
      <w:r w:rsidR="000E60B2" w:rsidRPr="00FD7531">
        <w:rPr>
          <w:lang w:val="pt-BR"/>
        </w:rPr>
        <w:t xml:space="preserve">thức ăn gia súc và nguyên phụ liệu tăng 22,4%; </w:t>
      </w:r>
      <w:r w:rsidR="006343DE" w:rsidRPr="00D11667">
        <w:rPr>
          <w:rStyle w:val="Strong"/>
          <w:b w:val="0"/>
          <w:bCs w:val="0"/>
          <w:lang w:val="pt-BR"/>
        </w:rPr>
        <w:t>sắt thép tăng 15%</w:t>
      </w:r>
      <w:r w:rsidR="000E60B2" w:rsidRPr="00D11667">
        <w:rPr>
          <w:rStyle w:val="Strong"/>
          <w:b w:val="0"/>
          <w:bCs w:val="0"/>
          <w:lang w:val="pt-BR"/>
        </w:rPr>
        <w:t xml:space="preserve">. </w:t>
      </w:r>
      <w:r w:rsidR="000E60B2" w:rsidRPr="00FD7531">
        <w:rPr>
          <w:lang w:val="pt-BR"/>
        </w:rPr>
        <w:t xml:space="preserve">Nhập khẩu ôtô nguyên chiếc giảm 24,4% về kim ngạch và giảm 34,1% về lượng so với năm 2009. </w:t>
      </w:r>
    </w:p>
    <w:p w14:paraId="1CF7A5E8" w14:textId="77777777" w:rsidR="00634758" w:rsidRPr="00D11667" w:rsidRDefault="006343DE" w:rsidP="00CE471E">
      <w:pPr>
        <w:spacing w:before="40" w:after="40" w:line="295" w:lineRule="auto"/>
        <w:ind w:firstLine="539"/>
        <w:jc w:val="both"/>
        <w:rPr>
          <w:rStyle w:val="Strong"/>
          <w:b w:val="0"/>
          <w:bCs w:val="0"/>
          <w:lang w:val="pt-BR"/>
        </w:rPr>
      </w:pPr>
      <w:r w:rsidRPr="00D11667">
        <w:rPr>
          <w:rStyle w:val="Strong"/>
          <w:b w:val="0"/>
          <w:bCs w:val="0"/>
          <w:lang w:val="pt-BR"/>
        </w:rPr>
        <w:t xml:space="preserve">Tương tự xuất khẩu, đơn giá một số mặt hàng trên thị trường thế giới tăng cao là một trong những nguyên nhân </w:t>
      </w:r>
      <w:r w:rsidR="000E60B2" w:rsidRPr="00D11667">
        <w:rPr>
          <w:rStyle w:val="Strong"/>
          <w:b w:val="0"/>
          <w:bCs w:val="0"/>
          <w:lang w:val="pt-BR"/>
        </w:rPr>
        <w:t xml:space="preserve">chủ yếu </w:t>
      </w:r>
      <w:r w:rsidRPr="00D11667">
        <w:rPr>
          <w:rStyle w:val="Strong"/>
          <w:b w:val="0"/>
          <w:bCs w:val="0"/>
          <w:lang w:val="pt-BR"/>
        </w:rPr>
        <w:t xml:space="preserve">làm tăng kim ngạch hàng hóa nhập khẩu năm nay, trong đó giá cao su tổng hợp tăng 64,2%; bông tăng 45,2%; kim loại thường tăng 32,2%; sắt thép tăng 27,6%; khí đốt hoá lỏng tăng 32,3%. </w:t>
      </w:r>
    </w:p>
    <w:p w14:paraId="63A477AA" w14:textId="77777777" w:rsidR="0013339C" w:rsidRPr="00FD7531" w:rsidRDefault="0013339C" w:rsidP="00CE471E">
      <w:pPr>
        <w:spacing w:before="40" w:after="40" w:line="295" w:lineRule="auto"/>
        <w:ind w:firstLine="539"/>
        <w:jc w:val="both"/>
        <w:rPr>
          <w:lang w:val="pt-BR"/>
        </w:rPr>
      </w:pPr>
      <w:bookmarkStart w:id="0" w:name="OLE_LINK1"/>
      <w:r w:rsidRPr="00FD7531">
        <w:rPr>
          <w:lang w:val="pt-BR"/>
        </w:rPr>
        <w:t xml:space="preserve">Cơ cấu kim ngạch hàng hóa nhập khẩu năm </w:t>
      </w:r>
      <w:r w:rsidR="000E60B2" w:rsidRPr="00FD7531">
        <w:rPr>
          <w:lang w:val="pt-BR"/>
        </w:rPr>
        <w:t>nay</w:t>
      </w:r>
      <w:r w:rsidRPr="00FD7531">
        <w:rPr>
          <w:lang w:val="pt-BR"/>
        </w:rPr>
        <w:t xml:space="preserve"> </w:t>
      </w:r>
      <w:r w:rsidR="000E60B2" w:rsidRPr="00FD7531">
        <w:rPr>
          <w:lang w:val="pt-BR"/>
        </w:rPr>
        <w:t xml:space="preserve">không có sự </w:t>
      </w:r>
      <w:r w:rsidRPr="00FD7531">
        <w:rPr>
          <w:lang w:val="pt-BR"/>
        </w:rPr>
        <w:t xml:space="preserve">thay đổi </w:t>
      </w:r>
      <w:r w:rsidR="000E60B2" w:rsidRPr="00FD7531">
        <w:rPr>
          <w:lang w:val="pt-BR"/>
        </w:rPr>
        <w:t>lớn</w:t>
      </w:r>
      <w:r w:rsidRPr="00FD7531">
        <w:rPr>
          <w:lang w:val="pt-BR"/>
        </w:rPr>
        <w:t xml:space="preserve"> so với năm </w:t>
      </w:r>
      <w:r w:rsidR="000E60B2" w:rsidRPr="00FD7531">
        <w:rPr>
          <w:lang w:val="pt-BR"/>
        </w:rPr>
        <w:t>trước</w:t>
      </w:r>
      <w:r w:rsidRPr="00FD7531">
        <w:rPr>
          <w:lang w:val="pt-BR"/>
        </w:rPr>
        <w:t xml:space="preserve">, trong đó nhóm tư liệu sản xuất </w:t>
      </w:r>
      <w:r w:rsidR="000E60B2" w:rsidRPr="00FD7531">
        <w:rPr>
          <w:lang w:val="pt-BR"/>
        </w:rPr>
        <w:t xml:space="preserve">vẫn </w:t>
      </w:r>
      <w:r w:rsidRPr="00FD7531">
        <w:rPr>
          <w:lang w:val="pt-BR"/>
        </w:rPr>
        <w:t xml:space="preserve">chiếm tỷ trọng cao nhất </w:t>
      </w:r>
      <w:r w:rsidR="000E60B2" w:rsidRPr="00FD7531">
        <w:rPr>
          <w:lang w:val="pt-BR"/>
        </w:rPr>
        <w:t>với</w:t>
      </w:r>
      <w:r w:rsidRPr="00FD7531">
        <w:rPr>
          <w:lang w:val="pt-BR"/>
        </w:rPr>
        <w:t xml:space="preserve"> 90,2%</w:t>
      </w:r>
      <w:r w:rsidR="000E60B2" w:rsidRPr="00FD7531">
        <w:rPr>
          <w:lang w:val="pt-BR"/>
        </w:rPr>
        <w:t>;</w:t>
      </w:r>
      <w:r w:rsidRPr="00FD7531">
        <w:rPr>
          <w:lang w:val="pt-BR"/>
        </w:rPr>
        <w:t xml:space="preserve"> </w:t>
      </w:r>
      <w:r w:rsidR="000E60B2" w:rsidRPr="00FD7531">
        <w:rPr>
          <w:lang w:val="pt-BR"/>
        </w:rPr>
        <w:t>n</w:t>
      </w:r>
      <w:r w:rsidRPr="00FD7531">
        <w:rPr>
          <w:lang w:val="pt-BR"/>
        </w:rPr>
        <w:t>hóm hàng vật phẩm tiêu dùng giảm từ 9,3% xuống 8,6%; nhóm vàng và các sản phẩm vàng tăng từ 0,5% lên 1,2%.</w:t>
      </w:r>
    </w:p>
    <w:p w14:paraId="378FB26A" w14:textId="77777777" w:rsidR="0013339C" w:rsidRPr="00FD7531" w:rsidRDefault="0013339C" w:rsidP="00CE471E">
      <w:pPr>
        <w:spacing w:before="40" w:after="40" w:line="295" w:lineRule="auto"/>
        <w:ind w:firstLine="539"/>
        <w:jc w:val="both"/>
        <w:rPr>
          <w:rStyle w:val="Strong"/>
          <w:b w:val="0"/>
          <w:bCs w:val="0"/>
          <w:spacing w:val="-4"/>
          <w:lang w:val="pt-BR"/>
        </w:rPr>
      </w:pPr>
      <w:r w:rsidRPr="00FD7531">
        <w:rPr>
          <w:rStyle w:val="Strong"/>
          <w:b w:val="0"/>
          <w:bCs w:val="0"/>
          <w:lang w:val="pt-BR"/>
        </w:rPr>
        <w:t xml:space="preserve">Trong </w:t>
      </w:r>
      <w:r w:rsidR="00070FDC" w:rsidRPr="00FD7531">
        <w:rPr>
          <w:rStyle w:val="Strong"/>
          <w:b w:val="0"/>
          <w:bCs w:val="0"/>
          <w:lang w:val="pt-BR"/>
        </w:rPr>
        <w:t>mười một</w:t>
      </w:r>
      <w:r w:rsidRPr="00FD7531">
        <w:rPr>
          <w:rStyle w:val="Strong"/>
          <w:b w:val="0"/>
          <w:bCs w:val="0"/>
          <w:lang w:val="pt-BR"/>
        </w:rPr>
        <w:t xml:space="preserve"> tháng</w:t>
      </w:r>
      <w:r w:rsidR="000E60B2" w:rsidRPr="00FD7531">
        <w:rPr>
          <w:rStyle w:val="Strong"/>
          <w:b w:val="0"/>
          <w:bCs w:val="0"/>
          <w:lang w:val="pt-BR"/>
        </w:rPr>
        <w:t xml:space="preserve"> năm nay</w:t>
      </w:r>
      <w:r w:rsidRPr="00FD7531">
        <w:rPr>
          <w:rStyle w:val="Strong"/>
          <w:b w:val="0"/>
          <w:bCs w:val="0"/>
          <w:lang w:val="pt-BR"/>
        </w:rPr>
        <w:t xml:space="preserve">, Trung Quốc vẫn là thị trường </w:t>
      </w:r>
      <w:r w:rsidR="00070FDC" w:rsidRPr="00FD7531">
        <w:rPr>
          <w:rStyle w:val="Strong"/>
          <w:b w:val="0"/>
          <w:bCs w:val="0"/>
          <w:lang w:val="pt-BR"/>
        </w:rPr>
        <w:t xml:space="preserve">nhập khẩu hàng hóa </w:t>
      </w:r>
      <w:r w:rsidRPr="00FD7531">
        <w:rPr>
          <w:rStyle w:val="Strong"/>
          <w:b w:val="0"/>
          <w:bCs w:val="0"/>
          <w:lang w:val="pt-BR"/>
        </w:rPr>
        <w:t xml:space="preserve">lớn nhất </w:t>
      </w:r>
      <w:r w:rsidR="00070FDC" w:rsidRPr="00FD7531">
        <w:rPr>
          <w:rStyle w:val="Strong"/>
          <w:b w:val="0"/>
          <w:bCs w:val="0"/>
          <w:lang w:val="pt-BR"/>
        </w:rPr>
        <w:t xml:space="preserve">của nước ta </w:t>
      </w:r>
      <w:r w:rsidRPr="00FD7531">
        <w:rPr>
          <w:rStyle w:val="Strong"/>
          <w:b w:val="0"/>
          <w:bCs w:val="0"/>
          <w:lang w:val="pt-BR"/>
        </w:rPr>
        <w:t xml:space="preserve">với tổng kim ngạch </w:t>
      </w:r>
      <w:r w:rsidR="00070FDC" w:rsidRPr="00FD7531">
        <w:rPr>
          <w:rStyle w:val="Strong"/>
          <w:b w:val="0"/>
          <w:bCs w:val="0"/>
          <w:lang w:val="pt-BR"/>
        </w:rPr>
        <w:t>đạt 17,9</w:t>
      </w:r>
      <w:r w:rsidRPr="00FD7531">
        <w:rPr>
          <w:rStyle w:val="Strong"/>
          <w:b w:val="0"/>
          <w:bCs w:val="0"/>
          <w:lang w:val="pt-BR"/>
        </w:rPr>
        <w:t xml:space="preserve"> tỷ USD, chiếm 24,9% tổng kim ngạch nhập khẩu và tăng 23,4% so với cùng kỳ </w:t>
      </w:r>
      <w:r w:rsidR="00070FDC" w:rsidRPr="00FD7531">
        <w:rPr>
          <w:rStyle w:val="Strong"/>
          <w:b w:val="0"/>
          <w:bCs w:val="0"/>
          <w:lang w:val="pt-BR"/>
        </w:rPr>
        <w:t xml:space="preserve">năm </w:t>
      </w:r>
      <w:r w:rsidRPr="00FD7531">
        <w:rPr>
          <w:rStyle w:val="Strong"/>
          <w:b w:val="0"/>
          <w:bCs w:val="0"/>
          <w:lang w:val="pt-BR"/>
        </w:rPr>
        <w:t>2009</w:t>
      </w:r>
      <w:r w:rsidR="00070FDC" w:rsidRPr="00FD7531">
        <w:rPr>
          <w:rStyle w:val="Strong"/>
          <w:b w:val="0"/>
          <w:bCs w:val="0"/>
          <w:lang w:val="pt-BR"/>
        </w:rPr>
        <w:t xml:space="preserve"> với </w:t>
      </w:r>
      <w:r w:rsidRPr="00FD7531">
        <w:rPr>
          <w:rStyle w:val="Strong"/>
          <w:b w:val="0"/>
          <w:bCs w:val="0"/>
          <w:lang w:val="pt-BR"/>
        </w:rPr>
        <w:t>các mặt hàng nhập khẩu chủ yếu gồm</w:t>
      </w:r>
      <w:r w:rsidR="00070FDC" w:rsidRPr="00FD7531">
        <w:rPr>
          <w:rStyle w:val="Strong"/>
          <w:b w:val="0"/>
          <w:bCs w:val="0"/>
          <w:lang w:val="pt-BR"/>
        </w:rPr>
        <w:t>:</w:t>
      </w:r>
      <w:r w:rsidRPr="00FD7531">
        <w:rPr>
          <w:rStyle w:val="Strong"/>
          <w:b w:val="0"/>
          <w:bCs w:val="0"/>
          <w:lang w:val="pt-BR"/>
        </w:rPr>
        <w:t xml:space="preserve"> </w:t>
      </w:r>
      <w:r w:rsidR="00070FDC" w:rsidRPr="00FD7531">
        <w:rPr>
          <w:rStyle w:val="Strong"/>
          <w:b w:val="0"/>
          <w:bCs w:val="0"/>
          <w:lang w:val="pt-BR"/>
        </w:rPr>
        <w:t>M</w:t>
      </w:r>
      <w:r w:rsidRPr="00FD7531">
        <w:rPr>
          <w:rStyle w:val="Strong"/>
          <w:b w:val="0"/>
          <w:bCs w:val="0"/>
          <w:lang w:val="pt-BR"/>
        </w:rPr>
        <w:t xml:space="preserve">áy móc, thiết bị dụng cụ phụ tùng </w:t>
      </w:r>
      <w:r w:rsidR="00070FDC" w:rsidRPr="00FD7531">
        <w:rPr>
          <w:rStyle w:val="Strong"/>
          <w:b w:val="0"/>
          <w:bCs w:val="0"/>
          <w:lang w:val="pt-BR"/>
        </w:rPr>
        <w:t xml:space="preserve">đạt </w:t>
      </w:r>
      <w:r w:rsidRPr="00FD7531">
        <w:rPr>
          <w:rStyle w:val="Strong"/>
          <w:b w:val="0"/>
          <w:bCs w:val="0"/>
          <w:lang w:val="pt-BR"/>
        </w:rPr>
        <w:t xml:space="preserve">4 tỷ USD; vải 2 tỷ USD; máy tính và linh kiện 1,5 tỷ USD; sắt thép 1,4 tỷ USD; xăng dầu 970 triệu USD. Nhập khẩu </w:t>
      </w:r>
      <w:r w:rsidR="00070FDC" w:rsidRPr="00FD7531">
        <w:rPr>
          <w:rStyle w:val="Strong"/>
          <w:b w:val="0"/>
          <w:bCs w:val="0"/>
          <w:lang w:val="pt-BR"/>
        </w:rPr>
        <w:t xml:space="preserve">hàng hóa </w:t>
      </w:r>
      <w:r w:rsidRPr="00FD7531">
        <w:rPr>
          <w:rStyle w:val="Strong"/>
          <w:b w:val="0"/>
          <w:bCs w:val="0"/>
          <w:lang w:val="pt-BR"/>
        </w:rPr>
        <w:t xml:space="preserve">từ ASEAN </w:t>
      </w:r>
      <w:r w:rsidR="00070FDC" w:rsidRPr="00FD7531">
        <w:rPr>
          <w:rStyle w:val="Strong"/>
          <w:b w:val="0"/>
          <w:bCs w:val="0"/>
          <w:lang w:val="pt-BR"/>
        </w:rPr>
        <w:t>đạt</w:t>
      </w:r>
      <w:r w:rsidRPr="00FD7531">
        <w:rPr>
          <w:rStyle w:val="Strong"/>
          <w:b w:val="0"/>
          <w:bCs w:val="0"/>
          <w:lang w:val="pt-BR"/>
        </w:rPr>
        <w:t xml:space="preserve"> 14,5 tỷ USD, chiếm 20,3% và tăng 18%</w:t>
      </w:r>
      <w:r w:rsidR="00070FDC" w:rsidRPr="00FD7531">
        <w:rPr>
          <w:rStyle w:val="Strong"/>
          <w:b w:val="0"/>
          <w:bCs w:val="0"/>
          <w:lang w:val="pt-BR"/>
        </w:rPr>
        <w:t>, tập trung vào</w:t>
      </w:r>
      <w:r w:rsidRPr="00FD7531">
        <w:rPr>
          <w:rStyle w:val="Strong"/>
          <w:b w:val="0"/>
          <w:bCs w:val="0"/>
          <w:lang w:val="pt-BR"/>
        </w:rPr>
        <w:t xml:space="preserve"> các mặt hàng chủ yếu </w:t>
      </w:r>
      <w:r w:rsidR="00070FDC" w:rsidRPr="00FD7531">
        <w:rPr>
          <w:rStyle w:val="Strong"/>
          <w:b w:val="0"/>
          <w:bCs w:val="0"/>
          <w:lang w:val="pt-BR"/>
        </w:rPr>
        <w:t>như: X</w:t>
      </w:r>
      <w:r w:rsidRPr="00FD7531">
        <w:rPr>
          <w:rStyle w:val="Strong"/>
          <w:b w:val="0"/>
          <w:bCs w:val="0"/>
          <w:lang w:val="pt-BR"/>
        </w:rPr>
        <w:t xml:space="preserve">ăng dầu 2,58 tỷ USD; máy móc thiết bị dụng cụ phụ tùng 907 triệu USD; chất dẻo 807 triệu USD. Nhập khẩu từ Hàn Quốc đạt 8,7 tỷ </w:t>
      </w:r>
      <w:r w:rsidR="00070FDC" w:rsidRPr="00FD7531">
        <w:rPr>
          <w:rStyle w:val="Strong"/>
          <w:b w:val="0"/>
          <w:bCs w:val="0"/>
          <w:lang w:val="pt-BR"/>
        </w:rPr>
        <w:t xml:space="preserve">USD, chiếm 12,2% và tăng 42,4% với </w:t>
      </w:r>
      <w:r w:rsidRPr="00FD7531">
        <w:rPr>
          <w:rStyle w:val="Strong"/>
          <w:b w:val="0"/>
          <w:bCs w:val="0"/>
          <w:lang w:val="pt-BR"/>
        </w:rPr>
        <w:t xml:space="preserve">sắt thép </w:t>
      </w:r>
      <w:r w:rsidR="00070FDC" w:rsidRPr="00FD7531">
        <w:rPr>
          <w:rStyle w:val="Strong"/>
          <w:b w:val="0"/>
          <w:bCs w:val="0"/>
          <w:lang w:val="pt-BR"/>
        </w:rPr>
        <w:t xml:space="preserve">đạt </w:t>
      </w:r>
      <w:r w:rsidRPr="00FD7531">
        <w:rPr>
          <w:rStyle w:val="Strong"/>
          <w:b w:val="0"/>
          <w:bCs w:val="0"/>
          <w:lang w:val="pt-BR"/>
        </w:rPr>
        <w:t xml:space="preserve">1,1 tỷ USD; vải 1 tỷ USD; máy móc thiết bị dụng cụ phụ tùng 978 triệu USD; </w:t>
      </w:r>
      <w:r w:rsidRPr="00FD7531">
        <w:rPr>
          <w:rStyle w:val="Strong"/>
          <w:b w:val="0"/>
          <w:bCs w:val="0"/>
          <w:spacing w:val="-4"/>
          <w:lang w:val="pt-BR"/>
        </w:rPr>
        <w:t>máy vi tính và linh kiện 1,5 tỷ USD. Nhập khẩu từ Nhật Bản đạt 8</w:t>
      </w:r>
      <w:r w:rsidR="00465F86">
        <w:rPr>
          <w:rStyle w:val="Strong"/>
          <w:b w:val="0"/>
          <w:bCs w:val="0"/>
          <w:spacing w:val="-4"/>
          <w:lang w:val="pt-BR"/>
        </w:rPr>
        <w:t>,1</w:t>
      </w:r>
      <w:r w:rsidRPr="00FD7531">
        <w:rPr>
          <w:rStyle w:val="Strong"/>
          <w:b w:val="0"/>
          <w:bCs w:val="0"/>
          <w:spacing w:val="-4"/>
          <w:lang w:val="pt-BR"/>
        </w:rPr>
        <w:t xml:space="preserve"> tỷ USD</w:t>
      </w:r>
      <w:r w:rsidR="00DA0B4B">
        <w:rPr>
          <w:rStyle w:val="Strong"/>
          <w:b w:val="0"/>
          <w:bCs w:val="0"/>
          <w:spacing w:val="-4"/>
          <w:lang w:val="pt-BR"/>
        </w:rPr>
        <w:t>,</w:t>
      </w:r>
      <w:r w:rsidRPr="00FD7531">
        <w:rPr>
          <w:rStyle w:val="Strong"/>
          <w:b w:val="0"/>
          <w:bCs w:val="0"/>
          <w:spacing w:val="-4"/>
          <w:lang w:val="pt-BR"/>
        </w:rPr>
        <w:t xml:space="preserve"> chiế</w:t>
      </w:r>
      <w:r w:rsidR="00070FDC" w:rsidRPr="00FD7531">
        <w:rPr>
          <w:rStyle w:val="Strong"/>
          <w:b w:val="0"/>
          <w:bCs w:val="0"/>
          <w:spacing w:val="-4"/>
          <w:lang w:val="pt-BR"/>
        </w:rPr>
        <w:t>m 11,3% và tăng 21,7%, trong đó</w:t>
      </w:r>
      <w:r w:rsidRPr="00FD7531">
        <w:rPr>
          <w:rStyle w:val="Strong"/>
          <w:b w:val="0"/>
          <w:bCs w:val="0"/>
          <w:spacing w:val="-4"/>
          <w:lang w:val="pt-BR"/>
        </w:rPr>
        <w:t xml:space="preserve"> máy móc thiết bị dụng cụ phụ tùng </w:t>
      </w:r>
      <w:r w:rsidR="00070FDC" w:rsidRPr="00FD7531">
        <w:rPr>
          <w:rStyle w:val="Strong"/>
          <w:b w:val="0"/>
          <w:bCs w:val="0"/>
          <w:spacing w:val="-4"/>
          <w:lang w:val="pt-BR"/>
        </w:rPr>
        <w:t xml:space="preserve">đạt </w:t>
      </w:r>
      <w:r w:rsidRPr="00FD7531">
        <w:rPr>
          <w:rStyle w:val="Strong"/>
          <w:b w:val="0"/>
          <w:bCs w:val="0"/>
          <w:spacing w:val="-4"/>
          <w:lang w:val="pt-BR"/>
        </w:rPr>
        <w:t>2 tỷ USD; sắt thép 966 triệu USD. Nhập khẩu từ EU đạt 5,5 tỷ USD</w:t>
      </w:r>
      <w:r w:rsidR="00DA0B4B">
        <w:rPr>
          <w:rStyle w:val="Strong"/>
          <w:b w:val="0"/>
          <w:bCs w:val="0"/>
          <w:spacing w:val="-4"/>
          <w:lang w:val="pt-BR"/>
        </w:rPr>
        <w:t>,</w:t>
      </w:r>
      <w:r w:rsidRPr="00FD7531">
        <w:rPr>
          <w:rStyle w:val="Strong"/>
          <w:b w:val="0"/>
          <w:bCs w:val="0"/>
          <w:spacing w:val="-4"/>
          <w:lang w:val="pt-BR"/>
        </w:rPr>
        <w:t xml:space="preserve"> </w:t>
      </w:r>
      <w:r w:rsidR="00070FDC" w:rsidRPr="00FD7531">
        <w:rPr>
          <w:rStyle w:val="Strong"/>
          <w:b w:val="0"/>
          <w:bCs w:val="0"/>
          <w:spacing w:val="-4"/>
          <w:lang w:val="pt-BR"/>
        </w:rPr>
        <w:t xml:space="preserve">chiếm 7,7% và tăng 9%, trong đó </w:t>
      </w:r>
      <w:r w:rsidRPr="00FD7531">
        <w:rPr>
          <w:rStyle w:val="Strong"/>
          <w:b w:val="0"/>
          <w:bCs w:val="0"/>
          <w:spacing w:val="-4"/>
          <w:lang w:val="pt-BR"/>
        </w:rPr>
        <w:t>máy móc thiết bị dụng cụ phụ tùng 1,7 tỷ USD; tân dược 494 triệu USD.</w:t>
      </w:r>
    </w:p>
    <w:p w14:paraId="1EBC5770" w14:textId="77777777" w:rsidR="00376B67" w:rsidRPr="00D11667" w:rsidRDefault="00376B67" w:rsidP="00CE471E">
      <w:pPr>
        <w:spacing w:before="40" w:after="40" w:line="307" w:lineRule="auto"/>
        <w:ind w:firstLine="539"/>
        <w:jc w:val="both"/>
        <w:rPr>
          <w:rStyle w:val="Strong"/>
          <w:b w:val="0"/>
          <w:bCs w:val="0"/>
          <w:spacing w:val="-2"/>
          <w:lang w:val="pt-BR"/>
        </w:rPr>
      </w:pPr>
      <w:r w:rsidRPr="00D11667">
        <w:rPr>
          <w:rStyle w:val="Strong"/>
          <w:b w:val="0"/>
          <w:bCs w:val="0"/>
          <w:spacing w:val="-2"/>
          <w:lang w:val="pt-BR"/>
        </w:rPr>
        <w:t xml:space="preserve">Tốc độ tăng </w:t>
      </w:r>
      <w:r w:rsidR="00CA7304">
        <w:rPr>
          <w:rStyle w:val="Strong"/>
          <w:b w:val="0"/>
          <w:bCs w:val="0"/>
          <w:spacing w:val="-2"/>
          <w:lang w:val="pt-BR"/>
        </w:rPr>
        <w:t xml:space="preserve">cao của </w:t>
      </w:r>
      <w:r w:rsidRPr="00D11667">
        <w:rPr>
          <w:rStyle w:val="Strong"/>
          <w:b w:val="0"/>
          <w:bCs w:val="0"/>
          <w:spacing w:val="-2"/>
          <w:lang w:val="pt-BR"/>
        </w:rPr>
        <w:t xml:space="preserve">kim ngạch hàng hóa xuất, nhập khẩu năm nay có phần đóng góp khá lớn của khu vực có vốn đầu tư nước ngoài với mức </w:t>
      </w:r>
      <w:r w:rsidR="00B81C89" w:rsidRPr="00D11667">
        <w:rPr>
          <w:rStyle w:val="Strong"/>
          <w:b w:val="0"/>
          <w:bCs w:val="0"/>
          <w:spacing w:val="-2"/>
          <w:lang w:val="pt-BR"/>
        </w:rPr>
        <w:t>t</w:t>
      </w:r>
      <w:r w:rsidRPr="00D11667">
        <w:rPr>
          <w:rStyle w:val="Strong"/>
          <w:b w:val="0"/>
          <w:bCs w:val="0"/>
          <w:spacing w:val="-2"/>
          <w:lang w:val="pt-BR"/>
        </w:rPr>
        <w:t>ăng nhập khẩu (</w:t>
      </w:r>
      <w:r w:rsidR="00B03FAB">
        <w:rPr>
          <w:rStyle w:val="Strong"/>
          <w:b w:val="0"/>
          <w:bCs w:val="0"/>
          <w:spacing w:val="-2"/>
          <w:lang w:val="pt-BR"/>
        </w:rPr>
        <w:t>39,9</w:t>
      </w:r>
      <w:r w:rsidRPr="00D11667">
        <w:rPr>
          <w:rStyle w:val="Strong"/>
          <w:b w:val="0"/>
          <w:bCs w:val="0"/>
          <w:spacing w:val="-2"/>
          <w:lang w:val="pt-BR"/>
        </w:rPr>
        <w:t xml:space="preserve">%) cao hơn mức tăng xuất khẩu (27,8%). Kim ngạch xuất khẩu của khu vực này chiếm 54,2% tổng kim ngạch xuất khẩu (Nếu không kể dầu thô là 47,3%); kim ngạch nhập khẩu chiếm 43,4% tổng kim ngạch nhập khẩu. Trong khu vực có vốn đầu tư nước ngoài, một số mặt hàng có kim ngạch </w:t>
      </w:r>
      <w:r w:rsidR="00B81C89" w:rsidRPr="00D11667">
        <w:rPr>
          <w:rStyle w:val="Strong"/>
          <w:b w:val="0"/>
          <w:bCs w:val="0"/>
          <w:spacing w:val="-2"/>
          <w:lang w:val="pt-BR"/>
        </w:rPr>
        <w:t xml:space="preserve">xuất khẩu </w:t>
      </w:r>
      <w:r w:rsidRPr="00D11667">
        <w:rPr>
          <w:rStyle w:val="Strong"/>
          <w:b w:val="0"/>
          <w:bCs w:val="0"/>
          <w:spacing w:val="-2"/>
          <w:lang w:val="pt-BR"/>
        </w:rPr>
        <w:t xml:space="preserve">chiếm tỷ trọng lớn </w:t>
      </w:r>
      <w:r w:rsidR="00B81C89" w:rsidRPr="00D11667">
        <w:rPr>
          <w:rStyle w:val="Strong"/>
          <w:b w:val="0"/>
          <w:bCs w:val="0"/>
          <w:spacing w:val="-2"/>
          <w:lang w:val="pt-BR"/>
        </w:rPr>
        <w:t xml:space="preserve">so với </w:t>
      </w:r>
      <w:r w:rsidRPr="00D11667">
        <w:rPr>
          <w:rStyle w:val="Strong"/>
          <w:b w:val="0"/>
          <w:bCs w:val="0"/>
          <w:spacing w:val="-2"/>
          <w:lang w:val="pt-BR"/>
        </w:rPr>
        <w:t>mặt hàng xuất khẩu nói chung là: Hàng dệt may chiếm 60,8%</w:t>
      </w:r>
      <w:r w:rsidR="00B81C89" w:rsidRPr="00D11667">
        <w:rPr>
          <w:rStyle w:val="Strong"/>
          <w:b w:val="0"/>
          <w:bCs w:val="0"/>
          <w:spacing w:val="-2"/>
          <w:lang w:val="pt-BR"/>
        </w:rPr>
        <w:t>;</w:t>
      </w:r>
      <w:r w:rsidRPr="00D11667">
        <w:rPr>
          <w:rStyle w:val="Strong"/>
          <w:b w:val="0"/>
          <w:bCs w:val="0"/>
          <w:spacing w:val="-2"/>
          <w:lang w:val="pt-BR"/>
        </w:rPr>
        <w:t xml:space="preserve"> giầy dép 72,7%</w:t>
      </w:r>
      <w:r w:rsidR="00B81C89" w:rsidRPr="00D11667">
        <w:rPr>
          <w:rStyle w:val="Strong"/>
          <w:b w:val="0"/>
          <w:bCs w:val="0"/>
          <w:spacing w:val="-2"/>
          <w:lang w:val="pt-BR"/>
        </w:rPr>
        <w:t>;</w:t>
      </w:r>
      <w:r w:rsidRPr="00D11667">
        <w:rPr>
          <w:rStyle w:val="Strong"/>
          <w:b w:val="0"/>
          <w:bCs w:val="0"/>
          <w:spacing w:val="-2"/>
          <w:lang w:val="pt-BR"/>
        </w:rPr>
        <w:t xml:space="preserve"> điện tử</w:t>
      </w:r>
      <w:r w:rsidR="00B81C89" w:rsidRPr="00D11667">
        <w:rPr>
          <w:rStyle w:val="Strong"/>
          <w:b w:val="0"/>
          <w:bCs w:val="0"/>
          <w:spacing w:val="-2"/>
          <w:lang w:val="pt-BR"/>
        </w:rPr>
        <w:t>,</w:t>
      </w:r>
      <w:r w:rsidRPr="00D11667">
        <w:rPr>
          <w:rStyle w:val="Strong"/>
          <w:b w:val="0"/>
          <w:bCs w:val="0"/>
          <w:spacing w:val="-2"/>
          <w:lang w:val="pt-BR"/>
        </w:rPr>
        <w:t xml:space="preserve"> máy tính 98,2%</w:t>
      </w:r>
      <w:r w:rsidR="00B81C89" w:rsidRPr="00D11667">
        <w:rPr>
          <w:rStyle w:val="Strong"/>
          <w:b w:val="0"/>
          <w:bCs w:val="0"/>
          <w:spacing w:val="-2"/>
          <w:lang w:val="pt-BR"/>
        </w:rPr>
        <w:t>;</w:t>
      </w:r>
      <w:r w:rsidRPr="00D11667">
        <w:rPr>
          <w:rStyle w:val="Strong"/>
          <w:b w:val="0"/>
          <w:bCs w:val="0"/>
          <w:spacing w:val="-2"/>
          <w:lang w:val="pt-BR"/>
        </w:rPr>
        <w:t xml:space="preserve"> máy móc</w:t>
      </w:r>
      <w:r w:rsidR="00B81C89" w:rsidRPr="00D11667">
        <w:rPr>
          <w:rStyle w:val="Strong"/>
          <w:b w:val="0"/>
          <w:bCs w:val="0"/>
          <w:spacing w:val="-2"/>
          <w:lang w:val="pt-BR"/>
        </w:rPr>
        <w:t>,</w:t>
      </w:r>
      <w:r w:rsidRPr="00D11667">
        <w:rPr>
          <w:rStyle w:val="Strong"/>
          <w:b w:val="0"/>
          <w:bCs w:val="0"/>
          <w:spacing w:val="-2"/>
          <w:lang w:val="pt-BR"/>
        </w:rPr>
        <w:t xml:space="preserve"> thiết bị phụ tùng 87,7%. </w:t>
      </w:r>
      <w:r w:rsidR="00B81C89" w:rsidRPr="00D11667">
        <w:rPr>
          <w:rStyle w:val="Strong"/>
          <w:b w:val="0"/>
          <w:bCs w:val="0"/>
          <w:spacing w:val="-2"/>
          <w:lang w:val="pt-BR"/>
        </w:rPr>
        <w:t xml:space="preserve">Một số </w:t>
      </w:r>
      <w:r w:rsidRPr="00D11667">
        <w:rPr>
          <w:rStyle w:val="Strong"/>
          <w:b w:val="0"/>
          <w:bCs w:val="0"/>
          <w:spacing w:val="-2"/>
          <w:lang w:val="pt-BR"/>
        </w:rPr>
        <w:t>mặt hàng có kim ngạch nhập khẩu chiếm tỷ trọng lớn so với mặt hàng nhập khẩu nói chung là</w:t>
      </w:r>
      <w:r w:rsidR="00B81C89" w:rsidRPr="00D11667">
        <w:rPr>
          <w:rStyle w:val="Strong"/>
          <w:b w:val="0"/>
          <w:bCs w:val="0"/>
          <w:spacing w:val="-2"/>
          <w:lang w:val="pt-BR"/>
        </w:rPr>
        <w:t>:</w:t>
      </w:r>
      <w:r w:rsidRPr="00D11667">
        <w:rPr>
          <w:rStyle w:val="Strong"/>
          <w:b w:val="0"/>
          <w:bCs w:val="0"/>
          <w:spacing w:val="-2"/>
          <w:lang w:val="pt-BR"/>
        </w:rPr>
        <w:t xml:space="preserve"> </w:t>
      </w:r>
      <w:r w:rsidR="00B81C89" w:rsidRPr="00D11667">
        <w:rPr>
          <w:rStyle w:val="Strong"/>
          <w:b w:val="0"/>
          <w:bCs w:val="0"/>
          <w:spacing w:val="-2"/>
          <w:lang w:val="pt-BR"/>
        </w:rPr>
        <w:t>Đ</w:t>
      </w:r>
      <w:r w:rsidRPr="00D11667">
        <w:rPr>
          <w:rStyle w:val="Strong"/>
          <w:b w:val="0"/>
          <w:bCs w:val="0"/>
          <w:spacing w:val="-2"/>
          <w:lang w:val="pt-BR"/>
        </w:rPr>
        <w:t>iện tử, máy tính và linh kiện chiếm</w:t>
      </w:r>
      <w:r w:rsidR="00B81C89" w:rsidRPr="00D11667">
        <w:rPr>
          <w:rStyle w:val="Strong"/>
          <w:b w:val="0"/>
          <w:bCs w:val="0"/>
          <w:spacing w:val="-2"/>
          <w:lang w:val="pt-BR"/>
        </w:rPr>
        <w:t xml:space="preserve"> 73,1%;</w:t>
      </w:r>
      <w:r w:rsidRPr="00D11667">
        <w:rPr>
          <w:rStyle w:val="Strong"/>
          <w:b w:val="0"/>
          <w:bCs w:val="0"/>
          <w:spacing w:val="-2"/>
          <w:lang w:val="pt-BR"/>
        </w:rPr>
        <w:t xml:space="preserve"> vải 61,6%</w:t>
      </w:r>
      <w:r w:rsidR="00B81C89" w:rsidRPr="00D11667">
        <w:rPr>
          <w:rStyle w:val="Strong"/>
          <w:b w:val="0"/>
          <w:bCs w:val="0"/>
          <w:spacing w:val="-2"/>
          <w:lang w:val="pt-BR"/>
        </w:rPr>
        <w:t>;</w:t>
      </w:r>
      <w:r w:rsidRPr="00D11667">
        <w:rPr>
          <w:rStyle w:val="Strong"/>
          <w:b w:val="0"/>
          <w:bCs w:val="0"/>
          <w:spacing w:val="-2"/>
          <w:lang w:val="pt-BR"/>
        </w:rPr>
        <w:t xml:space="preserve"> sắt thép 40,2%</w:t>
      </w:r>
      <w:r w:rsidR="00B81C89" w:rsidRPr="00D11667">
        <w:rPr>
          <w:rStyle w:val="Strong"/>
          <w:b w:val="0"/>
          <w:bCs w:val="0"/>
          <w:spacing w:val="-2"/>
          <w:lang w:val="pt-BR"/>
        </w:rPr>
        <w:t>.</w:t>
      </w:r>
    </w:p>
    <w:bookmarkEnd w:id="0"/>
    <w:p w14:paraId="3A732FBE" w14:textId="77777777" w:rsidR="0013339C" w:rsidRPr="00FD7531" w:rsidRDefault="0013339C" w:rsidP="00CE471E">
      <w:pPr>
        <w:spacing w:before="40" w:after="40" w:line="324" w:lineRule="auto"/>
        <w:ind w:firstLine="539"/>
        <w:jc w:val="both"/>
        <w:rPr>
          <w:rStyle w:val="Strong"/>
          <w:b w:val="0"/>
          <w:bCs w:val="0"/>
          <w:lang w:val="pt-BR"/>
        </w:rPr>
      </w:pPr>
      <w:r w:rsidRPr="00FD7531">
        <w:rPr>
          <w:rStyle w:val="Strong"/>
          <w:b w:val="0"/>
          <w:bCs w:val="0"/>
          <w:lang w:val="pt-BR"/>
        </w:rPr>
        <w:t xml:space="preserve">Nhập siêu </w:t>
      </w:r>
      <w:r w:rsidR="00070FDC" w:rsidRPr="00FD7531">
        <w:rPr>
          <w:rStyle w:val="Strong"/>
          <w:b w:val="0"/>
          <w:bCs w:val="0"/>
          <w:lang w:val="pt-BR"/>
        </w:rPr>
        <w:t xml:space="preserve">hàng hóa </w:t>
      </w:r>
      <w:r w:rsidRPr="00FD7531">
        <w:rPr>
          <w:rStyle w:val="Strong"/>
          <w:b w:val="0"/>
          <w:bCs w:val="0"/>
          <w:lang w:val="pt-BR"/>
        </w:rPr>
        <w:t xml:space="preserve">năm </w:t>
      </w:r>
      <w:r w:rsidR="00070FDC" w:rsidRPr="00FD7531">
        <w:rPr>
          <w:rStyle w:val="Strong"/>
          <w:b w:val="0"/>
          <w:bCs w:val="0"/>
          <w:lang w:val="pt-BR"/>
        </w:rPr>
        <w:t>2010</w:t>
      </w:r>
      <w:r w:rsidR="00572DB1">
        <w:rPr>
          <w:rStyle w:val="Strong"/>
          <w:b w:val="0"/>
          <w:bCs w:val="0"/>
          <w:lang w:val="pt-BR"/>
        </w:rPr>
        <w:t xml:space="preserve"> ước tính 12,4 tỷ USD,</w:t>
      </w:r>
      <w:r w:rsidRPr="00FD7531">
        <w:rPr>
          <w:rStyle w:val="Strong"/>
          <w:b w:val="0"/>
          <w:bCs w:val="0"/>
          <w:lang w:val="pt-BR"/>
        </w:rPr>
        <w:t xml:space="preserve"> bằng 17,3% </w:t>
      </w:r>
      <w:r w:rsidR="00070FDC" w:rsidRPr="00FD7531">
        <w:rPr>
          <w:rStyle w:val="Strong"/>
          <w:b w:val="0"/>
          <w:bCs w:val="0"/>
          <w:lang w:val="pt-BR"/>
        </w:rPr>
        <w:t xml:space="preserve">tổng </w:t>
      </w:r>
      <w:r w:rsidRPr="00FD7531">
        <w:rPr>
          <w:rStyle w:val="Strong"/>
          <w:b w:val="0"/>
          <w:bCs w:val="0"/>
          <w:lang w:val="pt-BR"/>
        </w:rPr>
        <w:t>kim ngạch hàng hóa xuất khẩu</w:t>
      </w:r>
      <w:r w:rsidR="0019179F">
        <w:rPr>
          <w:rStyle w:val="Strong"/>
          <w:b w:val="0"/>
          <w:bCs w:val="0"/>
          <w:lang w:val="pt-BR"/>
        </w:rPr>
        <w:t>,</w:t>
      </w:r>
      <w:r w:rsidR="00572DB1">
        <w:rPr>
          <w:rStyle w:val="Strong"/>
          <w:b w:val="0"/>
          <w:bCs w:val="0"/>
          <w:lang w:val="pt-BR"/>
        </w:rPr>
        <w:t xml:space="preserve"> </w:t>
      </w:r>
      <w:r w:rsidR="00572DB1" w:rsidRPr="00FD7531">
        <w:rPr>
          <w:rStyle w:val="Strong"/>
          <w:b w:val="0"/>
          <w:bCs w:val="0"/>
          <w:lang w:val="pt-BR"/>
        </w:rPr>
        <w:t>giảm 5,2</w:t>
      </w:r>
      <w:r w:rsidR="0019179F">
        <w:rPr>
          <w:rStyle w:val="Strong"/>
          <w:b w:val="0"/>
          <w:bCs w:val="0"/>
          <w:lang w:val="pt-BR"/>
        </w:rPr>
        <w:t xml:space="preserve"> điểm phần trăm</w:t>
      </w:r>
      <w:r w:rsidR="00572DB1" w:rsidRPr="00FD7531">
        <w:rPr>
          <w:rStyle w:val="Strong"/>
          <w:b w:val="0"/>
          <w:bCs w:val="0"/>
          <w:lang w:val="pt-BR"/>
        </w:rPr>
        <w:t xml:space="preserve"> so với năm 2009</w:t>
      </w:r>
      <w:r w:rsidRPr="00FD7531">
        <w:rPr>
          <w:rStyle w:val="Strong"/>
          <w:b w:val="0"/>
          <w:bCs w:val="0"/>
          <w:lang w:val="pt-BR"/>
        </w:rPr>
        <w:t>. Nếu loại trừ vàng, kim loại quý và sản phẩm</w:t>
      </w:r>
      <w:r w:rsidR="00070FDC" w:rsidRPr="00FD7531">
        <w:rPr>
          <w:rStyle w:val="Strong"/>
          <w:b w:val="0"/>
          <w:bCs w:val="0"/>
          <w:lang w:val="pt-BR"/>
        </w:rPr>
        <w:t xml:space="preserve"> thì</w:t>
      </w:r>
      <w:r w:rsidRPr="00FD7531">
        <w:rPr>
          <w:rStyle w:val="Strong"/>
          <w:b w:val="0"/>
          <w:bCs w:val="0"/>
          <w:lang w:val="pt-BR"/>
        </w:rPr>
        <w:t xml:space="preserve"> nhập siêu </w:t>
      </w:r>
      <w:r w:rsidR="00070FDC" w:rsidRPr="00FD7531">
        <w:rPr>
          <w:rStyle w:val="Strong"/>
          <w:b w:val="0"/>
          <w:bCs w:val="0"/>
          <w:lang w:val="pt-BR"/>
        </w:rPr>
        <w:t xml:space="preserve">hàng hóa </w:t>
      </w:r>
      <w:r w:rsidRPr="00FD7531">
        <w:rPr>
          <w:rStyle w:val="Strong"/>
          <w:b w:val="0"/>
          <w:bCs w:val="0"/>
          <w:lang w:val="pt-BR"/>
        </w:rPr>
        <w:t xml:space="preserve">năm </w:t>
      </w:r>
      <w:r w:rsidR="00070FDC" w:rsidRPr="00FD7531">
        <w:rPr>
          <w:rStyle w:val="Strong"/>
          <w:b w:val="0"/>
          <w:bCs w:val="0"/>
          <w:lang w:val="pt-BR"/>
        </w:rPr>
        <w:t xml:space="preserve">nay </w:t>
      </w:r>
      <w:r w:rsidRPr="00FD7531">
        <w:rPr>
          <w:rStyle w:val="Strong"/>
          <w:b w:val="0"/>
          <w:bCs w:val="0"/>
          <w:lang w:val="pt-BR"/>
        </w:rPr>
        <w:t xml:space="preserve">ước </w:t>
      </w:r>
      <w:r w:rsidR="00070FDC" w:rsidRPr="00FD7531">
        <w:rPr>
          <w:rStyle w:val="Strong"/>
          <w:b w:val="0"/>
          <w:bCs w:val="0"/>
          <w:lang w:val="pt-BR"/>
        </w:rPr>
        <w:t xml:space="preserve">tính </w:t>
      </w:r>
      <w:r w:rsidRPr="00FD7531">
        <w:rPr>
          <w:rStyle w:val="Strong"/>
          <w:b w:val="0"/>
          <w:bCs w:val="0"/>
          <w:lang w:val="pt-BR"/>
        </w:rPr>
        <w:t xml:space="preserve">14,2 tỷ USD, tương đương 20,7% </w:t>
      </w:r>
      <w:r w:rsidR="00070FDC" w:rsidRPr="00FD7531">
        <w:rPr>
          <w:rStyle w:val="Strong"/>
          <w:b w:val="0"/>
          <w:bCs w:val="0"/>
          <w:lang w:val="pt-BR"/>
        </w:rPr>
        <w:t xml:space="preserve">tổng </w:t>
      </w:r>
      <w:r w:rsidRPr="00FD7531">
        <w:rPr>
          <w:rStyle w:val="Strong"/>
          <w:b w:val="0"/>
          <w:bCs w:val="0"/>
          <w:lang w:val="pt-BR"/>
        </w:rPr>
        <w:t xml:space="preserve">kim ngạch </w:t>
      </w:r>
      <w:r w:rsidR="00070FDC" w:rsidRPr="00FD7531">
        <w:rPr>
          <w:rStyle w:val="Strong"/>
          <w:b w:val="0"/>
          <w:bCs w:val="0"/>
          <w:lang w:val="pt-BR"/>
        </w:rPr>
        <w:t xml:space="preserve">hàng hóa </w:t>
      </w:r>
      <w:r w:rsidRPr="00FD7531">
        <w:rPr>
          <w:rStyle w:val="Strong"/>
          <w:b w:val="0"/>
          <w:bCs w:val="0"/>
          <w:lang w:val="pt-BR"/>
        </w:rPr>
        <w:t xml:space="preserve">xuất khẩu. </w:t>
      </w:r>
    </w:p>
    <w:p w14:paraId="6FFB4D82" w14:textId="77777777" w:rsidR="002F26BA" w:rsidRPr="00FD7531" w:rsidRDefault="002F26BA" w:rsidP="00CE471E">
      <w:pPr>
        <w:spacing w:before="40" w:after="40" w:line="324" w:lineRule="auto"/>
        <w:ind w:firstLine="539"/>
        <w:jc w:val="both"/>
        <w:rPr>
          <w:b/>
          <w:i/>
          <w:lang w:val="es-NI"/>
        </w:rPr>
      </w:pPr>
      <w:r w:rsidRPr="00FD7531">
        <w:rPr>
          <w:b/>
          <w:i/>
          <w:lang w:val="es-NI"/>
        </w:rPr>
        <w:t>c. Xuấ</w:t>
      </w:r>
      <w:r w:rsidR="00E342D8">
        <w:rPr>
          <w:b/>
          <w:i/>
          <w:lang w:val="es-NI"/>
        </w:rPr>
        <w:t>t,</w:t>
      </w:r>
      <w:r w:rsidRPr="00FD7531">
        <w:rPr>
          <w:b/>
          <w:i/>
          <w:lang w:val="es-NI"/>
        </w:rPr>
        <w:t xml:space="preserve"> nhập khẩu dịch vụ</w:t>
      </w:r>
    </w:p>
    <w:p w14:paraId="16D96AFE" w14:textId="77777777" w:rsidR="002F26BA" w:rsidRPr="00FD7531" w:rsidRDefault="002F26BA" w:rsidP="00CE471E">
      <w:pPr>
        <w:spacing w:before="40" w:after="40" w:line="324" w:lineRule="auto"/>
        <w:ind w:firstLine="539"/>
        <w:jc w:val="both"/>
        <w:rPr>
          <w:lang w:val="es-NI"/>
        </w:rPr>
      </w:pPr>
      <w:r w:rsidRPr="00FD7531">
        <w:rPr>
          <w:spacing w:val="-6"/>
          <w:lang w:val="es-NI"/>
        </w:rPr>
        <w:t xml:space="preserve">Kim ngạch </w:t>
      </w:r>
      <w:r w:rsidR="00CA7304" w:rsidRPr="00FD7531">
        <w:rPr>
          <w:spacing w:val="-6"/>
          <w:lang w:val="es-NI"/>
        </w:rPr>
        <w:t xml:space="preserve">dịch vụ </w:t>
      </w:r>
      <w:r w:rsidRPr="00FD7531">
        <w:rPr>
          <w:spacing w:val="-6"/>
          <w:lang w:val="es-NI"/>
        </w:rPr>
        <w:t>xuất khẩu năm 2010 ước tính đạt 7460 triệu USD, tăng 29,4%</w:t>
      </w:r>
      <w:r w:rsidRPr="00FD7531">
        <w:rPr>
          <w:lang w:val="es-NI"/>
        </w:rPr>
        <w:t xml:space="preserve"> so với năm 2009, trong đó dịch vụ du lịch đạt 4450 triệu USD, tăng 45,9%; dịch vụ vận tải 2306 triệu USD, tăng 11,8%. Kim ngạch </w:t>
      </w:r>
      <w:r w:rsidR="00CA7304" w:rsidRPr="00FD7531">
        <w:rPr>
          <w:lang w:val="es-NI"/>
        </w:rPr>
        <w:t xml:space="preserve">dịch vụ </w:t>
      </w:r>
      <w:r w:rsidRPr="00FD7531">
        <w:rPr>
          <w:lang w:val="es-NI"/>
        </w:rPr>
        <w:t xml:space="preserve">nhập khẩu năm 2010 ước tính đạt 8320 triệu USD, tăng 20,6% so với năm 2009, trong đó dịch vụ vận tải đạt 5009 triệu USD, tăng 17,2%; dịch vụ du lịch 1470 triệu USD, tăng 33,6%. Nhập siêu dịch vụ cả năm là 860 triệu USD, giảm 24,2% so với năm 2009 và bằng 11,5% kim ngạch </w:t>
      </w:r>
      <w:r w:rsidR="00CA7304" w:rsidRPr="00FD7531">
        <w:rPr>
          <w:lang w:val="es-NI"/>
        </w:rPr>
        <w:t xml:space="preserve">dịch vụ </w:t>
      </w:r>
      <w:r w:rsidRPr="00FD7531">
        <w:rPr>
          <w:lang w:val="es-NI"/>
        </w:rPr>
        <w:t>xuất khẩu năm 2010.</w:t>
      </w:r>
    </w:p>
    <w:p w14:paraId="2DEA4201" w14:textId="77777777" w:rsidR="00E342D8" w:rsidRPr="00CE471E" w:rsidRDefault="00E342D8" w:rsidP="00CE471E">
      <w:pPr>
        <w:spacing w:before="40" w:after="40" w:line="324" w:lineRule="auto"/>
        <w:ind w:firstLine="539"/>
        <w:jc w:val="both"/>
        <w:rPr>
          <w:b/>
          <w:lang w:val="es-NI"/>
        </w:rPr>
      </w:pPr>
      <w:r w:rsidRPr="00CE471E">
        <w:rPr>
          <w:b/>
          <w:lang w:val="es-NI"/>
        </w:rPr>
        <w:t xml:space="preserve">4. </w:t>
      </w:r>
      <w:r w:rsidR="00CA7304" w:rsidRPr="00CE471E">
        <w:rPr>
          <w:b/>
          <w:lang w:val="es-NI"/>
        </w:rPr>
        <w:t>Chỉ số giá tiêu dùng (CPI)</w:t>
      </w:r>
    </w:p>
    <w:p w14:paraId="0EF2EEE4" w14:textId="77777777" w:rsidR="00967609" w:rsidRPr="00FD7531" w:rsidRDefault="00B84F74" w:rsidP="00CE471E">
      <w:pPr>
        <w:spacing w:before="40" w:after="40" w:line="324" w:lineRule="auto"/>
        <w:ind w:firstLine="539"/>
        <w:jc w:val="both"/>
      </w:pPr>
      <w:r w:rsidRPr="00FD7531">
        <w:t>C</w:t>
      </w:r>
      <w:r w:rsidR="00967609" w:rsidRPr="00FD7531">
        <w:t xml:space="preserve">hỉ số giá tiêu dùng tháng 12/2010 tăng 1,98% so với tháng trước, mức tăng cao nhất các tháng trong năm </w:t>
      </w:r>
      <w:r w:rsidRPr="00FD7531">
        <w:t>nay</w:t>
      </w:r>
      <w:r w:rsidR="00967609" w:rsidRPr="00FD7531">
        <w:t xml:space="preserve">. </w:t>
      </w:r>
      <w:r w:rsidRPr="00FD7531">
        <w:t>Trong các nhóm hàng hóa và dịch vụ, n</w:t>
      </w:r>
      <w:r w:rsidR="00967609" w:rsidRPr="00FD7531">
        <w:t xml:space="preserve">hóm </w:t>
      </w:r>
      <w:r w:rsidRPr="00FD7531">
        <w:t>h</w:t>
      </w:r>
      <w:r w:rsidR="00967609" w:rsidRPr="00FD7531">
        <w:t xml:space="preserve">àng ăn và dịch vụ ăn uống </w:t>
      </w:r>
      <w:r w:rsidRPr="00FD7531">
        <w:t>có chỉ số giá tiếp tục tăng</w:t>
      </w:r>
      <w:r w:rsidR="00967609" w:rsidRPr="00FD7531">
        <w:t xml:space="preserve"> </w:t>
      </w:r>
      <w:r w:rsidRPr="00FD7531">
        <w:t xml:space="preserve">và tăng cao nhất với mức </w:t>
      </w:r>
      <w:r w:rsidR="00967609" w:rsidRPr="00FD7531">
        <w:t>3,31% so với tháng trước</w:t>
      </w:r>
      <w:r w:rsidRPr="00FD7531">
        <w:t xml:space="preserve"> (Lương thực tăng 4,67%; thực phẩm tăng 3,28%)</w:t>
      </w:r>
      <w:r w:rsidR="00967609" w:rsidRPr="00FD7531">
        <w:t xml:space="preserve">; tiếp đến là nhóm </w:t>
      </w:r>
      <w:r w:rsidRPr="00FD7531">
        <w:t>n</w:t>
      </w:r>
      <w:r w:rsidR="00967609" w:rsidRPr="00FD7531">
        <w:t xml:space="preserve">hà ở và vật liệu xây dựng tăng 2,53%; </w:t>
      </w:r>
      <w:r w:rsidRPr="00FD7531">
        <w:t>m</w:t>
      </w:r>
      <w:r w:rsidR="00967609" w:rsidRPr="00FD7531">
        <w:t xml:space="preserve">ay mặc, mũ nón, giày dép tăng 1,81%; </w:t>
      </w:r>
      <w:r w:rsidRPr="00FD7531">
        <w:t>đ</w:t>
      </w:r>
      <w:r w:rsidR="00967609" w:rsidRPr="00FD7531">
        <w:t>ồ uống và thuốc lá tăng 1,3%</w:t>
      </w:r>
      <w:r w:rsidRPr="00FD7531">
        <w:t xml:space="preserve">. Các nhóm hàng hóa và dịch vụ </w:t>
      </w:r>
      <w:r w:rsidR="0090534C" w:rsidRPr="00FD7531">
        <w:t xml:space="preserve">có chỉ số giá </w:t>
      </w:r>
      <w:r w:rsidRPr="00FD7531">
        <w:t xml:space="preserve">tăng </w:t>
      </w:r>
      <w:r w:rsidR="0090534C" w:rsidRPr="00FD7531">
        <w:t xml:space="preserve">thấp hơn, </w:t>
      </w:r>
      <w:r w:rsidRPr="00FD7531">
        <w:t>ở mức dưới 1% gồm: T</w:t>
      </w:r>
      <w:r w:rsidR="00967609" w:rsidRPr="00FD7531">
        <w:t xml:space="preserve">hiết bị và đồ dùng gia đình tăng 0,86%; </w:t>
      </w:r>
      <w:r w:rsidRPr="00FD7531">
        <w:t>v</w:t>
      </w:r>
      <w:r w:rsidR="00967609" w:rsidRPr="00FD7531">
        <w:t xml:space="preserve">ăn hóa, giải trí và du lịch tăng 0,51%; </w:t>
      </w:r>
      <w:r w:rsidRPr="00FD7531">
        <w:t>g</w:t>
      </w:r>
      <w:r w:rsidR="00967609" w:rsidRPr="00FD7531">
        <w:t xml:space="preserve">iao thông tăng 0,45%; </w:t>
      </w:r>
      <w:r w:rsidRPr="00FD7531">
        <w:t>t</w:t>
      </w:r>
      <w:r w:rsidR="00967609" w:rsidRPr="00FD7531">
        <w:t xml:space="preserve">huốc và dịch vụ y tế tăng 0,41%; </w:t>
      </w:r>
      <w:r w:rsidRPr="00FD7531">
        <w:t>g</w:t>
      </w:r>
      <w:r w:rsidR="00967609" w:rsidRPr="00FD7531">
        <w:t>iáo dục tăng 0,07%</w:t>
      </w:r>
      <w:r w:rsidR="0090534C" w:rsidRPr="00FD7531">
        <w:t>. R</w:t>
      </w:r>
      <w:r w:rsidR="00967609" w:rsidRPr="00FD7531">
        <w:t xml:space="preserve">iêng nhóm </w:t>
      </w:r>
      <w:r w:rsidR="0090534C" w:rsidRPr="00FD7531">
        <w:t>b</w:t>
      </w:r>
      <w:r w:rsidR="00967609" w:rsidRPr="00FD7531">
        <w:t xml:space="preserve">ưu chính viễn thông </w:t>
      </w:r>
      <w:r w:rsidR="0090534C" w:rsidRPr="00FD7531">
        <w:t xml:space="preserve">có chỉ số giá </w:t>
      </w:r>
      <w:r w:rsidR="00967609" w:rsidRPr="00FD7531">
        <w:t>giảm 0,02%.</w:t>
      </w:r>
    </w:p>
    <w:p w14:paraId="18C36218" w14:textId="77777777" w:rsidR="00967609" w:rsidRPr="00FD7531" w:rsidRDefault="00967609" w:rsidP="00CE471E">
      <w:pPr>
        <w:spacing w:before="40" w:after="40" w:line="324" w:lineRule="auto"/>
        <w:ind w:firstLine="539"/>
        <w:jc w:val="both"/>
      </w:pPr>
      <w:r w:rsidRPr="00FD7531">
        <w:t>Chỉ số giá tiêu dùng tháng 12/2010 so với tháng 12/2009 tăng 11,75%</w:t>
      </w:r>
      <w:r w:rsidR="0090534C" w:rsidRPr="00FD7531">
        <w:t xml:space="preserve">. </w:t>
      </w:r>
      <w:r w:rsidRPr="00FD7531">
        <w:t>Chỉ số giá tiêu dùng bình quân năm 2010 tăng 9,19% so với bình quân năm 2009.</w:t>
      </w:r>
    </w:p>
    <w:p w14:paraId="1A96EE37" w14:textId="77777777" w:rsidR="00967609" w:rsidRPr="00FD7531" w:rsidRDefault="00967609" w:rsidP="00CE471E">
      <w:pPr>
        <w:spacing w:before="40" w:after="40" w:line="324" w:lineRule="auto"/>
        <w:ind w:firstLine="539"/>
        <w:jc w:val="both"/>
      </w:pPr>
      <w:r w:rsidRPr="00FD7531">
        <w:t>Chỉ số giá vàng tháng 12/2010 tăng 5,43% so với tháng trước; tăng 30% so với cùng kỳ năm 2009. Chỉ số giá đô la Mỹ tháng 12/2010 tăng 2,86% so với tháng trước; tăng 9,68% so với cùng kỳ năm 2009.</w:t>
      </w:r>
    </w:p>
    <w:p w14:paraId="2B3D7000" w14:textId="77777777" w:rsidR="00B41C0E" w:rsidRPr="004B7B9E" w:rsidRDefault="00B41C0E" w:rsidP="00CE471E">
      <w:pPr>
        <w:spacing w:before="40" w:after="40" w:line="288" w:lineRule="auto"/>
        <w:ind w:left="1078" w:hanging="539"/>
        <w:jc w:val="both"/>
        <w:rPr>
          <w:b/>
        </w:rPr>
      </w:pPr>
      <w:r w:rsidRPr="00CA6D40">
        <w:rPr>
          <w:b/>
        </w:rPr>
        <w:t xml:space="preserve">III. </w:t>
      </w:r>
      <w:r w:rsidR="00CA6D40">
        <w:rPr>
          <w:b/>
        </w:rPr>
        <w:t xml:space="preserve"> </w:t>
      </w:r>
      <w:r w:rsidR="004B7B9E" w:rsidRPr="00CA6D40">
        <w:rPr>
          <w:b/>
        </w:rPr>
        <w:t>KẾT QUẢ BẢO ĐẢM AN SINH XÃ HỘI, PHÁT TRIỂN GIÁO DỤC,</w:t>
      </w:r>
      <w:r w:rsidR="004B7B9E" w:rsidRPr="004B7B9E">
        <w:rPr>
          <w:b/>
          <w:spacing w:val="-8"/>
        </w:rPr>
        <w:t xml:space="preserve"> Y TẾ, VĂN HOÁ, XÃ HỘI VÀ </w:t>
      </w:r>
      <w:r w:rsidR="004B7B9E">
        <w:rPr>
          <w:b/>
          <w:spacing w:val="-8"/>
        </w:rPr>
        <w:t>B</w:t>
      </w:r>
      <w:r w:rsidR="004B7B9E" w:rsidRPr="004B7B9E">
        <w:rPr>
          <w:b/>
          <w:spacing w:val="-8"/>
        </w:rPr>
        <w:t>ẢO</w:t>
      </w:r>
      <w:r w:rsidR="004B7B9E">
        <w:rPr>
          <w:b/>
          <w:spacing w:val="-8"/>
        </w:rPr>
        <w:t xml:space="preserve"> V</w:t>
      </w:r>
      <w:r w:rsidR="004B7B9E" w:rsidRPr="004B7B9E">
        <w:rPr>
          <w:b/>
          <w:spacing w:val="-8"/>
        </w:rPr>
        <w:t>Ệ</w:t>
      </w:r>
      <w:r w:rsidR="004B7B9E">
        <w:rPr>
          <w:b/>
          <w:spacing w:val="-8"/>
        </w:rPr>
        <w:t xml:space="preserve"> </w:t>
      </w:r>
      <w:r w:rsidR="004B7B9E" w:rsidRPr="004B7B9E">
        <w:rPr>
          <w:b/>
          <w:spacing w:val="-8"/>
        </w:rPr>
        <w:t>MÔI TRƯỜNG</w:t>
      </w:r>
    </w:p>
    <w:p w14:paraId="6EFE766E" w14:textId="77777777" w:rsidR="00437F79" w:rsidRPr="00FD7531" w:rsidRDefault="00437F79" w:rsidP="00CE471E">
      <w:pPr>
        <w:spacing w:before="40" w:after="40" w:line="288" w:lineRule="auto"/>
        <w:ind w:right="-34" w:firstLine="539"/>
        <w:jc w:val="both"/>
        <w:rPr>
          <w:b/>
          <w:iCs/>
          <w:lang w:val="pt-BR"/>
        </w:rPr>
      </w:pPr>
      <w:r w:rsidRPr="00D11667">
        <w:rPr>
          <w:b/>
          <w:iCs/>
        </w:rPr>
        <w:t xml:space="preserve">1. </w:t>
      </w:r>
      <w:r w:rsidRPr="00FD7531">
        <w:rPr>
          <w:b/>
          <w:iCs/>
          <w:lang w:val="pt-BR"/>
        </w:rPr>
        <w:t>Dân số, lao động, việc làm</w:t>
      </w:r>
    </w:p>
    <w:p w14:paraId="33125046" w14:textId="77777777" w:rsidR="002D42C9" w:rsidRPr="00465F86" w:rsidRDefault="00437F79" w:rsidP="00CE471E">
      <w:pPr>
        <w:spacing w:before="40" w:after="40" w:line="288" w:lineRule="auto"/>
        <w:ind w:right="-34" w:firstLine="540"/>
        <w:jc w:val="both"/>
        <w:rPr>
          <w:bCs/>
          <w:spacing w:val="-4"/>
          <w:lang w:val="pt-BR"/>
        </w:rPr>
      </w:pPr>
      <w:r w:rsidRPr="00465F86">
        <w:rPr>
          <w:bCs/>
          <w:spacing w:val="-4"/>
          <w:lang w:val="pt-BR"/>
        </w:rPr>
        <w:t>Dân số trung bình cả nước năm 2010 ước tính 86,93 triệu người, tăng 1,0</w:t>
      </w:r>
      <w:r w:rsidR="00465F86" w:rsidRPr="00465F86">
        <w:rPr>
          <w:bCs/>
          <w:spacing w:val="-4"/>
          <w:lang w:val="pt-BR"/>
        </w:rPr>
        <w:t>5</w:t>
      </w:r>
      <w:r w:rsidRPr="00465F86">
        <w:rPr>
          <w:bCs/>
          <w:spacing w:val="-4"/>
          <w:lang w:val="pt-BR"/>
        </w:rPr>
        <w:t xml:space="preserve">% so với năm 2009, bao gồm </w:t>
      </w:r>
      <w:r w:rsidR="007E3C40" w:rsidRPr="00465F86">
        <w:rPr>
          <w:bCs/>
          <w:spacing w:val="-4"/>
          <w:lang w:val="pt-BR"/>
        </w:rPr>
        <w:t xml:space="preserve">dân số </w:t>
      </w:r>
      <w:r w:rsidRPr="00465F86">
        <w:rPr>
          <w:bCs/>
          <w:spacing w:val="-4"/>
          <w:lang w:val="pt-BR"/>
        </w:rPr>
        <w:t>nam 42,97 triệu người, chiếm 49,4% tổng dân số cả nước</w:t>
      </w:r>
      <w:r w:rsidR="007E3C40" w:rsidRPr="00465F86">
        <w:rPr>
          <w:bCs/>
          <w:spacing w:val="-4"/>
          <w:lang w:val="pt-BR"/>
        </w:rPr>
        <w:t xml:space="preserve">, tăng </w:t>
      </w:r>
      <w:r w:rsidR="00986CED" w:rsidRPr="00465F86">
        <w:rPr>
          <w:bCs/>
          <w:spacing w:val="-4"/>
          <w:lang w:val="pt-BR"/>
        </w:rPr>
        <w:t>1,09</w:t>
      </w:r>
      <w:r w:rsidR="007E3C40" w:rsidRPr="00465F86">
        <w:rPr>
          <w:bCs/>
          <w:spacing w:val="-4"/>
          <w:lang w:val="pt-BR"/>
        </w:rPr>
        <w:t>%</w:t>
      </w:r>
      <w:r w:rsidRPr="00465F86">
        <w:rPr>
          <w:bCs/>
          <w:spacing w:val="-4"/>
          <w:lang w:val="pt-BR"/>
        </w:rPr>
        <w:t xml:space="preserve">; </w:t>
      </w:r>
      <w:r w:rsidR="007E3C40" w:rsidRPr="00465F86">
        <w:rPr>
          <w:bCs/>
          <w:spacing w:val="-4"/>
          <w:lang w:val="pt-BR"/>
        </w:rPr>
        <w:t xml:space="preserve">dân số </w:t>
      </w:r>
      <w:r w:rsidRPr="00465F86">
        <w:rPr>
          <w:bCs/>
          <w:spacing w:val="-4"/>
          <w:lang w:val="pt-BR"/>
        </w:rPr>
        <w:t>nữ 43,96 triệu người, chiếm 50,6%</w:t>
      </w:r>
      <w:r w:rsidR="007E3C40" w:rsidRPr="00465F86">
        <w:rPr>
          <w:bCs/>
          <w:spacing w:val="-4"/>
          <w:lang w:val="pt-BR"/>
        </w:rPr>
        <w:t xml:space="preserve">, tăng </w:t>
      </w:r>
      <w:r w:rsidR="00986CED" w:rsidRPr="00465F86">
        <w:rPr>
          <w:bCs/>
          <w:spacing w:val="-4"/>
          <w:lang w:val="pt-BR"/>
        </w:rPr>
        <w:t>1</w:t>
      </w:r>
      <w:r w:rsidR="007E3C40" w:rsidRPr="00465F86">
        <w:rPr>
          <w:bCs/>
          <w:spacing w:val="-4"/>
          <w:lang w:val="pt-BR"/>
        </w:rPr>
        <w:t>%</w:t>
      </w:r>
      <w:r w:rsidRPr="00465F86">
        <w:rPr>
          <w:bCs/>
          <w:spacing w:val="-4"/>
          <w:lang w:val="pt-BR"/>
        </w:rPr>
        <w:t>. Trong tổng dân số cả nước</w:t>
      </w:r>
      <w:r w:rsidR="007E3C40" w:rsidRPr="00465F86">
        <w:rPr>
          <w:bCs/>
          <w:spacing w:val="-4"/>
          <w:lang w:val="pt-BR"/>
        </w:rPr>
        <w:t xml:space="preserve"> năm 2010</w:t>
      </w:r>
      <w:r w:rsidRPr="00465F86">
        <w:rPr>
          <w:bCs/>
          <w:spacing w:val="-4"/>
          <w:lang w:val="pt-BR"/>
        </w:rPr>
        <w:t>, dân số khu vực thành thị là 26,01 triệu người, chiếm 29,9% tổng dân số</w:t>
      </w:r>
      <w:r w:rsidR="007E3C40" w:rsidRPr="00465F86">
        <w:rPr>
          <w:bCs/>
          <w:spacing w:val="-4"/>
          <w:lang w:val="pt-BR"/>
        </w:rPr>
        <w:t xml:space="preserve">, tăng </w:t>
      </w:r>
      <w:r w:rsidR="00986CED" w:rsidRPr="00465F86">
        <w:rPr>
          <w:bCs/>
          <w:spacing w:val="-4"/>
          <w:lang w:val="pt-BR"/>
        </w:rPr>
        <w:t>2,04</w:t>
      </w:r>
      <w:r w:rsidR="007E3C40" w:rsidRPr="00465F86">
        <w:rPr>
          <w:bCs/>
          <w:spacing w:val="-4"/>
          <w:lang w:val="pt-BR"/>
        </w:rPr>
        <w:t>% so với năm trước</w:t>
      </w:r>
      <w:r w:rsidRPr="00465F86">
        <w:rPr>
          <w:bCs/>
          <w:spacing w:val="-4"/>
          <w:lang w:val="pt-BR"/>
        </w:rPr>
        <w:t>; dân số khu vực nông thôn là 60,92 triệu người, chiếm 70,1%</w:t>
      </w:r>
      <w:r w:rsidR="007E3C40" w:rsidRPr="00465F86">
        <w:rPr>
          <w:bCs/>
          <w:spacing w:val="-4"/>
          <w:lang w:val="pt-BR"/>
        </w:rPr>
        <w:t xml:space="preserve">, tăng </w:t>
      </w:r>
      <w:r w:rsidR="00986CED" w:rsidRPr="00465F86">
        <w:rPr>
          <w:bCs/>
          <w:spacing w:val="-4"/>
          <w:lang w:val="pt-BR"/>
        </w:rPr>
        <w:t>0,63</w:t>
      </w:r>
      <w:r w:rsidR="007E3C40" w:rsidRPr="00465F86">
        <w:rPr>
          <w:bCs/>
          <w:spacing w:val="-4"/>
          <w:lang w:val="pt-BR"/>
        </w:rPr>
        <w:t>%</w:t>
      </w:r>
      <w:r w:rsidRPr="00465F86">
        <w:rPr>
          <w:bCs/>
          <w:spacing w:val="-4"/>
          <w:lang w:val="pt-BR"/>
        </w:rPr>
        <w:t>. Tỷ lệ giới tính của dân số năm 2010 ở mức 97,7 nam trên 100 nữ</w:t>
      </w:r>
      <w:r w:rsidR="00B75B48" w:rsidRPr="00465F86">
        <w:rPr>
          <w:bCs/>
          <w:spacing w:val="-4"/>
          <w:lang w:val="pt-BR"/>
        </w:rPr>
        <w:t xml:space="preserve"> (Năm 2009 tỷ lệ này là 97,6/100)</w:t>
      </w:r>
      <w:r w:rsidRPr="00465F86">
        <w:rPr>
          <w:bCs/>
          <w:spacing w:val="-4"/>
          <w:lang w:val="pt-BR"/>
        </w:rPr>
        <w:t xml:space="preserve">. </w:t>
      </w:r>
    </w:p>
    <w:p w14:paraId="609E6013" w14:textId="77777777" w:rsidR="002D42C9" w:rsidRPr="000E4B85" w:rsidRDefault="00437F79" w:rsidP="00CE471E">
      <w:pPr>
        <w:spacing w:before="40" w:after="40" w:line="288" w:lineRule="auto"/>
        <w:ind w:right="-34" w:firstLine="540"/>
        <w:jc w:val="both"/>
        <w:rPr>
          <w:bCs/>
          <w:spacing w:val="-4"/>
          <w:lang w:val="pt-BR"/>
        </w:rPr>
      </w:pPr>
      <w:r w:rsidRPr="000E4B85">
        <w:rPr>
          <w:bCs/>
          <w:spacing w:val="-4"/>
          <w:lang w:val="pt-BR"/>
        </w:rPr>
        <w:t>Lực lượng lao động từ 15 tuổi trở lên năm 2010 là 50,51 triệu người, tăng 2,68% so với năm 2009</w:t>
      </w:r>
      <w:r w:rsidR="007E3C40" w:rsidRPr="000E4B85">
        <w:rPr>
          <w:bCs/>
          <w:spacing w:val="-4"/>
          <w:lang w:val="pt-BR"/>
        </w:rPr>
        <w:t>, trong đó l</w:t>
      </w:r>
      <w:r w:rsidRPr="000E4B85">
        <w:rPr>
          <w:bCs/>
          <w:spacing w:val="-4"/>
          <w:lang w:val="pt-BR"/>
        </w:rPr>
        <w:t>ực lượng lao động trong độ tuổi lao động là 46,21 triệu người, tăng 2,12%</w:t>
      </w:r>
      <w:r w:rsidR="007E3C40" w:rsidRPr="000E4B85">
        <w:rPr>
          <w:bCs/>
          <w:spacing w:val="-4"/>
          <w:lang w:val="pt-BR"/>
        </w:rPr>
        <w:t>.</w:t>
      </w:r>
      <w:r w:rsidRPr="000E4B85">
        <w:rPr>
          <w:bCs/>
          <w:spacing w:val="-4"/>
          <w:lang w:val="pt-BR"/>
        </w:rPr>
        <w:t xml:space="preserve"> Tỷ lệ </w:t>
      </w:r>
      <w:r w:rsidR="007E3C40" w:rsidRPr="000E4B85">
        <w:rPr>
          <w:bCs/>
          <w:spacing w:val="-4"/>
          <w:lang w:val="pt-BR"/>
        </w:rPr>
        <w:t xml:space="preserve">dân số cả nước 15 tuổi trở lên </w:t>
      </w:r>
      <w:r w:rsidRPr="000E4B85">
        <w:rPr>
          <w:bCs/>
          <w:spacing w:val="-4"/>
          <w:lang w:val="pt-BR"/>
        </w:rPr>
        <w:t>tham gia lực lượng lao động tăng từ 76,5% năm 2009 lên 77,3% nă</w:t>
      </w:r>
      <w:r w:rsidR="005068FC" w:rsidRPr="000E4B85">
        <w:rPr>
          <w:bCs/>
          <w:spacing w:val="-4"/>
          <w:lang w:val="pt-BR"/>
        </w:rPr>
        <w:t xml:space="preserve">m 2010. </w:t>
      </w:r>
      <w:r w:rsidRPr="000E4B85">
        <w:rPr>
          <w:bCs/>
          <w:spacing w:val="-4"/>
          <w:lang w:val="pt-BR"/>
        </w:rPr>
        <w:t xml:space="preserve">Tỷ lệ lao động khu vực nông, lâm nghiệp và thủy sản </w:t>
      </w:r>
      <w:r w:rsidR="005068FC" w:rsidRPr="000E4B85">
        <w:rPr>
          <w:bCs/>
          <w:spacing w:val="-4"/>
          <w:lang w:val="pt-BR"/>
        </w:rPr>
        <w:t xml:space="preserve">giảm từ 51,9% năm 2009 xuống </w:t>
      </w:r>
      <w:r w:rsidRPr="000E4B85">
        <w:rPr>
          <w:bCs/>
          <w:spacing w:val="-4"/>
          <w:lang w:val="pt-BR"/>
        </w:rPr>
        <w:t>48,2%</w:t>
      </w:r>
      <w:r w:rsidR="005068FC" w:rsidRPr="000E4B85">
        <w:rPr>
          <w:bCs/>
          <w:spacing w:val="-4"/>
          <w:lang w:val="pt-BR"/>
        </w:rPr>
        <w:t xml:space="preserve"> năm 2010; </w:t>
      </w:r>
      <w:r w:rsidRPr="000E4B85">
        <w:rPr>
          <w:bCs/>
          <w:spacing w:val="-4"/>
          <w:lang w:val="pt-BR"/>
        </w:rPr>
        <w:t xml:space="preserve">khu vực công nghiệp và xây dựng </w:t>
      </w:r>
      <w:r w:rsidR="005068FC" w:rsidRPr="000E4B85">
        <w:rPr>
          <w:bCs/>
          <w:spacing w:val="-4"/>
          <w:lang w:val="pt-BR"/>
        </w:rPr>
        <w:t xml:space="preserve">tăng từ 21,6% lên </w:t>
      </w:r>
      <w:r w:rsidRPr="000E4B85">
        <w:rPr>
          <w:bCs/>
          <w:spacing w:val="-4"/>
          <w:lang w:val="pt-BR"/>
        </w:rPr>
        <w:t>22,4%</w:t>
      </w:r>
      <w:r w:rsidR="005068FC" w:rsidRPr="000E4B85">
        <w:rPr>
          <w:bCs/>
          <w:spacing w:val="-4"/>
          <w:lang w:val="pt-BR"/>
        </w:rPr>
        <w:t xml:space="preserve">; </w:t>
      </w:r>
      <w:r w:rsidRPr="000E4B85">
        <w:rPr>
          <w:bCs/>
          <w:spacing w:val="-4"/>
          <w:lang w:val="pt-BR"/>
        </w:rPr>
        <w:t xml:space="preserve">khu vực dịch vụ </w:t>
      </w:r>
      <w:r w:rsidR="005068FC" w:rsidRPr="000E4B85">
        <w:rPr>
          <w:bCs/>
          <w:spacing w:val="-4"/>
          <w:lang w:val="pt-BR"/>
        </w:rPr>
        <w:t xml:space="preserve">tăng từ 26,5% lên </w:t>
      </w:r>
      <w:r w:rsidRPr="000E4B85">
        <w:rPr>
          <w:bCs/>
          <w:spacing w:val="-4"/>
          <w:lang w:val="pt-BR"/>
        </w:rPr>
        <w:t>29,4%</w:t>
      </w:r>
      <w:r w:rsidR="005068FC" w:rsidRPr="000E4B85">
        <w:rPr>
          <w:bCs/>
          <w:spacing w:val="-4"/>
          <w:lang w:val="pt-BR"/>
        </w:rPr>
        <w:t>.</w:t>
      </w:r>
    </w:p>
    <w:p w14:paraId="36D8A028" w14:textId="77777777" w:rsidR="00437F79" w:rsidRPr="00FD7531" w:rsidRDefault="005068FC" w:rsidP="00CE471E">
      <w:pPr>
        <w:spacing w:before="40" w:after="40" w:line="288" w:lineRule="auto"/>
        <w:ind w:right="-34" w:firstLine="540"/>
        <w:jc w:val="both"/>
        <w:rPr>
          <w:bCs/>
          <w:spacing w:val="-4"/>
          <w:lang w:val="pt-BR"/>
        </w:rPr>
      </w:pPr>
      <w:r w:rsidRPr="00FD7531">
        <w:rPr>
          <w:bCs/>
          <w:spacing w:val="-4"/>
          <w:lang w:val="pt-BR"/>
        </w:rPr>
        <w:t>T</w:t>
      </w:r>
      <w:r w:rsidR="00437F79" w:rsidRPr="00FD7531">
        <w:rPr>
          <w:bCs/>
          <w:spacing w:val="-4"/>
          <w:lang w:val="pt-BR"/>
        </w:rPr>
        <w:t xml:space="preserve">ỷ lệ thất nghiệp </w:t>
      </w:r>
      <w:r w:rsidRPr="00FD7531">
        <w:rPr>
          <w:bCs/>
          <w:spacing w:val="-4"/>
          <w:lang w:val="pt-BR"/>
        </w:rPr>
        <w:t xml:space="preserve">năm 2010 </w:t>
      </w:r>
      <w:r w:rsidR="00437F79" w:rsidRPr="00FD7531">
        <w:rPr>
          <w:bCs/>
          <w:spacing w:val="-4"/>
          <w:lang w:val="pt-BR"/>
        </w:rPr>
        <w:t>của lao động trong độ tuổi là 2,88%, trong đó khu vực thành thị là 4,</w:t>
      </w:r>
      <w:r w:rsidRPr="00FD7531">
        <w:rPr>
          <w:bCs/>
          <w:spacing w:val="-4"/>
          <w:lang w:val="pt-BR"/>
        </w:rPr>
        <w:t xml:space="preserve">43%, khu vực nông thôn là 2,27% (Năm 2009 các tỷ lệ tương ứng là: 2,9%; 4,6%; 2,25%). Tỷ lệ thiếu việc làm năm 2010 của lao động trong độ tuổi là </w:t>
      </w:r>
      <w:r w:rsidR="00B75B48" w:rsidRPr="00FD7531">
        <w:rPr>
          <w:bCs/>
          <w:spacing w:val="-4"/>
          <w:lang w:val="pt-BR"/>
        </w:rPr>
        <w:t>4,5</w:t>
      </w:r>
      <w:r w:rsidR="00923044">
        <w:rPr>
          <w:bCs/>
          <w:spacing w:val="-4"/>
          <w:lang w:val="pt-BR"/>
        </w:rPr>
        <w:t>0</w:t>
      </w:r>
      <w:r w:rsidRPr="00FD7531">
        <w:rPr>
          <w:bCs/>
          <w:spacing w:val="-4"/>
          <w:lang w:val="pt-BR"/>
        </w:rPr>
        <w:t xml:space="preserve">%, trong đó khu vực thành thị là </w:t>
      </w:r>
      <w:r w:rsidR="00B75B48" w:rsidRPr="00FD7531">
        <w:rPr>
          <w:bCs/>
          <w:spacing w:val="-4"/>
          <w:lang w:val="pt-BR"/>
        </w:rPr>
        <w:t>2,04</w:t>
      </w:r>
      <w:r w:rsidRPr="00FD7531">
        <w:rPr>
          <w:bCs/>
          <w:spacing w:val="-4"/>
          <w:lang w:val="pt-BR"/>
        </w:rPr>
        <w:t xml:space="preserve">%, khu vực nông thôn là </w:t>
      </w:r>
      <w:r w:rsidR="00B75B48" w:rsidRPr="00FD7531">
        <w:rPr>
          <w:bCs/>
          <w:spacing w:val="-4"/>
          <w:lang w:val="pt-BR"/>
        </w:rPr>
        <w:t>5,47</w:t>
      </w:r>
      <w:r w:rsidRPr="00FD7531">
        <w:rPr>
          <w:bCs/>
          <w:spacing w:val="-4"/>
          <w:lang w:val="pt-BR"/>
        </w:rPr>
        <w:t xml:space="preserve">% (Năm 2009 các tỷ lệ tương ứng là: </w:t>
      </w:r>
      <w:r w:rsidR="00B75B48" w:rsidRPr="00FD7531">
        <w:rPr>
          <w:bCs/>
          <w:spacing w:val="-4"/>
          <w:lang w:val="pt-BR"/>
        </w:rPr>
        <w:t>5,61</w:t>
      </w:r>
      <w:r w:rsidRPr="00FD7531">
        <w:rPr>
          <w:bCs/>
          <w:spacing w:val="-4"/>
          <w:lang w:val="pt-BR"/>
        </w:rPr>
        <w:t xml:space="preserve">%; </w:t>
      </w:r>
      <w:r w:rsidR="00B75B48" w:rsidRPr="00FD7531">
        <w:rPr>
          <w:bCs/>
          <w:spacing w:val="-4"/>
          <w:lang w:val="pt-BR"/>
        </w:rPr>
        <w:t>3,33</w:t>
      </w:r>
      <w:r w:rsidRPr="00FD7531">
        <w:rPr>
          <w:bCs/>
          <w:spacing w:val="-4"/>
          <w:lang w:val="pt-BR"/>
        </w:rPr>
        <w:t>%</w:t>
      </w:r>
      <w:r w:rsidR="00B75B48" w:rsidRPr="00FD7531">
        <w:rPr>
          <w:bCs/>
          <w:spacing w:val="-4"/>
          <w:lang w:val="pt-BR"/>
        </w:rPr>
        <w:t>; 6,51</w:t>
      </w:r>
      <w:r w:rsidRPr="00FD7531">
        <w:rPr>
          <w:bCs/>
          <w:spacing w:val="-4"/>
          <w:lang w:val="pt-BR"/>
        </w:rPr>
        <w:t xml:space="preserve">%). </w:t>
      </w:r>
    </w:p>
    <w:p w14:paraId="2F84DD8C" w14:textId="77777777" w:rsidR="00D65910" w:rsidRPr="00FD7531" w:rsidRDefault="00B41C0E" w:rsidP="00CE471E">
      <w:pPr>
        <w:spacing w:before="40" w:after="40" w:line="288" w:lineRule="auto"/>
        <w:ind w:firstLine="540"/>
        <w:jc w:val="both"/>
        <w:rPr>
          <w:b/>
          <w:bCs/>
          <w:lang w:val="pt-BR"/>
        </w:rPr>
      </w:pPr>
      <w:r>
        <w:rPr>
          <w:b/>
          <w:bCs/>
          <w:lang w:val="pt-BR"/>
        </w:rPr>
        <w:t xml:space="preserve">2. </w:t>
      </w:r>
      <w:r w:rsidR="00D65910" w:rsidRPr="00FD7531">
        <w:rPr>
          <w:b/>
          <w:bCs/>
          <w:lang w:val="pt-BR"/>
        </w:rPr>
        <w:t>Mức sống dân cư</w:t>
      </w:r>
    </w:p>
    <w:p w14:paraId="1734147C" w14:textId="77777777" w:rsidR="00E6186A" w:rsidRPr="001E3764" w:rsidRDefault="00D65910" w:rsidP="00CE471E">
      <w:pPr>
        <w:spacing w:before="40" w:after="40" w:line="288" w:lineRule="auto"/>
        <w:ind w:firstLine="540"/>
        <w:jc w:val="both"/>
        <w:rPr>
          <w:bCs/>
          <w:spacing w:val="-2"/>
          <w:lang w:val="pt-BR"/>
        </w:rPr>
      </w:pPr>
      <w:r w:rsidRPr="001E3764">
        <w:rPr>
          <w:bCs/>
          <w:spacing w:val="-2"/>
          <w:lang w:val="pt-BR"/>
        </w:rPr>
        <w:t xml:space="preserve">Giá cả </w:t>
      </w:r>
      <w:r w:rsidR="009704E4" w:rsidRPr="001E3764">
        <w:rPr>
          <w:bCs/>
          <w:spacing w:val="-2"/>
          <w:lang w:val="pt-BR"/>
        </w:rPr>
        <w:t xml:space="preserve">nhiều </w:t>
      </w:r>
      <w:r w:rsidRPr="001E3764">
        <w:rPr>
          <w:bCs/>
          <w:spacing w:val="-2"/>
          <w:lang w:val="pt-BR"/>
        </w:rPr>
        <w:t xml:space="preserve">hàng </w:t>
      </w:r>
      <w:r w:rsidR="001477D8" w:rsidRPr="001E3764">
        <w:rPr>
          <w:bCs/>
          <w:spacing w:val="-2"/>
          <w:lang w:val="pt-BR"/>
        </w:rPr>
        <w:t xml:space="preserve">hoá, dịch vụ tiêu dùng tăng cao </w:t>
      </w:r>
      <w:r w:rsidR="002D42C9" w:rsidRPr="001E3764">
        <w:rPr>
          <w:bCs/>
          <w:spacing w:val="-2"/>
          <w:lang w:val="pt-BR"/>
        </w:rPr>
        <w:t xml:space="preserve">trong </w:t>
      </w:r>
      <w:r w:rsidR="00E6186A" w:rsidRPr="001E3764">
        <w:rPr>
          <w:bCs/>
          <w:spacing w:val="-2"/>
          <w:lang w:val="pt-BR"/>
        </w:rPr>
        <w:t xml:space="preserve">những tháng cuối năm </w:t>
      </w:r>
      <w:r w:rsidR="001477D8" w:rsidRPr="001E3764">
        <w:rPr>
          <w:bCs/>
          <w:spacing w:val="-2"/>
          <w:lang w:val="pt-BR"/>
        </w:rPr>
        <w:t xml:space="preserve">cùng </w:t>
      </w:r>
      <w:r w:rsidR="009704E4" w:rsidRPr="001E3764">
        <w:rPr>
          <w:bCs/>
          <w:spacing w:val="-2"/>
          <w:lang w:val="pt-BR"/>
        </w:rPr>
        <w:t xml:space="preserve">với </w:t>
      </w:r>
      <w:r w:rsidRPr="001E3764">
        <w:rPr>
          <w:bCs/>
          <w:spacing w:val="-2"/>
          <w:lang w:val="pt-BR"/>
        </w:rPr>
        <w:t xml:space="preserve">thiên tai </w:t>
      </w:r>
      <w:r w:rsidR="001477D8" w:rsidRPr="001E3764">
        <w:rPr>
          <w:bCs/>
          <w:spacing w:val="-2"/>
          <w:lang w:val="pt-BR"/>
        </w:rPr>
        <w:t xml:space="preserve">liên tiếp xảy ra </w:t>
      </w:r>
      <w:r w:rsidR="009704E4" w:rsidRPr="001E3764">
        <w:rPr>
          <w:bCs/>
          <w:spacing w:val="-2"/>
          <w:lang w:val="pt-BR"/>
        </w:rPr>
        <w:t xml:space="preserve">đã </w:t>
      </w:r>
      <w:r w:rsidRPr="001E3764">
        <w:rPr>
          <w:bCs/>
          <w:spacing w:val="-2"/>
          <w:lang w:val="pt-BR"/>
        </w:rPr>
        <w:t xml:space="preserve">ảnh hưởng đến </w:t>
      </w:r>
      <w:r w:rsidR="009704E4" w:rsidRPr="001E3764">
        <w:rPr>
          <w:bCs/>
          <w:spacing w:val="-2"/>
          <w:lang w:val="pt-BR"/>
        </w:rPr>
        <w:t xml:space="preserve">đời sống </w:t>
      </w:r>
      <w:r w:rsidRPr="001E3764">
        <w:rPr>
          <w:bCs/>
          <w:spacing w:val="-2"/>
          <w:lang w:val="pt-BR"/>
        </w:rPr>
        <w:t xml:space="preserve">dân cư. </w:t>
      </w:r>
      <w:r w:rsidR="00E6186A" w:rsidRPr="001E3764">
        <w:rPr>
          <w:bCs/>
          <w:spacing w:val="-2"/>
          <w:lang w:val="pt-BR"/>
        </w:rPr>
        <w:t xml:space="preserve">Trong năm 2010, trên địa bàn cả nước có 796,2 nghìn lượt hộ thiếu đói với 3067,8 nghìn lượt nhân khẩu thiếu đói. Để giúp đỡ người dân khắc phục khó khăn do thiếu đói, các cấp, các ngành và tổ chức đoàn thể từ trung ương đến địa phương đã hỗ trợ các hộ thiếu đói trên 42 nghìn tấn lương thực và gần 64 tỷ đồng. Trong dịp Tết Nguyên đán Canh Dần, lãnh đạo Đảng và Nhà nước, chính quyền địa phương, các cơ quan, đoàn thể và cá nhân đã hỗ trợ, thăm hỏi, động viên và tặng quà các hộ nghèo, người già cô đơn, người tàn tật, trẻ mồ côi và các đối tượng chính sách xã hội với tổng trị giá gần 890 tỷ đồng. </w:t>
      </w:r>
    </w:p>
    <w:p w14:paraId="44029D9B" w14:textId="77777777" w:rsidR="00E342D8" w:rsidRPr="00E6186A" w:rsidRDefault="00C875E4" w:rsidP="00CE471E">
      <w:pPr>
        <w:spacing w:before="40" w:after="40" w:line="288" w:lineRule="auto"/>
        <w:ind w:firstLine="540"/>
        <w:jc w:val="both"/>
        <w:rPr>
          <w:spacing w:val="-2"/>
          <w:lang w:val="nl-NL"/>
        </w:rPr>
      </w:pPr>
      <w:r>
        <w:rPr>
          <w:lang w:val="pt-BR"/>
        </w:rPr>
        <w:t xml:space="preserve">Cùng với hoạt động trên, </w:t>
      </w:r>
      <w:r w:rsidR="00E6186A">
        <w:rPr>
          <w:lang w:val="pt-BR"/>
        </w:rPr>
        <w:t>c</w:t>
      </w:r>
      <w:r w:rsidR="00D65910" w:rsidRPr="00FD7531">
        <w:rPr>
          <w:lang w:val="pt-BR"/>
        </w:rPr>
        <w:t>ác ng</w:t>
      </w:r>
      <w:r w:rsidR="009704E4" w:rsidRPr="00FD7531">
        <w:rPr>
          <w:lang w:val="pt-BR"/>
        </w:rPr>
        <w:t>à</w:t>
      </w:r>
      <w:r w:rsidR="00D65910" w:rsidRPr="00FD7531">
        <w:rPr>
          <w:lang w:val="pt-BR"/>
        </w:rPr>
        <w:t>nh, các cấp và tổ chức đoàn thể đã tri</w:t>
      </w:r>
      <w:r w:rsidR="009704E4" w:rsidRPr="00FD7531">
        <w:rPr>
          <w:lang w:val="pt-BR"/>
        </w:rPr>
        <w:t>ển khai đồng bộ nhiều giải pháp</w:t>
      </w:r>
      <w:r w:rsidR="00D65910" w:rsidRPr="00FD7531">
        <w:rPr>
          <w:lang w:val="pt-BR"/>
        </w:rPr>
        <w:t>, trong đó chú trọng nâng cao hiệu quả các chương trình hỗ trợ cho nông dân và hộ nghèo để phát triển sản xuất kinh doanh</w:t>
      </w:r>
      <w:r w:rsidR="00E6186A">
        <w:rPr>
          <w:lang w:val="pt-BR"/>
        </w:rPr>
        <w:t>, t</w:t>
      </w:r>
      <w:r w:rsidR="00E6186A" w:rsidRPr="00E6186A">
        <w:rPr>
          <w:lang w:val="pt-BR"/>
        </w:rPr>
        <w:t>ă</w:t>
      </w:r>
      <w:r w:rsidR="00E6186A">
        <w:rPr>
          <w:lang w:val="pt-BR"/>
        </w:rPr>
        <w:t>ng thu nh</w:t>
      </w:r>
      <w:r w:rsidR="00E6186A" w:rsidRPr="00E6186A">
        <w:rPr>
          <w:lang w:val="pt-BR"/>
        </w:rPr>
        <w:t>ập</w:t>
      </w:r>
      <w:r w:rsidR="009704E4" w:rsidRPr="00FD7531">
        <w:rPr>
          <w:lang w:val="pt-BR"/>
        </w:rPr>
        <w:t>.</w:t>
      </w:r>
      <w:r w:rsidR="00E6186A">
        <w:rPr>
          <w:lang w:val="pt-BR"/>
        </w:rPr>
        <w:t xml:space="preserve"> </w:t>
      </w:r>
      <w:r w:rsidR="00E342D8" w:rsidRPr="00E6186A">
        <w:rPr>
          <w:spacing w:val="-2"/>
          <w:lang w:val="pt-BR"/>
        </w:rPr>
        <w:t xml:space="preserve">Chương trình 135 giai đoạn </w:t>
      </w:r>
      <w:r w:rsidR="00E342D8" w:rsidRPr="00E6186A">
        <w:rPr>
          <w:spacing w:val="-2"/>
          <w:lang w:val="nl-NL"/>
        </w:rPr>
        <w:t xml:space="preserve">2006–2010 (Giai đoạn </w:t>
      </w:r>
      <w:r w:rsidR="00E342D8" w:rsidRPr="00E6186A">
        <w:rPr>
          <w:spacing w:val="-2"/>
          <w:lang w:val="pt-BR"/>
        </w:rPr>
        <w:t xml:space="preserve">II) </w:t>
      </w:r>
      <w:r w:rsidR="00E342D8" w:rsidRPr="00E6186A">
        <w:rPr>
          <w:spacing w:val="-2"/>
          <w:lang w:val="nl-NL"/>
        </w:rPr>
        <w:t xml:space="preserve">được thực hiện trên địa bàn 50 tỉnh với 369 huyện, 1958 xã đặc biệt khó khăn, xã biên giới, xã an toàn khu và 3274 thôn bản đặc biệt của 1291 xã khu vực II </w:t>
      </w:r>
      <w:r w:rsidR="00E342D8" w:rsidRPr="00E6186A">
        <w:rPr>
          <w:spacing w:val="-2"/>
          <w:lang w:val="pt-BR"/>
        </w:rPr>
        <w:t xml:space="preserve">với số vốn </w:t>
      </w:r>
      <w:r w:rsidR="00E342D8" w:rsidRPr="00E6186A">
        <w:rPr>
          <w:spacing w:val="-2"/>
          <w:lang w:val="nl-NL"/>
        </w:rPr>
        <w:t xml:space="preserve">ngân sách trung ương cấp 14 nghìn tỷ đồng. Đến nay Chương trình </w:t>
      </w:r>
      <w:r w:rsidR="00E342D8" w:rsidRPr="00E6186A">
        <w:rPr>
          <w:spacing w:val="-2"/>
          <w:lang w:val="pt-BR"/>
        </w:rPr>
        <w:t>cơ bản kết thúc và</w:t>
      </w:r>
      <w:r w:rsidR="00E342D8" w:rsidRPr="00E6186A">
        <w:rPr>
          <w:spacing w:val="-2"/>
          <w:lang w:val="nl-NL"/>
        </w:rPr>
        <w:t xml:space="preserve"> đạt được những kết quả quan trọng, góp phần phát triển kinh tế- xã hội </w:t>
      </w:r>
      <w:r>
        <w:rPr>
          <w:spacing w:val="-2"/>
          <w:lang w:val="nl-NL"/>
        </w:rPr>
        <w:t xml:space="preserve">và ổn định đời sống nhân dân </w:t>
      </w:r>
      <w:r w:rsidR="00E342D8" w:rsidRPr="00E6186A">
        <w:rPr>
          <w:spacing w:val="-2"/>
          <w:lang w:val="nl-NL"/>
        </w:rPr>
        <w:t>các xã, thôn, bản đặc biệt khó khăn vùng đồng bào dân tộc và vùng miền núi. Theo báo cáo sơ bộ, tổng</w:t>
      </w:r>
      <w:r w:rsidR="00E342D8" w:rsidRPr="00E6186A">
        <w:rPr>
          <w:spacing w:val="-2"/>
          <w:lang w:val="pt-BR"/>
        </w:rPr>
        <w:t xml:space="preserve"> vốn giải ngân của Chương trình 135 giai đoạn II đạt 97,1% tổng vốn đầu tư.</w:t>
      </w:r>
      <w:r w:rsidR="00E342D8" w:rsidRPr="00E6186A">
        <w:rPr>
          <w:spacing w:val="-2"/>
          <w:lang w:val="nl-NL"/>
        </w:rPr>
        <w:t xml:space="preserve"> </w:t>
      </w:r>
    </w:p>
    <w:p w14:paraId="336524DE" w14:textId="77777777" w:rsidR="00E342D8" w:rsidRPr="00970CD5" w:rsidRDefault="002D42C9" w:rsidP="00CE471E">
      <w:pPr>
        <w:spacing w:before="40" w:after="40" w:line="288" w:lineRule="auto"/>
        <w:ind w:firstLine="540"/>
        <w:jc w:val="both"/>
        <w:rPr>
          <w:bCs/>
          <w:spacing w:val="-2"/>
          <w:lang w:val="pt-BR"/>
        </w:rPr>
      </w:pPr>
      <w:r w:rsidRPr="001E3764">
        <w:rPr>
          <w:bCs/>
          <w:spacing w:val="-2"/>
          <w:lang w:val="pt-BR"/>
        </w:rPr>
        <w:t>Cũng t</w:t>
      </w:r>
      <w:r w:rsidR="00E342D8" w:rsidRPr="001E3764">
        <w:rPr>
          <w:bCs/>
          <w:spacing w:val="-2"/>
          <w:lang w:val="pt-BR"/>
        </w:rPr>
        <w:t>rong năm 2010</w:t>
      </w:r>
      <w:r w:rsidRPr="001E3764">
        <w:rPr>
          <w:bCs/>
          <w:spacing w:val="-2"/>
          <w:lang w:val="pt-BR"/>
        </w:rPr>
        <w:t>,</w:t>
      </w:r>
      <w:r w:rsidR="00E342D8" w:rsidRPr="001E3764">
        <w:rPr>
          <w:bCs/>
          <w:spacing w:val="-2"/>
          <w:lang w:val="pt-BR"/>
        </w:rPr>
        <w:t xml:space="preserve"> đã có 43,6 nghìn ngôi nhà được xây mới và sửa chữa dành cho các đối tượng và gia đình chính sách; 1,9 triệu lượt học sinh, sinh viên của hơn 1,7 triệu lượt hộ gia đình được vay vốn hỗ trợ học tập. Chính sách tín dụng ưu đãi cho sinh viên tăng từ 800 nghìn đồng/sinh viên/tháng lên 860 nghìn đồng/sinh viên/tháng</w:t>
      </w:r>
      <w:r w:rsidRPr="001E3764">
        <w:rPr>
          <w:bCs/>
          <w:spacing w:val="-2"/>
          <w:lang w:val="pt-BR"/>
        </w:rPr>
        <w:t>;</w:t>
      </w:r>
      <w:r w:rsidR="00E342D8" w:rsidRPr="001E3764">
        <w:rPr>
          <w:bCs/>
          <w:spacing w:val="-2"/>
          <w:lang w:val="pt-BR"/>
        </w:rPr>
        <w:t xml:space="preserve"> m</w:t>
      </w:r>
      <w:r w:rsidR="00E6186A" w:rsidRPr="001E3764">
        <w:rPr>
          <w:bCs/>
          <w:spacing w:val="-2"/>
          <w:lang w:val="pt-BR"/>
        </w:rPr>
        <w:t xml:space="preserve">ức lương tối thiểu tăng từ 650 nghìn đồng/tháng lên 730 nghìn đồng/tháng đã góp phần </w:t>
      </w:r>
      <w:r w:rsidR="00E342D8" w:rsidRPr="001E3764">
        <w:rPr>
          <w:bCs/>
          <w:spacing w:val="-2"/>
          <w:lang w:val="pt-BR"/>
        </w:rPr>
        <w:t>cải thiện</w:t>
      </w:r>
      <w:r w:rsidR="00E6186A" w:rsidRPr="001E3764">
        <w:rPr>
          <w:bCs/>
          <w:spacing w:val="-2"/>
          <w:lang w:val="pt-BR"/>
        </w:rPr>
        <w:t xml:space="preserve"> đời sống nhân dân. </w:t>
      </w:r>
      <w:r w:rsidR="001E3764" w:rsidRPr="00970CD5">
        <w:rPr>
          <w:bCs/>
          <w:spacing w:val="-2"/>
          <w:lang w:val="pt-BR"/>
        </w:rPr>
        <w:t>Tỷ lệ hộ nghèo năm 2010 ước tính 10,6%</w:t>
      </w:r>
      <w:r w:rsidR="00970CD5">
        <w:rPr>
          <w:bCs/>
          <w:spacing w:val="-2"/>
          <w:lang w:val="pt-BR"/>
        </w:rPr>
        <w:t>, giảm so với mức 12,3% năm 2009</w:t>
      </w:r>
      <w:r w:rsidR="001E3764" w:rsidRPr="00970CD5">
        <w:rPr>
          <w:bCs/>
          <w:spacing w:val="-2"/>
          <w:lang w:val="pt-BR"/>
        </w:rPr>
        <w:t>.</w:t>
      </w:r>
    </w:p>
    <w:p w14:paraId="4A441F28" w14:textId="77777777" w:rsidR="00D65910" w:rsidRPr="00D11667" w:rsidRDefault="00B41C0E" w:rsidP="00CE471E">
      <w:pPr>
        <w:spacing w:before="40" w:after="40" w:line="288" w:lineRule="auto"/>
        <w:ind w:firstLine="539"/>
        <w:jc w:val="both"/>
        <w:rPr>
          <w:b/>
          <w:lang w:val="pt-BR"/>
        </w:rPr>
      </w:pPr>
      <w:r w:rsidRPr="00D11667">
        <w:rPr>
          <w:b/>
          <w:lang w:val="pt-BR"/>
        </w:rPr>
        <w:t xml:space="preserve">3. </w:t>
      </w:r>
      <w:r w:rsidR="00D65910" w:rsidRPr="00D11667">
        <w:rPr>
          <w:b/>
          <w:lang w:val="pt-BR"/>
        </w:rPr>
        <w:t>Giáo dục và đào tạo</w:t>
      </w:r>
    </w:p>
    <w:p w14:paraId="326C1873" w14:textId="77777777" w:rsidR="00D65910" w:rsidRPr="00D11667" w:rsidRDefault="00B41C0E" w:rsidP="00CE471E">
      <w:pPr>
        <w:spacing w:before="40" w:after="40" w:line="288" w:lineRule="auto"/>
        <w:ind w:firstLine="539"/>
        <w:jc w:val="both"/>
        <w:rPr>
          <w:b/>
          <w:i/>
          <w:lang w:val="pt-BR"/>
        </w:rPr>
      </w:pPr>
      <w:r w:rsidRPr="00D11667">
        <w:rPr>
          <w:b/>
          <w:i/>
          <w:lang w:val="pt-BR"/>
        </w:rPr>
        <w:t xml:space="preserve">a. </w:t>
      </w:r>
      <w:r w:rsidR="00D65910" w:rsidRPr="00D11667">
        <w:rPr>
          <w:b/>
          <w:i/>
          <w:lang w:val="pt-BR"/>
        </w:rPr>
        <w:t>Giáo dục</w:t>
      </w:r>
    </w:p>
    <w:p w14:paraId="77F2C239" w14:textId="77777777" w:rsidR="00C90DE5" w:rsidRPr="00CE471E" w:rsidRDefault="00C90DE5" w:rsidP="00CE471E">
      <w:pPr>
        <w:spacing w:before="40" w:after="40" w:line="288" w:lineRule="auto"/>
        <w:ind w:firstLine="539"/>
        <w:jc w:val="both"/>
        <w:rPr>
          <w:spacing w:val="-2"/>
          <w:lang w:val="pt-BR"/>
        </w:rPr>
      </w:pPr>
      <w:r w:rsidRPr="00CE471E">
        <w:rPr>
          <w:spacing w:val="-2"/>
          <w:lang w:val="pt-BR"/>
        </w:rPr>
        <w:t>Kết thúc năm học 2009-2010, tỷ lệ tốt nghiệp khố</w:t>
      </w:r>
      <w:r w:rsidR="001A6074" w:rsidRPr="00CE471E">
        <w:rPr>
          <w:spacing w:val="-2"/>
          <w:lang w:val="pt-BR"/>
        </w:rPr>
        <w:t xml:space="preserve">i trung học phổ thông là 92,6% (Năm học trước là </w:t>
      </w:r>
      <w:r w:rsidRPr="00CE471E">
        <w:rPr>
          <w:spacing w:val="-2"/>
          <w:lang w:val="pt-BR"/>
        </w:rPr>
        <w:t>83,8%</w:t>
      </w:r>
      <w:r w:rsidR="001A6074" w:rsidRPr="00CE471E">
        <w:rPr>
          <w:spacing w:val="-2"/>
          <w:lang w:val="pt-BR"/>
        </w:rPr>
        <w:t>)</w:t>
      </w:r>
      <w:r w:rsidRPr="00CE471E">
        <w:rPr>
          <w:spacing w:val="-2"/>
          <w:lang w:val="pt-BR"/>
        </w:rPr>
        <w:t xml:space="preserve">; tỷ lệ tốt nghiệp khối bổ túc trung học là 66,4% </w:t>
      </w:r>
      <w:r w:rsidR="001A6074" w:rsidRPr="00CE471E">
        <w:rPr>
          <w:spacing w:val="-2"/>
          <w:lang w:val="pt-BR"/>
        </w:rPr>
        <w:t xml:space="preserve">(Năm học trước là </w:t>
      </w:r>
      <w:r w:rsidRPr="00CE471E">
        <w:rPr>
          <w:spacing w:val="-2"/>
          <w:lang w:val="pt-BR"/>
        </w:rPr>
        <w:t>39,9%</w:t>
      </w:r>
      <w:r w:rsidR="001A6074" w:rsidRPr="00CE471E">
        <w:rPr>
          <w:spacing w:val="-2"/>
          <w:lang w:val="pt-BR"/>
        </w:rPr>
        <w:t>)</w:t>
      </w:r>
      <w:r w:rsidRPr="00CE471E">
        <w:rPr>
          <w:spacing w:val="-2"/>
          <w:lang w:val="pt-BR"/>
        </w:rPr>
        <w:t xml:space="preserve">. </w:t>
      </w:r>
      <w:r w:rsidR="00683D24" w:rsidRPr="00CE471E">
        <w:rPr>
          <w:spacing w:val="-2"/>
          <w:lang w:val="pt-BR"/>
        </w:rPr>
        <w:t>So với các vùng trong cả nước, v</w:t>
      </w:r>
      <w:r w:rsidRPr="00CE471E">
        <w:rPr>
          <w:spacing w:val="-2"/>
          <w:lang w:val="pt-BR"/>
        </w:rPr>
        <w:t xml:space="preserve">ùng </w:t>
      </w:r>
      <w:r w:rsidR="00683D24" w:rsidRPr="00CE471E">
        <w:rPr>
          <w:spacing w:val="-2"/>
          <w:lang w:val="pt-BR"/>
        </w:rPr>
        <w:t>Đ</w:t>
      </w:r>
      <w:r w:rsidRPr="00CE471E">
        <w:rPr>
          <w:spacing w:val="-2"/>
          <w:lang w:val="pt-BR"/>
        </w:rPr>
        <w:t xml:space="preserve">ồng bằng sông Hồng </w:t>
      </w:r>
      <w:r w:rsidR="00683D24" w:rsidRPr="00CE471E">
        <w:rPr>
          <w:spacing w:val="-2"/>
          <w:lang w:val="pt-BR"/>
        </w:rPr>
        <w:t xml:space="preserve">vẫn là vùng </w:t>
      </w:r>
      <w:r w:rsidRPr="00CE471E">
        <w:rPr>
          <w:spacing w:val="-2"/>
          <w:lang w:val="pt-BR"/>
        </w:rPr>
        <w:t>có tỷ lệ tốt nghiệp trung học phổ thông cao nhất với 97,7%</w:t>
      </w:r>
      <w:r w:rsidR="00683D24" w:rsidRPr="00CE471E">
        <w:rPr>
          <w:spacing w:val="-2"/>
          <w:lang w:val="pt-BR"/>
        </w:rPr>
        <w:t>, cao hơn mức 91,93% của năm học trước.</w:t>
      </w:r>
      <w:r w:rsidRPr="00CE471E">
        <w:rPr>
          <w:spacing w:val="-2"/>
          <w:lang w:val="pt-BR"/>
        </w:rPr>
        <w:t xml:space="preserve"> </w:t>
      </w:r>
      <w:r w:rsidR="00720318" w:rsidRPr="00CE471E">
        <w:rPr>
          <w:spacing w:val="-2"/>
          <w:lang w:val="pt-BR"/>
        </w:rPr>
        <w:t>T</w:t>
      </w:r>
      <w:r w:rsidR="00683D24" w:rsidRPr="00CE471E">
        <w:rPr>
          <w:spacing w:val="-2"/>
          <w:lang w:val="pt-BR"/>
        </w:rPr>
        <w:t xml:space="preserve">ình trạng học sinh bỏ học </w:t>
      </w:r>
      <w:r w:rsidR="00720318" w:rsidRPr="00CE471E">
        <w:rPr>
          <w:spacing w:val="-2"/>
          <w:lang w:val="pt-BR"/>
        </w:rPr>
        <w:t xml:space="preserve">trong năm học 2009-2010 </w:t>
      </w:r>
      <w:r w:rsidR="00683D24" w:rsidRPr="00CE471E">
        <w:rPr>
          <w:spacing w:val="-2"/>
          <w:lang w:val="pt-BR"/>
        </w:rPr>
        <w:t>đã giảm</w:t>
      </w:r>
      <w:r w:rsidR="00720318" w:rsidRPr="00CE471E">
        <w:rPr>
          <w:spacing w:val="-2"/>
          <w:lang w:val="pt-BR"/>
        </w:rPr>
        <w:t xml:space="preserve">, cả nước </w:t>
      </w:r>
      <w:r w:rsidR="00683D24" w:rsidRPr="00CE471E">
        <w:rPr>
          <w:spacing w:val="-2"/>
          <w:lang w:val="pt-BR"/>
        </w:rPr>
        <w:t>có 75,7 nghìn học sinh bỏ học, giảm 0,05% so với năm học trước</w:t>
      </w:r>
      <w:r w:rsidR="00720318" w:rsidRPr="00CE471E">
        <w:rPr>
          <w:spacing w:val="-2"/>
          <w:lang w:val="pt-BR"/>
        </w:rPr>
        <w:t xml:space="preserve">. </w:t>
      </w:r>
    </w:p>
    <w:p w14:paraId="37120BBB" w14:textId="77777777" w:rsidR="002D42C9" w:rsidRPr="00CE471E" w:rsidRDefault="00D65910" w:rsidP="00CE471E">
      <w:pPr>
        <w:spacing w:before="40" w:after="40" w:line="288" w:lineRule="auto"/>
        <w:ind w:firstLine="539"/>
        <w:jc w:val="both"/>
        <w:rPr>
          <w:lang w:val="pt-BR"/>
        </w:rPr>
      </w:pPr>
      <w:r w:rsidRPr="00CE471E">
        <w:rPr>
          <w:lang w:val="pt-BR"/>
        </w:rPr>
        <w:t xml:space="preserve">Năm học 2010-2011 là năm thứ 2 thực hiện chủ đề “Năm học tiếp tục thực hiện đổi mới quản lý và nâng cao chất lượng giáo dục”. </w:t>
      </w:r>
      <w:r w:rsidR="00C90DE5" w:rsidRPr="00CE471E">
        <w:rPr>
          <w:lang w:val="pt-BR"/>
        </w:rPr>
        <w:t xml:space="preserve">Theo báo cáo từ các địa phương, tại thời điểm đầu năm </w:t>
      </w:r>
      <w:r w:rsidR="00683D24" w:rsidRPr="00CE471E">
        <w:rPr>
          <w:lang w:val="pt-BR"/>
        </w:rPr>
        <w:t>học</w:t>
      </w:r>
      <w:r w:rsidR="00C90DE5" w:rsidRPr="00CE471E">
        <w:rPr>
          <w:lang w:val="pt-BR"/>
        </w:rPr>
        <w:t xml:space="preserve">, </w:t>
      </w:r>
      <w:r w:rsidRPr="00CE471E">
        <w:rPr>
          <w:lang w:val="pt-BR"/>
        </w:rPr>
        <w:t xml:space="preserve">cả nước </w:t>
      </w:r>
      <w:r w:rsidR="00C90DE5" w:rsidRPr="00CE471E">
        <w:rPr>
          <w:lang w:val="pt-BR"/>
        </w:rPr>
        <w:t xml:space="preserve">có </w:t>
      </w:r>
      <w:r w:rsidR="00465F86" w:rsidRPr="00CE471E">
        <w:rPr>
          <w:lang w:val="pt-BR"/>
        </w:rPr>
        <w:t xml:space="preserve">trên </w:t>
      </w:r>
      <w:r w:rsidRPr="00CE471E">
        <w:rPr>
          <w:lang w:val="pt-BR"/>
        </w:rPr>
        <w:t>3409 nghìn trẻ em học mẫu giáo, tăng 3,1%</w:t>
      </w:r>
      <w:r w:rsidR="00C90DE5" w:rsidRPr="00CE471E">
        <w:rPr>
          <w:lang w:val="pt-BR"/>
        </w:rPr>
        <w:t xml:space="preserve"> so với </w:t>
      </w:r>
      <w:r w:rsidR="002D42C9" w:rsidRPr="00CE471E">
        <w:rPr>
          <w:lang w:val="pt-BR"/>
        </w:rPr>
        <w:t xml:space="preserve">cùng thời điểm </w:t>
      </w:r>
      <w:r w:rsidR="00C90DE5" w:rsidRPr="00CE471E">
        <w:rPr>
          <w:lang w:val="pt-BR"/>
        </w:rPr>
        <w:t>năm học trước</w:t>
      </w:r>
      <w:r w:rsidRPr="00CE471E">
        <w:rPr>
          <w:lang w:val="pt-BR"/>
        </w:rPr>
        <w:t>; 7030 nghìn học sinh tiểu học, tăng 1,8%; 5280 nghìn học sinh trung học cơ sở, tăng 1,3% và 2900 nghìn học sinh trung học phổ thông, tăng 1%.</w:t>
      </w:r>
      <w:r w:rsidR="00720318" w:rsidRPr="00CE471E">
        <w:rPr>
          <w:lang w:val="pt-BR"/>
        </w:rPr>
        <w:t xml:space="preserve"> </w:t>
      </w:r>
    </w:p>
    <w:p w14:paraId="4A58C4B3" w14:textId="77777777" w:rsidR="00D65910" w:rsidRPr="00CE471E" w:rsidRDefault="00D65910" w:rsidP="00CE471E">
      <w:pPr>
        <w:spacing w:before="40" w:after="40" w:line="288" w:lineRule="auto"/>
        <w:ind w:firstLine="539"/>
        <w:jc w:val="both"/>
        <w:rPr>
          <w:lang w:val="pt-BR"/>
        </w:rPr>
      </w:pPr>
      <w:r w:rsidRPr="00CE471E">
        <w:rPr>
          <w:lang w:val="pt-BR"/>
        </w:rPr>
        <w:t xml:space="preserve">Cơ sở vật chất của các trường </w:t>
      </w:r>
      <w:r w:rsidR="00720318" w:rsidRPr="00CE471E">
        <w:rPr>
          <w:lang w:val="pt-BR"/>
        </w:rPr>
        <w:t xml:space="preserve">cũng </w:t>
      </w:r>
      <w:r w:rsidRPr="00CE471E">
        <w:rPr>
          <w:lang w:val="pt-BR"/>
        </w:rPr>
        <w:t xml:space="preserve">được quan tâm đầu tư xây dựng </w:t>
      </w:r>
      <w:r w:rsidR="00720318" w:rsidRPr="00CE471E">
        <w:rPr>
          <w:lang w:val="pt-BR"/>
        </w:rPr>
        <w:t>nhiều hơn nên năm học 2009-2010</w:t>
      </w:r>
      <w:r w:rsidRPr="00CE471E">
        <w:rPr>
          <w:lang w:val="pt-BR"/>
        </w:rPr>
        <w:t xml:space="preserve"> cả nước </w:t>
      </w:r>
      <w:r w:rsidR="002D42C9" w:rsidRPr="00CE471E">
        <w:rPr>
          <w:lang w:val="pt-BR"/>
        </w:rPr>
        <w:t xml:space="preserve">đã </w:t>
      </w:r>
      <w:r w:rsidRPr="00CE471E">
        <w:rPr>
          <w:lang w:val="pt-BR"/>
        </w:rPr>
        <w:t>có 432</w:t>
      </w:r>
      <w:r w:rsidR="00720318" w:rsidRPr="00CE471E">
        <w:rPr>
          <w:lang w:val="pt-BR"/>
        </w:rPr>
        <w:t>,5 nghìn phòng học, trong đó phòng học kiên cố chiếm 67,8%;</w:t>
      </w:r>
      <w:r w:rsidRPr="00CE471E">
        <w:rPr>
          <w:lang w:val="pt-BR"/>
        </w:rPr>
        <w:t xml:space="preserve"> </w:t>
      </w:r>
      <w:r w:rsidR="00720318" w:rsidRPr="00CE471E">
        <w:rPr>
          <w:lang w:val="pt-BR"/>
        </w:rPr>
        <w:t xml:space="preserve">phòng học bán kiên cố chiếm 27%; phòng học </w:t>
      </w:r>
      <w:r w:rsidRPr="00CE471E">
        <w:rPr>
          <w:lang w:val="pt-BR"/>
        </w:rPr>
        <w:t>tạm chiếm 5,2%</w:t>
      </w:r>
      <w:r w:rsidR="00720318" w:rsidRPr="00CE471E">
        <w:rPr>
          <w:lang w:val="pt-BR"/>
        </w:rPr>
        <w:t>. Chương trình phổ cập giáo dục tiếp tục được triển khai mạnh tại các địa phương. Đến nay cả nước đã có 52/63 tỉnh, thành phố trực thuộc trung ương hoàn thành phổ cập tiểu học đúng độ tuổi và 63/63 tỉnh, thành phố trực thuộc trung ương hoàn thành phổ cập giáo dục trung học cơ sở.</w:t>
      </w:r>
    </w:p>
    <w:p w14:paraId="4A7ED09B" w14:textId="77777777" w:rsidR="00D65910" w:rsidRPr="00B41C0E" w:rsidRDefault="00B41C0E" w:rsidP="00CE471E">
      <w:pPr>
        <w:spacing w:before="40" w:after="40" w:line="288" w:lineRule="auto"/>
        <w:ind w:firstLine="539"/>
        <w:jc w:val="both"/>
        <w:rPr>
          <w:b/>
          <w:i/>
        </w:rPr>
      </w:pPr>
      <w:r w:rsidRPr="00B41C0E">
        <w:rPr>
          <w:b/>
          <w:i/>
        </w:rPr>
        <w:t xml:space="preserve">b. </w:t>
      </w:r>
      <w:r w:rsidR="00D65910" w:rsidRPr="00B41C0E">
        <w:rPr>
          <w:b/>
          <w:i/>
        </w:rPr>
        <w:t>Đào tạo</w:t>
      </w:r>
    </w:p>
    <w:p w14:paraId="7E15B261" w14:textId="77777777" w:rsidR="00003E6F" w:rsidRPr="00FD7531" w:rsidRDefault="00427744" w:rsidP="00CE471E">
      <w:pPr>
        <w:spacing w:before="40" w:after="40" w:line="288" w:lineRule="auto"/>
        <w:ind w:firstLine="539"/>
        <w:jc w:val="both"/>
      </w:pPr>
      <w:r w:rsidRPr="00FD7531">
        <w:t>Năm học 2009-</w:t>
      </w:r>
      <w:r w:rsidR="00720318" w:rsidRPr="00FD7531">
        <w:t xml:space="preserve"> 2010,</w:t>
      </w:r>
      <w:r w:rsidR="00D65910" w:rsidRPr="00FD7531">
        <w:t xml:space="preserve"> cả nước có 149 trường đại học</w:t>
      </w:r>
      <w:r w:rsidRPr="00FD7531">
        <w:t>, tăng 3 trường so với năm học trước</w:t>
      </w:r>
      <w:r w:rsidR="00720318" w:rsidRPr="00FD7531">
        <w:t>;</w:t>
      </w:r>
      <w:r w:rsidR="00D65910" w:rsidRPr="00FD7531">
        <w:t xml:space="preserve"> 227 trường cao đẳng</w:t>
      </w:r>
      <w:r w:rsidRPr="00FD7531">
        <w:t xml:space="preserve">, tăng 4 trường; </w:t>
      </w:r>
      <w:r w:rsidR="00D65910" w:rsidRPr="00FD7531">
        <w:t>282 trường trung cấp chuyên nghiệp</w:t>
      </w:r>
      <w:r w:rsidRPr="00FD7531">
        <w:t>, bao gồm 207 trường công lập và 75 trường dân lập</w:t>
      </w:r>
      <w:r w:rsidR="00D65910" w:rsidRPr="00FD7531">
        <w:t xml:space="preserve">. </w:t>
      </w:r>
      <w:r w:rsidR="0057080A">
        <w:t>Tổng s</w:t>
      </w:r>
      <w:r w:rsidR="00D65910" w:rsidRPr="00FD7531">
        <w:t xml:space="preserve">ố sinh viên đại học, cao đẳng </w:t>
      </w:r>
      <w:r w:rsidRPr="00FD7531">
        <w:t xml:space="preserve">năm học 2009-2010 </w:t>
      </w:r>
      <w:r w:rsidR="00DA0B4B">
        <w:t>là</w:t>
      </w:r>
      <w:r w:rsidR="00D65910" w:rsidRPr="00FD7531">
        <w:t xml:space="preserve"> 1,9 triệu </w:t>
      </w:r>
      <w:r w:rsidRPr="00FD7531">
        <w:t>sinh viên, tăng 12% so với năm học trước</w:t>
      </w:r>
      <w:r w:rsidR="00376F73" w:rsidRPr="00FD7531">
        <w:t>, trong đó hơn 85% là sinh viên các trường công lập. Tỷ lệ nữ sinh viên t</w:t>
      </w:r>
      <w:r w:rsidR="002D42C9">
        <w:t>rong các trường cao đẳng là 53% v</w:t>
      </w:r>
      <w:r w:rsidR="002D42C9" w:rsidRPr="002D42C9">
        <w:t>à</w:t>
      </w:r>
      <w:r w:rsidR="002D42C9">
        <w:t xml:space="preserve"> </w:t>
      </w:r>
      <w:r w:rsidR="00376F73" w:rsidRPr="00FD7531">
        <w:t xml:space="preserve">trong các trường đại học là 48%. </w:t>
      </w:r>
      <w:r w:rsidR="00C875E4">
        <w:t xml:space="preserve">Tổng số </w:t>
      </w:r>
      <w:r w:rsidR="00D65910" w:rsidRPr="00FD7531">
        <w:t xml:space="preserve">học sinh trung cấp chuyên nghiệp </w:t>
      </w:r>
      <w:r w:rsidR="00376F73" w:rsidRPr="00FD7531">
        <w:t>năm học 2009-2010 là t</w:t>
      </w:r>
      <w:r w:rsidR="00D65910" w:rsidRPr="00FD7531">
        <w:t>rên 685 nghìn học sinh, tăng 9,4%</w:t>
      </w:r>
      <w:r w:rsidR="00376F73" w:rsidRPr="00FD7531">
        <w:t xml:space="preserve"> so với năm học trước</w:t>
      </w:r>
      <w:r w:rsidR="00D65910" w:rsidRPr="00FD7531">
        <w:t>.</w:t>
      </w:r>
      <w:r w:rsidR="00376F73" w:rsidRPr="00FD7531">
        <w:t xml:space="preserve"> </w:t>
      </w:r>
      <w:r w:rsidR="00D65910" w:rsidRPr="00FD7531">
        <w:t xml:space="preserve">Số sinh viên tốt nghiệp đại học, cao đẳng </w:t>
      </w:r>
      <w:r w:rsidR="00376F73" w:rsidRPr="00FD7531">
        <w:t xml:space="preserve">năm 2010 </w:t>
      </w:r>
      <w:r w:rsidR="00D65910" w:rsidRPr="00FD7531">
        <w:t xml:space="preserve">là 257 nghìn sinh viên, tăng 15% so với năm trước, số học sinh tốt nghiệp hệ trung cấp chuyên nghiệp </w:t>
      </w:r>
      <w:r w:rsidR="00C875E4">
        <w:t xml:space="preserve">là </w:t>
      </w:r>
      <w:r w:rsidR="00D65910" w:rsidRPr="00FD7531">
        <w:t xml:space="preserve">207 nghìn học sinh, tăng 5%. </w:t>
      </w:r>
    </w:p>
    <w:p w14:paraId="21693EE8" w14:textId="77777777" w:rsidR="00D65910" w:rsidRPr="00D11667" w:rsidRDefault="00D65910" w:rsidP="00CE471E">
      <w:pPr>
        <w:spacing w:before="40" w:after="40" w:line="283" w:lineRule="auto"/>
        <w:ind w:firstLine="539"/>
        <w:jc w:val="both"/>
        <w:rPr>
          <w:lang w:val="pt-BR"/>
        </w:rPr>
      </w:pPr>
      <w:r w:rsidRPr="00FD7531">
        <w:rPr>
          <w:bCs/>
          <w:lang w:val="pt-BR"/>
        </w:rPr>
        <w:t xml:space="preserve">Công tác đào tạo nghề cũng </w:t>
      </w:r>
      <w:r w:rsidR="002D42C9" w:rsidRPr="002D42C9">
        <w:rPr>
          <w:bCs/>
          <w:lang w:val="pt-BR"/>
        </w:rPr>
        <w:t>được</w:t>
      </w:r>
      <w:r w:rsidR="002D42C9">
        <w:rPr>
          <w:bCs/>
          <w:lang w:val="pt-BR"/>
        </w:rPr>
        <w:t xml:space="preserve"> quan t</w:t>
      </w:r>
      <w:r w:rsidR="002D42C9" w:rsidRPr="002D42C9">
        <w:rPr>
          <w:bCs/>
          <w:lang w:val="pt-BR"/>
        </w:rPr>
        <w:t>â</w:t>
      </w:r>
      <w:r w:rsidR="002D42C9">
        <w:rPr>
          <w:bCs/>
          <w:lang w:val="pt-BR"/>
        </w:rPr>
        <w:t xml:space="preserve">m </w:t>
      </w:r>
      <w:r w:rsidR="002D42C9" w:rsidRPr="002D42C9">
        <w:rPr>
          <w:bCs/>
          <w:lang w:val="pt-BR"/>
        </w:rPr>
        <w:t>đầu</w:t>
      </w:r>
      <w:r w:rsidR="002D42C9">
        <w:rPr>
          <w:bCs/>
          <w:lang w:val="pt-BR"/>
        </w:rPr>
        <w:t xml:space="preserve"> t</w:t>
      </w:r>
      <w:r w:rsidR="002D42C9" w:rsidRPr="002D42C9">
        <w:rPr>
          <w:bCs/>
          <w:lang w:val="pt-BR"/>
        </w:rPr>
        <w:t>ư</w:t>
      </w:r>
      <w:r w:rsidR="002D42C9">
        <w:rPr>
          <w:bCs/>
          <w:lang w:val="pt-BR"/>
        </w:rPr>
        <w:t xml:space="preserve"> m</w:t>
      </w:r>
      <w:r w:rsidR="002D42C9" w:rsidRPr="002D42C9">
        <w:rPr>
          <w:bCs/>
          <w:lang w:val="pt-BR"/>
        </w:rPr>
        <w:t>ở</w:t>
      </w:r>
      <w:r w:rsidR="002D42C9">
        <w:rPr>
          <w:bCs/>
          <w:lang w:val="pt-BR"/>
        </w:rPr>
        <w:t xml:space="preserve"> r</w:t>
      </w:r>
      <w:r w:rsidR="002D42C9" w:rsidRPr="002D42C9">
        <w:rPr>
          <w:bCs/>
          <w:lang w:val="pt-BR"/>
        </w:rPr>
        <w:t>ộng</w:t>
      </w:r>
      <w:r w:rsidR="002D42C9">
        <w:rPr>
          <w:bCs/>
          <w:lang w:val="pt-BR"/>
        </w:rPr>
        <w:t xml:space="preserve">. </w:t>
      </w:r>
      <w:r w:rsidRPr="00FD7531">
        <w:rPr>
          <w:bCs/>
          <w:lang w:val="pt-BR"/>
        </w:rPr>
        <w:t>Năm 2010, cả nước có 118 trường cao đẳng nghề</w:t>
      </w:r>
      <w:r w:rsidR="00003E6F" w:rsidRPr="00FD7531">
        <w:rPr>
          <w:bCs/>
          <w:lang w:val="pt-BR"/>
        </w:rPr>
        <w:t>;</w:t>
      </w:r>
      <w:r w:rsidRPr="00FD7531">
        <w:rPr>
          <w:bCs/>
          <w:lang w:val="pt-BR"/>
        </w:rPr>
        <w:t xml:space="preserve"> 28</w:t>
      </w:r>
      <w:r w:rsidR="00465F86">
        <w:rPr>
          <w:bCs/>
          <w:lang w:val="pt-BR"/>
        </w:rPr>
        <w:t>0</w:t>
      </w:r>
      <w:r w:rsidRPr="00FD7531">
        <w:rPr>
          <w:bCs/>
          <w:lang w:val="pt-BR"/>
        </w:rPr>
        <w:t xml:space="preserve"> trường trung cấp nghề</w:t>
      </w:r>
      <w:r w:rsidR="00003E6F" w:rsidRPr="00FD7531">
        <w:rPr>
          <w:bCs/>
          <w:lang w:val="pt-BR"/>
        </w:rPr>
        <w:t>;</w:t>
      </w:r>
      <w:r w:rsidRPr="00FD7531">
        <w:rPr>
          <w:bCs/>
          <w:lang w:val="pt-BR"/>
        </w:rPr>
        <w:t xml:space="preserve"> 810 trung tâm dạy nghề và 1000 cơ sở </w:t>
      </w:r>
      <w:r w:rsidR="00003E6F" w:rsidRPr="00FD7531">
        <w:rPr>
          <w:bCs/>
          <w:lang w:val="pt-BR"/>
        </w:rPr>
        <w:t xml:space="preserve">khác có </w:t>
      </w:r>
      <w:r w:rsidRPr="00FD7531">
        <w:rPr>
          <w:bCs/>
          <w:lang w:val="pt-BR"/>
        </w:rPr>
        <w:t xml:space="preserve">dạy nghề. </w:t>
      </w:r>
      <w:r w:rsidR="00003E6F" w:rsidRPr="00FD7531">
        <w:rPr>
          <w:bCs/>
          <w:lang w:val="pt-BR"/>
        </w:rPr>
        <w:t>Số học sinh học nghề tuyển mới trong năm 2010 của</w:t>
      </w:r>
      <w:r w:rsidRPr="00FD7531">
        <w:rPr>
          <w:bCs/>
          <w:lang w:val="pt-BR"/>
        </w:rPr>
        <w:t xml:space="preserve"> cả nước </w:t>
      </w:r>
      <w:r w:rsidR="00003E6F" w:rsidRPr="00FD7531">
        <w:rPr>
          <w:bCs/>
          <w:lang w:val="pt-BR"/>
        </w:rPr>
        <w:t>là</w:t>
      </w:r>
      <w:r w:rsidRPr="00FD7531">
        <w:rPr>
          <w:bCs/>
          <w:lang w:val="pt-BR"/>
        </w:rPr>
        <w:t xml:space="preserve"> </w:t>
      </w:r>
      <w:r w:rsidR="00C875E4">
        <w:rPr>
          <w:bCs/>
          <w:lang w:val="pt-BR"/>
        </w:rPr>
        <w:t xml:space="preserve">trên </w:t>
      </w:r>
      <w:r w:rsidRPr="00FD7531">
        <w:rPr>
          <w:bCs/>
          <w:lang w:val="pt-BR"/>
        </w:rPr>
        <w:t xml:space="preserve">1748 nghìn </w:t>
      </w:r>
      <w:r w:rsidR="00003E6F" w:rsidRPr="00FD7531">
        <w:rPr>
          <w:bCs/>
          <w:lang w:val="pt-BR"/>
        </w:rPr>
        <w:t xml:space="preserve">lượt </w:t>
      </w:r>
      <w:r w:rsidRPr="00FD7531">
        <w:rPr>
          <w:bCs/>
          <w:lang w:val="pt-BR"/>
        </w:rPr>
        <w:t>học sinh</w:t>
      </w:r>
      <w:r w:rsidR="00003E6F" w:rsidRPr="00FD7531">
        <w:rPr>
          <w:bCs/>
          <w:lang w:val="pt-BR"/>
        </w:rPr>
        <w:t>,</w:t>
      </w:r>
      <w:r w:rsidRPr="00FD7531">
        <w:rPr>
          <w:bCs/>
          <w:lang w:val="pt-BR"/>
        </w:rPr>
        <w:t xml:space="preserve"> trong đó 360,4 nghìn học sinh cao đẳng và trung cấp nghề</w:t>
      </w:r>
      <w:r w:rsidR="00003E6F" w:rsidRPr="00FD7531">
        <w:rPr>
          <w:bCs/>
          <w:lang w:val="pt-BR"/>
        </w:rPr>
        <w:t xml:space="preserve">, </w:t>
      </w:r>
      <w:r w:rsidRPr="00FD7531">
        <w:rPr>
          <w:bCs/>
          <w:lang w:val="pt-BR"/>
        </w:rPr>
        <w:t xml:space="preserve">tăng </w:t>
      </w:r>
      <w:r w:rsidR="00C875E4">
        <w:rPr>
          <w:bCs/>
          <w:lang w:val="pt-BR"/>
        </w:rPr>
        <w:t>17</w:t>
      </w:r>
      <w:r w:rsidRPr="00FD7531">
        <w:rPr>
          <w:bCs/>
          <w:lang w:val="pt-BR"/>
        </w:rPr>
        <w:t xml:space="preserve">% so với năm trước và 1387 nghìn </w:t>
      </w:r>
      <w:r w:rsidR="00003E6F" w:rsidRPr="00FD7531">
        <w:rPr>
          <w:bCs/>
          <w:lang w:val="pt-BR"/>
        </w:rPr>
        <w:t xml:space="preserve">lượt </w:t>
      </w:r>
      <w:r w:rsidRPr="00FD7531">
        <w:rPr>
          <w:bCs/>
          <w:lang w:val="pt-BR"/>
        </w:rPr>
        <w:t xml:space="preserve">học sinh sơ cấp nghề và </w:t>
      </w:r>
      <w:r w:rsidR="00003E6F" w:rsidRPr="00FD7531">
        <w:rPr>
          <w:bCs/>
          <w:lang w:val="pt-BR"/>
        </w:rPr>
        <w:t>học</w:t>
      </w:r>
      <w:r w:rsidRPr="00FD7531">
        <w:rPr>
          <w:bCs/>
          <w:lang w:val="pt-BR"/>
        </w:rPr>
        <w:t xml:space="preserve"> nghề thường xuyên</w:t>
      </w:r>
      <w:r w:rsidR="00003E6F" w:rsidRPr="00FD7531">
        <w:rPr>
          <w:bCs/>
          <w:lang w:val="pt-BR"/>
        </w:rPr>
        <w:t xml:space="preserve">, </w:t>
      </w:r>
      <w:r w:rsidRPr="00FD7531">
        <w:rPr>
          <w:bCs/>
          <w:lang w:val="pt-BR"/>
        </w:rPr>
        <w:t xml:space="preserve">tăng 3,9%.  </w:t>
      </w:r>
    </w:p>
    <w:p w14:paraId="5D9F13EF" w14:textId="77777777" w:rsidR="00D65910" w:rsidRPr="00D11667" w:rsidRDefault="00B41C0E" w:rsidP="00CE471E">
      <w:pPr>
        <w:numPr>
          <w:ins w:id="1" w:author="vtson" w:date="2010-12-22T15:37:00Z"/>
        </w:numPr>
        <w:spacing w:before="40" w:after="40" w:line="283" w:lineRule="auto"/>
        <w:ind w:firstLine="539"/>
        <w:jc w:val="both"/>
        <w:rPr>
          <w:b/>
          <w:szCs w:val="36"/>
          <w:lang w:val="pt-BR"/>
        </w:rPr>
      </w:pPr>
      <w:r w:rsidRPr="00D11667">
        <w:rPr>
          <w:b/>
          <w:lang w:val="pt-BR"/>
        </w:rPr>
        <w:t xml:space="preserve">4. </w:t>
      </w:r>
      <w:r w:rsidR="00D65910" w:rsidRPr="00D11667">
        <w:rPr>
          <w:b/>
          <w:lang w:val="pt-BR"/>
        </w:rPr>
        <w:t>Y tế và chăm sóc sức khỏe</w:t>
      </w:r>
      <w:r w:rsidRPr="00D11667">
        <w:rPr>
          <w:b/>
          <w:lang w:val="pt-BR"/>
        </w:rPr>
        <w:t xml:space="preserve"> dân cư</w:t>
      </w:r>
    </w:p>
    <w:p w14:paraId="3ACCA6DE" w14:textId="77777777" w:rsidR="00D65910" w:rsidRPr="00FD7531" w:rsidRDefault="00003E6F" w:rsidP="00CE471E">
      <w:pPr>
        <w:spacing w:before="40" w:after="40" w:line="283" w:lineRule="auto"/>
        <w:ind w:firstLine="539"/>
        <w:jc w:val="both"/>
        <w:rPr>
          <w:b/>
          <w:bCs/>
          <w:lang w:val="pt-BR"/>
        </w:rPr>
      </w:pPr>
      <w:r w:rsidRPr="00FD7531">
        <w:rPr>
          <w:bCs/>
          <w:lang w:val="pt-BR"/>
        </w:rPr>
        <w:t>Trong</w:t>
      </w:r>
      <w:r w:rsidR="00D65910" w:rsidRPr="00FD7531">
        <w:rPr>
          <w:bCs/>
          <w:lang w:val="pt-BR"/>
        </w:rPr>
        <w:t xml:space="preserve"> năm 2010, cả nước có 119,1 nghìn trường hợp mắc bệnh sốt xuất huyết (89 trường hợp tử vong); gần 45 nghìn trường hợp mắc bệnh sốt rét (13 trường hợp tử vong); 7,9 nghìn trường hợp mắc bệnh viêm gan virút; 907 trường hợp mắc bệnh viêm não virút (24 trường hợp tử vong); 1,1 nghìn</w:t>
      </w:r>
      <w:r w:rsidR="00D65910" w:rsidRPr="00FD7531">
        <w:rPr>
          <w:b/>
          <w:bCs/>
          <w:lang w:val="pt-BR"/>
        </w:rPr>
        <w:t xml:space="preserve"> </w:t>
      </w:r>
      <w:r w:rsidR="00D65910" w:rsidRPr="00FD7531">
        <w:rPr>
          <w:bCs/>
          <w:lang w:val="pt-BR"/>
        </w:rPr>
        <w:t>trường hợp mắc bệnh thương hàn</w:t>
      </w:r>
      <w:r w:rsidRPr="00FD7531">
        <w:rPr>
          <w:bCs/>
          <w:lang w:val="pt-BR"/>
        </w:rPr>
        <w:t>;</w:t>
      </w:r>
      <w:r w:rsidR="00D65910" w:rsidRPr="00FD7531">
        <w:rPr>
          <w:bCs/>
          <w:lang w:val="pt-BR"/>
        </w:rPr>
        <w:t xml:space="preserve"> 314 trường hợp mắc tả</w:t>
      </w:r>
      <w:r w:rsidR="006C357C" w:rsidRPr="00FD7531">
        <w:rPr>
          <w:bCs/>
          <w:lang w:val="pt-BR"/>
        </w:rPr>
        <w:t>;</w:t>
      </w:r>
      <w:r w:rsidR="00D65910" w:rsidRPr="00FD7531">
        <w:rPr>
          <w:bCs/>
          <w:lang w:val="pt-BR"/>
        </w:rPr>
        <w:t xml:space="preserve"> 7 trường hợp mắc cúm A (H5N1)</w:t>
      </w:r>
      <w:r w:rsidR="006C357C" w:rsidRPr="00FD7531">
        <w:rPr>
          <w:bCs/>
          <w:lang w:val="pt-BR"/>
        </w:rPr>
        <w:t xml:space="preserve"> và</w:t>
      </w:r>
      <w:r w:rsidRPr="00FD7531">
        <w:rPr>
          <w:bCs/>
          <w:lang w:val="pt-BR"/>
        </w:rPr>
        <w:t xml:space="preserve"> </w:t>
      </w:r>
      <w:r w:rsidR="006C357C" w:rsidRPr="00FD7531">
        <w:rPr>
          <w:bCs/>
          <w:lang w:val="pt-BR"/>
        </w:rPr>
        <w:t xml:space="preserve">54 trường hợp mắc </w:t>
      </w:r>
      <w:r w:rsidR="00D65910" w:rsidRPr="00FD7531">
        <w:rPr>
          <w:bCs/>
          <w:lang w:val="pt-BR"/>
        </w:rPr>
        <w:t xml:space="preserve">liên cầu lợn </w:t>
      </w:r>
      <w:r w:rsidR="006C357C" w:rsidRPr="00FD7531">
        <w:rPr>
          <w:bCs/>
          <w:lang w:val="pt-BR"/>
        </w:rPr>
        <w:t>(</w:t>
      </w:r>
      <w:r w:rsidR="00D65910" w:rsidRPr="00FD7531">
        <w:rPr>
          <w:bCs/>
          <w:lang w:val="pt-BR"/>
        </w:rPr>
        <w:t>5 trường hợp tử vong</w:t>
      </w:r>
      <w:r w:rsidR="006C357C" w:rsidRPr="00FD7531">
        <w:rPr>
          <w:bCs/>
          <w:lang w:val="pt-BR"/>
        </w:rPr>
        <w:t>)</w:t>
      </w:r>
      <w:r w:rsidR="00D65910" w:rsidRPr="00FD7531">
        <w:rPr>
          <w:bCs/>
          <w:lang w:val="pt-BR"/>
        </w:rPr>
        <w:t xml:space="preserve">. </w:t>
      </w:r>
    </w:p>
    <w:p w14:paraId="582A73D4" w14:textId="77777777" w:rsidR="00B4574C" w:rsidRPr="00D11667" w:rsidRDefault="00B4574C" w:rsidP="00CE471E">
      <w:pPr>
        <w:spacing w:before="40" w:after="40" w:line="283" w:lineRule="auto"/>
        <w:ind w:firstLine="539"/>
        <w:jc w:val="both"/>
        <w:rPr>
          <w:bCs/>
          <w:spacing w:val="-4"/>
          <w:lang w:val="pt-BR"/>
        </w:rPr>
      </w:pPr>
      <w:r w:rsidRPr="00D11667">
        <w:rPr>
          <w:bCs/>
          <w:spacing w:val="-4"/>
          <w:lang w:val="pt-BR"/>
        </w:rPr>
        <w:t xml:space="preserve">Số </w:t>
      </w:r>
      <w:r w:rsidR="00D65910" w:rsidRPr="00D11667">
        <w:rPr>
          <w:bCs/>
          <w:spacing w:val="-4"/>
          <w:lang w:val="pt-BR"/>
        </w:rPr>
        <w:t xml:space="preserve">trường hợp nhiễm HIV/AIDS </w:t>
      </w:r>
      <w:r w:rsidRPr="00D11667">
        <w:rPr>
          <w:bCs/>
          <w:spacing w:val="-4"/>
          <w:lang w:val="pt-BR"/>
        </w:rPr>
        <w:t xml:space="preserve">tại các địa phương vẫn gia tăng. </w:t>
      </w:r>
      <w:r w:rsidR="00D65910" w:rsidRPr="00D11667">
        <w:rPr>
          <w:bCs/>
          <w:spacing w:val="-4"/>
          <w:lang w:val="pt-BR"/>
        </w:rPr>
        <w:t>Tính từ ca đầu tiên cho đến ngày 16/12/2010, trên địa bàn cả nước đã có 231,2 nghìn trường hợp nhiễm HIV</w:t>
      </w:r>
      <w:r w:rsidRPr="00D11667">
        <w:rPr>
          <w:bCs/>
          <w:spacing w:val="-4"/>
          <w:lang w:val="pt-BR"/>
        </w:rPr>
        <w:t xml:space="preserve"> được phát hiện</w:t>
      </w:r>
      <w:r w:rsidR="00D65910" w:rsidRPr="00D11667">
        <w:rPr>
          <w:bCs/>
          <w:spacing w:val="-4"/>
          <w:lang w:val="pt-BR"/>
        </w:rPr>
        <w:t xml:space="preserve">, trong đó 91,9 nghìn người đã chuyển sang giai đoạn AIDS và 48,9 nghìn người đã tử vong do AIDS. </w:t>
      </w:r>
    </w:p>
    <w:p w14:paraId="6FAA7C68" w14:textId="77777777" w:rsidR="004B7B9E" w:rsidRPr="00D11667" w:rsidRDefault="00B4574C" w:rsidP="00CE471E">
      <w:pPr>
        <w:spacing w:before="40" w:after="40" w:line="283" w:lineRule="auto"/>
        <w:ind w:firstLine="539"/>
        <w:jc w:val="both"/>
        <w:rPr>
          <w:bCs/>
          <w:lang w:val="pt-BR"/>
        </w:rPr>
      </w:pPr>
      <w:r w:rsidRPr="00D11667">
        <w:rPr>
          <w:bCs/>
          <w:lang w:val="pt-BR"/>
        </w:rPr>
        <w:t xml:space="preserve">Vấn đề vệ sinh </w:t>
      </w:r>
      <w:r w:rsidR="00D65910" w:rsidRPr="00D11667">
        <w:rPr>
          <w:bCs/>
          <w:lang w:val="pt-BR"/>
        </w:rPr>
        <w:t>an toàn thực phẩm trong năm 2010 nhìn chung chưa được cải thiện</w:t>
      </w:r>
      <w:r w:rsidRPr="00D11667">
        <w:rPr>
          <w:bCs/>
          <w:lang w:val="pt-BR"/>
        </w:rPr>
        <w:t xml:space="preserve"> nhiều</w:t>
      </w:r>
      <w:r w:rsidR="00D65910" w:rsidRPr="00D11667">
        <w:rPr>
          <w:bCs/>
          <w:lang w:val="pt-BR"/>
        </w:rPr>
        <w:t xml:space="preserve">. </w:t>
      </w:r>
      <w:r w:rsidRPr="00D11667">
        <w:rPr>
          <w:bCs/>
          <w:lang w:val="pt-BR"/>
        </w:rPr>
        <w:t>Tình trạng n</w:t>
      </w:r>
      <w:r w:rsidR="00D65910" w:rsidRPr="00D11667">
        <w:rPr>
          <w:bCs/>
          <w:lang w:val="pt-BR"/>
        </w:rPr>
        <w:t xml:space="preserve">gộ độc thực phẩm </w:t>
      </w:r>
      <w:r w:rsidRPr="00D11667">
        <w:rPr>
          <w:bCs/>
          <w:lang w:val="pt-BR"/>
        </w:rPr>
        <w:t xml:space="preserve">vẫn </w:t>
      </w:r>
      <w:r w:rsidR="00D65910" w:rsidRPr="00D11667">
        <w:rPr>
          <w:bCs/>
          <w:lang w:val="pt-BR"/>
        </w:rPr>
        <w:t xml:space="preserve">xảy ra tại </w:t>
      </w:r>
      <w:r w:rsidRPr="00D11667">
        <w:rPr>
          <w:bCs/>
          <w:lang w:val="pt-BR"/>
        </w:rPr>
        <w:t>một số địa phương, trong đó có những vụ ngộ độc tập thể làm nhiều người bị ngộ độc. Tính từ đầu năm</w:t>
      </w:r>
      <w:r w:rsidR="00D65910" w:rsidRPr="00D11667">
        <w:rPr>
          <w:bCs/>
          <w:lang w:val="pt-BR"/>
        </w:rPr>
        <w:t xml:space="preserve">, </w:t>
      </w:r>
      <w:r w:rsidRPr="00D11667">
        <w:rPr>
          <w:bCs/>
          <w:lang w:val="pt-BR"/>
        </w:rPr>
        <w:t xml:space="preserve">trên địa bàn </w:t>
      </w:r>
      <w:r w:rsidR="00D65910" w:rsidRPr="00D11667">
        <w:rPr>
          <w:bCs/>
          <w:lang w:val="pt-BR"/>
        </w:rPr>
        <w:t xml:space="preserve">cả nước đã xảy ra 132 vụ ngộ độc thực phẩm </w:t>
      </w:r>
      <w:r w:rsidRPr="00D11667">
        <w:rPr>
          <w:bCs/>
          <w:lang w:val="pt-BR"/>
        </w:rPr>
        <w:t>với</w:t>
      </w:r>
      <w:r w:rsidR="00D65910" w:rsidRPr="00D11667">
        <w:rPr>
          <w:bCs/>
          <w:lang w:val="pt-BR"/>
        </w:rPr>
        <w:t xml:space="preserve"> 4,7 nghìn người bị ngộ độc, trong đó 41 người tử vong.</w:t>
      </w:r>
    </w:p>
    <w:p w14:paraId="7A738D4D" w14:textId="77777777" w:rsidR="00D65910" w:rsidRPr="00D11667" w:rsidRDefault="00B41C0E" w:rsidP="00CE471E">
      <w:pPr>
        <w:spacing w:before="40" w:after="40" w:line="283" w:lineRule="auto"/>
        <w:ind w:firstLine="539"/>
        <w:jc w:val="both"/>
        <w:rPr>
          <w:b/>
          <w:lang w:val="pt-BR"/>
        </w:rPr>
      </w:pPr>
      <w:r w:rsidRPr="00D11667">
        <w:rPr>
          <w:b/>
          <w:lang w:val="pt-BR"/>
        </w:rPr>
        <w:t xml:space="preserve">5. </w:t>
      </w:r>
      <w:r w:rsidR="00D65910" w:rsidRPr="00D11667">
        <w:rPr>
          <w:b/>
          <w:lang w:val="pt-BR"/>
        </w:rPr>
        <w:t>Hoạt động văn hóa, thể thao</w:t>
      </w:r>
    </w:p>
    <w:p w14:paraId="3E00B5FD" w14:textId="77777777" w:rsidR="00657B5E" w:rsidRPr="00D11667" w:rsidRDefault="00D65910" w:rsidP="00CE471E">
      <w:pPr>
        <w:spacing w:before="40" w:after="40" w:line="283" w:lineRule="auto"/>
        <w:ind w:firstLine="539"/>
        <w:jc w:val="both"/>
        <w:rPr>
          <w:lang w:val="pt-BR"/>
        </w:rPr>
      </w:pPr>
      <w:r w:rsidRPr="00D11667">
        <w:rPr>
          <w:bCs/>
          <w:lang w:val="pt-BR"/>
        </w:rPr>
        <w:t xml:space="preserve">Năm 2010, ngành Văn hóa Thể thao và Du lịch </w:t>
      </w:r>
      <w:r w:rsidR="00780655" w:rsidRPr="00D11667">
        <w:rPr>
          <w:bCs/>
          <w:lang w:val="pt-BR"/>
        </w:rPr>
        <w:t xml:space="preserve">thực hiện </w:t>
      </w:r>
      <w:r w:rsidRPr="00D11667">
        <w:rPr>
          <w:bCs/>
          <w:lang w:val="pt-BR"/>
        </w:rPr>
        <w:t xml:space="preserve">tốt </w:t>
      </w:r>
      <w:r w:rsidR="00780655" w:rsidRPr="00D11667">
        <w:rPr>
          <w:bCs/>
          <w:lang w:val="pt-BR"/>
        </w:rPr>
        <w:t>công tác</w:t>
      </w:r>
      <w:r w:rsidRPr="00D11667">
        <w:rPr>
          <w:bCs/>
          <w:lang w:val="pt-BR"/>
        </w:rPr>
        <w:t xml:space="preserve"> tuyên truyền phục vụ nhiệm vụ chính trị, </w:t>
      </w:r>
      <w:r w:rsidR="00780655" w:rsidRPr="00D11667">
        <w:rPr>
          <w:bCs/>
          <w:lang w:val="pt-BR"/>
        </w:rPr>
        <w:t xml:space="preserve">trọng tâm là phục vụ </w:t>
      </w:r>
      <w:r w:rsidRPr="00D11667">
        <w:rPr>
          <w:bCs/>
          <w:lang w:val="pt-BR"/>
        </w:rPr>
        <w:t>Đại hội Đảng bộ các cấp</w:t>
      </w:r>
      <w:r w:rsidR="00780655" w:rsidRPr="00D11667">
        <w:rPr>
          <w:bCs/>
          <w:lang w:val="pt-BR"/>
        </w:rPr>
        <w:t>, tiến tới Đại hội đại biểu Đảng toàn quốc lần thứ XI</w:t>
      </w:r>
      <w:r w:rsidR="00657B5E" w:rsidRPr="00D11667">
        <w:rPr>
          <w:bCs/>
          <w:lang w:val="pt-BR"/>
        </w:rPr>
        <w:t>. Đặc biệt, n</w:t>
      </w:r>
      <w:r w:rsidR="00657B5E" w:rsidRPr="00D11667">
        <w:rPr>
          <w:lang w:val="pt-BR"/>
        </w:rPr>
        <w:t>hiều chương trình lớn được tổ chức trọng thể tại Hà Nội</w:t>
      </w:r>
      <w:r w:rsidR="00923044">
        <w:rPr>
          <w:lang w:val="pt-BR"/>
        </w:rPr>
        <w:t xml:space="preserve"> và các địa phương trên cả nước</w:t>
      </w:r>
      <w:r w:rsidR="00657B5E" w:rsidRPr="00D11667">
        <w:rPr>
          <w:lang w:val="pt-BR"/>
        </w:rPr>
        <w:t xml:space="preserve"> cùng hàng trăm hoạt động văn hóa, nghệ thuật đặc sắc </w:t>
      </w:r>
      <w:r w:rsidR="00923044" w:rsidRPr="00D11667">
        <w:rPr>
          <w:lang w:val="pt-BR"/>
        </w:rPr>
        <w:t>chào mừng Đạ</w:t>
      </w:r>
      <w:r w:rsidR="00923044">
        <w:rPr>
          <w:lang w:val="pt-BR"/>
        </w:rPr>
        <w:t xml:space="preserve">i lễ 1000 năm Thăng Long-Hà Nội </w:t>
      </w:r>
      <w:r w:rsidR="00657B5E" w:rsidRPr="00D11667">
        <w:rPr>
          <w:lang w:val="pt-BR"/>
        </w:rPr>
        <w:t>với sự tham gia của các đoàn nghệ thuật trong và ngoài nước</w:t>
      </w:r>
      <w:r w:rsidR="00923044">
        <w:rPr>
          <w:lang w:val="pt-BR"/>
        </w:rPr>
        <w:t>.</w:t>
      </w:r>
      <w:r w:rsidR="00657B5E" w:rsidRPr="00D11667">
        <w:rPr>
          <w:lang w:val="pt-BR"/>
        </w:rPr>
        <w:t xml:space="preserve"> </w:t>
      </w:r>
    </w:p>
    <w:p w14:paraId="3C527DDB" w14:textId="77777777" w:rsidR="00CA6E8A" w:rsidRPr="00D11667" w:rsidRDefault="00D65910" w:rsidP="00CE471E">
      <w:pPr>
        <w:spacing w:before="40" w:after="40" w:line="288" w:lineRule="auto"/>
        <w:ind w:firstLine="540"/>
        <w:jc w:val="both"/>
        <w:rPr>
          <w:b/>
          <w:lang w:val="pt-BR"/>
        </w:rPr>
      </w:pPr>
      <w:r w:rsidRPr="00D11667">
        <w:rPr>
          <w:bCs/>
          <w:lang w:val="pt-BR"/>
        </w:rPr>
        <w:t xml:space="preserve">Công tác thanh tra, kiểm tra hoạt động văn hóa và kinh doanh dịch vụ được duy trì thường xuyên và tích cực. Trong năm 2010, các cơ quan chức năng đã tiến hành kiểm tra 12,7 nghìn cơ sở, </w:t>
      </w:r>
      <w:r w:rsidR="00CA6E8A" w:rsidRPr="00D11667">
        <w:rPr>
          <w:bCs/>
          <w:lang w:val="pt-BR"/>
        </w:rPr>
        <w:t xml:space="preserve">qua đó </w:t>
      </w:r>
      <w:r w:rsidRPr="00D11667">
        <w:rPr>
          <w:bCs/>
          <w:lang w:val="pt-BR"/>
        </w:rPr>
        <w:t>phát hiện và xử lý 2,7 nghìn cơ sở vi phạm</w:t>
      </w:r>
      <w:r w:rsidR="00CA6E8A" w:rsidRPr="00D11667">
        <w:rPr>
          <w:bCs/>
          <w:lang w:val="pt-BR"/>
        </w:rPr>
        <w:t>;</w:t>
      </w:r>
      <w:r w:rsidRPr="00D11667">
        <w:rPr>
          <w:bCs/>
          <w:lang w:val="pt-BR"/>
        </w:rPr>
        <w:t xml:space="preserve"> cảnh cáo và đình chỉ </w:t>
      </w:r>
      <w:r w:rsidR="00CA6E8A" w:rsidRPr="00D11667">
        <w:rPr>
          <w:bCs/>
          <w:lang w:val="pt-BR"/>
        </w:rPr>
        <w:t xml:space="preserve">hoạt động </w:t>
      </w:r>
      <w:r w:rsidRPr="00D11667">
        <w:rPr>
          <w:bCs/>
          <w:lang w:val="pt-BR"/>
        </w:rPr>
        <w:t xml:space="preserve">hơn 200 </w:t>
      </w:r>
      <w:r w:rsidR="00CA6E8A" w:rsidRPr="00D11667">
        <w:rPr>
          <w:bCs/>
          <w:lang w:val="pt-BR"/>
        </w:rPr>
        <w:t>cơ sở</w:t>
      </w:r>
      <w:r w:rsidR="007D1F1F" w:rsidRPr="00D11667">
        <w:rPr>
          <w:bCs/>
          <w:lang w:val="pt-BR"/>
        </w:rPr>
        <w:t xml:space="preserve">, thu giữ và tiêu hủy hàng nghìn sản phẩm văn hóa </w:t>
      </w:r>
      <w:r w:rsidR="00921FBA" w:rsidRPr="00D11667">
        <w:rPr>
          <w:bCs/>
          <w:lang w:val="pt-BR"/>
        </w:rPr>
        <w:t>có nội dung không phù hợp.</w:t>
      </w:r>
      <w:r w:rsidR="007D1F1F" w:rsidRPr="00D11667">
        <w:rPr>
          <w:b/>
          <w:bCs/>
          <w:lang w:val="pt-BR"/>
        </w:rPr>
        <w:t xml:space="preserve"> </w:t>
      </w:r>
      <w:r w:rsidR="007D1F1F" w:rsidRPr="00D11667">
        <w:rPr>
          <w:bCs/>
          <w:lang w:val="pt-BR"/>
        </w:rPr>
        <w:t>Tổng số tiền x</w:t>
      </w:r>
      <w:r w:rsidR="00CA6E8A" w:rsidRPr="00D11667">
        <w:rPr>
          <w:lang w:val="pt-BR"/>
        </w:rPr>
        <w:t xml:space="preserve">ử phạt hành chính </w:t>
      </w:r>
      <w:r w:rsidR="007D1F1F" w:rsidRPr="00D11667">
        <w:rPr>
          <w:lang w:val="pt-BR"/>
        </w:rPr>
        <w:t>đối với các cơ sở vi phạm là 8,2 tỷ</w:t>
      </w:r>
      <w:r w:rsidR="00CA6E8A" w:rsidRPr="00D11667">
        <w:rPr>
          <w:lang w:val="pt-BR"/>
        </w:rPr>
        <w:t xml:space="preserve"> đồng.</w:t>
      </w:r>
    </w:p>
    <w:p w14:paraId="43B31752" w14:textId="77777777" w:rsidR="00471A03" w:rsidRPr="00CE471E" w:rsidRDefault="00D65910" w:rsidP="00CE471E">
      <w:pPr>
        <w:spacing w:before="40" w:after="40" w:line="288" w:lineRule="auto"/>
        <w:ind w:firstLine="540"/>
        <w:jc w:val="both"/>
        <w:rPr>
          <w:spacing w:val="-2"/>
          <w:lang w:val="pt-BR"/>
        </w:rPr>
      </w:pPr>
      <w:r w:rsidRPr="00CE471E">
        <w:rPr>
          <w:spacing w:val="-2"/>
          <w:lang w:val="pt-BR"/>
        </w:rPr>
        <w:t>Phong trào thể dục</w:t>
      </w:r>
      <w:r w:rsidR="00921FBA" w:rsidRPr="00CE471E">
        <w:rPr>
          <w:spacing w:val="-2"/>
          <w:lang w:val="pt-BR"/>
        </w:rPr>
        <w:t>,</w:t>
      </w:r>
      <w:r w:rsidRPr="00CE471E">
        <w:rPr>
          <w:spacing w:val="-2"/>
          <w:lang w:val="pt-BR"/>
        </w:rPr>
        <w:t xml:space="preserve"> thể thao </w:t>
      </w:r>
      <w:r w:rsidR="00921FBA" w:rsidRPr="00CE471E">
        <w:rPr>
          <w:spacing w:val="-2"/>
          <w:lang w:val="pt-BR"/>
        </w:rPr>
        <w:t xml:space="preserve">quần chúng </w:t>
      </w:r>
      <w:r w:rsidRPr="00CE471E">
        <w:rPr>
          <w:spacing w:val="-2"/>
          <w:lang w:val="pt-BR"/>
        </w:rPr>
        <w:t xml:space="preserve">trong năm diễn ra sôi nổi với </w:t>
      </w:r>
      <w:r w:rsidR="00921FBA" w:rsidRPr="00CE471E">
        <w:rPr>
          <w:spacing w:val="-2"/>
          <w:lang w:val="pt-BR"/>
        </w:rPr>
        <w:t xml:space="preserve">Đại hội thể dục thể thao các cấp được tổ chức ở các địa phương và nhiều hội thi thể thao </w:t>
      </w:r>
      <w:r w:rsidRPr="00CE471E">
        <w:rPr>
          <w:spacing w:val="-2"/>
          <w:lang w:val="pt-BR"/>
        </w:rPr>
        <w:t>thu hút đông đảo quần chúng tham gia.</w:t>
      </w:r>
      <w:r w:rsidR="00921FBA" w:rsidRPr="00CE471E">
        <w:rPr>
          <w:spacing w:val="-2"/>
          <w:lang w:val="pt-BR"/>
        </w:rPr>
        <w:t xml:space="preserve"> </w:t>
      </w:r>
      <w:r w:rsidR="00200BCB" w:rsidRPr="00CE471E">
        <w:rPr>
          <w:spacing w:val="-2"/>
          <w:lang w:val="pt-BR"/>
        </w:rPr>
        <w:t xml:space="preserve">Đại </w:t>
      </w:r>
      <w:r w:rsidR="006E24A2" w:rsidRPr="00CE471E">
        <w:rPr>
          <w:spacing w:val="-2"/>
          <w:lang w:val="pt-BR"/>
        </w:rPr>
        <w:t>hội thể dục t</w:t>
      </w:r>
      <w:r w:rsidR="00200BCB" w:rsidRPr="00CE471E">
        <w:rPr>
          <w:spacing w:val="-2"/>
          <w:lang w:val="pt-BR"/>
        </w:rPr>
        <w:t>hể thao toàn quốc lần thứ VI</w:t>
      </w:r>
      <w:r w:rsidR="006E24A2" w:rsidRPr="00CE471E">
        <w:rPr>
          <w:spacing w:val="-2"/>
          <w:lang w:val="pt-BR"/>
        </w:rPr>
        <w:t xml:space="preserve"> được tổ chức cuối tháng 12 có sự tham dự của 66 đoàn cùng 8687 vận động viên, trong đó </w:t>
      </w:r>
      <w:r w:rsidR="006E24A2" w:rsidRPr="00CE471E">
        <w:rPr>
          <w:color w:val="000000"/>
          <w:lang w:val="pt-BR"/>
        </w:rPr>
        <w:t>4990 vận động viên nam và 3697 vận động viên nữ tranh tài ở 12 môn và phân môn.</w:t>
      </w:r>
      <w:r w:rsidR="006E24A2" w:rsidRPr="00CE471E">
        <w:rPr>
          <w:rFonts w:ascii="Arial" w:hAnsi="Arial" w:cs="Arial"/>
          <w:color w:val="000000"/>
          <w:sz w:val="18"/>
          <w:szCs w:val="18"/>
          <w:lang w:val="pt-BR"/>
        </w:rPr>
        <w:t xml:space="preserve"> </w:t>
      </w:r>
      <w:r w:rsidR="00921FBA" w:rsidRPr="00CE471E">
        <w:rPr>
          <w:spacing w:val="-2"/>
          <w:lang w:val="pt-BR"/>
        </w:rPr>
        <w:t>Đặc biệt n</w:t>
      </w:r>
      <w:r w:rsidRPr="00CE471E">
        <w:rPr>
          <w:spacing w:val="-2"/>
          <w:lang w:val="pt-BR"/>
        </w:rPr>
        <w:t xml:space="preserve">gành Thể dục </w:t>
      </w:r>
      <w:r w:rsidR="00921FBA" w:rsidRPr="00CE471E">
        <w:rPr>
          <w:spacing w:val="-2"/>
          <w:lang w:val="pt-BR"/>
        </w:rPr>
        <w:t>T</w:t>
      </w:r>
      <w:r w:rsidRPr="00CE471E">
        <w:rPr>
          <w:spacing w:val="-2"/>
          <w:lang w:val="pt-BR"/>
        </w:rPr>
        <w:t>hể thao đã tổ chức thành công 16 giải thể thao qu</w:t>
      </w:r>
      <w:r w:rsidR="00921FBA" w:rsidRPr="00CE471E">
        <w:rPr>
          <w:spacing w:val="-2"/>
          <w:lang w:val="pt-BR"/>
        </w:rPr>
        <w:t>ần chúng cấp quốc gia;</w:t>
      </w:r>
      <w:r w:rsidRPr="00CE471E">
        <w:rPr>
          <w:spacing w:val="-2"/>
          <w:lang w:val="pt-BR"/>
        </w:rPr>
        <w:t xml:space="preserve"> 3 giải </w:t>
      </w:r>
      <w:r w:rsidR="00921FBA" w:rsidRPr="00CE471E">
        <w:rPr>
          <w:spacing w:val="-2"/>
          <w:lang w:val="pt-BR"/>
        </w:rPr>
        <w:t xml:space="preserve">thể thao </w:t>
      </w:r>
      <w:r w:rsidRPr="00CE471E">
        <w:rPr>
          <w:spacing w:val="-2"/>
          <w:lang w:val="pt-BR"/>
        </w:rPr>
        <w:t>quốc tế lớn</w:t>
      </w:r>
      <w:r w:rsidR="00C875E4" w:rsidRPr="00CE471E">
        <w:rPr>
          <w:spacing w:val="-2"/>
          <w:lang w:val="pt-BR"/>
        </w:rPr>
        <w:t xml:space="preserve"> tại Việt Nam.</w:t>
      </w:r>
      <w:r w:rsidR="00471A03" w:rsidRPr="00CE471E">
        <w:rPr>
          <w:spacing w:val="-2"/>
          <w:lang w:val="pt-BR"/>
        </w:rPr>
        <w:t xml:space="preserve"> Đ</w:t>
      </w:r>
      <w:r w:rsidRPr="00CE471E">
        <w:rPr>
          <w:spacing w:val="-2"/>
          <w:lang w:val="pt-BR"/>
        </w:rPr>
        <w:t xml:space="preserve">oàn thể thao Việt Nam </w:t>
      </w:r>
      <w:r w:rsidR="00471A03" w:rsidRPr="00CE471E">
        <w:rPr>
          <w:spacing w:val="-2"/>
          <w:lang w:val="pt-BR"/>
        </w:rPr>
        <w:t xml:space="preserve">cũng </w:t>
      </w:r>
      <w:r w:rsidRPr="00CE471E">
        <w:rPr>
          <w:spacing w:val="-2"/>
          <w:lang w:val="pt-BR"/>
        </w:rPr>
        <w:t xml:space="preserve">đã tham dự 10 giải thi đấu quốc tế cấp thế giới, châu lục và Đông Nam Á, đặc biệt </w:t>
      </w:r>
      <w:r w:rsidR="00471A03" w:rsidRPr="00CE471E">
        <w:rPr>
          <w:spacing w:val="-2"/>
          <w:lang w:val="pt-BR"/>
        </w:rPr>
        <w:t xml:space="preserve">tham dự </w:t>
      </w:r>
      <w:r w:rsidRPr="00CE471E">
        <w:rPr>
          <w:spacing w:val="-2"/>
          <w:lang w:val="pt-BR"/>
        </w:rPr>
        <w:t>Đại hội Thể thao người khuyết tật Châu Á tại Quảng Châu, Trung Quốc</w:t>
      </w:r>
      <w:r w:rsidR="00471A03" w:rsidRPr="00CE471E">
        <w:rPr>
          <w:spacing w:val="-2"/>
          <w:lang w:val="pt-BR"/>
        </w:rPr>
        <w:t>.</w:t>
      </w:r>
      <w:r w:rsidRPr="00CE471E">
        <w:rPr>
          <w:spacing w:val="-2"/>
          <w:lang w:val="pt-BR"/>
        </w:rPr>
        <w:t xml:space="preserve"> </w:t>
      </w:r>
    </w:p>
    <w:p w14:paraId="489279AF" w14:textId="77777777" w:rsidR="003F56CC" w:rsidRPr="00CE471E" w:rsidRDefault="00D65910" w:rsidP="00CE471E">
      <w:pPr>
        <w:spacing w:before="40" w:after="40" w:line="288" w:lineRule="auto"/>
        <w:ind w:firstLine="539"/>
        <w:jc w:val="both"/>
        <w:rPr>
          <w:lang w:val="pt-BR"/>
        </w:rPr>
      </w:pPr>
      <w:r w:rsidRPr="00CE471E">
        <w:rPr>
          <w:lang w:val="pt-BR"/>
        </w:rPr>
        <w:t xml:space="preserve">Trong thể thao thành tích cao, ngành </w:t>
      </w:r>
      <w:r w:rsidR="00471A03" w:rsidRPr="00CE471E">
        <w:rPr>
          <w:lang w:val="pt-BR"/>
        </w:rPr>
        <w:t>Thể dục T</w:t>
      </w:r>
      <w:r w:rsidRPr="00CE471E">
        <w:rPr>
          <w:lang w:val="pt-BR"/>
        </w:rPr>
        <w:t xml:space="preserve">hể thao đã tổ chức thành công 174 giải thể thao </w:t>
      </w:r>
      <w:r w:rsidR="00471A03" w:rsidRPr="00CE471E">
        <w:rPr>
          <w:lang w:val="pt-BR"/>
        </w:rPr>
        <w:t xml:space="preserve">cấp </w:t>
      </w:r>
      <w:r w:rsidRPr="00CE471E">
        <w:rPr>
          <w:lang w:val="pt-BR"/>
        </w:rPr>
        <w:t>quốc gia</w:t>
      </w:r>
      <w:r w:rsidR="00471A03" w:rsidRPr="00CE471E">
        <w:rPr>
          <w:lang w:val="pt-BR"/>
        </w:rPr>
        <w:t>;</w:t>
      </w:r>
      <w:r w:rsidRPr="00CE471E">
        <w:rPr>
          <w:lang w:val="pt-BR"/>
        </w:rPr>
        <w:t xml:space="preserve"> 39 giải thi đấu quốc tế và 21 môn thể thao tại Việt Nam, trong đó Giải điền kinh trẻ Châu Á và Giải Vô địch châu Á môn Aerobic đã gây được tiếng vang lớn. </w:t>
      </w:r>
      <w:r w:rsidR="00471A03" w:rsidRPr="00CE471E">
        <w:rPr>
          <w:lang w:val="pt-BR"/>
        </w:rPr>
        <w:t xml:space="preserve">Bên cạnh đó, </w:t>
      </w:r>
      <w:r w:rsidRPr="00CE471E">
        <w:rPr>
          <w:lang w:val="pt-BR"/>
        </w:rPr>
        <w:t>các vận động viên đoàn thể thao Việt Nam đã tham dự</w:t>
      </w:r>
      <w:r w:rsidR="00471A03" w:rsidRPr="00CE471E">
        <w:rPr>
          <w:lang w:val="pt-BR"/>
        </w:rPr>
        <w:t xml:space="preserve">, </w:t>
      </w:r>
      <w:r w:rsidR="00471A03" w:rsidRPr="00FD7531">
        <w:rPr>
          <w:spacing w:val="-2"/>
          <w:lang w:val="nl-NL"/>
        </w:rPr>
        <w:t xml:space="preserve">thi đấu và giành nhiều giải thưởng cao tại các đại hội thể thao lớn như: </w:t>
      </w:r>
      <w:r w:rsidR="003F56CC" w:rsidRPr="00FD7531">
        <w:rPr>
          <w:spacing w:val="-2"/>
          <w:lang w:val="nl-NL"/>
        </w:rPr>
        <w:t xml:space="preserve">Tại </w:t>
      </w:r>
      <w:r w:rsidR="00471A03" w:rsidRPr="00FD7531">
        <w:rPr>
          <w:spacing w:val="-2"/>
          <w:lang w:val="nl-NL"/>
        </w:rPr>
        <w:t>Đại hội Thể thao Châu Á (ASIAD) lần thứ 16 t</w:t>
      </w:r>
      <w:r w:rsidR="003D6D8F">
        <w:rPr>
          <w:spacing w:val="-2"/>
          <w:lang w:val="nl-NL"/>
        </w:rPr>
        <w:t>ổ chức ở</w:t>
      </w:r>
      <w:r w:rsidR="00471A03" w:rsidRPr="00FD7531">
        <w:rPr>
          <w:spacing w:val="-2"/>
          <w:lang w:val="nl-NL"/>
        </w:rPr>
        <w:t xml:space="preserve"> Trung Quốc</w:t>
      </w:r>
      <w:r w:rsidR="003F56CC" w:rsidRPr="00FD7531">
        <w:rPr>
          <w:spacing w:val="-2"/>
          <w:lang w:val="nl-NL"/>
        </w:rPr>
        <w:t xml:space="preserve">, đoàn Việt </w:t>
      </w:r>
      <w:r w:rsidR="003D6D8F">
        <w:rPr>
          <w:spacing w:val="-2"/>
          <w:lang w:val="nl-NL"/>
        </w:rPr>
        <w:t>N</w:t>
      </w:r>
      <w:r w:rsidR="003F56CC" w:rsidRPr="00FD7531">
        <w:rPr>
          <w:spacing w:val="-2"/>
          <w:lang w:val="nl-NL"/>
        </w:rPr>
        <w:t xml:space="preserve">am </w:t>
      </w:r>
      <w:r w:rsidR="003F56CC" w:rsidRPr="00CE471E">
        <w:rPr>
          <w:lang w:val="pt-BR"/>
        </w:rPr>
        <w:t xml:space="preserve">lần đầu tiên </w:t>
      </w:r>
      <w:r w:rsidR="003F56CC" w:rsidRPr="00CE471E">
        <w:rPr>
          <w:spacing w:val="-2"/>
          <w:lang w:val="pt-BR"/>
        </w:rPr>
        <w:t xml:space="preserve">trong các kỳ tham dự ASIAD </w:t>
      </w:r>
      <w:r w:rsidR="003F56CC" w:rsidRPr="00CE471E">
        <w:rPr>
          <w:lang w:val="pt-BR"/>
        </w:rPr>
        <w:t>xếp thứ 13 toàn đoàn trong tổng số 45 đoàn tham gia với 33 huy chương các loại</w:t>
      </w:r>
      <w:r w:rsidR="00C875E4" w:rsidRPr="00CE471E">
        <w:rPr>
          <w:lang w:val="pt-BR"/>
        </w:rPr>
        <w:t>. T</w:t>
      </w:r>
      <w:r w:rsidR="003F56CC" w:rsidRPr="00FD7531">
        <w:rPr>
          <w:spacing w:val="-2"/>
          <w:lang w:val="nl-NL"/>
        </w:rPr>
        <w:t xml:space="preserve">ại </w:t>
      </w:r>
      <w:r w:rsidR="00471A03" w:rsidRPr="00FD7531">
        <w:rPr>
          <w:spacing w:val="-2"/>
          <w:lang w:val="nl-NL"/>
        </w:rPr>
        <w:t>Đại hội Thể thao Olympic trẻ t</w:t>
      </w:r>
      <w:r w:rsidR="003D6D8F">
        <w:rPr>
          <w:spacing w:val="-2"/>
          <w:lang w:val="nl-NL"/>
        </w:rPr>
        <w:t xml:space="preserve">ổ chức ở </w:t>
      </w:r>
      <w:r w:rsidR="00471A03" w:rsidRPr="00FD7531">
        <w:rPr>
          <w:spacing w:val="-2"/>
          <w:lang w:val="nl-NL"/>
        </w:rPr>
        <w:t xml:space="preserve"> Singapore</w:t>
      </w:r>
      <w:r w:rsidR="003F56CC" w:rsidRPr="00FD7531">
        <w:rPr>
          <w:spacing w:val="-2"/>
          <w:lang w:val="nl-NL"/>
        </w:rPr>
        <w:t xml:space="preserve">, đoàn Việt Nam </w:t>
      </w:r>
      <w:r w:rsidR="00471A03" w:rsidRPr="00CE471E">
        <w:rPr>
          <w:spacing w:val="-2"/>
          <w:lang w:val="pt-BR"/>
        </w:rPr>
        <w:t>xếp thứ 42/181 quốc gia, vùng lãnh thổ tham dự</w:t>
      </w:r>
      <w:r w:rsidR="003F56CC" w:rsidRPr="00CE471E">
        <w:rPr>
          <w:spacing w:val="-2"/>
          <w:lang w:val="pt-BR"/>
        </w:rPr>
        <w:t xml:space="preserve">. </w:t>
      </w:r>
      <w:r w:rsidRPr="00CE471E">
        <w:rPr>
          <w:lang w:val="pt-BR"/>
        </w:rPr>
        <w:t xml:space="preserve">Tính đến </w:t>
      </w:r>
      <w:r w:rsidR="003F56CC" w:rsidRPr="00CE471E">
        <w:rPr>
          <w:lang w:val="pt-BR"/>
        </w:rPr>
        <w:t xml:space="preserve">cuối năm 2010, thể thao Việt Nam </w:t>
      </w:r>
      <w:r w:rsidRPr="00CE471E">
        <w:rPr>
          <w:lang w:val="pt-BR"/>
        </w:rPr>
        <w:t>đã có 16 vận động viên đạt đẳng cấp kiện tướng quốc tế</w:t>
      </w:r>
      <w:r w:rsidR="003F56CC" w:rsidRPr="00CE471E">
        <w:rPr>
          <w:lang w:val="pt-BR"/>
        </w:rPr>
        <w:t>;</w:t>
      </w:r>
      <w:r w:rsidRPr="00CE471E">
        <w:rPr>
          <w:lang w:val="pt-BR"/>
        </w:rPr>
        <w:t xml:space="preserve"> 1237 vận động viên đạt đẳng cấp kiện</w:t>
      </w:r>
      <w:r w:rsidR="003F56CC" w:rsidRPr="00CE471E">
        <w:rPr>
          <w:lang w:val="pt-BR"/>
        </w:rPr>
        <w:t xml:space="preserve"> tướng quốc gia;</w:t>
      </w:r>
      <w:r w:rsidRPr="00CE471E">
        <w:rPr>
          <w:lang w:val="pt-BR"/>
        </w:rPr>
        <w:t xml:space="preserve"> 179 vận động viên đạt dự bị kiện tướng</w:t>
      </w:r>
      <w:r w:rsidR="003F56CC" w:rsidRPr="00CE471E">
        <w:rPr>
          <w:lang w:val="pt-BR"/>
        </w:rPr>
        <w:t>;</w:t>
      </w:r>
      <w:r w:rsidRPr="00CE471E">
        <w:rPr>
          <w:lang w:val="pt-BR"/>
        </w:rPr>
        <w:t xml:space="preserve"> 1872 vận động viên đạt cấp I quốc gia</w:t>
      </w:r>
      <w:r w:rsidR="003F56CC" w:rsidRPr="00CE471E">
        <w:rPr>
          <w:lang w:val="pt-BR"/>
        </w:rPr>
        <w:t>;</w:t>
      </w:r>
      <w:r w:rsidRPr="00CE471E">
        <w:rPr>
          <w:lang w:val="pt-BR"/>
        </w:rPr>
        <w:t xml:space="preserve"> </w:t>
      </w:r>
      <w:r w:rsidR="003F56CC" w:rsidRPr="00CE471E">
        <w:rPr>
          <w:lang w:val="pt-BR"/>
        </w:rPr>
        <w:t xml:space="preserve">lập 1 kỷ Châu Á và phá 22 kỷ lục quốc gia. </w:t>
      </w:r>
    </w:p>
    <w:p w14:paraId="365300B2" w14:textId="77777777" w:rsidR="00D65910" w:rsidRPr="00FD7531" w:rsidRDefault="00B41C0E" w:rsidP="00CE471E">
      <w:pPr>
        <w:spacing w:before="40" w:after="40" w:line="288" w:lineRule="auto"/>
        <w:ind w:firstLine="539"/>
        <w:jc w:val="both"/>
        <w:rPr>
          <w:b/>
        </w:rPr>
      </w:pPr>
      <w:r>
        <w:rPr>
          <w:b/>
        </w:rPr>
        <w:t xml:space="preserve">6. </w:t>
      </w:r>
      <w:r w:rsidR="00D65910" w:rsidRPr="00FD7531">
        <w:rPr>
          <w:b/>
        </w:rPr>
        <w:t>Tai nạn giao thông</w:t>
      </w:r>
    </w:p>
    <w:p w14:paraId="294E8980" w14:textId="77777777" w:rsidR="009513A0" w:rsidRPr="00FD7531" w:rsidRDefault="00D65910" w:rsidP="00CE471E">
      <w:pPr>
        <w:spacing w:before="40" w:after="40" w:line="288" w:lineRule="auto"/>
        <w:ind w:firstLine="539"/>
        <w:jc w:val="both"/>
      </w:pPr>
      <w:r w:rsidRPr="00FD7531">
        <w:t xml:space="preserve">Theo báo cáo </w:t>
      </w:r>
      <w:r w:rsidR="003F56CC" w:rsidRPr="00FD7531">
        <w:t>sơ bộ, trong mười một</w:t>
      </w:r>
      <w:r w:rsidRPr="00FD7531">
        <w:t xml:space="preserve"> tháng năm 2010, trên địa bàn cả nước đã xảy ra 12,6 nghìn vụ tai nạn giao thông, làm chết 10,4 nghìn người và làm bị thương 9,2 nghìn người. So với </w:t>
      </w:r>
      <w:r w:rsidR="009513A0" w:rsidRPr="00FD7531">
        <w:t xml:space="preserve">cùng kỳ </w:t>
      </w:r>
      <w:r w:rsidRPr="000E4B85">
        <w:t xml:space="preserve">năm </w:t>
      </w:r>
      <w:r w:rsidR="009513A0" w:rsidRPr="000E4B85">
        <w:t>trước</w:t>
      </w:r>
      <w:r w:rsidRPr="000E4B85">
        <w:t xml:space="preserve">, số vụ tai nạn giao thông tăng 13,4%, số người chết tăng 0,13%, số người bị thương tăng 31,8%. Bình quân một ngày trong </w:t>
      </w:r>
      <w:r w:rsidR="009513A0" w:rsidRPr="000E4B85">
        <w:t>mười một</w:t>
      </w:r>
      <w:r w:rsidRPr="000E4B85">
        <w:t xml:space="preserve"> tháng năm 2010, trên địa bàn cả</w:t>
      </w:r>
      <w:r w:rsidRPr="00FD7531">
        <w:t xml:space="preserve"> nước xảy ra 38 vụ tai nạn giao thông, làm chết 31 người và làm bị thương 28 người. </w:t>
      </w:r>
    </w:p>
    <w:p w14:paraId="44FDCF5D" w14:textId="77777777" w:rsidR="00D65910" w:rsidRPr="00FD7531" w:rsidRDefault="00B41C0E" w:rsidP="00CE471E">
      <w:pPr>
        <w:spacing w:before="40" w:after="40" w:line="288" w:lineRule="auto"/>
        <w:ind w:firstLine="539"/>
        <w:jc w:val="both"/>
        <w:rPr>
          <w:b/>
        </w:rPr>
      </w:pPr>
      <w:r>
        <w:rPr>
          <w:b/>
        </w:rPr>
        <w:t xml:space="preserve">7. </w:t>
      </w:r>
      <w:r w:rsidR="00D65910" w:rsidRPr="00FD7531">
        <w:rPr>
          <w:b/>
        </w:rPr>
        <w:t>Thiệt hại do thiên tai</w:t>
      </w:r>
    </w:p>
    <w:p w14:paraId="5808F0C9" w14:textId="77777777" w:rsidR="00D65910" w:rsidRDefault="00D65910" w:rsidP="00CE471E">
      <w:pPr>
        <w:spacing w:before="40" w:after="40" w:line="288" w:lineRule="auto"/>
        <w:ind w:firstLine="539"/>
        <w:jc w:val="both"/>
        <w:rPr>
          <w:spacing w:val="-2"/>
          <w:lang w:val="pt-BR"/>
        </w:rPr>
      </w:pPr>
      <w:r w:rsidRPr="00FD7531">
        <w:t xml:space="preserve">Trong năm 2010, </w:t>
      </w:r>
      <w:r w:rsidR="00785DA0" w:rsidRPr="00FD7531">
        <w:t xml:space="preserve">nước ta chịu ảnh hưởng của </w:t>
      </w:r>
      <w:r w:rsidR="006C18D5" w:rsidRPr="00FD7531">
        <w:t xml:space="preserve">bão và những trận lũ lớn xảy ra liên tiếp </w:t>
      </w:r>
      <w:r w:rsidRPr="00FD7531">
        <w:t>gây thiệt hại nặng nề về người và tài sản</w:t>
      </w:r>
      <w:r w:rsidR="00785DA0" w:rsidRPr="00FD7531">
        <w:t>.</w:t>
      </w:r>
      <w:r w:rsidRPr="00FD7531">
        <w:t xml:space="preserve"> Theo báo cáo</w:t>
      </w:r>
      <w:r w:rsidR="00785DA0" w:rsidRPr="00FD7531">
        <w:t xml:space="preserve"> của các địa phương</w:t>
      </w:r>
      <w:r w:rsidRPr="00FD7531">
        <w:t>, thiên tai</w:t>
      </w:r>
      <w:r w:rsidR="00785DA0" w:rsidRPr="00FD7531">
        <w:t xml:space="preserve"> đã</w:t>
      </w:r>
      <w:r w:rsidRPr="00FD7531">
        <w:t xml:space="preserve"> </w:t>
      </w:r>
      <w:r w:rsidR="00785DA0" w:rsidRPr="00FD7531">
        <w:t>làm 355 người chết và</w:t>
      </w:r>
      <w:r w:rsidRPr="00FD7531">
        <w:t xml:space="preserve"> mất tích</w:t>
      </w:r>
      <w:r w:rsidR="00785DA0" w:rsidRPr="00FD7531">
        <w:t>; gần 600</w:t>
      </w:r>
      <w:r w:rsidRPr="00FD7531">
        <w:t xml:space="preserve"> người bị thương</w:t>
      </w:r>
      <w:r w:rsidR="00785DA0" w:rsidRPr="00FD7531">
        <w:t>;</w:t>
      </w:r>
      <w:r w:rsidRPr="00FD7531">
        <w:t xml:space="preserve"> </w:t>
      </w:r>
      <w:r w:rsidR="00785DA0" w:rsidRPr="00FD7531">
        <w:rPr>
          <w:lang w:val="pt-BR"/>
        </w:rPr>
        <w:t xml:space="preserve">hơn 2,6 nghìn ngôi nhà bị sập đổ, cuốn trôi; hơn 579 nghìn ngôi nhà bị sạt lở, tốc mái, ngập nước; 30 nghìn ha lúa và hoa màu bị mất trắng; trên 100 km đê, kè và gần 1,9 nghìn km đường giao thông cơ giới bị vỡ, sạt lở và cuốn trôi; hơn 11 </w:t>
      </w:r>
      <w:r w:rsidR="00785DA0" w:rsidRPr="00DE24E9">
        <w:rPr>
          <w:spacing w:val="-2"/>
          <w:lang w:val="pt-BR"/>
        </w:rPr>
        <w:t xml:space="preserve">nghìn cột điện bị gãy, đổ. Tổng giá trị thiệt hại do thiên tai gây ra trong năm 2010 ước tính 11,7 nghìn tỷ đồng. </w:t>
      </w:r>
      <w:r w:rsidRPr="00D11667">
        <w:rPr>
          <w:spacing w:val="-2"/>
          <w:lang w:val="pt-BR"/>
        </w:rPr>
        <w:t xml:space="preserve">Quảng Bình, Nghệ An và Hà Tĩnh </w:t>
      </w:r>
      <w:r w:rsidR="00785DA0" w:rsidRPr="00D11667">
        <w:rPr>
          <w:spacing w:val="-2"/>
          <w:lang w:val="pt-BR"/>
        </w:rPr>
        <w:t xml:space="preserve">là 3 tỉnh </w:t>
      </w:r>
      <w:r w:rsidRPr="00D11667">
        <w:rPr>
          <w:spacing w:val="-2"/>
          <w:lang w:val="pt-BR"/>
        </w:rPr>
        <w:t>chịu thiệt hại nặng nh</w:t>
      </w:r>
      <w:r w:rsidR="00785DA0" w:rsidRPr="00D11667">
        <w:rPr>
          <w:spacing w:val="-2"/>
          <w:lang w:val="pt-BR"/>
        </w:rPr>
        <w:t xml:space="preserve">ất của thiên tai, trong đó </w:t>
      </w:r>
      <w:r w:rsidR="00B97A97" w:rsidRPr="00DE24E9">
        <w:rPr>
          <w:spacing w:val="-2"/>
          <w:lang w:val="pt-BR"/>
        </w:rPr>
        <w:t>Hà Tĩnh c</w:t>
      </w:r>
      <w:r w:rsidR="00DE24E9" w:rsidRPr="00DE24E9">
        <w:rPr>
          <w:spacing w:val="-2"/>
          <w:lang w:val="pt-BR"/>
        </w:rPr>
        <w:t>ó 34 người chết và mất tích</w:t>
      </w:r>
      <w:r w:rsidR="00B97A97" w:rsidRPr="00DE24E9">
        <w:rPr>
          <w:spacing w:val="-2"/>
          <w:lang w:val="pt-BR"/>
        </w:rPr>
        <w:t xml:space="preserve">, tổng giá trị thiệt hại lớn nhất với 5,3 nghìn tỷ đồng; </w:t>
      </w:r>
      <w:r w:rsidR="00F879D0" w:rsidRPr="00D11667">
        <w:rPr>
          <w:spacing w:val="-2"/>
          <w:lang w:val="pt-BR"/>
        </w:rPr>
        <w:t>Nghệ An có 41</w:t>
      </w:r>
      <w:r w:rsidR="00F879D0" w:rsidRPr="00DE24E9">
        <w:rPr>
          <w:spacing w:val="-2"/>
          <w:lang w:val="pt-BR"/>
        </w:rPr>
        <w:t xml:space="preserve"> người ch</w:t>
      </w:r>
      <w:r w:rsidR="00F879D0">
        <w:rPr>
          <w:spacing w:val="-2"/>
          <w:lang w:val="pt-BR"/>
        </w:rPr>
        <w:t>ế</w:t>
      </w:r>
      <w:r w:rsidR="00F879D0" w:rsidRPr="00DE24E9">
        <w:rPr>
          <w:spacing w:val="-2"/>
          <w:lang w:val="pt-BR"/>
        </w:rPr>
        <w:t xml:space="preserve">t và mất tích, tổng giá trị thiệt hại hơn 2 </w:t>
      </w:r>
      <w:r w:rsidR="001F1DA1">
        <w:rPr>
          <w:spacing w:val="-2"/>
          <w:lang w:val="pt-BR"/>
        </w:rPr>
        <w:t xml:space="preserve">nghìn </w:t>
      </w:r>
      <w:r w:rsidR="00F879D0" w:rsidRPr="00DE24E9">
        <w:rPr>
          <w:spacing w:val="-2"/>
          <w:lang w:val="pt-BR"/>
        </w:rPr>
        <w:t>tỷ đồng</w:t>
      </w:r>
      <w:r w:rsidR="00F879D0">
        <w:rPr>
          <w:spacing w:val="-2"/>
          <w:lang w:val="pt-BR"/>
        </w:rPr>
        <w:t xml:space="preserve">; </w:t>
      </w:r>
      <w:r w:rsidR="00785DA0" w:rsidRPr="00D11667">
        <w:rPr>
          <w:spacing w:val="-2"/>
          <w:lang w:val="pt-BR"/>
        </w:rPr>
        <w:t>Quảng Bình có 75 người chết và mất tích</w:t>
      </w:r>
      <w:r w:rsidR="00465F86">
        <w:rPr>
          <w:spacing w:val="-2"/>
          <w:lang w:val="pt-BR"/>
        </w:rPr>
        <w:t xml:space="preserve">, tổng giá trị thiệt hại hơn 1,9 </w:t>
      </w:r>
      <w:r w:rsidR="001F1DA1">
        <w:rPr>
          <w:spacing w:val="-2"/>
          <w:lang w:val="pt-BR"/>
        </w:rPr>
        <w:t xml:space="preserve">nghìn </w:t>
      </w:r>
      <w:r w:rsidR="00465F86">
        <w:rPr>
          <w:spacing w:val="-2"/>
          <w:lang w:val="pt-BR"/>
        </w:rPr>
        <w:t>tỷ đồng</w:t>
      </w:r>
      <w:r w:rsidR="00785DA0" w:rsidRPr="00D11667">
        <w:rPr>
          <w:spacing w:val="-2"/>
          <w:lang w:val="pt-BR"/>
        </w:rPr>
        <w:t xml:space="preserve">; </w:t>
      </w:r>
    </w:p>
    <w:p w14:paraId="6A0A2C3A" w14:textId="77777777" w:rsidR="00437F79" w:rsidRPr="00D11667" w:rsidRDefault="00B41C0E" w:rsidP="00CE471E">
      <w:pPr>
        <w:spacing w:before="40" w:after="40" w:line="278" w:lineRule="auto"/>
        <w:ind w:firstLine="539"/>
        <w:jc w:val="both"/>
        <w:rPr>
          <w:b/>
          <w:lang w:val="pt-BR"/>
        </w:rPr>
      </w:pPr>
      <w:r w:rsidRPr="00D11667">
        <w:rPr>
          <w:b/>
          <w:lang w:val="pt-BR"/>
        </w:rPr>
        <w:t xml:space="preserve">8. </w:t>
      </w:r>
      <w:r w:rsidR="00437F79" w:rsidRPr="00D11667">
        <w:rPr>
          <w:b/>
          <w:lang w:val="pt-BR"/>
        </w:rPr>
        <w:t>Bảo vệ môi trường</w:t>
      </w:r>
    </w:p>
    <w:p w14:paraId="234FABC7" w14:textId="77777777" w:rsidR="00AF3600" w:rsidRPr="00FD7531" w:rsidRDefault="00AF3600" w:rsidP="00CE471E">
      <w:pPr>
        <w:spacing w:before="40" w:after="40" w:line="278" w:lineRule="auto"/>
        <w:ind w:firstLine="539"/>
        <w:jc w:val="both"/>
        <w:rPr>
          <w:lang w:val="nl-NL"/>
        </w:rPr>
      </w:pPr>
      <w:r w:rsidRPr="00FD7531">
        <w:rPr>
          <w:lang w:val="nl-NL"/>
        </w:rPr>
        <w:t>Hàm lượng các chất độc hại trong không khí</w:t>
      </w:r>
      <w:r w:rsidR="00944B00">
        <w:rPr>
          <w:lang w:val="nl-NL"/>
        </w:rPr>
        <w:t>,</w:t>
      </w:r>
      <w:r w:rsidRPr="00FD7531">
        <w:rPr>
          <w:lang w:val="nl-NL"/>
        </w:rPr>
        <w:t xml:space="preserve"> </w:t>
      </w:r>
      <w:r w:rsidR="00944B00" w:rsidRPr="00FD7531">
        <w:rPr>
          <w:lang w:val="nl-NL"/>
        </w:rPr>
        <w:t>đặc biệt là vấ</w:t>
      </w:r>
      <w:r w:rsidR="00944B00">
        <w:rPr>
          <w:lang w:val="nl-NL"/>
        </w:rPr>
        <w:t xml:space="preserve">n đề ô nhiễm bụi tại các đô thị </w:t>
      </w:r>
      <w:r w:rsidRPr="00FD7531">
        <w:rPr>
          <w:lang w:val="nl-NL"/>
        </w:rPr>
        <w:t xml:space="preserve">đang là một trong những vấn đề ô nhiễm môi trường gây ảnh hưởng </w:t>
      </w:r>
      <w:r w:rsidR="00F879D0">
        <w:rPr>
          <w:lang w:val="nl-NL"/>
        </w:rPr>
        <w:t xml:space="preserve">lớn </w:t>
      </w:r>
      <w:r w:rsidRPr="00FD7531">
        <w:rPr>
          <w:lang w:val="nl-NL"/>
        </w:rPr>
        <w:t>đến đời sống con người, Theo báo cáo của Bộ Tài nguyên Môi trường, trong tổng số 71 trạm quan trắc đại điện tại 17 tỉnh/t</w:t>
      </w:r>
      <w:r w:rsidR="00944B00">
        <w:rPr>
          <w:lang w:val="nl-NL"/>
        </w:rPr>
        <w:t xml:space="preserve">hành phố trực thuộc trung ương thì </w:t>
      </w:r>
      <w:r w:rsidRPr="00FD7531">
        <w:rPr>
          <w:lang w:val="nl-NL"/>
        </w:rPr>
        <w:t xml:space="preserve">10 trạm quan trắc có nồng độ NO2 và 23 trạm quan trắc có nồng độ CO vượt quá </w:t>
      </w:r>
      <w:r w:rsidR="00DE24E9">
        <w:rPr>
          <w:lang w:val="nl-NL"/>
        </w:rPr>
        <w:t>t</w:t>
      </w:r>
      <w:r w:rsidRPr="00FD7531">
        <w:rPr>
          <w:lang w:val="nl-NL"/>
        </w:rPr>
        <w:t>iêu chuẩn Việt Nam. Về hàm lượng các chất độc hại trong nước mặt, trong số 80 trạm quan trắc đại diện của 13 tỉnh/</w:t>
      </w:r>
      <w:r w:rsidR="00944B00">
        <w:rPr>
          <w:lang w:val="nl-NL"/>
        </w:rPr>
        <w:t xml:space="preserve">thành phố trực thuộc trung ương thì </w:t>
      </w:r>
      <w:r w:rsidRPr="00FD7531">
        <w:rPr>
          <w:lang w:val="nl-NL"/>
        </w:rPr>
        <w:t>18,7% số trạm đo được hàm lượng chất rắn trong nước vượt quá tiêu chuẩn cho phép</w:t>
      </w:r>
      <w:r w:rsidR="007F2BBE" w:rsidRPr="00FD7531">
        <w:rPr>
          <w:lang w:val="nl-NL"/>
        </w:rPr>
        <w:t>,</w:t>
      </w:r>
      <w:r w:rsidRPr="00FD7531">
        <w:rPr>
          <w:lang w:val="nl-NL"/>
        </w:rPr>
        <w:t xml:space="preserve"> chủ yếu tại các trạm quan trắc tại Hà Nội, Hải Phòng, Quảng Ninh, Lạng Sơn, trong đó trạm quan trắc tại Cầu Lộ Phong, suối Hợp Phong (Quảng Ninh) vượt quá tiêu chuẩn cho phép gần 60 lần.</w:t>
      </w:r>
    </w:p>
    <w:p w14:paraId="427DAAB0" w14:textId="77777777" w:rsidR="00AF3600" w:rsidRPr="00FD7531" w:rsidRDefault="00AF3600" w:rsidP="00CE471E">
      <w:pPr>
        <w:spacing w:before="40" w:after="40" w:line="278" w:lineRule="auto"/>
        <w:ind w:firstLine="539"/>
        <w:jc w:val="both"/>
        <w:rPr>
          <w:lang w:val="nl-NL"/>
        </w:rPr>
      </w:pPr>
      <w:r w:rsidRPr="00FD7531">
        <w:rPr>
          <w:lang w:val="nl-NL"/>
        </w:rPr>
        <w:t xml:space="preserve"> Tại các đô thị, khối lượng chất thải rắn sinh hoạt </w:t>
      </w:r>
      <w:r w:rsidR="00DE24E9" w:rsidRPr="00DE24E9">
        <w:rPr>
          <w:lang w:val="nl-NL"/>
        </w:rPr>
        <w:t>đ</w:t>
      </w:r>
      <w:r w:rsidR="00DE24E9">
        <w:rPr>
          <w:lang w:val="nl-NL"/>
        </w:rPr>
        <w:t xml:space="preserve">ang </w:t>
      </w:r>
      <w:r w:rsidRPr="00FD7531">
        <w:rPr>
          <w:lang w:val="nl-NL"/>
        </w:rPr>
        <w:t>có xu hướng tăng lên, trung bình tăng khoảng 10-16%/năm. Khối lượng chất thải rắn sinh hoạt chiếm khoảng 60</w:t>
      </w:r>
      <w:r w:rsidR="00465F86">
        <w:rPr>
          <w:lang w:val="nl-NL"/>
        </w:rPr>
        <w:t>-</w:t>
      </w:r>
      <w:r w:rsidRPr="00FD7531">
        <w:rPr>
          <w:lang w:val="nl-NL"/>
        </w:rPr>
        <w:t xml:space="preserve">70% tổng lượng chất thải rắn phát sinh tại khu vực đô thị. Theo ước tính, lượng chất thải rắn sinh hoạt phát sinh </w:t>
      </w:r>
      <w:r w:rsidR="007F2BBE" w:rsidRPr="00FD7531">
        <w:rPr>
          <w:lang w:val="nl-NL"/>
        </w:rPr>
        <w:t xml:space="preserve">bình quân </w:t>
      </w:r>
      <w:r w:rsidRPr="00FD7531">
        <w:rPr>
          <w:lang w:val="nl-NL"/>
        </w:rPr>
        <w:t>tại các đô thị năm 2010 khoảng 23</w:t>
      </w:r>
      <w:r w:rsidR="007F2BBE" w:rsidRPr="00FD7531">
        <w:rPr>
          <w:lang w:val="nl-NL"/>
        </w:rPr>
        <w:t xml:space="preserve"> nghìn </w:t>
      </w:r>
      <w:r w:rsidRPr="00FD7531">
        <w:rPr>
          <w:lang w:val="nl-NL"/>
        </w:rPr>
        <w:t xml:space="preserve">tấn/ngày, trong đó tỉ lệ thu gom đạt 82%. </w:t>
      </w:r>
    </w:p>
    <w:p w14:paraId="6A0A0105" w14:textId="77777777" w:rsidR="00D65910" w:rsidRPr="000E4B85" w:rsidRDefault="00AF3600" w:rsidP="00CE471E">
      <w:pPr>
        <w:spacing w:before="40" w:after="40" w:line="278" w:lineRule="auto"/>
        <w:ind w:firstLine="539"/>
        <w:jc w:val="both"/>
        <w:rPr>
          <w:spacing w:val="-2"/>
          <w:lang w:val="nl-NL"/>
        </w:rPr>
      </w:pPr>
      <w:r w:rsidRPr="000E4B85">
        <w:rPr>
          <w:spacing w:val="-2"/>
          <w:lang w:val="nl-NL"/>
        </w:rPr>
        <w:t>Theo báo cáo điều tra doanh nghiệp hàng năm</w:t>
      </w:r>
      <w:r w:rsidR="007F2BBE" w:rsidRPr="000E4B85">
        <w:rPr>
          <w:spacing w:val="-2"/>
          <w:lang w:val="nl-NL"/>
        </w:rPr>
        <w:t>, c</w:t>
      </w:r>
      <w:r w:rsidRPr="000E4B85">
        <w:rPr>
          <w:spacing w:val="-2"/>
          <w:lang w:val="nl-NL"/>
        </w:rPr>
        <w:t>hi cho công tác bảo vệ môi trường</w:t>
      </w:r>
      <w:r w:rsidR="007F2BBE" w:rsidRPr="000E4B85">
        <w:rPr>
          <w:spacing w:val="-2"/>
          <w:lang w:val="nl-NL"/>
        </w:rPr>
        <w:t xml:space="preserve"> bình quân/</w:t>
      </w:r>
      <w:r w:rsidRPr="000E4B85">
        <w:rPr>
          <w:spacing w:val="-2"/>
          <w:lang w:val="nl-NL"/>
        </w:rPr>
        <w:t>doanh nghiệp năm 2007 khoảng 564 triệu đồng</w:t>
      </w:r>
      <w:r w:rsidR="007F2BBE" w:rsidRPr="000E4B85">
        <w:rPr>
          <w:spacing w:val="-2"/>
          <w:lang w:val="nl-NL"/>
        </w:rPr>
        <w:t xml:space="preserve">; </w:t>
      </w:r>
      <w:r w:rsidRPr="000E4B85">
        <w:rPr>
          <w:spacing w:val="-2"/>
          <w:lang w:val="nl-NL"/>
        </w:rPr>
        <w:t xml:space="preserve">năm 2008 </w:t>
      </w:r>
      <w:r w:rsidR="007F2BBE" w:rsidRPr="000E4B85">
        <w:rPr>
          <w:spacing w:val="-2"/>
          <w:lang w:val="nl-NL"/>
        </w:rPr>
        <w:t xml:space="preserve">là </w:t>
      </w:r>
      <w:r w:rsidRPr="000E4B85">
        <w:rPr>
          <w:spacing w:val="-2"/>
          <w:lang w:val="nl-NL"/>
        </w:rPr>
        <w:t>822 triệu đồng.</w:t>
      </w:r>
      <w:r w:rsidR="007F2BBE" w:rsidRPr="000E4B85">
        <w:rPr>
          <w:spacing w:val="-2"/>
          <w:lang w:val="nl-NL"/>
        </w:rPr>
        <w:t xml:space="preserve"> </w:t>
      </w:r>
      <w:r w:rsidRPr="000E4B85">
        <w:rPr>
          <w:spacing w:val="-2"/>
          <w:lang w:val="nl-NL"/>
        </w:rPr>
        <w:t>Trong tổng số 8322 doanh nghiệp năm 2008 có báo cáo về phát thải các loại chất thải ra môi trường</w:t>
      </w:r>
      <w:r w:rsidR="007F2BBE" w:rsidRPr="000E4B85">
        <w:rPr>
          <w:spacing w:val="-2"/>
          <w:lang w:val="nl-NL"/>
        </w:rPr>
        <w:t xml:space="preserve">, </w:t>
      </w:r>
      <w:r w:rsidRPr="000E4B85">
        <w:rPr>
          <w:spacing w:val="-2"/>
          <w:lang w:val="nl-NL"/>
        </w:rPr>
        <w:t xml:space="preserve">có 3,8% doanh nghiệp không áp dụng bất kỳ biện pháp xử lý môi trường nào. </w:t>
      </w:r>
      <w:r w:rsidR="007F2BBE" w:rsidRPr="000E4B85">
        <w:rPr>
          <w:spacing w:val="-2"/>
          <w:lang w:val="nl-NL"/>
        </w:rPr>
        <w:t xml:space="preserve">Cũng theo kết quả điều tra, </w:t>
      </w:r>
      <w:r w:rsidRPr="000E4B85">
        <w:rPr>
          <w:spacing w:val="-2"/>
          <w:lang w:val="nl-NL"/>
        </w:rPr>
        <w:t xml:space="preserve">phát sinh chất thải lỏng từ các doanh nghiệp </w:t>
      </w:r>
      <w:r w:rsidR="007F2BBE" w:rsidRPr="000E4B85">
        <w:rPr>
          <w:spacing w:val="-2"/>
          <w:lang w:val="nl-NL"/>
        </w:rPr>
        <w:t xml:space="preserve">năm 2008 </w:t>
      </w:r>
      <w:r w:rsidRPr="000E4B85">
        <w:rPr>
          <w:spacing w:val="-2"/>
          <w:lang w:val="nl-NL"/>
        </w:rPr>
        <w:t>là 412 triệu m</w:t>
      </w:r>
      <w:r w:rsidRPr="000E4B85">
        <w:rPr>
          <w:spacing w:val="-2"/>
          <w:vertAlign w:val="superscript"/>
          <w:lang w:val="nl-NL"/>
        </w:rPr>
        <w:t>3</w:t>
      </w:r>
      <w:r w:rsidR="007F2BBE" w:rsidRPr="000E4B85">
        <w:rPr>
          <w:spacing w:val="-2"/>
          <w:lang w:val="nl-NL"/>
        </w:rPr>
        <w:t>, trong đó các doanh nghiệp xử lý được 82,4</w:t>
      </w:r>
      <w:r w:rsidRPr="000E4B85">
        <w:rPr>
          <w:spacing w:val="-2"/>
          <w:lang w:val="nl-NL"/>
        </w:rPr>
        <w:t>%</w:t>
      </w:r>
      <w:r w:rsidR="00FD7531" w:rsidRPr="000E4B85">
        <w:rPr>
          <w:spacing w:val="-2"/>
          <w:lang w:val="nl-NL"/>
        </w:rPr>
        <w:t xml:space="preserve"> lượng chất thải</w:t>
      </w:r>
      <w:r w:rsidR="007F2BBE" w:rsidRPr="000E4B85">
        <w:rPr>
          <w:spacing w:val="-2"/>
          <w:lang w:val="nl-NL"/>
        </w:rPr>
        <w:t xml:space="preserve">; </w:t>
      </w:r>
      <w:r w:rsidRPr="000E4B85">
        <w:rPr>
          <w:spacing w:val="-2"/>
          <w:lang w:val="nl-NL"/>
        </w:rPr>
        <w:t>chất thải rắn phát sinh là 303 triệu tấn, trong đó</w:t>
      </w:r>
      <w:r w:rsidR="007F2BBE" w:rsidRPr="000E4B85">
        <w:rPr>
          <w:spacing w:val="-2"/>
          <w:lang w:val="nl-NL"/>
        </w:rPr>
        <w:t xml:space="preserve"> xử lý được </w:t>
      </w:r>
      <w:r w:rsidRPr="000E4B85">
        <w:rPr>
          <w:spacing w:val="-2"/>
          <w:lang w:val="nl-NL"/>
        </w:rPr>
        <w:t>75%</w:t>
      </w:r>
      <w:r w:rsidR="007F2BBE" w:rsidRPr="000E4B85">
        <w:rPr>
          <w:spacing w:val="-2"/>
          <w:lang w:val="nl-NL"/>
        </w:rPr>
        <w:t>.</w:t>
      </w:r>
      <w:r w:rsidRPr="000E4B85">
        <w:rPr>
          <w:spacing w:val="-2"/>
          <w:lang w:val="nl-NL"/>
        </w:rPr>
        <w:t xml:space="preserve"> </w:t>
      </w:r>
    </w:p>
    <w:p w14:paraId="1CD609EA" w14:textId="77777777" w:rsidR="00A535F1" w:rsidRPr="00CE471E" w:rsidRDefault="00DE24E9" w:rsidP="00CE471E">
      <w:pPr>
        <w:spacing w:before="40" w:after="40" w:line="278" w:lineRule="auto"/>
        <w:ind w:firstLine="539"/>
        <w:jc w:val="both"/>
        <w:rPr>
          <w:spacing w:val="-4"/>
          <w:lang w:val="pt-BR"/>
        </w:rPr>
      </w:pPr>
      <w:r w:rsidRPr="00CE471E">
        <w:rPr>
          <w:b/>
          <w:i/>
          <w:spacing w:val="-4"/>
          <w:lang w:val="pt-BR"/>
        </w:rPr>
        <w:t>Khái quát lại,</w:t>
      </w:r>
      <w:r w:rsidRPr="00CE471E">
        <w:rPr>
          <w:spacing w:val="-4"/>
          <w:lang w:val="pt-BR"/>
        </w:rPr>
        <w:t xml:space="preserve"> </w:t>
      </w:r>
      <w:r w:rsidR="004B7B9E" w:rsidRPr="00CE471E">
        <w:rPr>
          <w:spacing w:val="-4"/>
          <w:lang w:val="pt-BR"/>
        </w:rPr>
        <w:t xml:space="preserve">kinh tế-xã hội nước ta năm 2010 </w:t>
      </w:r>
      <w:r w:rsidR="00684843" w:rsidRPr="00CE471E">
        <w:rPr>
          <w:spacing w:val="-4"/>
          <w:lang w:val="pt-BR"/>
        </w:rPr>
        <w:t xml:space="preserve">diễn ra trong bối cảnh </w:t>
      </w:r>
      <w:r w:rsidR="004B7B9E" w:rsidRPr="00CE471E">
        <w:rPr>
          <w:spacing w:val="-4"/>
          <w:lang w:val="pt-BR"/>
        </w:rPr>
        <w:t xml:space="preserve">không ít </w:t>
      </w:r>
      <w:r w:rsidR="003479BA" w:rsidRPr="00CE471E">
        <w:rPr>
          <w:spacing w:val="-4"/>
          <w:lang w:val="pt-BR"/>
        </w:rPr>
        <w:t>khó khăn, thách thức</w:t>
      </w:r>
      <w:r w:rsidR="00923F88" w:rsidRPr="00CE471E">
        <w:rPr>
          <w:spacing w:val="-4"/>
          <w:lang w:val="pt-BR"/>
        </w:rPr>
        <w:t xml:space="preserve"> </w:t>
      </w:r>
      <w:r w:rsidR="004B7B9E" w:rsidRPr="00CE471E">
        <w:rPr>
          <w:spacing w:val="-4"/>
          <w:lang w:val="pt-BR"/>
        </w:rPr>
        <w:t xml:space="preserve">nhưng với đà </w:t>
      </w:r>
      <w:r w:rsidR="00EE7C1B" w:rsidRPr="00CE471E">
        <w:rPr>
          <w:spacing w:val="-4"/>
          <w:lang w:val="pt-BR"/>
        </w:rPr>
        <w:t xml:space="preserve">phục </w:t>
      </w:r>
      <w:r w:rsidR="00F65561" w:rsidRPr="00CE471E">
        <w:rPr>
          <w:spacing w:val="-4"/>
          <w:lang w:val="pt-BR"/>
        </w:rPr>
        <w:t xml:space="preserve">hồi </w:t>
      </w:r>
      <w:r w:rsidR="004B7B9E" w:rsidRPr="00CE471E">
        <w:rPr>
          <w:spacing w:val="-4"/>
          <w:lang w:val="pt-BR"/>
        </w:rPr>
        <w:t xml:space="preserve">nhanh sau khủng hoảng đã vươn lên </w:t>
      </w:r>
      <w:r w:rsidR="00EE7C1B" w:rsidRPr="00CE471E">
        <w:rPr>
          <w:spacing w:val="-4"/>
          <w:lang w:val="pt-BR"/>
        </w:rPr>
        <w:t xml:space="preserve">và đạt được </w:t>
      </w:r>
      <w:r w:rsidR="003479BA" w:rsidRPr="00CE471E">
        <w:rPr>
          <w:spacing w:val="-4"/>
          <w:lang w:val="pt-BR"/>
        </w:rPr>
        <w:t xml:space="preserve">mức tăng trưởng khá với 6,78%, cao hơn </w:t>
      </w:r>
      <w:r w:rsidR="00944B00" w:rsidRPr="00CE471E">
        <w:rPr>
          <w:spacing w:val="-4"/>
          <w:lang w:val="pt-BR"/>
        </w:rPr>
        <w:t xml:space="preserve">nhiều </w:t>
      </w:r>
      <w:r w:rsidR="003479BA" w:rsidRPr="00CE471E">
        <w:rPr>
          <w:spacing w:val="-4"/>
          <w:lang w:val="pt-BR"/>
        </w:rPr>
        <w:t xml:space="preserve">mức tăng </w:t>
      </w:r>
      <w:r w:rsidR="00684843" w:rsidRPr="00CE471E">
        <w:rPr>
          <w:spacing w:val="-4"/>
          <w:lang w:val="pt-BR"/>
        </w:rPr>
        <w:t xml:space="preserve">5,32% của </w:t>
      </w:r>
      <w:r w:rsidR="003479BA" w:rsidRPr="00CE471E">
        <w:rPr>
          <w:spacing w:val="-4"/>
          <w:lang w:val="pt-BR"/>
        </w:rPr>
        <w:t xml:space="preserve">năm 2009 và </w:t>
      </w:r>
      <w:r w:rsidR="00F65561" w:rsidRPr="00CE471E">
        <w:rPr>
          <w:spacing w:val="-4"/>
          <w:lang w:val="pt-BR"/>
        </w:rPr>
        <w:t xml:space="preserve">vượt </w:t>
      </w:r>
      <w:r w:rsidR="003479BA" w:rsidRPr="00CE471E">
        <w:rPr>
          <w:spacing w:val="-4"/>
          <w:lang w:val="pt-BR"/>
        </w:rPr>
        <w:t>kế hoạch đề ra</w:t>
      </w:r>
      <w:r w:rsidR="00F65561" w:rsidRPr="00CE471E">
        <w:rPr>
          <w:spacing w:val="-4"/>
          <w:lang w:val="pt-BR"/>
        </w:rPr>
        <w:t xml:space="preserve"> </w:t>
      </w:r>
      <w:r w:rsidR="0021348B" w:rsidRPr="00CE471E">
        <w:rPr>
          <w:spacing w:val="-4"/>
          <w:lang w:val="pt-BR"/>
        </w:rPr>
        <w:t>ở mức</w:t>
      </w:r>
      <w:r w:rsidR="0010499F" w:rsidRPr="00CE471E">
        <w:rPr>
          <w:spacing w:val="-4"/>
          <w:lang w:val="pt-BR"/>
        </w:rPr>
        <w:t xml:space="preserve"> 6,</w:t>
      </w:r>
      <w:r w:rsidR="00B03FAB" w:rsidRPr="00CE471E">
        <w:rPr>
          <w:spacing w:val="-4"/>
          <w:lang w:val="pt-BR"/>
        </w:rPr>
        <w:t>5</w:t>
      </w:r>
      <w:r w:rsidR="0010499F" w:rsidRPr="00CE471E">
        <w:rPr>
          <w:spacing w:val="-4"/>
          <w:lang w:val="pt-BR"/>
        </w:rPr>
        <w:t>%</w:t>
      </w:r>
      <w:r w:rsidR="003479BA" w:rsidRPr="00CE471E">
        <w:rPr>
          <w:spacing w:val="-4"/>
          <w:lang w:val="pt-BR"/>
        </w:rPr>
        <w:t>.</w:t>
      </w:r>
      <w:r w:rsidR="00EE7C1B" w:rsidRPr="00CE471E">
        <w:rPr>
          <w:spacing w:val="-4"/>
          <w:lang w:val="pt-BR"/>
        </w:rPr>
        <w:t xml:space="preserve"> Sản xuất, kinh doanh của các ngành, lĩnh vực đều tăng khá. Sản xuất công nghiệp </w:t>
      </w:r>
      <w:r w:rsidR="00A535F1" w:rsidRPr="00CE471E">
        <w:rPr>
          <w:spacing w:val="-4"/>
          <w:lang w:val="pt-BR"/>
        </w:rPr>
        <w:t xml:space="preserve">tiếp tục </w:t>
      </w:r>
      <w:r w:rsidR="00EE7C1B" w:rsidRPr="00CE471E">
        <w:rPr>
          <w:spacing w:val="-4"/>
          <w:lang w:val="pt-BR"/>
        </w:rPr>
        <w:t>giữ ổn định</w:t>
      </w:r>
      <w:r w:rsidR="0010499F" w:rsidRPr="00CE471E">
        <w:rPr>
          <w:spacing w:val="-4"/>
          <w:lang w:val="pt-BR"/>
        </w:rPr>
        <w:t>. X</w:t>
      </w:r>
      <w:r w:rsidR="00A535F1" w:rsidRPr="00CE471E">
        <w:rPr>
          <w:spacing w:val="-4"/>
          <w:lang w:val="pt-BR"/>
        </w:rPr>
        <w:t>uất khẩu hàng hoá đạt kim ngạch cao</w:t>
      </w:r>
      <w:r w:rsidR="0021348B" w:rsidRPr="00CE471E">
        <w:rPr>
          <w:spacing w:val="-4"/>
          <w:lang w:val="pt-BR"/>
        </w:rPr>
        <w:t>, từ đó</w:t>
      </w:r>
      <w:r w:rsidR="003B001E" w:rsidRPr="00CE471E">
        <w:rPr>
          <w:spacing w:val="-4"/>
          <w:lang w:val="pt-BR"/>
        </w:rPr>
        <w:t xml:space="preserve"> hạn chế được tỷ lệ </w:t>
      </w:r>
      <w:r w:rsidR="00923F88" w:rsidRPr="00CE471E">
        <w:rPr>
          <w:spacing w:val="-4"/>
          <w:lang w:val="pt-BR"/>
        </w:rPr>
        <w:t>nhập siêu</w:t>
      </w:r>
      <w:r w:rsidR="00D1662A" w:rsidRPr="00CE471E">
        <w:rPr>
          <w:spacing w:val="-4"/>
          <w:lang w:val="pt-BR"/>
        </w:rPr>
        <w:t>, cải thiện cán cân thanh toán</w:t>
      </w:r>
      <w:r w:rsidR="0010499F" w:rsidRPr="00CE471E">
        <w:rPr>
          <w:spacing w:val="-4"/>
          <w:lang w:val="pt-BR"/>
        </w:rPr>
        <w:t>. H</w:t>
      </w:r>
      <w:r w:rsidR="00A535F1" w:rsidRPr="00CE471E">
        <w:rPr>
          <w:spacing w:val="-4"/>
          <w:lang w:val="pt-BR"/>
        </w:rPr>
        <w:t>oạt động du lịch phát triển mạnh</w:t>
      </w:r>
      <w:r w:rsidR="0010499F" w:rsidRPr="00CE471E">
        <w:rPr>
          <w:spacing w:val="-4"/>
          <w:lang w:val="pt-BR"/>
        </w:rPr>
        <w:t xml:space="preserve"> với số khách quốc tế đến Việt Nam tăng cao. </w:t>
      </w:r>
      <w:r w:rsidR="00944B00" w:rsidRPr="00CE471E">
        <w:rPr>
          <w:spacing w:val="-4"/>
          <w:lang w:val="pt-BR"/>
        </w:rPr>
        <w:t>Đ</w:t>
      </w:r>
      <w:r w:rsidR="00A535F1" w:rsidRPr="00CE471E">
        <w:rPr>
          <w:spacing w:val="-4"/>
          <w:lang w:val="pt-BR"/>
        </w:rPr>
        <w:t xml:space="preserve">ầu tư được tăng cường kiểm tra, giám sát. </w:t>
      </w:r>
      <w:r w:rsidR="00923F88" w:rsidRPr="00CE471E">
        <w:rPr>
          <w:spacing w:val="-4"/>
          <w:lang w:val="pt-BR"/>
        </w:rPr>
        <w:t xml:space="preserve">Những kết quả đạt </w:t>
      </w:r>
      <w:r w:rsidR="0010499F" w:rsidRPr="00CE471E">
        <w:rPr>
          <w:spacing w:val="-4"/>
          <w:lang w:val="pt-BR"/>
        </w:rPr>
        <w:t xml:space="preserve">được trên đây </w:t>
      </w:r>
      <w:r w:rsidR="00923F88" w:rsidRPr="00CE471E">
        <w:rPr>
          <w:spacing w:val="-4"/>
          <w:lang w:val="pt-BR"/>
        </w:rPr>
        <w:t>khẳng định sự lãnh đạo, chỉ đạo, điều hành đúng đắn, kịp thời của Đảng, Quốc hội và Chính phủ; đồng thời thể hiện sự cố gắng, quyết tâm cao của các ngành, các cấp, các địa phương và của toàn dân.</w:t>
      </w:r>
    </w:p>
    <w:p w14:paraId="5A471B77" w14:textId="77777777" w:rsidR="0013339C" w:rsidRDefault="00923F88" w:rsidP="00CA6D40">
      <w:pPr>
        <w:spacing w:before="40" w:after="40" w:line="288" w:lineRule="auto"/>
        <w:ind w:firstLine="540"/>
        <w:jc w:val="both"/>
        <w:rPr>
          <w:lang w:val="pt-BR"/>
        </w:rPr>
      </w:pPr>
      <w:r w:rsidRPr="00ED696D">
        <w:rPr>
          <w:lang w:val="pt-BR"/>
        </w:rPr>
        <w:t>Tuy nhiên, bên cạnh những thuận lợi</w:t>
      </w:r>
      <w:r w:rsidR="00EA1E48" w:rsidRPr="00ED696D">
        <w:rPr>
          <w:lang w:val="pt-BR"/>
        </w:rPr>
        <w:t xml:space="preserve"> cơ bản, sản xuất kinh doanh trong nước cũng gặp một số khó khăn </w:t>
      </w:r>
      <w:r w:rsidR="006B792B" w:rsidRPr="00ED696D">
        <w:rPr>
          <w:lang w:val="pt-BR"/>
        </w:rPr>
        <w:t xml:space="preserve">do </w:t>
      </w:r>
      <w:r w:rsidR="00EA1E48" w:rsidRPr="00ED696D">
        <w:rPr>
          <w:lang w:val="pt-BR"/>
        </w:rPr>
        <w:t xml:space="preserve">thị trường tài chính, tiện tệ có những </w:t>
      </w:r>
      <w:r w:rsidR="00C810F6" w:rsidRPr="00ED696D">
        <w:rPr>
          <w:lang w:val="pt-BR"/>
        </w:rPr>
        <w:t>biểu hiện</w:t>
      </w:r>
      <w:r w:rsidR="00EA1E48" w:rsidRPr="00ED696D">
        <w:rPr>
          <w:lang w:val="pt-BR"/>
        </w:rPr>
        <w:t xml:space="preserve"> phức tạp, lạm phát có xu hướng tăng cao trong những tháng cuối năm</w:t>
      </w:r>
      <w:r w:rsidR="00C810F6" w:rsidRPr="00ED696D">
        <w:rPr>
          <w:lang w:val="pt-BR"/>
        </w:rPr>
        <w:t xml:space="preserve">, chỉ số giá tiêu dùng </w:t>
      </w:r>
      <w:r w:rsidR="00944B00">
        <w:rPr>
          <w:lang w:val="pt-BR"/>
        </w:rPr>
        <w:t xml:space="preserve">tháng 12/2010 so với cùng kỳ năm 2009 </w:t>
      </w:r>
      <w:r w:rsidR="00C810F6" w:rsidRPr="00ED696D">
        <w:rPr>
          <w:lang w:val="pt-BR"/>
        </w:rPr>
        <w:t>đã tă</w:t>
      </w:r>
      <w:r w:rsidR="0010499F" w:rsidRPr="00ED696D">
        <w:rPr>
          <w:lang w:val="pt-BR"/>
        </w:rPr>
        <w:t xml:space="preserve">ng </w:t>
      </w:r>
      <w:r w:rsidR="005F5390" w:rsidRPr="00ED696D">
        <w:rPr>
          <w:lang w:val="pt-BR"/>
        </w:rPr>
        <w:t>11,75</w:t>
      </w:r>
      <w:r w:rsidR="0010499F" w:rsidRPr="00ED696D">
        <w:rPr>
          <w:lang w:val="pt-BR"/>
        </w:rPr>
        <w:t xml:space="preserve">%, cao hơn </w:t>
      </w:r>
      <w:r w:rsidR="00C810F6" w:rsidRPr="00ED696D">
        <w:rPr>
          <w:lang w:val="pt-BR"/>
        </w:rPr>
        <w:t>mục tiêu được Quốc Hội điều chỉnh là dưới</w:t>
      </w:r>
      <w:r w:rsidR="005F5390" w:rsidRPr="00ED696D">
        <w:rPr>
          <w:lang w:val="pt-BR"/>
        </w:rPr>
        <w:t xml:space="preserve"> 8%</w:t>
      </w:r>
      <w:r w:rsidR="00EA1E48" w:rsidRPr="00ED696D">
        <w:rPr>
          <w:lang w:val="pt-BR"/>
        </w:rPr>
        <w:t>. Vì vậy, đ</w:t>
      </w:r>
      <w:r w:rsidR="00D76ED1" w:rsidRPr="00ED696D">
        <w:rPr>
          <w:lang w:val="pt-BR"/>
        </w:rPr>
        <w:t xml:space="preserve">ể tiếp tục duy trì ổn định kinh tế vĩ mô, đẩy mạnh sản xuất kinh doanh, thúc đẩy tăng trưởng kinh tế, </w:t>
      </w:r>
      <w:r w:rsidR="00C810F6" w:rsidRPr="00ED696D">
        <w:rPr>
          <w:lang w:val="pt-BR"/>
        </w:rPr>
        <w:t>tạo động lực cho năm 2011, cần tập trung thực hiện tốt một số vấn đề trọng tâm sau đây:</w:t>
      </w:r>
      <w:r w:rsidR="00D76ED1" w:rsidRPr="00ED696D">
        <w:rPr>
          <w:lang w:val="pt-BR"/>
        </w:rPr>
        <w:t xml:space="preserve"> </w:t>
      </w:r>
      <w:r w:rsidR="00A535F1" w:rsidRPr="00ED696D">
        <w:rPr>
          <w:lang w:val="pt-BR"/>
        </w:rPr>
        <w:t xml:space="preserve"> </w:t>
      </w:r>
    </w:p>
    <w:p w14:paraId="74F58CAD" w14:textId="77777777" w:rsidR="00043BA2" w:rsidRPr="00D11667" w:rsidRDefault="00043BA2" w:rsidP="00CA6D40">
      <w:pPr>
        <w:spacing w:before="40" w:after="40" w:line="288" w:lineRule="auto"/>
        <w:ind w:firstLine="540"/>
        <w:jc w:val="both"/>
        <w:rPr>
          <w:lang w:val="pt-BR"/>
        </w:rPr>
      </w:pPr>
      <w:r>
        <w:rPr>
          <w:i/>
          <w:lang w:val="pt-BR"/>
        </w:rPr>
        <w:t>M</w:t>
      </w:r>
      <w:r w:rsidRPr="00043BA2">
        <w:rPr>
          <w:i/>
          <w:lang w:val="pt-BR"/>
        </w:rPr>
        <w:t>ột</w:t>
      </w:r>
      <w:r w:rsidRPr="0021348B">
        <w:rPr>
          <w:i/>
          <w:lang w:val="pt-BR"/>
        </w:rPr>
        <w:t xml:space="preserve"> là</w:t>
      </w:r>
      <w:r w:rsidRPr="00ED696D">
        <w:rPr>
          <w:lang w:val="pt-BR"/>
        </w:rPr>
        <w:t xml:space="preserve">, thực hiện </w:t>
      </w:r>
      <w:r>
        <w:rPr>
          <w:lang w:val="pt-BR"/>
        </w:rPr>
        <w:t>nghi</w:t>
      </w:r>
      <w:r w:rsidRPr="008824CE">
        <w:rPr>
          <w:lang w:val="pt-BR"/>
        </w:rPr>
        <w:t>ê</w:t>
      </w:r>
      <w:r>
        <w:rPr>
          <w:lang w:val="pt-BR"/>
        </w:rPr>
        <w:t>m C</w:t>
      </w:r>
      <w:r w:rsidRPr="008824CE">
        <w:rPr>
          <w:lang w:val="pt-BR"/>
        </w:rPr>
        <w:t>ô</w:t>
      </w:r>
      <w:r>
        <w:rPr>
          <w:lang w:val="pt-BR"/>
        </w:rPr>
        <w:t xml:space="preserve">ng </w:t>
      </w:r>
      <w:r w:rsidRPr="008824CE">
        <w:rPr>
          <w:lang w:val="pt-BR"/>
        </w:rPr>
        <w:t>đ</w:t>
      </w:r>
      <w:r>
        <w:rPr>
          <w:lang w:val="pt-BR"/>
        </w:rPr>
        <w:t>i</w:t>
      </w:r>
      <w:r w:rsidRPr="008824CE">
        <w:rPr>
          <w:lang w:val="pt-BR"/>
        </w:rPr>
        <w:t>ện</w:t>
      </w:r>
      <w:r>
        <w:rPr>
          <w:lang w:val="pt-BR"/>
        </w:rPr>
        <w:t xml:space="preserve"> s</w:t>
      </w:r>
      <w:r w:rsidRPr="008824CE">
        <w:rPr>
          <w:lang w:val="pt-BR"/>
        </w:rPr>
        <w:t>ố</w:t>
      </w:r>
      <w:r>
        <w:rPr>
          <w:lang w:val="pt-BR"/>
        </w:rPr>
        <w:t xml:space="preserve"> 2358/C</w:t>
      </w:r>
      <w:r w:rsidRPr="008824CE">
        <w:rPr>
          <w:lang w:val="pt-BR"/>
        </w:rPr>
        <w:t>Đ</w:t>
      </w:r>
      <w:r>
        <w:rPr>
          <w:lang w:val="pt-BR"/>
        </w:rPr>
        <w:t>-TTg ng</w:t>
      </w:r>
      <w:r w:rsidRPr="008824CE">
        <w:rPr>
          <w:lang w:val="pt-BR"/>
        </w:rPr>
        <w:t>ày</w:t>
      </w:r>
      <w:r>
        <w:rPr>
          <w:lang w:val="pt-BR"/>
        </w:rPr>
        <w:t xml:space="preserve"> 24 th</w:t>
      </w:r>
      <w:r w:rsidRPr="008824CE">
        <w:rPr>
          <w:lang w:val="pt-BR"/>
        </w:rPr>
        <w:t>áng</w:t>
      </w:r>
      <w:r>
        <w:rPr>
          <w:lang w:val="pt-BR"/>
        </w:rPr>
        <w:t xml:space="preserve"> 12 n</w:t>
      </w:r>
      <w:r w:rsidRPr="008824CE">
        <w:rPr>
          <w:lang w:val="pt-BR"/>
        </w:rPr>
        <w:t>ă</w:t>
      </w:r>
      <w:r>
        <w:rPr>
          <w:lang w:val="pt-BR"/>
        </w:rPr>
        <w:t>m 2010 c</w:t>
      </w:r>
      <w:r w:rsidRPr="008824CE">
        <w:rPr>
          <w:lang w:val="pt-BR"/>
        </w:rPr>
        <w:t>ủa</w:t>
      </w:r>
      <w:r>
        <w:rPr>
          <w:lang w:val="pt-BR"/>
        </w:rPr>
        <w:t xml:space="preserve"> Th</w:t>
      </w:r>
      <w:r w:rsidRPr="008824CE">
        <w:rPr>
          <w:lang w:val="pt-BR"/>
        </w:rPr>
        <w:t>ủ</w:t>
      </w:r>
      <w:r>
        <w:rPr>
          <w:lang w:val="pt-BR"/>
        </w:rPr>
        <w:t xml:space="preserve"> t</w:t>
      </w:r>
      <w:r w:rsidRPr="008824CE">
        <w:rPr>
          <w:lang w:val="pt-BR"/>
        </w:rPr>
        <w:t>ướng</w:t>
      </w:r>
      <w:r>
        <w:rPr>
          <w:lang w:val="pt-BR"/>
        </w:rPr>
        <w:t xml:space="preserve"> Ch</w:t>
      </w:r>
      <w:r w:rsidRPr="008824CE">
        <w:rPr>
          <w:lang w:val="pt-BR"/>
        </w:rPr>
        <w:t>ính</w:t>
      </w:r>
      <w:r>
        <w:rPr>
          <w:lang w:val="pt-BR"/>
        </w:rPr>
        <w:t xml:space="preserve"> ph</w:t>
      </w:r>
      <w:r w:rsidRPr="008824CE">
        <w:rPr>
          <w:lang w:val="pt-BR"/>
        </w:rPr>
        <w:t>ủ</w:t>
      </w:r>
      <w:r>
        <w:rPr>
          <w:lang w:val="pt-BR"/>
        </w:rPr>
        <w:t xml:space="preserve"> v</w:t>
      </w:r>
      <w:r w:rsidRPr="008824CE">
        <w:rPr>
          <w:lang w:val="pt-BR"/>
        </w:rPr>
        <w:t>ề</w:t>
      </w:r>
      <w:r>
        <w:rPr>
          <w:lang w:val="pt-BR"/>
        </w:rPr>
        <w:t xml:space="preserve"> </w:t>
      </w:r>
      <w:r w:rsidRPr="008824CE">
        <w:rPr>
          <w:lang w:val="pt-BR"/>
        </w:rPr>
        <w:t>đẩy</w:t>
      </w:r>
      <w:r>
        <w:rPr>
          <w:lang w:val="pt-BR"/>
        </w:rPr>
        <w:t xml:space="preserve"> m</w:t>
      </w:r>
      <w:r w:rsidRPr="008824CE">
        <w:rPr>
          <w:lang w:val="pt-BR"/>
        </w:rPr>
        <w:t>ạnh</w:t>
      </w:r>
      <w:r>
        <w:rPr>
          <w:lang w:val="pt-BR"/>
        </w:rPr>
        <w:t xml:space="preserve"> s</w:t>
      </w:r>
      <w:r w:rsidRPr="008824CE">
        <w:rPr>
          <w:lang w:val="pt-BR"/>
        </w:rPr>
        <w:t>ản</w:t>
      </w:r>
      <w:r>
        <w:rPr>
          <w:lang w:val="pt-BR"/>
        </w:rPr>
        <w:t xml:space="preserve"> xu</w:t>
      </w:r>
      <w:r w:rsidRPr="008824CE">
        <w:rPr>
          <w:lang w:val="pt-BR"/>
        </w:rPr>
        <w:t>ất</w:t>
      </w:r>
      <w:r>
        <w:rPr>
          <w:lang w:val="pt-BR"/>
        </w:rPr>
        <w:t xml:space="preserve">, </w:t>
      </w:r>
      <w:r w:rsidRPr="00ED696D">
        <w:rPr>
          <w:lang w:val="pt-BR"/>
        </w:rPr>
        <w:t>bảo đảm cân đối cung cầu hàng hoá, dịch vụ</w:t>
      </w:r>
      <w:r>
        <w:rPr>
          <w:lang w:val="pt-BR"/>
        </w:rPr>
        <w:t>, b</w:t>
      </w:r>
      <w:r w:rsidRPr="008824CE">
        <w:rPr>
          <w:lang w:val="pt-BR"/>
        </w:rPr>
        <w:t>ình</w:t>
      </w:r>
      <w:r>
        <w:rPr>
          <w:lang w:val="pt-BR"/>
        </w:rPr>
        <w:t xml:space="preserve"> </w:t>
      </w:r>
      <w:r w:rsidRPr="008824CE">
        <w:rPr>
          <w:lang w:val="pt-BR"/>
        </w:rPr>
        <w:t>ổn</w:t>
      </w:r>
      <w:r>
        <w:rPr>
          <w:lang w:val="pt-BR"/>
        </w:rPr>
        <w:t xml:space="preserve"> gi</w:t>
      </w:r>
      <w:r w:rsidRPr="008824CE">
        <w:rPr>
          <w:lang w:val="pt-BR"/>
        </w:rPr>
        <w:t>á</w:t>
      </w:r>
      <w:r>
        <w:rPr>
          <w:lang w:val="pt-BR"/>
        </w:rPr>
        <w:t xml:space="preserve"> th</w:t>
      </w:r>
      <w:r w:rsidRPr="008824CE">
        <w:rPr>
          <w:lang w:val="pt-BR"/>
        </w:rPr>
        <w:t>ị</w:t>
      </w:r>
      <w:r>
        <w:rPr>
          <w:lang w:val="pt-BR"/>
        </w:rPr>
        <w:t xml:space="preserve"> tr</w:t>
      </w:r>
      <w:r w:rsidRPr="008824CE">
        <w:rPr>
          <w:lang w:val="pt-BR"/>
        </w:rPr>
        <w:t>ường</w:t>
      </w:r>
      <w:r>
        <w:rPr>
          <w:lang w:val="pt-BR"/>
        </w:rPr>
        <w:t xml:space="preserve"> trong </w:t>
      </w:r>
      <w:r w:rsidRPr="00ED696D">
        <w:rPr>
          <w:lang w:val="pt-BR"/>
        </w:rPr>
        <w:t xml:space="preserve">dịp Tết </w:t>
      </w:r>
      <w:r>
        <w:rPr>
          <w:lang w:val="pt-BR"/>
        </w:rPr>
        <w:t>Nguy</w:t>
      </w:r>
      <w:r w:rsidRPr="008824CE">
        <w:rPr>
          <w:lang w:val="pt-BR"/>
        </w:rPr>
        <w:t>ê</w:t>
      </w:r>
      <w:r>
        <w:rPr>
          <w:lang w:val="pt-BR"/>
        </w:rPr>
        <w:t xml:space="preserve">n </w:t>
      </w:r>
      <w:r w:rsidRPr="008824CE">
        <w:rPr>
          <w:lang w:val="pt-BR"/>
        </w:rPr>
        <w:t>đán</w:t>
      </w:r>
      <w:r>
        <w:rPr>
          <w:lang w:val="pt-BR"/>
        </w:rPr>
        <w:t xml:space="preserve"> </w:t>
      </w:r>
      <w:r w:rsidRPr="00ED696D">
        <w:rPr>
          <w:lang w:val="pt-BR"/>
        </w:rPr>
        <w:t>T</w:t>
      </w:r>
      <w:r>
        <w:rPr>
          <w:lang w:val="pt-BR"/>
        </w:rPr>
        <w:t xml:space="preserve">ân Mão. </w:t>
      </w:r>
      <w:r w:rsidRPr="00576162">
        <w:rPr>
          <w:lang w:val="pt-BR"/>
        </w:rPr>
        <w:t xml:space="preserve">Theo đó cần </w:t>
      </w:r>
      <w:r>
        <w:rPr>
          <w:lang w:val="pt-BR"/>
        </w:rPr>
        <w:t>c</w:t>
      </w:r>
      <w:r w:rsidRPr="00D11667">
        <w:rPr>
          <w:rStyle w:val="Emphasis"/>
          <w:i w:val="0"/>
          <w:lang w:val="pt-BR"/>
        </w:rPr>
        <w:t xml:space="preserve">hủ động xây dựng và triển khai chương trình </w:t>
      </w:r>
      <w:r w:rsidR="00944B00">
        <w:rPr>
          <w:rStyle w:val="Emphasis"/>
          <w:i w:val="0"/>
          <w:lang w:val="pt-BR"/>
        </w:rPr>
        <w:t xml:space="preserve">dự </w:t>
      </w:r>
      <w:r w:rsidRPr="00D11667">
        <w:rPr>
          <w:rStyle w:val="Emphasis"/>
          <w:i w:val="0"/>
          <w:lang w:val="pt-BR"/>
        </w:rPr>
        <w:t>trữ hàng phục vụ Tết Nguyên đán,</w:t>
      </w:r>
      <w:r w:rsidRPr="00D11667">
        <w:rPr>
          <w:rStyle w:val="Emphasis"/>
          <w:lang w:val="pt-BR"/>
        </w:rPr>
        <w:t xml:space="preserve"> </w:t>
      </w:r>
      <w:r w:rsidRPr="00D11667">
        <w:rPr>
          <w:lang w:val="pt-BR"/>
        </w:rPr>
        <w:t xml:space="preserve">phát triển mạnh các điểm bán hàng bình ổn, </w:t>
      </w:r>
      <w:r w:rsidRPr="00D11667">
        <w:rPr>
          <w:rStyle w:val="Emphasis"/>
          <w:i w:val="0"/>
          <w:lang w:val="pt-BR"/>
        </w:rPr>
        <w:t>đặc biệt là các mặt hàng trong nhóm bình ổn giá theo quy định. B</w:t>
      </w:r>
      <w:r w:rsidRPr="00D11667">
        <w:rPr>
          <w:lang w:val="pt-BR"/>
        </w:rPr>
        <w:t xml:space="preserve">ám sát diễn biến thị trường giá cả, đặc biệt là giá những mặt hàng trọng yếu phục vụ Tết Nguyên đán sắp tới để chủ động </w:t>
      </w:r>
      <w:r w:rsidR="00944B00">
        <w:rPr>
          <w:lang w:val="pt-BR"/>
        </w:rPr>
        <w:t xml:space="preserve">quản lý, kiểm tra và </w:t>
      </w:r>
      <w:r w:rsidRPr="00D11667">
        <w:rPr>
          <w:lang w:val="pt-BR"/>
        </w:rPr>
        <w:t>điều</w:t>
      </w:r>
      <w:r w:rsidR="00CE471E">
        <w:rPr>
          <w:lang w:val="pt-BR"/>
        </w:rPr>
        <w:t xml:space="preserve"> tiết hàng hoá trên thị trường;</w:t>
      </w:r>
    </w:p>
    <w:p w14:paraId="0B22D0FF" w14:textId="77777777" w:rsidR="00043BA2" w:rsidRDefault="00043BA2" w:rsidP="00CA6D40">
      <w:pPr>
        <w:spacing w:before="40" w:after="40" w:line="288" w:lineRule="auto"/>
        <w:ind w:firstLine="540"/>
        <w:jc w:val="both"/>
        <w:rPr>
          <w:lang w:val="pt-BR"/>
        </w:rPr>
      </w:pPr>
      <w:r>
        <w:rPr>
          <w:i/>
          <w:lang w:val="pt-BR"/>
        </w:rPr>
        <w:t>Hai</w:t>
      </w:r>
      <w:r w:rsidRPr="0021348B">
        <w:rPr>
          <w:i/>
          <w:lang w:val="pt-BR"/>
        </w:rPr>
        <w:t xml:space="preserve"> là,</w:t>
      </w:r>
      <w:r w:rsidRPr="00ED696D">
        <w:rPr>
          <w:lang w:val="pt-BR"/>
        </w:rPr>
        <w:t xml:space="preserve"> tiếp tục </w:t>
      </w:r>
      <w:r w:rsidR="00944B00">
        <w:rPr>
          <w:lang w:val="pt-BR"/>
        </w:rPr>
        <w:t xml:space="preserve">xử lý tốt những bất ổn trong việc huy động và cho vay của các tổ chức tín dụng; </w:t>
      </w:r>
      <w:r w:rsidRPr="00ED696D">
        <w:rPr>
          <w:lang w:val="pt-BR"/>
        </w:rPr>
        <w:t xml:space="preserve">sử dụng và điều hành linh hoạt tỷ giá cũng như các công cụ tài chính gồm: Công cụ thuế, phí, lệ phí và các biện pháp thích hợp theo hướng </w:t>
      </w:r>
      <w:r w:rsidR="00944B00">
        <w:rPr>
          <w:lang w:val="pt-BR"/>
        </w:rPr>
        <w:t xml:space="preserve">đẩy mạnh sản xuất, </w:t>
      </w:r>
      <w:r w:rsidR="00B03FAB">
        <w:rPr>
          <w:lang w:val="pt-BR"/>
        </w:rPr>
        <w:t>khuyến khích xuất khẩu</w:t>
      </w:r>
      <w:r w:rsidRPr="00ED696D">
        <w:rPr>
          <w:lang w:val="pt-BR"/>
        </w:rPr>
        <w:t xml:space="preserve"> nhằm </w:t>
      </w:r>
      <w:r w:rsidR="00B03FAB">
        <w:rPr>
          <w:lang w:val="pt-BR"/>
        </w:rPr>
        <w:t>ổn định tài chính, tiền tệ;</w:t>
      </w:r>
      <w:r w:rsidR="00944B00">
        <w:rPr>
          <w:lang w:val="pt-BR"/>
        </w:rPr>
        <w:t xml:space="preserve"> đồng thời để </w:t>
      </w:r>
      <w:r w:rsidRPr="00ED696D">
        <w:rPr>
          <w:lang w:val="pt-BR"/>
        </w:rPr>
        <w:t>bảo đảm cơ cấu hợp lý giữa kim ngạch xuất khẩu và kim ngạch nhập khẩu</w:t>
      </w:r>
      <w:r w:rsidR="00B03FAB">
        <w:rPr>
          <w:lang w:val="pt-BR"/>
        </w:rPr>
        <w:t xml:space="preserve">, </w:t>
      </w:r>
      <w:r w:rsidRPr="00ED696D">
        <w:rPr>
          <w:lang w:val="pt-BR"/>
        </w:rPr>
        <w:t>hạn chế nhập siêu;</w:t>
      </w:r>
    </w:p>
    <w:p w14:paraId="51B87BC3" w14:textId="77777777" w:rsidR="008824CE" w:rsidRDefault="00043BA2" w:rsidP="00CA6D40">
      <w:pPr>
        <w:pStyle w:val="NormalWeb"/>
        <w:shd w:val="clear" w:color="auto" w:fill="FFFFFF"/>
        <w:spacing w:before="40" w:beforeAutospacing="0" w:after="40" w:afterAutospacing="0" w:line="288" w:lineRule="auto"/>
        <w:ind w:firstLine="540"/>
        <w:jc w:val="both"/>
        <w:rPr>
          <w:sz w:val="28"/>
          <w:szCs w:val="28"/>
          <w:lang w:val="pt-BR"/>
        </w:rPr>
      </w:pPr>
      <w:r>
        <w:rPr>
          <w:i/>
          <w:sz w:val="28"/>
          <w:szCs w:val="28"/>
          <w:lang w:val="pt-BR"/>
        </w:rPr>
        <w:t>B</w:t>
      </w:r>
      <w:r w:rsidR="00B03FAB">
        <w:rPr>
          <w:i/>
          <w:sz w:val="28"/>
          <w:szCs w:val="28"/>
          <w:lang w:val="pt-BR"/>
        </w:rPr>
        <w:t>a</w:t>
      </w:r>
      <w:r w:rsidR="0021348B" w:rsidRPr="00043BA2">
        <w:rPr>
          <w:i/>
          <w:sz w:val="28"/>
          <w:szCs w:val="28"/>
          <w:lang w:val="pt-BR"/>
        </w:rPr>
        <w:t xml:space="preserve"> là</w:t>
      </w:r>
      <w:r w:rsidR="0021348B" w:rsidRPr="008824CE">
        <w:rPr>
          <w:sz w:val="28"/>
          <w:szCs w:val="28"/>
          <w:lang w:val="pt-BR"/>
        </w:rPr>
        <w:t xml:space="preserve">, </w:t>
      </w:r>
      <w:r w:rsidR="00D14272" w:rsidRPr="00D11667">
        <w:rPr>
          <w:sz w:val="28"/>
          <w:szCs w:val="28"/>
          <w:lang w:val="pt-BR"/>
        </w:rPr>
        <w:t xml:space="preserve">đẩy mạnh </w:t>
      </w:r>
      <w:r w:rsidR="00576162" w:rsidRPr="00D11667">
        <w:rPr>
          <w:sz w:val="28"/>
          <w:szCs w:val="28"/>
          <w:lang w:val="pt-BR"/>
        </w:rPr>
        <w:t xml:space="preserve">và tổ chức tốt </w:t>
      </w:r>
      <w:r w:rsidR="00D14272" w:rsidRPr="00D11667">
        <w:rPr>
          <w:sz w:val="28"/>
          <w:szCs w:val="28"/>
          <w:lang w:val="pt-BR"/>
        </w:rPr>
        <w:t xml:space="preserve">hoạt động </w:t>
      </w:r>
      <w:r w:rsidR="00576162" w:rsidRPr="00D11667">
        <w:rPr>
          <w:sz w:val="28"/>
          <w:szCs w:val="28"/>
          <w:lang w:val="pt-BR"/>
        </w:rPr>
        <w:t>“Đ</w:t>
      </w:r>
      <w:r w:rsidR="008824CE" w:rsidRPr="00D11667">
        <w:rPr>
          <w:sz w:val="28"/>
          <w:szCs w:val="28"/>
          <w:lang w:val="pt-BR"/>
        </w:rPr>
        <w:t>ền ơn đáp nghĩa</w:t>
      </w:r>
      <w:r w:rsidR="00576162" w:rsidRPr="00D11667">
        <w:rPr>
          <w:sz w:val="28"/>
          <w:szCs w:val="28"/>
          <w:lang w:val="pt-BR"/>
        </w:rPr>
        <w:t>”</w:t>
      </w:r>
      <w:r w:rsidRPr="00D11667">
        <w:rPr>
          <w:sz w:val="28"/>
          <w:szCs w:val="28"/>
          <w:lang w:val="pt-BR"/>
        </w:rPr>
        <w:t>. C</w:t>
      </w:r>
      <w:r w:rsidR="008824CE" w:rsidRPr="00D11667">
        <w:rPr>
          <w:sz w:val="28"/>
          <w:szCs w:val="28"/>
          <w:lang w:val="pt-BR"/>
        </w:rPr>
        <w:t xml:space="preserve">hăm lo </w:t>
      </w:r>
      <w:r w:rsidR="00D07B1E">
        <w:rPr>
          <w:sz w:val="28"/>
          <w:szCs w:val="28"/>
          <w:lang w:val="pt-BR"/>
        </w:rPr>
        <w:t>thường xuyên và chu đáo</w:t>
      </w:r>
      <w:r w:rsidR="00576162" w:rsidRPr="00D11667">
        <w:rPr>
          <w:sz w:val="28"/>
          <w:szCs w:val="28"/>
          <w:lang w:val="pt-BR"/>
        </w:rPr>
        <w:t xml:space="preserve"> </w:t>
      </w:r>
      <w:r w:rsidR="008824CE" w:rsidRPr="00D11667">
        <w:rPr>
          <w:sz w:val="28"/>
          <w:szCs w:val="28"/>
          <w:lang w:val="pt-BR"/>
        </w:rPr>
        <w:t xml:space="preserve">các đối tượng, gia đình chính sách, gia đình có công với nước, </w:t>
      </w:r>
      <w:r w:rsidRPr="00D11667">
        <w:rPr>
          <w:sz w:val="28"/>
          <w:szCs w:val="28"/>
          <w:lang w:val="pt-BR"/>
        </w:rPr>
        <w:t>đồng bào những vùng bị ảnh hưởng lũ lụt, nhất là đồng bào dân tộc vùng miền núi, vùng sâu và những hộ gia đình nghèo. B</w:t>
      </w:r>
      <w:r w:rsidR="008824CE" w:rsidRPr="00D11667">
        <w:rPr>
          <w:sz w:val="28"/>
          <w:szCs w:val="28"/>
          <w:lang w:val="pt-BR"/>
        </w:rPr>
        <w:t xml:space="preserve">ảo đảm mọi người dân </w:t>
      </w:r>
      <w:r w:rsidRPr="00D11667">
        <w:rPr>
          <w:sz w:val="28"/>
          <w:szCs w:val="28"/>
          <w:lang w:val="pt-BR"/>
        </w:rPr>
        <w:t xml:space="preserve">trên cả nước </w:t>
      </w:r>
      <w:r w:rsidR="008824CE" w:rsidRPr="00D11667">
        <w:rPr>
          <w:sz w:val="28"/>
          <w:szCs w:val="28"/>
          <w:lang w:val="pt-BR"/>
        </w:rPr>
        <w:t>đón Tết vui tươi, lành mạnh, tiết kiệm và an toàn.</w:t>
      </w:r>
    </w:p>
    <w:p w14:paraId="2D70B95D" w14:textId="77777777" w:rsidR="0057080A" w:rsidRPr="00D11667" w:rsidRDefault="0057080A" w:rsidP="00CA6D40">
      <w:pPr>
        <w:pStyle w:val="NormalWeb"/>
        <w:shd w:val="clear" w:color="auto" w:fill="FFFFFF"/>
        <w:spacing w:before="40" w:beforeAutospacing="0" w:after="40" w:afterAutospacing="0" w:line="288" w:lineRule="auto"/>
        <w:ind w:firstLine="540"/>
        <w:jc w:val="both"/>
        <w:rPr>
          <w:sz w:val="28"/>
          <w:szCs w:val="28"/>
          <w:lang w:val="pt-BR"/>
        </w:rPr>
      </w:pPr>
    </w:p>
    <w:p w14:paraId="5883F03D" w14:textId="77777777" w:rsidR="00043BA2" w:rsidRPr="00D11667" w:rsidRDefault="00043BA2" w:rsidP="00CA6D40">
      <w:pPr>
        <w:pStyle w:val="NormalWeb"/>
        <w:shd w:val="clear" w:color="auto" w:fill="FFFFFF"/>
        <w:spacing w:before="40" w:beforeAutospacing="0" w:after="40" w:afterAutospacing="0" w:line="288" w:lineRule="auto"/>
        <w:ind w:firstLine="540"/>
        <w:jc w:val="both"/>
        <w:rPr>
          <w:sz w:val="28"/>
          <w:szCs w:val="28"/>
          <w:lang w:val="pt-BR"/>
        </w:rPr>
      </w:pPr>
    </w:p>
    <w:p w14:paraId="58A42AA0" w14:textId="77777777" w:rsidR="00043BA2" w:rsidRPr="00D11667" w:rsidRDefault="00043BA2" w:rsidP="000E4B85">
      <w:pPr>
        <w:pStyle w:val="NormalWeb"/>
        <w:shd w:val="clear" w:color="auto" w:fill="FFFFFF"/>
        <w:spacing w:before="40" w:beforeAutospacing="0" w:after="40" w:afterAutospacing="0" w:line="288" w:lineRule="auto"/>
        <w:ind w:firstLine="6120"/>
        <w:jc w:val="center"/>
        <w:rPr>
          <w:b/>
          <w:sz w:val="26"/>
          <w:szCs w:val="26"/>
          <w:lang w:val="pt-BR"/>
        </w:rPr>
      </w:pPr>
      <w:r w:rsidRPr="000E4B85">
        <w:rPr>
          <w:b/>
          <w:sz w:val="28"/>
          <w:szCs w:val="26"/>
          <w:lang w:val="pt-BR"/>
        </w:rPr>
        <w:t>TỔNG CỤC TRƯỞNG</w:t>
      </w:r>
    </w:p>
    <w:p w14:paraId="2D042D7E" w14:textId="77777777" w:rsidR="00043BA2" w:rsidRPr="00D11667" w:rsidRDefault="00043BA2" w:rsidP="000E4B85">
      <w:pPr>
        <w:pStyle w:val="NormalWeb"/>
        <w:shd w:val="clear" w:color="auto" w:fill="FFFFFF"/>
        <w:spacing w:before="40" w:beforeAutospacing="0" w:after="40" w:afterAutospacing="0" w:line="288" w:lineRule="auto"/>
        <w:ind w:firstLine="6120"/>
        <w:jc w:val="center"/>
        <w:rPr>
          <w:sz w:val="28"/>
          <w:szCs w:val="28"/>
          <w:lang w:val="pt-BR"/>
        </w:rPr>
      </w:pPr>
    </w:p>
    <w:p w14:paraId="14520DCC" w14:textId="77777777" w:rsidR="00043BA2" w:rsidRPr="00D11667" w:rsidRDefault="00043BA2" w:rsidP="000E4B85">
      <w:pPr>
        <w:pStyle w:val="NormalWeb"/>
        <w:shd w:val="clear" w:color="auto" w:fill="FFFFFF"/>
        <w:spacing w:before="40" w:beforeAutospacing="0" w:after="40" w:afterAutospacing="0" w:line="288" w:lineRule="auto"/>
        <w:ind w:firstLine="6120"/>
        <w:jc w:val="center"/>
        <w:rPr>
          <w:sz w:val="28"/>
          <w:szCs w:val="28"/>
          <w:lang w:val="pt-BR"/>
        </w:rPr>
      </w:pPr>
    </w:p>
    <w:p w14:paraId="2AE8087A" w14:textId="77777777" w:rsidR="00551D0F" w:rsidRPr="00D11667" w:rsidRDefault="00551D0F" w:rsidP="000E4B85">
      <w:pPr>
        <w:pStyle w:val="NormalWeb"/>
        <w:shd w:val="clear" w:color="auto" w:fill="FFFFFF"/>
        <w:spacing w:before="40" w:beforeAutospacing="0" w:after="40" w:afterAutospacing="0" w:line="288" w:lineRule="auto"/>
        <w:ind w:firstLine="6120"/>
        <w:jc w:val="center"/>
        <w:rPr>
          <w:sz w:val="28"/>
          <w:szCs w:val="28"/>
          <w:lang w:val="pt-BR"/>
        </w:rPr>
      </w:pPr>
    </w:p>
    <w:p w14:paraId="229A0118" w14:textId="77777777" w:rsidR="00043BA2" w:rsidRPr="00D11667" w:rsidRDefault="00043BA2" w:rsidP="000E4B85">
      <w:pPr>
        <w:pStyle w:val="NormalWeb"/>
        <w:shd w:val="clear" w:color="auto" w:fill="FFFFFF"/>
        <w:spacing w:before="40" w:beforeAutospacing="0" w:after="40" w:afterAutospacing="0" w:line="288" w:lineRule="auto"/>
        <w:ind w:firstLine="6120"/>
        <w:jc w:val="center"/>
        <w:rPr>
          <w:sz w:val="28"/>
          <w:szCs w:val="28"/>
          <w:lang w:val="pt-BR"/>
        </w:rPr>
      </w:pPr>
    </w:p>
    <w:p w14:paraId="0928C838" w14:textId="77777777" w:rsidR="00A67961" w:rsidRPr="000E4B85" w:rsidRDefault="00043BA2" w:rsidP="000E4B85">
      <w:pPr>
        <w:pStyle w:val="NormalWeb"/>
        <w:shd w:val="clear" w:color="auto" w:fill="FFFFFF"/>
        <w:spacing w:before="40" w:beforeAutospacing="0" w:after="40" w:afterAutospacing="0" w:line="288" w:lineRule="auto"/>
        <w:ind w:firstLine="6120"/>
        <w:jc w:val="center"/>
        <w:rPr>
          <w:b/>
          <w:sz w:val="32"/>
          <w:szCs w:val="26"/>
          <w:lang w:val="pt-BR"/>
        </w:rPr>
      </w:pPr>
      <w:r w:rsidRPr="000E4B85">
        <w:rPr>
          <w:b/>
          <w:sz w:val="28"/>
          <w:lang w:val="pt-BR"/>
        </w:rPr>
        <w:t>Đỗ Thức</w:t>
      </w:r>
    </w:p>
    <w:sectPr w:rsidR="00A67961" w:rsidRPr="000E4B85" w:rsidSect="00DD6668">
      <w:headerReference w:type="even" r:id="rId7"/>
      <w:headerReference w:type="default" r:id="rId8"/>
      <w:pgSz w:w="11907" w:h="16840" w:code="9"/>
      <w:pgMar w:top="1418" w:right="680"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6FA0B" w14:textId="77777777" w:rsidR="006A469C" w:rsidRDefault="006A469C">
      <w:r>
        <w:separator/>
      </w:r>
    </w:p>
  </w:endnote>
  <w:endnote w:type="continuationSeparator" w:id="0">
    <w:p w14:paraId="109E0F11" w14:textId="77777777" w:rsidR="006A469C" w:rsidRDefault="006A4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74D98" w14:textId="77777777" w:rsidR="006A469C" w:rsidRDefault="006A469C">
      <w:r>
        <w:separator/>
      </w:r>
    </w:p>
  </w:footnote>
  <w:footnote w:type="continuationSeparator" w:id="0">
    <w:p w14:paraId="69E3ED73" w14:textId="77777777" w:rsidR="006A469C" w:rsidRDefault="006A469C">
      <w:r>
        <w:continuationSeparator/>
      </w:r>
    </w:p>
  </w:footnote>
  <w:footnote w:id="1">
    <w:p w14:paraId="50949727" w14:textId="77777777" w:rsidR="00E12D80" w:rsidRDefault="00E12D80" w:rsidP="006D62ED">
      <w:pPr>
        <w:pStyle w:val="FootnoteText"/>
        <w:jc w:val="both"/>
      </w:pPr>
      <w:r>
        <w:rPr>
          <w:rStyle w:val="FootnoteReference"/>
        </w:rPr>
        <w:footnoteRef/>
      </w:r>
      <w:r>
        <w:t xml:space="preserve"> Dệt may 11,2 tỷ USD; giày dép 5,1 tỷ USD; thủy sản gần 5 tỷ USD; dầu thô 4,9 tỷ USD; điện tử máy tính 5,6 tỷ USD; gỗ và sản phẩm gỗ 3,4 tỷ USD; gạo 3,2 tỷ USD; máy móc thiết bị, dụng cụ phụ tùng 3 tỷ USD; đá quý, kim loại quý và sản phẩm 2,8 tỷ USD; cao su 2,4 tỷ USD; cà phê 1,8 tỷ USD; than đá trên 1,5 tỷ USD; phương tiện vận tải và phụ tùng 1,5 tỷ USD; dây điện và cáp điện 1,3 tỷ USD; xăng dầu 1,3 tỷ USD; hạt điều trên 1,1 tỷ USD; sản phẩm từ chất dẻo gần 1,1 tỷ USD; sắt thép 1 tỷ USD.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C4BA" w14:textId="77777777" w:rsidR="00E12D80" w:rsidRDefault="00E12D80" w:rsidP="00551D0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2FD5F4" w14:textId="77777777" w:rsidR="00E12D80" w:rsidRDefault="00E12D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C0189" w14:textId="77777777" w:rsidR="00E12D80" w:rsidRDefault="00E12D80" w:rsidP="00551D0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82D63">
      <w:rPr>
        <w:rStyle w:val="PageNumber"/>
        <w:noProof/>
      </w:rPr>
      <w:t>13</w:t>
    </w:r>
    <w:r>
      <w:rPr>
        <w:rStyle w:val="PageNumber"/>
      </w:rPr>
      <w:fldChar w:fldCharType="end"/>
    </w:r>
  </w:p>
  <w:p w14:paraId="61D3D72F" w14:textId="77777777" w:rsidR="00E12D80" w:rsidRDefault="00E12D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F44DA"/>
    <w:multiLevelType w:val="hybridMultilevel"/>
    <w:tmpl w:val="1722CD8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AC51B1D"/>
    <w:multiLevelType w:val="hybridMultilevel"/>
    <w:tmpl w:val="119E582A"/>
    <w:lvl w:ilvl="0" w:tplc="1878F424">
      <w:start w:val="2"/>
      <w:numFmt w:val="lowerLetter"/>
      <w:lvlText w:val="%1."/>
      <w:lvlJc w:val="left"/>
      <w:pPr>
        <w:tabs>
          <w:tab w:val="num" w:pos="927"/>
        </w:tabs>
        <w:ind w:left="927" w:hanging="360"/>
      </w:pPr>
      <w:rPr>
        <w:rFonts w:hint="default"/>
      </w:rPr>
    </w:lvl>
    <w:lvl w:ilvl="1" w:tplc="A6582AA8">
      <w:start w:val="1"/>
      <w:numFmt w:val="decimal"/>
      <w:lvlText w:val="(%2)"/>
      <w:lvlJc w:val="left"/>
      <w:pPr>
        <w:tabs>
          <w:tab w:val="num" w:pos="2232"/>
        </w:tabs>
        <w:ind w:left="2232" w:hanging="945"/>
      </w:pPr>
      <w:rPr>
        <w:rFonts w:hint="default"/>
        <w:i/>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768E02E5"/>
    <w:multiLevelType w:val="singleLevel"/>
    <w:tmpl w:val="6FC07DD6"/>
    <w:lvl w:ilvl="0">
      <w:start w:val="1"/>
      <w:numFmt w:val="decimal"/>
      <w:lvlText w:val="%1-"/>
      <w:lvlJc w:val="left"/>
      <w:pPr>
        <w:tabs>
          <w:tab w:val="num" w:pos="360"/>
        </w:tabs>
        <w:ind w:left="360" w:hanging="360"/>
      </w:pPr>
      <w:rPr>
        <w:rFonts w:ascii="Times New Roman" w:hAnsi="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7961"/>
    <w:rsid w:val="00003E6F"/>
    <w:rsid w:val="00014AA8"/>
    <w:rsid w:val="000202AF"/>
    <w:rsid w:val="000220F9"/>
    <w:rsid w:val="00041121"/>
    <w:rsid w:val="00043BA2"/>
    <w:rsid w:val="00070FDC"/>
    <w:rsid w:val="000B151F"/>
    <w:rsid w:val="000C5FA8"/>
    <w:rsid w:val="000E1D19"/>
    <w:rsid w:val="000E24DD"/>
    <w:rsid w:val="000E4B85"/>
    <w:rsid w:val="000E60B2"/>
    <w:rsid w:val="00100CD3"/>
    <w:rsid w:val="0010499F"/>
    <w:rsid w:val="00111220"/>
    <w:rsid w:val="001175CD"/>
    <w:rsid w:val="0013339C"/>
    <w:rsid w:val="001477D8"/>
    <w:rsid w:val="00170F00"/>
    <w:rsid w:val="00172B6B"/>
    <w:rsid w:val="0019179F"/>
    <w:rsid w:val="001A6074"/>
    <w:rsid w:val="001C4777"/>
    <w:rsid w:val="001D77A1"/>
    <w:rsid w:val="001E033B"/>
    <w:rsid w:val="001E3764"/>
    <w:rsid w:val="001F1DA1"/>
    <w:rsid w:val="00200BCB"/>
    <w:rsid w:val="002029B8"/>
    <w:rsid w:val="002062EF"/>
    <w:rsid w:val="002131F8"/>
    <w:rsid w:val="0021348B"/>
    <w:rsid w:val="00217087"/>
    <w:rsid w:val="002209BA"/>
    <w:rsid w:val="00220E40"/>
    <w:rsid w:val="00245FAB"/>
    <w:rsid w:val="00247D53"/>
    <w:rsid w:val="002732CE"/>
    <w:rsid w:val="002921F4"/>
    <w:rsid w:val="002C2D2A"/>
    <w:rsid w:val="002D42C9"/>
    <w:rsid w:val="002F26BA"/>
    <w:rsid w:val="002F43C0"/>
    <w:rsid w:val="003479BA"/>
    <w:rsid w:val="003676E4"/>
    <w:rsid w:val="00376B67"/>
    <w:rsid w:val="00376F73"/>
    <w:rsid w:val="00386C0A"/>
    <w:rsid w:val="003B001E"/>
    <w:rsid w:val="003D6D8F"/>
    <w:rsid w:val="003F16A4"/>
    <w:rsid w:val="003F56CC"/>
    <w:rsid w:val="00427744"/>
    <w:rsid w:val="00432FA4"/>
    <w:rsid w:val="00437F79"/>
    <w:rsid w:val="00457E9B"/>
    <w:rsid w:val="0046204C"/>
    <w:rsid w:val="0046227C"/>
    <w:rsid w:val="00465F86"/>
    <w:rsid w:val="00471A03"/>
    <w:rsid w:val="00494479"/>
    <w:rsid w:val="0049779D"/>
    <w:rsid w:val="004B7B9E"/>
    <w:rsid w:val="004D1B74"/>
    <w:rsid w:val="004E3E9C"/>
    <w:rsid w:val="004F5D74"/>
    <w:rsid w:val="004F7E21"/>
    <w:rsid w:val="00500825"/>
    <w:rsid w:val="005068FC"/>
    <w:rsid w:val="0053626A"/>
    <w:rsid w:val="00551D0F"/>
    <w:rsid w:val="005623CE"/>
    <w:rsid w:val="0057080A"/>
    <w:rsid w:val="005719E5"/>
    <w:rsid w:val="00572DB1"/>
    <w:rsid w:val="00576162"/>
    <w:rsid w:val="0058662A"/>
    <w:rsid w:val="00587AFF"/>
    <w:rsid w:val="005D1043"/>
    <w:rsid w:val="005D2DEB"/>
    <w:rsid w:val="005F5390"/>
    <w:rsid w:val="00612423"/>
    <w:rsid w:val="006343DE"/>
    <w:rsid w:val="00634758"/>
    <w:rsid w:val="00657B5E"/>
    <w:rsid w:val="00664ACD"/>
    <w:rsid w:val="0067731D"/>
    <w:rsid w:val="00683D24"/>
    <w:rsid w:val="00684843"/>
    <w:rsid w:val="006857E5"/>
    <w:rsid w:val="00697E5C"/>
    <w:rsid w:val="006A469C"/>
    <w:rsid w:val="006B792B"/>
    <w:rsid w:val="006C18D5"/>
    <w:rsid w:val="006C357C"/>
    <w:rsid w:val="006D57A2"/>
    <w:rsid w:val="006D62ED"/>
    <w:rsid w:val="006E24A2"/>
    <w:rsid w:val="00711622"/>
    <w:rsid w:val="00720318"/>
    <w:rsid w:val="00756F63"/>
    <w:rsid w:val="00766B65"/>
    <w:rsid w:val="00770503"/>
    <w:rsid w:val="0077444E"/>
    <w:rsid w:val="00776606"/>
    <w:rsid w:val="00776608"/>
    <w:rsid w:val="00780655"/>
    <w:rsid w:val="00781C99"/>
    <w:rsid w:val="00785DA0"/>
    <w:rsid w:val="00791F6A"/>
    <w:rsid w:val="007D1F1F"/>
    <w:rsid w:val="007E3C40"/>
    <w:rsid w:val="007F2BBE"/>
    <w:rsid w:val="0080662C"/>
    <w:rsid w:val="0081233D"/>
    <w:rsid w:val="008364E3"/>
    <w:rsid w:val="00846077"/>
    <w:rsid w:val="00847906"/>
    <w:rsid w:val="00856A73"/>
    <w:rsid w:val="008824CE"/>
    <w:rsid w:val="00890768"/>
    <w:rsid w:val="00893114"/>
    <w:rsid w:val="008C758C"/>
    <w:rsid w:val="008E2E70"/>
    <w:rsid w:val="0090534C"/>
    <w:rsid w:val="009142FE"/>
    <w:rsid w:val="00921FBA"/>
    <w:rsid w:val="00923044"/>
    <w:rsid w:val="00923F88"/>
    <w:rsid w:val="009260DD"/>
    <w:rsid w:val="009355B0"/>
    <w:rsid w:val="00936E14"/>
    <w:rsid w:val="00944B00"/>
    <w:rsid w:val="00945466"/>
    <w:rsid w:val="009513A0"/>
    <w:rsid w:val="00967609"/>
    <w:rsid w:val="009704E4"/>
    <w:rsid w:val="00970CD5"/>
    <w:rsid w:val="00980764"/>
    <w:rsid w:val="00986CED"/>
    <w:rsid w:val="00990DD5"/>
    <w:rsid w:val="009F5CF9"/>
    <w:rsid w:val="00A05503"/>
    <w:rsid w:val="00A1471A"/>
    <w:rsid w:val="00A408E9"/>
    <w:rsid w:val="00A535F1"/>
    <w:rsid w:val="00A55887"/>
    <w:rsid w:val="00A67961"/>
    <w:rsid w:val="00A70E5A"/>
    <w:rsid w:val="00A76858"/>
    <w:rsid w:val="00AA180B"/>
    <w:rsid w:val="00AB57E5"/>
    <w:rsid w:val="00AE3F41"/>
    <w:rsid w:val="00AF3600"/>
    <w:rsid w:val="00B03FAB"/>
    <w:rsid w:val="00B04FDD"/>
    <w:rsid w:val="00B2763B"/>
    <w:rsid w:val="00B4074A"/>
    <w:rsid w:val="00B41C0E"/>
    <w:rsid w:val="00B43239"/>
    <w:rsid w:val="00B4574C"/>
    <w:rsid w:val="00B66DCC"/>
    <w:rsid w:val="00B75B48"/>
    <w:rsid w:val="00B81C89"/>
    <w:rsid w:val="00B84F74"/>
    <w:rsid w:val="00B97A97"/>
    <w:rsid w:val="00BB0C17"/>
    <w:rsid w:val="00BD2EDE"/>
    <w:rsid w:val="00BE1C9C"/>
    <w:rsid w:val="00BE24F2"/>
    <w:rsid w:val="00C51096"/>
    <w:rsid w:val="00C517B9"/>
    <w:rsid w:val="00C65429"/>
    <w:rsid w:val="00C810F6"/>
    <w:rsid w:val="00C875E4"/>
    <w:rsid w:val="00C90DE5"/>
    <w:rsid w:val="00CA6D40"/>
    <w:rsid w:val="00CA6E8A"/>
    <w:rsid w:val="00CA7304"/>
    <w:rsid w:val="00CC03FB"/>
    <w:rsid w:val="00CC5A2A"/>
    <w:rsid w:val="00CE26FF"/>
    <w:rsid w:val="00CE471E"/>
    <w:rsid w:val="00D06838"/>
    <w:rsid w:val="00D07B1E"/>
    <w:rsid w:val="00D11667"/>
    <w:rsid w:val="00D14272"/>
    <w:rsid w:val="00D1662A"/>
    <w:rsid w:val="00D33028"/>
    <w:rsid w:val="00D501EF"/>
    <w:rsid w:val="00D55869"/>
    <w:rsid w:val="00D56E79"/>
    <w:rsid w:val="00D65910"/>
    <w:rsid w:val="00D76ED1"/>
    <w:rsid w:val="00D82D63"/>
    <w:rsid w:val="00D90E13"/>
    <w:rsid w:val="00DA0B4B"/>
    <w:rsid w:val="00DA1453"/>
    <w:rsid w:val="00DA23C3"/>
    <w:rsid w:val="00DA3027"/>
    <w:rsid w:val="00DA75D0"/>
    <w:rsid w:val="00DC744A"/>
    <w:rsid w:val="00DD6668"/>
    <w:rsid w:val="00DE24E9"/>
    <w:rsid w:val="00DF07C1"/>
    <w:rsid w:val="00E12D80"/>
    <w:rsid w:val="00E21A2A"/>
    <w:rsid w:val="00E342D8"/>
    <w:rsid w:val="00E6186A"/>
    <w:rsid w:val="00EA1E48"/>
    <w:rsid w:val="00EB6C56"/>
    <w:rsid w:val="00EC5902"/>
    <w:rsid w:val="00ED57CD"/>
    <w:rsid w:val="00ED696D"/>
    <w:rsid w:val="00EE7C1B"/>
    <w:rsid w:val="00F05AB7"/>
    <w:rsid w:val="00F35697"/>
    <w:rsid w:val="00F42DA4"/>
    <w:rsid w:val="00F61E6B"/>
    <w:rsid w:val="00F65561"/>
    <w:rsid w:val="00F879D0"/>
    <w:rsid w:val="00FB3F97"/>
    <w:rsid w:val="00FB626F"/>
    <w:rsid w:val="00FD51D8"/>
    <w:rsid w:val="00FD7531"/>
    <w:rsid w:val="00FF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E01984B"/>
  <w15:chartTrackingRefBased/>
  <w15:docId w15:val="{65AE37F3-2FFD-441C-A085-F3E7E1C4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6162"/>
    <w:rPr>
      <w:sz w:val="28"/>
      <w:szCs w:val="28"/>
    </w:rPr>
  </w:style>
  <w:style w:type="character" w:default="1" w:styleId="DefaultParagraphFont">
    <w:name w:val="Default Paragraph Font"/>
    <w:link w:val="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TimesNewRoman">
    <w:name w:val="Normal + Times New Roman"/>
    <w:aliases w:val="14 pt,Justified,First line:  1 cm,Before:  2 pt,..."/>
    <w:basedOn w:val="Normal"/>
    <w:rsid w:val="00A67961"/>
    <w:pPr>
      <w:spacing w:before="40" w:line="274" w:lineRule="auto"/>
      <w:ind w:firstLine="567"/>
      <w:jc w:val="both"/>
    </w:pPr>
    <w:rPr>
      <w:spacing w:val="-2"/>
      <w:szCs w:val="26"/>
      <w:lang w:val="pt-BR"/>
    </w:rPr>
  </w:style>
  <w:style w:type="paragraph" w:customStyle="1" w:styleId="Char">
    <w:name w:val=" Char"/>
    <w:autoRedefine/>
    <w:rsid w:val="0077444E"/>
    <w:pPr>
      <w:numPr>
        <w:numId w:val="1"/>
      </w:numPr>
      <w:spacing w:after="120"/>
      <w:ind w:left="357" w:firstLine="0"/>
    </w:pPr>
  </w:style>
  <w:style w:type="character" w:styleId="Strong">
    <w:name w:val="Strong"/>
    <w:basedOn w:val="DefaultParagraphFont"/>
    <w:qFormat/>
    <w:rsid w:val="0077444E"/>
    <w:rPr>
      <w:b/>
      <w:bCs/>
    </w:rPr>
  </w:style>
  <w:style w:type="paragraph" w:styleId="NormalWeb">
    <w:name w:val="Normal (Web)"/>
    <w:basedOn w:val="Normal"/>
    <w:rsid w:val="00F61E6B"/>
    <w:pPr>
      <w:spacing w:before="100" w:beforeAutospacing="1" w:after="100" w:afterAutospacing="1"/>
    </w:pPr>
    <w:rPr>
      <w:sz w:val="24"/>
      <w:szCs w:val="24"/>
    </w:rPr>
  </w:style>
  <w:style w:type="table" w:styleId="TableGrid">
    <w:name w:val="Table Grid"/>
    <w:basedOn w:val="TableNormal"/>
    <w:rsid w:val="00170F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DA75D0"/>
  </w:style>
  <w:style w:type="paragraph" w:styleId="FootnoteText">
    <w:name w:val="footnote text"/>
    <w:basedOn w:val="Normal"/>
    <w:semiHidden/>
    <w:rsid w:val="0013339C"/>
    <w:rPr>
      <w:sz w:val="20"/>
      <w:szCs w:val="20"/>
    </w:rPr>
  </w:style>
  <w:style w:type="character" w:styleId="FootnoteReference">
    <w:name w:val="footnote reference"/>
    <w:basedOn w:val="DefaultParagraphFont"/>
    <w:semiHidden/>
    <w:rsid w:val="0013339C"/>
    <w:rPr>
      <w:vertAlign w:val="superscript"/>
    </w:rPr>
  </w:style>
  <w:style w:type="paragraph" w:styleId="BalloonText">
    <w:name w:val="Balloon Text"/>
    <w:basedOn w:val="Normal"/>
    <w:semiHidden/>
    <w:rsid w:val="00D65910"/>
    <w:rPr>
      <w:rFonts w:ascii="Tahoma" w:hAnsi="Tahoma" w:cs="Tahoma"/>
      <w:color w:val="000000"/>
      <w:sz w:val="16"/>
      <w:szCs w:val="16"/>
    </w:rPr>
  </w:style>
  <w:style w:type="paragraph" w:styleId="BodyTextIndent">
    <w:name w:val="Body Text Indent"/>
    <w:basedOn w:val="Normal"/>
    <w:rsid w:val="000C5FA8"/>
    <w:pPr>
      <w:ind w:left="360"/>
    </w:pPr>
    <w:rPr>
      <w:rFonts w:ascii=".VnTime" w:hAnsi=".VnTime"/>
    </w:rPr>
  </w:style>
  <w:style w:type="paragraph" w:styleId="BodyTextIndent2">
    <w:name w:val="Body Text Indent 2"/>
    <w:basedOn w:val="Normal"/>
    <w:rsid w:val="00437F79"/>
    <w:pPr>
      <w:spacing w:after="120" w:line="480" w:lineRule="auto"/>
      <w:ind w:left="360"/>
    </w:pPr>
  </w:style>
  <w:style w:type="character" w:styleId="Emphasis">
    <w:name w:val="Emphasis"/>
    <w:basedOn w:val="DefaultParagraphFont"/>
    <w:qFormat/>
    <w:rsid w:val="002F43C0"/>
    <w:rPr>
      <w:i/>
      <w:iCs/>
    </w:rPr>
  </w:style>
  <w:style w:type="paragraph" w:customStyle="1" w:styleId="CharCharCharChar">
    <w:name w:val=" Char Char Char Char"/>
    <w:basedOn w:val="Normal"/>
    <w:link w:val="DefaultParagraphFont"/>
    <w:rsid w:val="009260DD"/>
    <w:pPr>
      <w:spacing w:after="160" w:line="240" w:lineRule="exact"/>
    </w:pPr>
    <w:rPr>
      <w:rFonts w:ascii="Verdana" w:hAnsi="Verdana"/>
      <w:sz w:val="20"/>
      <w:szCs w:val="20"/>
    </w:rPr>
  </w:style>
  <w:style w:type="paragraph" w:styleId="Header">
    <w:name w:val="header"/>
    <w:basedOn w:val="Normal"/>
    <w:rsid w:val="00043BA2"/>
    <w:pPr>
      <w:tabs>
        <w:tab w:val="center" w:pos="4320"/>
        <w:tab w:val="right" w:pos="8640"/>
      </w:tabs>
    </w:pPr>
  </w:style>
  <w:style w:type="character" w:styleId="PageNumber">
    <w:name w:val="page number"/>
    <w:basedOn w:val="DefaultParagraphFont"/>
    <w:rsid w:val="00043BA2"/>
  </w:style>
  <w:style w:type="paragraph" w:styleId="Footer">
    <w:name w:val="footer"/>
    <w:basedOn w:val="Normal"/>
    <w:rsid w:val="00E12D80"/>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850919">
      <w:bodyDiv w:val="1"/>
      <w:marLeft w:val="0"/>
      <w:marRight w:val="0"/>
      <w:marTop w:val="0"/>
      <w:marBottom w:val="0"/>
      <w:divBdr>
        <w:top w:val="none" w:sz="0" w:space="0" w:color="auto"/>
        <w:left w:val="none" w:sz="0" w:space="0" w:color="auto"/>
        <w:bottom w:val="none" w:sz="0" w:space="0" w:color="auto"/>
        <w:right w:val="none" w:sz="0" w:space="0" w:color="auto"/>
      </w:divBdr>
    </w:div>
    <w:div w:id="147864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7558</Words>
  <Characters>43082</Characters>
  <Application>Microsoft Office Word</Application>
  <DocSecurity>4</DocSecurity>
  <Lines>359</Lines>
  <Paragraphs>101</Paragraphs>
  <ScaleCrop>false</ScaleCrop>
  <HeadingPairs>
    <vt:vector size="2" baseType="variant">
      <vt:variant>
        <vt:lpstr>Title</vt:lpstr>
      </vt:variant>
      <vt:variant>
        <vt:i4>1</vt:i4>
      </vt:variant>
    </vt:vector>
  </HeadingPairs>
  <TitlesOfParts>
    <vt:vector size="1" baseType="lpstr">
      <vt:lpstr>Đầu tư phát triển </vt:lpstr>
    </vt:vector>
  </TitlesOfParts>
  <Company>tctk</Company>
  <LinksUpToDate>false</LinksUpToDate>
  <CharactersWithSpaces>50539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Đầu tư phát triển </dc:title>
  <dc:subject/>
  <dc:creator>ntoanh</dc:creator>
  <cp:keywords/>
  <dc:description/>
  <cp:lastModifiedBy>Luận Quang</cp:lastModifiedBy>
  <cp:revision>2</cp:revision>
  <cp:lastPrinted>2010-12-28T03:31:00Z</cp:lastPrinted>
  <dcterms:created xsi:type="dcterms:W3CDTF">2026-08-11T09:22:00Z</dcterms:created>
  <dcterms:modified xsi:type="dcterms:W3CDTF">2026-08-11T09:22:00Z</dcterms:modified>
</cp:coreProperties>
</file>