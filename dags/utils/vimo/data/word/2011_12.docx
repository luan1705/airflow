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60" w:type="dxa"/>
        <w:tblInd w:w="-252" w:type="dxa"/>
        <w:tblLayout w:type="fixed"/>
        <w:tblLook w:val="0000" w:firstRow="0" w:lastRow="0" w:firstColumn="0" w:lastColumn="0" w:noHBand="0" w:noVBand="0"/>
      </w:tblPr>
      <w:tblGrid>
        <w:gridCol w:w="3600"/>
        <w:gridCol w:w="6360"/>
      </w:tblGrid>
      <w:tr w:rsidR="006D7D62" w:rsidRPr="002D4D5B" w14:paraId="7994DF99" w14:textId="77777777">
        <w:tblPrEx>
          <w:tblCellMar>
            <w:top w:w="0" w:type="dxa"/>
            <w:bottom w:w="0" w:type="dxa"/>
          </w:tblCellMar>
        </w:tblPrEx>
        <w:tc>
          <w:tcPr>
            <w:tcW w:w="3600" w:type="dxa"/>
          </w:tcPr>
          <w:p w14:paraId="43FBA7AB" w14:textId="77777777" w:rsidR="006D7D62" w:rsidRPr="00906A86" w:rsidRDefault="006D7D62" w:rsidP="00482EAB">
            <w:pPr>
              <w:spacing w:before="60"/>
              <w:jc w:val="center"/>
              <w:rPr>
                <w:bCs/>
                <w:spacing w:val="-6"/>
                <w:sz w:val="26"/>
                <w:szCs w:val="26"/>
                <w:lang w:val="pt-BR"/>
              </w:rPr>
            </w:pPr>
            <w:r w:rsidRPr="00906A86">
              <w:rPr>
                <w:bCs/>
                <w:spacing w:val="-6"/>
                <w:sz w:val="26"/>
                <w:szCs w:val="26"/>
                <w:lang w:val="pt-BR"/>
              </w:rPr>
              <w:t>BỘ KẾ HOẠCH VÀ ĐẦU TƯ</w:t>
            </w:r>
          </w:p>
          <w:p w14:paraId="285C1E38" w14:textId="77777777" w:rsidR="006D7D62" w:rsidRPr="006D7D62" w:rsidRDefault="006D7D62" w:rsidP="00482EAB">
            <w:pPr>
              <w:spacing w:before="60"/>
              <w:jc w:val="center"/>
              <w:rPr>
                <w:b/>
                <w:bCs/>
                <w:spacing w:val="-6"/>
                <w:sz w:val="26"/>
                <w:szCs w:val="26"/>
                <w:lang w:val="pt-BR"/>
              </w:rPr>
            </w:pPr>
            <w:r w:rsidRPr="006D7D62">
              <w:rPr>
                <w:b/>
                <w:bCs/>
                <w:spacing w:val="-6"/>
                <w:sz w:val="26"/>
                <w:szCs w:val="26"/>
                <w:lang w:val="pt-BR"/>
              </w:rPr>
              <w:t>TỔNG CỤC THỐNG KÊ</w:t>
            </w:r>
          </w:p>
          <w:p w14:paraId="71000EAD" w14:textId="77777777" w:rsidR="006D7D62" w:rsidRPr="009575DB" w:rsidRDefault="006D7D62" w:rsidP="006D7D62">
            <w:pPr>
              <w:spacing w:before="60"/>
              <w:jc w:val="center"/>
              <w:rPr>
                <w:b/>
                <w:bCs/>
                <w:spacing w:val="-6"/>
                <w:sz w:val="8"/>
                <w:szCs w:val="26"/>
                <w:lang w:val="pt-BR"/>
              </w:rPr>
            </w:pPr>
            <w:r w:rsidRPr="006D7D62">
              <w:rPr>
                <w:b/>
                <w:bCs/>
                <w:spacing w:val="-6"/>
                <w:sz w:val="26"/>
                <w:szCs w:val="26"/>
              </w:rPr>
              <w:pict w14:anchorId="426AA08D">
                <v:line id="_x0000_s1028" style="position:absolute;left:0;text-align:left;z-index:251657216" from="42.15pt,2.45pt" to="118.65pt,2.45pt" strokeweight="1pt"/>
              </w:pict>
            </w:r>
            <w:r w:rsidRPr="006D7D62">
              <w:rPr>
                <w:b/>
                <w:bCs/>
                <w:spacing w:val="-6"/>
                <w:sz w:val="26"/>
                <w:szCs w:val="26"/>
                <w:lang w:val="pt-BR"/>
              </w:rPr>
              <w:t xml:space="preserve">    </w:t>
            </w:r>
            <w:r w:rsidRPr="009575DB">
              <w:rPr>
                <w:b/>
                <w:bCs/>
                <w:spacing w:val="-6"/>
                <w:sz w:val="8"/>
                <w:szCs w:val="26"/>
                <w:lang w:val="pt-BR"/>
              </w:rPr>
              <w:t xml:space="preserve"> </w:t>
            </w:r>
          </w:p>
          <w:p w14:paraId="2A3FF5DD" w14:textId="77777777" w:rsidR="006D7D62" w:rsidRPr="0029385A" w:rsidRDefault="0029385A" w:rsidP="00482EAB">
            <w:pPr>
              <w:spacing w:before="60"/>
              <w:jc w:val="center"/>
              <w:rPr>
                <w:bCs/>
                <w:spacing w:val="-6"/>
                <w:sz w:val="29"/>
                <w:szCs w:val="29"/>
                <w:lang w:val="pt-BR"/>
              </w:rPr>
            </w:pPr>
            <w:r w:rsidRPr="0029385A">
              <w:rPr>
                <w:bCs/>
                <w:spacing w:val="-6"/>
                <w:sz w:val="29"/>
                <w:szCs w:val="29"/>
                <w:lang w:val="pt-BR"/>
              </w:rPr>
              <w:t>Số:  156</w:t>
            </w:r>
            <w:r w:rsidR="006D7D62" w:rsidRPr="0029385A">
              <w:rPr>
                <w:bCs/>
                <w:spacing w:val="-6"/>
                <w:sz w:val="29"/>
                <w:szCs w:val="29"/>
                <w:lang w:val="pt-BR"/>
              </w:rPr>
              <w:t>/BC-TCTK</w:t>
            </w:r>
          </w:p>
        </w:tc>
        <w:tc>
          <w:tcPr>
            <w:tcW w:w="6360" w:type="dxa"/>
          </w:tcPr>
          <w:p w14:paraId="72C7F23A" w14:textId="77777777" w:rsidR="006D7D62" w:rsidRPr="006D7D62" w:rsidRDefault="006D7D62" w:rsidP="006D7D62">
            <w:pPr>
              <w:spacing w:before="60"/>
              <w:jc w:val="center"/>
              <w:rPr>
                <w:rFonts w:ascii=".VnTimeH" w:hAnsi=".VnTimeH"/>
                <w:b/>
                <w:bCs/>
                <w:sz w:val="26"/>
                <w:szCs w:val="26"/>
                <w:lang w:val="pt-BR"/>
              </w:rPr>
            </w:pPr>
            <w:r w:rsidRPr="006D7D62">
              <w:rPr>
                <w:rFonts w:ascii=".VnTimeH" w:hAnsi=".VnTimeH"/>
                <w:b/>
                <w:bCs/>
                <w:sz w:val="26"/>
                <w:szCs w:val="26"/>
                <w:lang w:val="pt-BR"/>
              </w:rPr>
              <w:t>Céng hoµ x· héi chñ nghÜa ViÖt Nam</w:t>
            </w:r>
          </w:p>
          <w:p w14:paraId="7BA49E31" w14:textId="77777777" w:rsidR="006D7D62" w:rsidRPr="000E0649" w:rsidRDefault="006D7D62" w:rsidP="006D7D62">
            <w:pPr>
              <w:jc w:val="center"/>
              <w:rPr>
                <w:rFonts w:ascii=".VnTime" w:hAnsi=".VnTime"/>
                <w:b/>
                <w:bCs/>
                <w:sz w:val="28"/>
                <w:szCs w:val="28"/>
                <w:lang w:val="pt-BR"/>
              </w:rPr>
            </w:pPr>
            <w:r w:rsidRPr="000E0649">
              <w:rPr>
                <w:rFonts w:ascii=".VnTime" w:hAnsi=".VnTime"/>
                <w:b/>
                <w:bCs/>
                <w:sz w:val="28"/>
                <w:szCs w:val="28"/>
                <w:lang w:val="pt-BR"/>
              </w:rPr>
              <w:t>§éc lËp-Tù do-H¹nh phóc</w:t>
            </w:r>
          </w:p>
          <w:p w14:paraId="7555B934" w14:textId="77777777" w:rsidR="006D7D62" w:rsidRPr="006F0B32" w:rsidRDefault="006D7D62" w:rsidP="006D7D62">
            <w:pPr>
              <w:spacing w:line="120" w:lineRule="auto"/>
              <w:jc w:val="center"/>
              <w:rPr>
                <w:b/>
                <w:bCs/>
                <w:sz w:val="18"/>
                <w:szCs w:val="26"/>
                <w:u w:val="single"/>
                <w:lang w:val="pt-BR"/>
              </w:rPr>
            </w:pPr>
            <w:r w:rsidRPr="006F0B32">
              <w:rPr>
                <w:rFonts w:ascii=".VnTimeH" w:hAnsi=".VnTimeH"/>
                <w:b/>
                <w:bCs/>
                <w:noProof/>
                <w:sz w:val="18"/>
              </w:rPr>
              <w:pict w14:anchorId="0F9E1512">
                <v:line id="_x0000_s1030" style="position:absolute;left:0;text-align:left;z-index:251658240" from="84.7pt,1.75pt" to="224.35pt,1.75pt" strokeweight="1pt"/>
              </w:pict>
            </w:r>
          </w:p>
          <w:p w14:paraId="74AF0662" w14:textId="77777777" w:rsidR="006D7D62" w:rsidRPr="0029385A" w:rsidRDefault="006D7D62" w:rsidP="006D7D62">
            <w:pPr>
              <w:spacing w:before="60"/>
              <w:jc w:val="center"/>
              <w:rPr>
                <w:rFonts w:ascii=".VnTimeH" w:hAnsi=".VnTimeH"/>
                <w:b/>
                <w:bCs/>
                <w:sz w:val="29"/>
                <w:szCs w:val="29"/>
                <w:lang w:val="pt-BR"/>
              </w:rPr>
            </w:pPr>
            <w:r w:rsidRPr="0029385A">
              <w:rPr>
                <w:i/>
                <w:sz w:val="29"/>
                <w:szCs w:val="29"/>
                <w:lang w:val="pt-BR"/>
              </w:rPr>
              <w:t>Hà Nội, ngày</w:t>
            </w:r>
            <w:r w:rsidR="002D4D5B" w:rsidRPr="0029385A">
              <w:rPr>
                <w:i/>
                <w:sz w:val="29"/>
                <w:szCs w:val="29"/>
                <w:lang w:val="pt-BR"/>
              </w:rPr>
              <w:t xml:space="preserve"> </w:t>
            </w:r>
            <w:r w:rsidR="0029385A">
              <w:rPr>
                <w:i/>
                <w:sz w:val="29"/>
                <w:szCs w:val="29"/>
                <w:lang w:val="pt-BR"/>
              </w:rPr>
              <w:t xml:space="preserve">28 </w:t>
            </w:r>
            <w:r w:rsidRPr="0029385A">
              <w:rPr>
                <w:i/>
                <w:sz w:val="29"/>
                <w:szCs w:val="29"/>
                <w:lang w:val="pt-BR"/>
              </w:rPr>
              <w:t xml:space="preserve"> tháng 12 năm 2011</w:t>
            </w:r>
          </w:p>
        </w:tc>
      </w:tr>
    </w:tbl>
    <w:p w14:paraId="5F52F67A" w14:textId="77777777" w:rsidR="00B60D3D" w:rsidRPr="006D7D62" w:rsidRDefault="00B60D3D" w:rsidP="006D7D62">
      <w:pPr>
        <w:spacing w:before="240"/>
        <w:jc w:val="center"/>
        <w:rPr>
          <w:rFonts w:ascii=".VnArialH" w:hAnsi=".VnArialH"/>
          <w:b/>
          <w:sz w:val="36"/>
          <w:szCs w:val="36"/>
          <w:lang w:val="pt-BR"/>
        </w:rPr>
      </w:pPr>
      <w:r w:rsidRPr="006D7D62">
        <w:rPr>
          <w:rFonts w:ascii=".VnArialH" w:hAnsi=".VnArialH"/>
          <w:b/>
          <w:sz w:val="36"/>
          <w:szCs w:val="36"/>
          <w:lang w:val="pt-BR"/>
        </w:rPr>
        <w:t>T×nh h×nh kinh tÕ-x· héi</w:t>
      </w:r>
    </w:p>
    <w:p w14:paraId="0CC696F1" w14:textId="77777777" w:rsidR="00B60D3D" w:rsidRDefault="00B60D3D" w:rsidP="00B60D3D">
      <w:pPr>
        <w:jc w:val="center"/>
        <w:rPr>
          <w:rFonts w:ascii=".VnArialH" w:hAnsi=".VnArialH"/>
          <w:b/>
          <w:sz w:val="40"/>
          <w:szCs w:val="16"/>
          <w:lang w:val="pt-BR"/>
        </w:rPr>
      </w:pPr>
      <w:r w:rsidRPr="006D7D62">
        <w:rPr>
          <w:rFonts w:ascii=".VnArialH" w:hAnsi=".VnArialH"/>
          <w:b/>
          <w:sz w:val="36"/>
          <w:szCs w:val="36"/>
          <w:lang w:val="pt-BR"/>
        </w:rPr>
        <w:t>THÁNG M</w:t>
      </w:r>
      <w:r w:rsidRPr="006D7D62">
        <w:rPr>
          <w:rFonts w:ascii="Arial" w:hAnsi="Arial" w:cs="Arial"/>
          <w:b/>
          <w:sz w:val="36"/>
          <w:szCs w:val="36"/>
          <w:lang w:val="vi-VN"/>
        </w:rPr>
        <w:t xml:space="preserve">ƯỜI HAI VÀ </w:t>
      </w:r>
      <w:r w:rsidRPr="006D7D62">
        <w:rPr>
          <w:rFonts w:ascii=".VnArialH" w:hAnsi=".VnArialH"/>
          <w:b/>
          <w:sz w:val="36"/>
          <w:szCs w:val="36"/>
          <w:lang w:val="pt-BR"/>
        </w:rPr>
        <w:t>n¨m 2011</w:t>
      </w:r>
    </w:p>
    <w:p w14:paraId="39994F41" w14:textId="77777777" w:rsidR="000C296B" w:rsidRPr="006D7D62" w:rsidRDefault="000C296B" w:rsidP="00714E2E">
      <w:pPr>
        <w:jc w:val="both"/>
        <w:rPr>
          <w:sz w:val="18"/>
          <w:szCs w:val="32"/>
          <w:lang w:val="pt-BR"/>
        </w:rPr>
      </w:pPr>
    </w:p>
    <w:p w14:paraId="498230D4" w14:textId="77777777" w:rsidR="00E0043C" w:rsidRPr="005E213E" w:rsidRDefault="00E0043C" w:rsidP="005E213E">
      <w:pPr>
        <w:spacing w:before="40" w:after="20" w:line="259" w:lineRule="auto"/>
        <w:ind w:firstLine="601"/>
        <w:jc w:val="both"/>
        <w:rPr>
          <w:sz w:val="29"/>
          <w:szCs w:val="29"/>
          <w:lang w:val="pt-BR"/>
        </w:rPr>
      </w:pPr>
      <w:r w:rsidRPr="005E213E">
        <w:rPr>
          <w:sz w:val="29"/>
          <w:szCs w:val="29"/>
          <w:lang w:val="pt-BR"/>
        </w:rPr>
        <w:t xml:space="preserve">Bước vào </w:t>
      </w:r>
      <w:r w:rsidR="00E91BF7" w:rsidRPr="005E213E">
        <w:rPr>
          <w:sz w:val="29"/>
          <w:szCs w:val="29"/>
          <w:lang w:val="pt-BR"/>
        </w:rPr>
        <w:t xml:space="preserve">năm </w:t>
      </w:r>
      <w:r w:rsidR="00A35EA9" w:rsidRPr="005E213E">
        <w:rPr>
          <w:sz w:val="29"/>
          <w:szCs w:val="29"/>
          <w:lang w:val="pt-BR"/>
        </w:rPr>
        <w:t xml:space="preserve">2011, năm </w:t>
      </w:r>
      <w:r w:rsidR="00E91BF7" w:rsidRPr="005E213E">
        <w:rPr>
          <w:sz w:val="29"/>
          <w:szCs w:val="29"/>
          <w:lang w:val="pt-BR"/>
        </w:rPr>
        <w:t>đầu thực hiện K</w:t>
      </w:r>
      <w:r w:rsidRPr="005E213E">
        <w:rPr>
          <w:sz w:val="29"/>
          <w:szCs w:val="29"/>
          <w:lang w:val="pt-BR"/>
        </w:rPr>
        <w:t>ế hoạch</w:t>
      </w:r>
      <w:r w:rsidR="00E91BF7" w:rsidRPr="005E213E">
        <w:rPr>
          <w:sz w:val="29"/>
          <w:szCs w:val="29"/>
          <w:lang w:val="pt-BR"/>
        </w:rPr>
        <w:t xml:space="preserve"> phát triển kinh tế-xã hội 5 năm 2011-2015</w:t>
      </w:r>
      <w:r w:rsidRPr="005E213E">
        <w:rPr>
          <w:sz w:val="29"/>
          <w:szCs w:val="29"/>
          <w:lang w:val="pt-BR"/>
        </w:rPr>
        <w:t xml:space="preserve">, nước ta có </w:t>
      </w:r>
      <w:r w:rsidR="0057292B" w:rsidRPr="005E213E">
        <w:rPr>
          <w:sz w:val="29"/>
          <w:szCs w:val="29"/>
          <w:lang w:val="pt-BR"/>
        </w:rPr>
        <w:t xml:space="preserve">những </w:t>
      </w:r>
      <w:r w:rsidRPr="005E213E">
        <w:rPr>
          <w:sz w:val="29"/>
          <w:szCs w:val="29"/>
          <w:lang w:val="pt-BR"/>
        </w:rPr>
        <w:t xml:space="preserve">thuận lợi cơ bản: </w:t>
      </w:r>
      <w:r w:rsidR="00E91BF7" w:rsidRPr="005E213E">
        <w:rPr>
          <w:sz w:val="29"/>
          <w:szCs w:val="29"/>
          <w:lang w:val="pt-BR"/>
        </w:rPr>
        <w:t>Tình hình chính trị ổn định; k</w:t>
      </w:r>
      <w:r w:rsidRPr="005E213E">
        <w:rPr>
          <w:sz w:val="29"/>
          <w:szCs w:val="29"/>
          <w:lang w:val="pt-BR"/>
        </w:rPr>
        <w:t xml:space="preserve">inh tế-xã hội phục hồi </w:t>
      </w:r>
      <w:r w:rsidR="00E91BF7" w:rsidRPr="005E213E">
        <w:rPr>
          <w:sz w:val="29"/>
          <w:szCs w:val="29"/>
          <w:lang w:val="pt-BR"/>
        </w:rPr>
        <w:t>trong</w:t>
      </w:r>
      <w:r w:rsidRPr="005E213E">
        <w:rPr>
          <w:sz w:val="29"/>
          <w:szCs w:val="29"/>
          <w:lang w:val="pt-BR"/>
        </w:rPr>
        <w:t xml:space="preserve"> năm 2010 sau hơn một năm bị tác động mạnh của lạm phát tăng cao và suy thoái kinh tế toàn cầu</w:t>
      </w:r>
      <w:r w:rsidR="00E91BF7" w:rsidRPr="005E213E">
        <w:rPr>
          <w:sz w:val="29"/>
          <w:szCs w:val="29"/>
          <w:lang w:val="pt-BR"/>
        </w:rPr>
        <w:t xml:space="preserve">. </w:t>
      </w:r>
    </w:p>
    <w:p w14:paraId="2298020B" w14:textId="77777777" w:rsidR="00DC053E" w:rsidRPr="00D54F0D" w:rsidRDefault="00DC053E" w:rsidP="005E213E">
      <w:pPr>
        <w:spacing w:before="40" w:after="20" w:line="259" w:lineRule="auto"/>
        <w:ind w:firstLine="601"/>
        <w:jc w:val="both"/>
        <w:rPr>
          <w:spacing w:val="-8"/>
          <w:sz w:val="29"/>
          <w:szCs w:val="29"/>
          <w:lang w:val="pt-BR"/>
        </w:rPr>
      </w:pPr>
      <w:r w:rsidRPr="00D54F0D">
        <w:rPr>
          <w:spacing w:val="-8"/>
          <w:sz w:val="29"/>
          <w:szCs w:val="29"/>
          <w:lang w:val="pt-BR"/>
        </w:rPr>
        <w:t xml:space="preserve">Tuy nhiên, </w:t>
      </w:r>
      <w:r w:rsidR="00A35EA9" w:rsidRPr="00D54F0D">
        <w:rPr>
          <w:spacing w:val="-8"/>
          <w:sz w:val="29"/>
          <w:szCs w:val="29"/>
          <w:lang w:val="pt-BR"/>
        </w:rPr>
        <w:t xml:space="preserve">ngay sau đó </w:t>
      </w:r>
      <w:r w:rsidRPr="00D54F0D">
        <w:rPr>
          <w:spacing w:val="-8"/>
          <w:sz w:val="29"/>
          <w:szCs w:val="29"/>
          <w:lang w:val="pt-BR"/>
        </w:rPr>
        <w:t xml:space="preserve">những khó khăn, thách thức tiềm ẩn trong nội tại nền kinh tế thế giới </w:t>
      </w:r>
      <w:r w:rsidR="00A35EA9" w:rsidRPr="00D54F0D">
        <w:rPr>
          <w:spacing w:val="-8"/>
          <w:sz w:val="29"/>
          <w:szCs w:val="29"/>
          <w:lang w:val="pt-BR"/>
        </w:rPr>
        <w:t>với vấn đề nợ công</w:t>
      </w:r>
      <w:r w:rsidR="0000599A" w:rsidRPr="00D54F0D">
        <w:rPr>
          <w:spacing w:val="-8"/>
          <w:sz w:val="29"/>
          <w:szCs w:val="29"/>
          <w:lang w:val="pt-BR"/>
        </w:rPr>
        <w:t>, tăng trưởng kinh tế chậm lại. Giá hàng hóa</w:t>
      </w:r>
      <w:r w:rsidR="00A81E28" w:rsidRPr="00D54F0D">
        <w:rPr>
          <w:spacing w:val="-8"/>
          <w:sz w:val="29"/>
          <w:szCs w:val="29"/>
          <w:lang w:val="pt-BR"/>
        </w:rPr>
        <w:t>, giá</w:t>
      </w:r>
      <w:r w:rsidR="00A35EA9" w:rsidRPr="00D54F0D">
        <w:rPr>
          <w:spacing w:val="-8"/>
          <w:sz w:val="29"/>
          <w:szCs w:val="29"/>
          <w:lang w:val="pt-BR"/>
        </w:rPr>
        <w:t xml:space="preserve"> </w:t>
      </w:r>
      <w:r w:rsidRPr="00D54F0D">
        <w:rPr>
          <w:spacing w:val="-8"/>
          <w:sz w:val="29"/>
          <w:szCs w:val="29"/>
          <w:lang w:val="pt-BR"/>
        </w:rPr>
        <w:t xml:space="preserve">dầu mỏ và giá một số nguyên vật liệu chủ yếu tăng cao </w:t>
      </w:r>
      <w:r w:rsidR="0000599A" w:rsidRPr="00D54F0D">
        <w:rPr>
          <w:spacing w:val="-8"/>
          <w:sz w:val="29"/>
          <w:szCs w:val="29"/>
          <w:lang w:val="pt-BR"/>
        </w:rPr>
        <w:t>và có diễn biến phức tạp. Ở trong nướ</w:t>
      </w:r>
      <w:r w:rsidR="0000599A" w:rsidRPr="00D54F0D">
        <w:rPr>
          <w:spacing w:val="-12"/>
          <w:sz w:val="29"/>
          <w:szCs w:val="29"/>
          <w:lang w:val="pt-BR"/>
        </w:rPr>
        <w:t>c, lạm phát và mặt bằng lãi suất cao gây áp lực cho sản xuất và đời sống dân cư.</w:t>
      </w:r>
    </w:p>
    <w:p w14:paraId="3C932F58" w14:textId="77777777" w:rsidR="00B60D3D" w:rsidRPr="005E213E" w:rsidRDefault="00FB10D1" w:rsidP="005E213E">
      <w:pPr>
        <w:spacing w:before="40" w:after="20" w:line="259" w:lineRule="auto"/>
        <w:ind w:firstLine="601"/>
        <w:jc w:val="both"/>
        <w:rPr>
          <w:rFonts w:ascii="Arial" w:hAnsi="Arial" w:cs="Arial"/>
          <w:b/>
          <w:spacing w:val="-4"/>
          <w:sz w:val="29"/>
          <w:szCs w:val="29"/>
          <w:lang w:val="pt-BR"/>
        </w:rPr>
      </w:pPr>
      <w:r w:rsidRPr="005E213E">
        <w:rPr>
          <w:spacing w:val="-4"/>
          <w:sz w:val="29"/>
          <w:szCs w:val="29"/>
          <w:lang w:val="pt-BR"/>
        </w:rPr>
        <w:t xml:space="preserve">Trước tình hình đó, Đảng, Quốc hội và Chính phủ </w:t>
      </w:r>
      <w:r w:rsidR="00805D5D" w:rsidRPr="005E213E">
        <w:rPr>
          <w:spacing w:val="-4"/>
          <w:sz w:val="29"/>
          <w:szCs w:val="29"/>
          <w:lang w:val="pt-BR"/>
        </w:rPr>
        <w:t xml:space="preserve">đã </w:t>
      </w:r>
      <w:r w:rsidR="00E91BF7" w:rsidRPr="005E213E">
        <w:rPr>
          <w:spacing w:val="-4"/>
          <w:sz w:val="29"/>
          <w:szCs w:val="29"/>
          <w:lang w:val="pt-BR"/>
        </w:rPr>
        <w:t xml:space="preserve">tập trung </w:t>
      </w:r>
      <w:r w:rsidR="00714E2E" w:rsidRPr="005E213E">
        <w:rPr>
          <w:spacing w:val="-4"/>
          <w:sz w:val="29"/>
          <w:szCs w:val="29"/>
          <w:lang w:val="pt-BR"/>
        </w:rPr>
        <w:t>lãnh</w:t>
      </w:r>
      <w:r w:rsidR="00805D5D" w:rsidRPr="005E213E">
        <w:rPr>
          <w:spacing w:val="-4"/>
          <w:sz w:val="29"/>
          <w:szCs w:val="29"/>
          <w:lang w:val="pt-BR"/>
        </w:rPr>
        <w:t xml:space="preserve"> đạo, chỉ đạo </w:t>
      </w:r>
      <w:r w:rsidR="00E91BF7" w:rsidRPr="005E213E">
        <w:rPr>
          <w:spacing w:val="-4"/>
          <w:sz w:val="29"/>
          <w:szCs w:val="29"/>
          <w:lang w:val="pt-BR"/>
        </w:rPr>
        <w:t xml:space="preserve">thường xuyên </w:t>
      </w:r>
      <w:r w:rsidR="009D408A" w:rsidRPr="005E213E">
        <w:rPr>
          <w:spacing w:val="-4"/>
          <w:sz w:val="29"/>
          <w:szCs w:val="29"/>
          <w:lang w:val="pt-BR"/>
        </w:rPr>
        <w:t xml:space="preserve">và quyết liệt </w:t>
      </w:r>
      <w:r w:rsidR="00805D5D" w:rsidRPr="005E213E">
        <w:rPr>
          <w:spacing w:val="-4"/>
          <w:sz w:val="29"/>
          <w:szCs w:val="29"/>
          <w:lang w:val="pt-BR"/>
        </w:rPr>
        <w:t xml:space="preserve">các ngành, các cấp, địa phương và tập đoàn kinh tế cùng nhân dân cả nước </w:t>
      </w:r>
      <w:r w:rsidR="00E91BF7" w:rsidRPr="005E213E">
        <w:rPr>
          <w:spacing w:val="-4"/>
          <w:sz w:val="29"/>
          <w:szCs w:val="29"/>
          <w:lang w:val="pt-BR"/>
        </w:rPr>
        <w:t>trên</w:t>
      </w:r>
      <w:r w:rsidR="000C296B" w:rsidRPr="005E213E">
        <w:rPr>
          <w:spacing w:val="-4"/>
          <w:sz w:val="29"/>
          <w:szCs w:val="29"/>
          <w:lang w:val="pt-BR"/>
        </w:rPr>
        <w:t xml:space="preserve"> </w:t>
      </w:r>
      <w:r w:rsidR="00805D5D" w:rsidRPr="005E213E">
        <w:rPr>
          <w:spacing w:val="-4"/>
          <w:sz w:val="29"/>
          <w:szCs w:val="29"/>
          <w:lang w:val="pt-BR"/>
        </w:rPr>
        <w:t>tinh thần chủ động, sáng tạo, khắc phục khó khăn</w:t>
      </w:r>
      <w:r w:rsidR="00D446E5" w:rsidRPr="005E213E">
        <w:rPr>
          <w:spacing w:val="-4"/>
          <w:sz w:val="29"/>
          <w:szCs w:val="29"/>
          <w:lang w:val="pt-BR"/>
        </w:rPr>
        <w:t>, quyết tâm</w:t>
      </w:r>
      <w:r w:rsidR="00E91BF7" w:rsidRPr="005E213E">
        <w:rPr>
          <w:spacing w:val="-4"/>
          <w:sz w:val="29"/>
          <w:szCs w:val="29"/>
          <w:lang w:val="pt-BR"/>
        </w:rPr>
        <w:t xml:space="preserve"> thực hiện tốt </w:t>
      </w:r>
      <w:r w:rsidR="00D446E5" w:rsidRPr="005E213E">
        <w:rPr>
          <w:spacing w:val="-4"/>
          <w:sz w:val="29"/>
          <w:szCs w:val="29"/>
          <w:lang w:val="pt-BR"/>
        </w:rPr>
        <w:t xml:space="preserve">các </w:t>
      </w:r>
      <w:r w:rsidR="00E91BF7" w:rsidRPr="005E213E">
        <w:rPr>
          <w:spacing w:val="-4"/>
          <w:sz w:val="29"/>
          <w:szCs w:val="29"/>
          <w:lang w:val="pt-BR"/>
        </w:rPr>
        <w:t xml:space="preserve">mục tiêu </w:t>
      </w:r>
      <w:r w:rsidR="00D446E5" w:rsidRPr="005E213E">
        <w:rPr>
          <w:spacing w:val="-4"/>
          <w:sz w:val="29"/>
          <w:szCs w:val="29"/>
          <w:lang w:val="pt-BR"/>
        </w:rPr>
        <w:t xml:space="preserve">đã </w:t>
      </w:r>
      <w:r w:rsidR="00E91BF7" w:rsidRPr="005E213E">
        <w:rPr>
          <w:spacing w:val="-4"/>
          <w:sz w:val="29"/>
          <w:szCs w:val="29"/>
          <w:lang w:val="pt-BR"/>
        </w:rPr>
        <w:t>đề ra</w:t>
      </w:r>
      <w:r w:rsidR="00BD0A0E" w:rsidRPr="005E213E">
        <w:rPr>
          <w:spacing w:val="-4"/>
          <w:sz w:val="29"/>
          <w:szCs w:val="29"/>
          <w:lang w:val="pt-BR"/>
        </w:rPr>
        <w:t xml:space="preserve">. </w:t>
      </w:r>
      <w:r w:rsidR="00151E10" w:rsidRPr="005E213E">
        <w:rPr>
          <w:spacing w:val="-4"/>
          <w:sz w:val="29"/>
          <w:szCs w:val="29"/>
          <w:lang w:val="pt-BR"/>
        </w:rPr>
        <w:t>N</w:t>
      </w:r>
      <w:r w:rsidR="00BD0A0E" w:rsidRPr="005E213E">
        <w:rPr>
          <w:spacing w:val="-4"/>
          <w:sz w:val="29"/>
          <w:szCs w:val="29"/>
          <w:lang w:val="pt-BR"/>
        </w:rPr>
        <w:t xml:space="preserve">hiều văn bản quan trọng được </w:t>
      </w:r>
      <w:r w:rsidR="008A3F31" w:rsidRPr="005E213E">
        <w:rPr>
          <w:spacing w:val="-4"/>
          <w:sz w:val="29"/>
          <w:szCs w:val="29"/>
          <w:lang w:val="pt-BR"/>
        </w:rPr>
        <w:t xml:space="preserve">Trung ương Đảng, </w:t>
      </w:r>
      <w:r w:rsidR="00714E2E" w:rsidRPr="005E213E">
        <w:rPr>
          <w:spacing w:val="-4"/>
          <w:sz w:val="29"/>
          <w:szCs w:val="29"/>
          <w:lang w:val="pt-BR"/>
        </w:rPr>
        <w:t xml:space="preserve">Quốc Hội và </w:t>
      </w:r>
      <w:r w:rsidR="00BD0A0E" w:rsidRPr="005E213E">
        <w:rPr>
          <w:spacing w:val="-4"/>
          <w:sz w:val="29"/>
          <w:szCs w:val="29"/>
          <w:lang w:val="pt-BR"/>
        </w:rPr>
        <w:t xml:space="preserve">Chính phủ </w:t>
      </w:r>
      <w:r w:rsidR="00151E10" w:rsidRPr="005E213E">
        <w:rPr>
          <w:spacing w:val="-4"/>
          <w:sz w:val="29"/>
          <w:szCs w:val="29"/>
          <w:lang w:val="pt-BR"/>
        </w:rPr>
        <w:t>ban hành kịp thời</w:t>
      </w:r>
      <w:r w:rsidR="00714E2E" w:rsidRPr="005E213E">
        <w:rPr>
          <w:spacing w:val="-4"/>
          <w:sz w:val="29"/>
          <w:szCs w:val="29"/>
          <w:lang w:val="pt-BR"/>
        </w:rPr>
        <w:t xml:space="preserve"> </w:t>
      </w:r>
      <w:r w:rsidR="00151E10" w:rsidRPr="005E213E">
        <w:rPr>
          <w:spacing w:val="-4"/>
          <w:sz w:val="29"/>
          <w:szCs w:val="29"/>
          <w:lang w:val="pt-BR"/>
        </w:rPr>
        <w:t>nhằm thực hiện mục tiêu ưu tiên hàng đầu là kiềm chế lạm phát, ổn định kinh tế vĩ mô, bảo đảm an sinh xã hội. T</w:t>
      </w:r>
      <w:r w:rsidR="00805D5D" w:rsidRPr="005E213E">
        <w:rPr>
          <w:spacing w:val="-4"/>
          <w:sz w:val="29"/>
          <w:szCs w:val="29"/>
          <w:lang w:val="pt-BR"/>
        </w:rPr>
        <w:t xml:space="preserve">rong đó trọng tâm là </w:t>
      </w:r>
      <w:r w:rsidR="00714E2E" w:rsidRPr="005E213E">
        <w:rPr>
          <w:spacing w:val="-4"/>
          <w:sz w:val="29"/>
          <w:szCs w:val="29"/>
          <w:lang w:val="pt-BR"/>
        </w:rPr>
        <w:t xml:space="preserve">Nghị quyết số 59/2011/QH12 của Quốc hội, </w:t>
      </w:r>
      <w:r w:rsidR="008A3F31" w:rsidRPr="005E213E">
        <w:rPr>
          <w:spacing w:val="-4"/>
          <w:sz w:val="29"/>
          <w:szCs w:val="29"/>
          <w:lang w:val="pt-BR"/>
        </w:rPr>
        <w:t xml:space="preserve">Kết luận số 02/KL-TW ngày </w:t>
      </w:r>
      <w:r w:rsidR="002A761F" w:rsidRPr="005E213E">
        <w:rPr>
          <w:spacing w:val="-4"/>
          <w:sz w:val="29"/>
          <w:szCs w:val="29"/>
          <w:lang w:val="pt-BR"/>
        </w:rPr>
        <w:t>1</w:t>
      </w:r>
      <w:r w:rsidR="008A3F31" w:rsidRPr="005E213E">
        <w:rPr>
          <w:spacing w:val="-4"/>
          <w:sz w:val="29"/>
          <w:szCs w:val="29"/>
          <w:lang w:val="pt-BR"/>
        </w:rPr>
        <w:t xml:space="preserve">6 tháng </w:t>
      </w:r>
      <w:r w:rsidR="002A761F" w:rsidRPr="005E213E">
        <w:rPr>
          <w:spacing w:val="-4"/>
          <w:sz w:val="29"/>
          <w:szCs w:val="29"/>
          <w:lang w:val="pt-BR"/>
        </w:rPr>
        <w:t>3</w:t>
      </w:r>
      <w:r w:rsidR="008A3F31" w:rsidRPr="005E213E">
        <w:rPr>
          <w:spacing w:val="-4"/>
          <w:sz w:val="29"/>
          <w:szCs w:val="29"/>
          <w:lang w:val="pt-BR"/>
        </w:rPr>
        <w:t xml:space="preserve"> năm 2011 của Bộ Chính trị về tình hình kinh tế-xã hội năm 2011, </w:t>
      </w:r>
      <w:r w:rsidR="00805D5D" w:rsidRPr="005E213E">
        <w:rPr>
          <w:spacing w:val="-4"/>
          <w:sz w:val="29"/>
          <w:szCs w:val="29"/>
          <w:lang w:val="pt-BR"/>
        </w:rPr>
        <w:t xml:space="preserve">Nghị quyết số 02/NQ-CP ngày 09 tháng 01 năm 2011 </w:t>
      </w:r>
      <w:r w:rsidR="00714E2E" w:rsidRPr="005E213E">
        <w:rPr>
          <w:spacing w:val="-4"/>
          <w:sz w:val="29"/>
          <w:szCs w:val="29"/>
          <w:lang w:val="pt-BR"/>
        </w:rPr>
        <w:t xml:space="preserve">và </w:t>
      </w:r>
      <w:r w:rsidR="00805D5D" w:rsidRPr="005E213E">
        <w:rPr>
          <w:spacing w:val="-4"/>
          <w:sz w:val="29"/>
          <w:szCs w:val="29"/>
          <w:lang w:val="pt-BR"/>
        </w:rPr>
        <w:t xml:space="preserve">Nghị quyết số 11/NQ-CP ngày 24 tháng 2 năm 2011 </w:t>
      </w:r>
      <w:r w:rsidR="00714E2E" w:rsidRPr="005E213E">
        <w:rPr>
          <w:spacing w:val="-4"/>
          <w:sz w:val="29"/>
          <w:szCs w:val="29"/>
          <w:lang w:val="pt-BR"/>
        </w:rPr>
        <w:t>của Chính phủ</w:t>
      </w:r>
      <w:r w:rsidR="00151E10" w:rsidRPr="005E213E">
        <w:rPr>
          <w:spacing w:val="-4"/>
          <w:sz w:val="29"/>
          <w:szCs w:val="29"/>
          <w:lang w:val="pt-BR"/>
        </w:rPr>
        <w:t>.</w:t>
      </w:r>
      <w:r w:rsidR="000C296B" w:rsidRPr="005E213E">
        <w:rPr>
          <w:spacing w:val="-4"/>
          <w:sz w:val="29"/>
          <w:szCs w:val="29"/>
          <w:lang w:val="pt-BR"/>
        </w:rPr>
        <w:t xml:space="preserve"> </w:t>
      </w:r>
    </w:p>
    <w:p w14:paraId="758C2A84" w14:textId="77777777" w:rsidR="00760968" w:rsidRPr="005E213E" w:rsidRDefault="00760968" w:rsidP="00D54F0D">
      <w:pPr>
        <w:spacing w:before="80" w:after="20" w:line="259" w:lineRule="auto"/>
        <w:ind w:firstLine="601"/>
        <w:jc w:val="both"/>
        <w:rPr>
          <w:b/>
          <w:sz w:val="29"/>
          <w:szCs w:val="29"/>
          <w:lang w:val="pt-BR"/>
        </w:rPr>
      </w:pPr>
      <w:r w:rsidRPr="005E213E">
        <w:rPr>
          <w:b/>
          <w:sz w:val="29"/>
          <w:szCs w:val="29"/>
          <w:lang w:val="pt-BR"/>
        </w:rPr>
        <w:t xml:space="preserve">I. TĂNG TRƯỞNG KINH TẾ </w:t>
      </w:r>
    </w:p>
    <w:p w14:paraId="1D480B35" w14:textId="77777777" w:rsidR="00343734" w:rsidRPr="005E213E" w:rsidRDefault="00343734" w:rsidP="005E213E">
      <w:pPr>
        <w:spacing w:before="40" w:after="20" w:line="259" w:lineRule="auto"/>
        <w:ind w:firstLine="601"/>
        <w:jc w:val="both"/>
        <w:rPr>
          <w:b/>
          <w:sz w:val="29"/>
          <w:szCs w:val="29"/>
          <w:lang w:val="pt-BR"/>
        </w:rPr>
      </w:pPr>
      <w:r w:rsidRPr="005E213E">
        <w:rPr>
          <w:b/>
          <w:sz w:val="29"/>
          <w:szCs w:val="29"/>
          <w:lang w:val="pt-BR"/>
        </w:rPr>
        <w:t xml:space="preserve">1. Tốc độ tăng tổng sản phẩm trong nước </w:t>
      </w:r>
    </w:p>
    <w:p w14:paraId="6FE2B077" w14:textId="77777777" w:rsidR="00343734" w:rsidRPr="005E213E" w:rsidRDefault="00343734" w:rsidP="005E213E">
      <w:pPr>
        <w:spacing w:before="40" w:after="20" w:line="259" w:lineRule="auto"/>
        <w:ind w:firstLine="601"/>
        <w:jc w:val="both"/>
        <w:rPr>
          <w:spacing w:val="-2"/>
          <w:sz w:val="29"/>
          <w:szCs w:val="29"/>
          <w:lang w:val="pt-BR"/>
        </w:rPr>
      </w:pPr>
      <w:r w:rsidRPr="005E213E">
        <w:rPr>
          <w:spacing w:val="-2"/>
          <w:sz w:val="29"/>
          <w:szCs w:val="29"/>
          <w:lang w:val="pt-BR"/>
        </w:rPr>
        <w:t xml:space="preserve">Tổng sản phẩm trong nước (GDP) năm 2011 ước tính tăng 5,89% so với năm 2010, tuy thấp hơn mức tăng 6,78% của năm 2010 nhưng trong điều kiện </w:t>
      </w:r>
      <w:r w:rsidR="00A35EA9" w:rsidRPr="005E213E">
        <w:rPr>
          <w:spacing w:val="-2"/>
          <w:sz w:val="29"/>
          <w:szCs w:val="29"/>
          <w:lang w:val="pt-BR"/>
        </w:rPr>
        <w:t xml:space="preserve">tình hình sản xuất rất khó khăn và </w:t>
      </w:r>
      <w:r w:rsidRPr="005E213E">
        <w:rPr>
          <w:spacing w:val="-2"/>
          <w:sz w:val="29"/>
          <w:szCs w:val="29"/>
          <w:lang w:val="pt-BR"/>
        </w:rPr>
        <w:t xml:space="preserve">cả nước tập trung ưu tiên kiềm chế lạm phát, ổn định kinh tế vĩ mô thì mức tăng trưởng trên là </w:t>
      </w:r>
      <w:r w:rsidR="00A35EA9" w:rsidRPr="005E213E">
        <w:rPr>
          <w:spacing w:val="-2"/>
          <w:sz w:val="29"/>
          <w:szCs w:val="29"/>
          <w:lang w:val="pt-BR"/>
        </w:rPr>
        <w:t xml:space="preserve">khá cao và </w:t>
      </w:r>
      <w:r w:rsidRPr="005E213E">
        <w:rPr>
          <w:spacing w:val="-2"/>
          <w:sz w:val="29"/>
          <w:szCs w:val="29"/>
          <w:lang w:val="pt-BR"/>
        </w:rPr>
        <w:t xml:space="preserve">hợp lý. </w:t>
      </w:r>
      <w:r w:rsidR="00A35EA9" w:rsidRPr="005E213E">
        <w:rPr>
          <w:spacing w:val="-2"/>
          <w:sz w:val="29"/>
          <w:szCs w:val="29"/>
          <w:lang w:val="pt-BR"/>
        </w:rPr>
        <w:t xml:space="preserve">Tổng sản phẩm trong nước tăng đều trong cả ba khu vực và một lần nữa lại thể hiện rõ tính trụ đỡ của khu vực sản xuất nông, lâm nghiệp và thủy sản. </w:t>
      </w:r>
      <w:r w:rsidR="00C53CCD" w:rsidRPr="005E213E">
        <w:rPr>
          <w:spacing w:val="-2"/>
          <w:sz w:val="29"/>
          <w:szCs w:val="29"/>
          <w:lang w:val="pt-BR"/>
        </w:rPr>
        <w:t>So với cùng kỳ năm trước, t</w:t>
      </w:r>
      <w:r w:rsidRPr="005E213E">
        <w:rPr>
          <w:spacing w:val="-2"/>
          <w:sz w:val="29"/>
          <w:szCs w:val="29"/>
          <w:lang w:val="pt-BR"/>
        </w:rPr>
        <w:t xml:space="preserve">ổng sản phẩm trong nước quý I tăng 5,57%; quý II tăng 5,68%; quý III tăng 6,07% và quý IV tăng 6,10%. Trong 5,89% tăng chung của nền kinh tế, khu vực nông, lâm nghiệp và thủy sản tăng 4%, đóng góp 0,66 điểm phần trăm; </w:t>
      </w:r>
      <w:r w:rsidR="00062C52" w:rsidRPr="005E213E">
        <w:rPr>
          <w:spacing w:val="-2"/>
          <w:sz w:val="29"/>
          <w:szCs w:val="29"/>
          <w:lang w:val="pt-BR"/>
        </w:rPr>
        <w:t xml:space="preserve">khu vực </w:t>
      </w:r>
      <w:r w:rsidRPr="005E213E">
        <w:rPr>
          <w:spacing w:val="-2"/>
          <w:sz w:val="29"/>
          <w:szCs w:val="29"/>
          <w:lang w:val="pt-BR"/>
        </w:rPr>
        <w:t xml:space="preserve">công nghiệp và xây dựng tăng 5,53%, đóng góp 2,32 điểm phần trăm và khu vực dịch vụ tăng 6,99%, đóng góp 2,91 điểm phần trăm. </w:t>
      </w:r>
      <w:r w:rsidRPr="005E213E">
        <w:rPr>
          <w:rStyle w:val="apple-style-span"/>
          <w:color w:val="000000"/>
          <w:spacing w:val="-2"/>
          <w:sz w:val="29"/>
          <w:szCs w:val="29"/>
          <w:lang w:val="pt-BR"/>
        </w:rPr>
        <w:t>Kết quả trên khẳ</w:t>
      </w:r>
      <w:r w:rsidR="00062C52" w:rsidRPr="005E213E">
        <w:rPr>
          <w:rStyle w:val="apple-style-span"/>
          <w:color w:val="000000"/>
          <w:spacing w:val="-2"/>
          <w:sz w:val="29"/>
          <w:szCs w:val="29"/>
          <w:lang w:val="pt-BR"/>
        </w:rPr>
        <w:t>ng định tính đúng đắn, kịp thời</w:t>
      </w:r>
      <w:r w:rsidR="00226FA6" w:rsidRPr="005E213E">
        <w:rPr>
          <w:rStyle w:val="apple-style-span"/>
          <w:color w:val="000000"/>
          <w:spacing w:val="-2"/>
          <w:sz w:val="29"/>
          <w:szCs w:val="29"/>
          <w:lang w:val="pt-BR"/>
        </w:rPr>
        <w:t xml:space="preserve">, </w:t>
      </w:r>
      <w:r w:rsidRPr="005E213E">
        <w:rPr>
          <w:rStyle w:val="apple-style-span"/>
          <w:color w:val="000000"/>
          <w:spacing w:val="-2"/>
          <w:sz w:val="29"/>
          <w:szCs w:val="29"/>
          <w:lang w:val="pt-BR"/>
        </w:rPr>
        <w:t xml:space="preserve">hiệu quả của </w:t>
      </w:r>
      <w:r w:rsidRPr="005E213E">
        <w:rPr>
          <w:spacing w:val="-2"/>
          <w:sz w:val="29"/>
          <w:szCs w:val="29"/>
          <w:lang w:val="pt-BR"/>
        </w:rPr>
        <w:t>các biện pháp, giải pháp được Chính phủ ban hành và chỉ đạo quyết liệt các cấp, các ngành, các địa phương cùng thực hiện.</w:t>
      </w:r>
    </w:p>
    <w:p w14:paraId="6698B89E" w14:textId="77777777" w:rsidR="00343734" w:rsidRPr="00BE56C8" w:rsidRDefault="00343734" w:rsidP="00343734">
      <w:pPr>
        <w:spacing w:before="120" w:line="252" w:lineRule="auto"/>
        <w:jc w:val="center"/>
        <w:rPr>
          <w:rFonts w:ascii="Arial" w:hAnsi="Arial" w:cs="Arial"/>
          <w:b/>
          <w:bCs/>
          <w:lang w:val="pt-BR"/>
        </w:rPr>
      </w:pPr>
      <w:r w:rsidRPr="00BE56C8">
        <w:rPr>
          <w:rFonts w:ascii="Arial" w:hAnsi="Arial" w:cs="Arial"/>
          <w:b/>
          <w:bCs/>
          <w:lang w:val="pt-BR"/>
        </w:rPr>
        <w:lastRenderedPageBreak/>
        <w:t>Tốc độ tăng tổng sản phẩm trong nước</w:t>
      </w:r>
    </w:p>
    <w:p w14:paraId="0BEF7B1D" w14:textId="77777777" w:rsidR="00343734" w:rsidRPr="00BE56C8" w:rsidRDefault="00343734" w:rsidP="00343734">
      <w:pPr>
        <w:spacing w:line="252" w:lineRule="auto"/>
        <w:jc w:val="center"/>
        <w:rPr>
          <w:rFonts w:ascii="Arial" w:hAnsi="Arial" w:cs="Arial"/>
          <w:b/>
          <w:bCs/>
          <w:lang w:val="pt-BR"/>
        </w:rPr>
      </w:pPr>
      <w:r w:rsidRPr="00BE56C8">
        <w:rPr>
          <w:rFonts w:ascii="Arial" w:hAnsi="Arial" w:cs="Arial"/>
          <w:b/>
          <w:bCs/>
          <w:lang w:val="pt-BR"/>
        </w:rPr>
        <w:t>theo giá so sánh 1994</w:t>
      </w:r>
    </w:p>
    <w:p w14:paraId="7D52C8B8" w14:textId="77777777" w:rsidR="005669A6" w:rsidRPr="00D13419" w:rsidRDefault="005669A6" w:rsidP="00343734">
      <w:pPr>
        <w:spacing w:line="252" w:lineRule="auto"/>
        <w:jc w:val="center"/>
        <w:rPr>
          <w:b/>
          <w:bCs/>
          <w:sz w:val="28"/>
          <w:szCs w:val="28"/>
          <w:lang w:val="pt-BR"/>
        </w:rPr>
      </w:pPr>
    </w:p>
    <w:p w14:paraId="6BEB3C18" w14:textId="77777777" w:rsidR="00343734" w:rsidRPr="007F7AAB" w:rsidRDefault="00343734" w:rsidP="007F7AAB">
      <w:pPr>
        <w:tabs>
          <w:tab w:val="left" w:pos="6600"/>
        </w:tabs>
        <w:spacing w:line="288" w:lineRule="auto"/>
        <w:ind w:right="1303" w:firstLine="540"/>
        <w:jc w:val="right"/>
        <w:rPr>
          <w:rFonts w:ascii="Arial" w:hAnsi="Arial" w:cs="Arial"/>
          <w:bCs/>
          <w:i/>
          <w:sz w:val="20"/>
          <w:szCs w:val="20"/>
          <w:lang w:val="de-DE"/>
        </w:rPr>
      </w:pPr>
      <w:r w:rsidRPr="00D13419">
        <w:rPr>
          <w:b/>
          <w:bCs/>
          <w:sz w:val="28"/>
          <w:szCs w:val="28"/>
          <w:lang w:val="de-DE"/>
        </w:rPr>
        <w:tab/>
      </w:r>
      <w:r w:rsidR="00D446E5" w:rsidRPr="007F7AAB">
        <w:rPr>
          <w:b/>
          <w:bCs/>
          <w:sz w:val="20"/>
          <w:szCs w:val="20"/>
          <w:lang w:val="de-DE"/>
        </w:rPr>
        <w:t xml:space="preserve"> </w:t>
      </w:r>
      <w:r w:rsidR="004B5633" w:rsidRPr="007F7AAB">
        <w:rPr>
          <w:rFonts w:ascii="Arial" w:hAnsi="Arial" w:cs="Arial"/>
          <w:bCs/>
          <w:i/>
          <w:sz w:val="20"/>
          <w:szCs w:val="20"/>
          <w:lang w:val="de-DE"/>
        </w:rPr>
        <w:t xml:space="preserve">Đơn vị tính: </w:t>
      </w:r>
      <w:r w:rsidRPr="007F7AAB">
        <w:rPr>
          <w:rFonts w:ascii="Arial" w:hAnsi="Arial" w:cs="Arial"/>
          <w:bCs/>
          <w:i/>
          <w:sz w:val="20"/>
          <w:szCs w:val="20"/>
          <w:lang w:val="de-DE"/>
        </w:rPr>
        <w:t>%</w:t>
      </w:r>
    </w:p>
    <w:tbl>
      <w:tblPr>
        <w:tblW w:w="6929" w:type="dxa"/>
        <w:jc w:val="center"/>
        <w:tblLayout w:type="fixed"/>
        <w:tblCellMar>
          <w:left w:w="30" w:type="dxa"/>
          <w:right w:w="30" w:type="dxa"/>
        </w:tblCellMar>
        <w:tblLook w:val="0000" w:firstRow="0" w:lastRow="0" w:firstColumn="0" w:lastColumn="0" w:noHBand="0" w:noVBand="0"/>
      </w:tblPr>
      <w:tblGrid>
        <w:gridCol w:w="4251"/>
        <w:gridCol w:w="1339"/>
        <w:gridCol w:w="1339"/>
      </w:tblGrid>
      <w:tr w:rsidR="00343734" w:rsidRPr="007F7AAB" w14:paraId="35FFD8C1" w14:textId="77777777">
        <w:tblPrEx>
          <w:tblCellMar>
            <w:top w:w="0" w:type="dxa"/>
            <w:bottom w:w="0" w:type="dxa"/>
          </w:tblCellMar>
        </w:tblPrEx>
        <w:trPr>
          <w:cantSplit/>
          <w:trHeight w:val="273"/>
          <w:jc w:val="center"/>
        </w:trPr>
        <w:tc>
          <w:tcPr>
            <w:tcW w:w="4251" w:type="dxa"/>
            <w:tcBorders>
              <w:top w:val="single" w:sz="4" w:space="0" w:color="auto"/>
            </w:tcBorders>
          </w:tcPr>
          <w:p w14:paraId="3A6D4B4C" w14:textId="77777777" w:rsidR="00343734" w:rsidRPr="007F7AAB" w:rsidRDefault="00343734" w:rsidP="00187001">
            <w:pPr>
              <w:spacing w:before="40" w:line="299" w:lineRule="auto"/>
              <w:rPr>
                <w:rFonts w:ascii="Arial" w:hAnsi="Arial" w:cs="Arial"/>
                <w:b/>
                <w:snapToGrid w:val="0"/>
                <w:sz w:val="20"/>
                <w:szCs w:val="20"/>
              </w:rPr>
            </w:pPr>
          </w:p>
        </w:tc>
        <w:tc>
          <w:tcPr>
            <w:tcW w:w="1339" w:type="dxa"/>
            <w:tcBorders>
              <w:top w:val="single" w:sz="4" w:space="0" w:color="auto"/>
              <w:bottom w:val="single" w:sz="4" w:space="0" w:color="auto"/>
            </w:tcBorders>
            <w:vAlign w:val="center"/>
          </w:tcPr>
          <w:p w14:paraId="0DEE6FB7" w14:textId="77777777" w:rsidR="00343734" w:rsidRPr="007F7AAB" w:rsidRDefault="00343734" w:rsidP="00187001">
            <w:pPr>
              <w:spacing w:before="40" w:line="299" w:lineRule="auto"/>
              <w:ind w:right="183"/>
              <w:jc w:val="center"/>
              <w:rPr>
                <w:rFonts w:ascii="Arial" w:eastAsia="Arial Unicode MS" w:hAnsi="Arial" w:cs="Arial"/>
                <w:sz w:val="20"/>
                <w:szCs w:val="20"/>
              </w:rPr>
            </w:pPr>
            <w:r w:rsidRPr="007F7AAB">
              <w:rPr>
                <w:rFonts w:ascii="Arial" w:eastAsia="Arial Unicode MS" w:hAnsi="Arial" w:cs="Arial"/>
                <w:sz w:val="20"/>
                <w:szCs w:val="20"/>
              </w:rPr>
              <w:t>2010</w:t>
            </w:r>
          </w:p>
        </w:tc>
        <w:tc>
          <w:tcPr>
            <w:tcW w:w="1339" w:type="dxa"/>
            <w:tcBorders>
              <w:top w:val="single" w:sz="4" w:space="0" w:color="auto"/>
              <w:bottom w:val="single" w:sz="4" w:space="0" w:color="auto"/>
            </w:tcBorders>
            <w:vAlign w:val="center"/>
          </w:tcPr>
          <w:p w14:paraId="0F406F70" w14:textId="77777777" w:rsidR="00343734" w:rsidRPr="007F7AAB" w:rsidRDefault="00343734" w:rsidP="00187001">
            <w:pPr>
              <w:spacing w:before="40" w:line="299" w:lineRule="auto"/>
              <w:ind w:right="183"/>
              <w:jc w:val="center"/>
              <w:rPr>
                <w:rFonts w:ascii="Arial" w:eastAsia="Arial Unicode MS" w:hAnsi="Arial" w:cs="Arial"/>
                <w:sz w:val="20"/>
                <w:szCs w:val="20"/>
              </w:rPr>
            </w:pPr>
            <w:r w:rsidRPr="007F7AAB">
              <w:rPr>
                <w:rFonts w:ascii="Arial" w:eastAsia="Arial Unicode MS" w:hAnsi="Arial" w:cs="Arial"/>
                <w:sz w:val="20"/>
                <w:szCs w:val="20"/>
              </w:rPr>
              <w:t>2011</w:t>
            </w:r>
          </w:p>
        </w:tc>
      </w:tr>
      <w:tr w:rsidR="00343734" w:rsidRPr="007F7AAB" w14:paraId="5D320538" w14:textId="77777777">
        <w:tblPrEx>
          <w:tblCellMar>
            <w:top w:w="0" w:type="dxa"/>
            <w:bottom w:w="0" w:type="dxa"/>
          </w:tblCellMar>
        </w:tblPrEx>
        <w:trPr>
          <w:cantSplit/>
          <w:trHeight w:val="311"/>
          <w:jc w:val="center"/>
        </w:trPr>
        <w:tc>
          <w:tcPr>
            <w:tcW w:w="4251" w:type="dxa"/>
            <w:vAlign w:val="bottom"/>
          </w:tcPr>
          <w:p w14:paraId="332B3F61" w14:textId="77777777" w:rsidR="00343734" w:rsidRPr="007F7AAB" w:rsidRDefault="00343734" w:rsidP="00187001">
            <w:pPr>
              <w:spacing w:before="240"/>
              <w:rPr>
                <w:rFonts w:ascii="Arial" w:hAnsi="Arial" w:cs="Arial"/>
                <w:b/>
                <w:snapToGrid w:val="0"/>
                <w:sz w:val="20"/>
                <w:szCs w:val="20"/>
              </w:rPr>
            </w:pPr>
            <w:r w:rsidRPr="007F7AAB">
              <w:rPr>
                <w:rFonts w:ascii="Arial" w:hAnsi="Arial" w:cs="Arial"/>
                <w:b/>
                <w:snapToGrid w:val="0"/>
                <w:sz w:val="20"/>
                <w:szCs w:val="20"/>
              </w:rPr>
              <w:t xml:space="preserve">       Tổng số</w:t>
            </w:r>
          </w:p>
        </w:tc>
        <w:tc>
          <w:tcPr>
            <w:tcW w:w="1339" w:type="dxa"/>
            <w:tcBorders>
              <w:top w:val="single" w:sz="4" w:space="0" w:color="auto"/>
            </w:tcBorders>
            <w:vAlign w:val="bottom"/>
          </w:tcPr>
          <w:p w14:paraId="1D2B28DC" w14:textId="77777777" w:rsidR="00343734" w:rsidRPr="007F7AAB" w:rsidRDefault="00343734" w:rsidP="00187001">
            <w:pPr>
              <w:spacing w:before="240"/>
              <w:ind w:right="183"/>
              <w:jc w:val="center"/>
              <w:rPr>
                <w:rFonts w:ascii="Arial" w:eastAsia="Arial Unicode MS" w:hAnsi="Arial" w:cs="Arial"/>
                <w:b/>
                <w:bCs/>
                <w:sz w:val="20"/>
                <w:szCs w:val="20"/>
              </w:rPr>
            </w:pPr>
            <w:r w:rsidRPr="007F7AAB">
              <w:rPr>
                <w:rFonts w:ascii="Arial" w:eastAsia="Arial Unicode MS" w:hAnsi="Arial" w:cs="Arial"/>
                <w:b/>
                <w:bCs/>
                <w:sz w:val="20"/>
                <w:szCs w:val="20"/>
              </w:rPr>
              <w:t>6,78</w:t>
            </w:r>
          </w:p>
        </w:tc>
        <w:tc>
          <w:tcPr>
            <w:tcW w:w="1339" w:type="dxa"/>
            <w:tcBorders>
              <w:top w:val="single" w:sz="4" w:space="0" w:color="auto"/>
            </w:tcBorders>
            <w:vAlign w:val="bottom"/>
          </w:tcPr>
          <w:p w14:paraId="1BCB3161" w14:textId="77777777" w:rsidR="00343734" w:rsidRPr="007F7AAB" w:rsidRDefault="00343734" w:rsidP="00187001">
            <w:pPr>
              <w:spacing w:before="240"/>
              <w:ind w:right="183"/>
              <w:jc w:val="center"/>
              <w:rPr>
                <w:rFonts w:ascii="Arial" w:eastAsia="Arial Unicode MS" w:hAnsi="Arial" w:cs="Arial"/>
                <w:b/>
                <w:bCs/>
                <w:sz w:val="20"/>
                <w:szCs w:val="20"/>
              </w:rPr>
            </w:pPr>
            <w:r w:rsidRPr="007F7AAB">
              <w:rPr>
                <w:rFonts w:ascii="Arial" w:eastAsia="Arial Unicode MS" w:hAnsi="Arial" w:cs="Arial"/>
                <w:b/>
                <w:bCs/>
                <w:sz w:val="20"/>
                <w:szCs w:val="20"/>
              </w:rPr>
              <w:t>5,89</w:t>
            </w:r>
          </w:p>
        </w:tc>
      </w:tr>
      <w:tr w:rsidR="00343734" w:rsidRPr="007F7AAB" w14:paraId="04C463F7" w14:textId="77777777">
        <w:tblPrEx>
          <w:tblCellMar>
            <w:top w:w="0" w:type="dxa"/>
            <w:bottom w:w="0" w:type="dxa"/>
          </w:tblCellMar>
        </w:tblPrEx>
        <w:trPr>
          <w:cantSplit/>
          <w:trHeight w:val="369"/>
          <w:jc w:val="center"/>
        </w:trPr>
        <w:tc>
          <w:tcPr>
            <w:tcW w:w="4251" w:type="dxa"/>
            <w:vAlign w:val="bottom"/>
          </w:tcPr>
          <w:p w14:paraId="62FF0AE9" w14:textId="77777777" w:rsidR="00343734" w:rsidRPr="007F7AAB" w:rsidRDefault="00343734" w:rsidP="005E213E">
            <w:pPr>
              <w:spacing w:before="80" w:after="60"/>
              <w:jc w:val="both"/>
              <w:rPr>
                <w:rFonts w:ascii="Arial" w:hAnsi="Arial" w:cs="Arial"/>
                <w:b/>
                <w:i/>
                <w:snapToGrid w:val="0"/>
                <w:sz w:val="20"/>
                <w:szCs w:val="20"/>
              </w:rPr>
            </w:pPr>
            <w:r w:rsidRPr="007F7AAB">
              <w:rPr>
                <w:rFonts w:ascii="Arial" w:hAnsi="Arial" w:cs="Arial"/>
                <w:b/>
                <w:i/>
                <w:snapToGrid w:val="0"/>
                <w:sz w:val="20"/>
                <w:szCs w:val="20"/>
              </w:rPr>
              <w:t>Phân theo khu vực kinh tế</w:t>
            </w:r>
          </w:p>
        </w:tc>
        <w:tc>
          <w:tcPr>
            <w:tcW w:w="1339" w:type="dxa"/>
            <w:vAlign w:val="bottom"/>
          </w:tcPr>
          <w:p w14:paraId="6D52771D" w14:textId="77777777" w:rsidR="00343734" w:rsidRPr="007F7AAB" w:rsidRDefault="00343734" w:rsidP="005E213E">
            <w:pPr>
              <w:spacing w:before="80" w:after="60"/>
              <w:ind w:right="183"/>
              <w:jc w:val="center"/>
              <w:rPr>
                <w:rFonts w:ascii="Arial" w:eastAsia="Arial Unicode MS" w:hAnsi="Arial" w:cs="Arial"/>
                <w:bCs/>
                <w:sz w:val="20"/>
                <w:szCs w:val="20"/>
              </w:rPr>
            </w:pPr>
          </w:p>
        </w:tc>
        <w:tc>
          <w:tcPr>
            <w:tcW w:w="1339" w:type="dxa"/>
            <w:vAlign w:val="bottom"/>
          </w:tcPr>
          <w:p w14:paraId="0FB09803" w14:textId="77777777" w:rsidR="00343734" w:rsidRPr="007F7AAB" w:rsidRDefault="00343734" w:rsidP="005E213E">
            <w:pPr>
              <w:spacing w:before="80" w:after="60"/>
              <w:ind w:right="183"/>
              <w:jc w:val="center"/>
              <w:rPr>
                <w:rFonts w:ascii="Arial" w:eastAsia="Arial Unicode MS" w:hAnsi="Arial" w:cs="Arial"/>
                <w:bCs/>
                <w:sz w:val="20"/>
                <w:szCs w:val="20"/>
              </w:rPr>
            </w:pPr>
          </w:p>
        </w:tc>
      </w:tr>
      <w:tr w:rsidR="00343734" w:rsidRPr="007F7AAB" w14:paraId="16914C98" w14:textId="77777777">
        <w:tblPrEx>
          <w:tblCellMar>
            <w:top w:w="0" w:type="dxa"/>
            <w:bottom w:w="0" w:type="dxa"/>
          </w:tblCellMar>
        </w:tblPrEx>
        <w:trPr>
          <w:cantSplit/>
          <w:trHeight w:val="369"/>
          <w:jc w:val="center"/>
        </w:trPr>
        <w:tc>
          <w:tcPr>
            <w:tcW w:w="4251" w:type="dxa"/>
            <w:vAlign w:val="bottom"/>
          </w:tcPr>
          <w:p w14:paraId="7D3BA908" w14:textId="77777777" w:rsidR="00343734" w:rsidRPr="007F7AAB" w:rsidRDefault="00343734" w:rsidP="005E213E">
            <w:pPr>
              <w:spacing w:before="80" w:after="60"/>
              <w:ind w:firstLine="582"/>
              <w:rPr>
                <w:rFonts w:ascii="Arial" w:hAnsi="Arial" w:cs="Arial"/>
                <w:snapToGrid w:val="0"/>
                <w:sz w:val="20"/>
                <w:szCs w:val="20"/>
              </w:rPr>
            </w:pPr>
            <w:r w:rsidRPr="007F7AAB">
              <w:rPr>
                <w:rFonts w:ascii="Arial" w:hAnsi="Arial" w:cs="Arial"/>
                <w:snapToGrid w:val="0"/>
                <w:sz w:val="20"/>
                <w:szCs w:val="20"/>
              </w:rPr>
              <w:t>Nông, lâm nghiệp và thuỷ sản</w:t>
            </w:r>
          </w:p>
        </w:tc>
        <w:tc>
          <w:tcPr>
            <w:tcW w:w="1339" w:type="dxa"/>
            <w:vAlign w:val="bottom"/>
          </w:tcPr>
          <w:p w14:paraId="74D0A1D9" w14:textId="77777777" w:rsidR="00343734" w:rsidRPr="007F7AAB" w:rsidRDefault="00343734" w:rsidP="005E213E">
            <w:pPr>
              <w:spacing w:before="80" w:after="60"/>
              <w:ind w:right="183"/>
              <w:jc w:val="center"/>
              <w:rPr>
                <w:rFonts w:ascii="Arial" w:eastAsia="Arial Unicode MS" w:hAnsi="Arial" w:cs="Arial"/>
                <w:bCs/>
                <w:sz w:val="20"/>
                <w:szCs w:val="20"/>
              </w:rPr>
            </w:pPr>
            <w:r w:rsidRPr="007F7AAB">
              <w:rPr>
                <w:rFonts w:ascii="Arial" w:eastAsia="Arial Unicode MS" w:hAnsi="Arial" w:cs="Arial"/>
                <w:bCs/>
                <w:sz w:val="20"/>
                <w:szCs w:val="20"/>
              </w:rPr>
              <w:t>2,78</w:t>
            </w:r>
          </w:p>
        </w:tc>
        <w:tc>
          <w:tcPr>
            <w:tcW w:w="1339" w:type="dxa"/>
            <w:vAlign w:val="bottom"/>
          </w:tcPr>
          <w:p w14:paraId="02DDEB1C" w14:textId="77777777" w:rsidR="00343734" w:rsidRPr="007F7AAB" w:rsidRDefault="00343734" w:rsidP="005E213E">
            <w:pPr>
              <w:spacing w:before="80" w:after="60"/>
              <w:ind w:right="183"/>
              <w:jc w:val="center"/>
              <w:rPr>
                <w:rFonts w:ascii="Arial" w:eastAsia="Arial Unicode MS" w:hAnsi="Arial" w:cs="Arial"/>
                <w:bCs/>
                <w:sz w:val="20"/>
                <w:szCs w:val="20"/>
              </w:rPr>
            </w:pPr>
            <w:r w:rsidRPr="007F7AAB">
              <w:rPr>
                <w:rFonts w:ascii="Arial" w:eastAsia="Arial Unicode MS" w:hAnsi="Arial" w:cs="Arial"/>
                <w:bCs/>
                <w:sz w:val="20"/>
                <w:szCs w:val="20"/>
              </w:rPr>
              <w:t>4,00</w:t>
            </w:r>
          </w:p>
        </w:tc>
      </w:tr>
      <w:tr w:rsidR="00343734" w:rsidRPr="007F7AAB" w14:paraId="74564DD7" w14:textId="77777777">
        <w:tblPrEx>
          <w:tblCellMar>
            <w:top w:w="0" w:type="dxa"/>
            <w:bottom w:w="0" w:type="dxa"/>
          </w:tblCellMar>
        </w:tblPrEx>
        <w:trPr>
          <w:cantSplit/>
          <w:trHeight w:val="351"/>
          <w:jc w:val="center"/>
        </w:trPr>
        <w:tc>
          <w:tcPr>
            <w:tcW w:w="4251" w:type="dxa"/>
            <w:vAlign w:val="bottom"/>
          </w:tcPr>
          <w:p w14:paraId="5F341845" w14:textId="77777777" w:rsidR="00343734" w:rsidRPr="007F7AAB" w:rsidRDefault="00343734" w:rsidP="005E213E">
            <w:pPr>
              <w:spacing w:before="80" w:after="60"/>
              <w:ind w:firstLine="582"/>
              <w:rPr>
                <w:rFonts w:ascii="Arial" w:hAnsi="Arial" w:cs="Arial"/>
                <w:snapToGrid w:val="0"/>
                <w:sz w:val="20"/>
                <w:szCs w:val="20"/>
              </w:rPr>
            </w:pPr>
            <w:r w:rsidRPr="007F7AAB">
              <w:rPr>
                <w:rFonts w:ascii="Arial" w:hAnsi="Arial" w:cs="Arial"/>
                <w:snapToGrid w:val="0"/>
                <w:sz w:val="20"/>
                <w:szCs w:val="20"/>
              </w:rPr>
              <w:t>Công nghiệp và xây dựng</w:t>
            </w:r>
          </w:p>
        </w:tc>
        <w:tc>
          <w:tcPr>
            <w:tcW w:w="1339" w:type="dxa"/>
            <w:vAlign w:val="bottom"/>
          </w:tcPr>
          <w:p w14:paraId="6C93F09F" w14:textId="77777777" w:rsidR="00343734" w:rsidRPr="007F7AAB" w:rsidRDefault="00343734" w:rsidP="005E213E">
            <w:pPr>
              <w:spacing w:before="80" w:after="60"/>
              <w:ind w:right="183"/>
              <w:jc w:val="center"/>
              <w:rPr>
                <w:rFonts w:ascii="Arial" w:eastAsia="Arial Unicode MS" w:hAnsi="Arial" w:cs="Arial"/>
                <w:bCs/>
                <w:sz w:val="20"/>
                <w:szCs w:val="20"/>
              </w:rPr>
            </w:pPr>
            <w:r w:rsidRPr="007F7AAB">
              <w:rPr>
                <w:rFonts w:ascii="Arial" w:eastAsia="Arial Unicode MS" w:hAnsi="Arial" w:cs="Arial"/>
                <w:bCs/>
                <w:sz w:val="20"/>
                <w:szCs w:val="20"/>
              </w:rPr>
              <w:t>7,70</w:t>
            </w:r>
          </w:p>
        </w:tc>
        <w:tc>
          <w:tcPr>
            <w:tcW w:w="1339" w:type="dxa"/>
            <w:vAlign w:val="bottom"/>
          </w:tcPr>
          <w:p w14:paraId="0282F0A3" w14:textId="77777777" w:rsidR="00343734" w:rsidRPr="007F7AAB" w:rsidRDefault="00343734" w:rsidP="005E213E">
            <w:pPr>
              <w:spacing w:before="80" w:after="60"/>
              <w:ind w:right="183"/>
              <w:jc w:val="center"/>
              <w:rPr>
                <w:rFonts w:ascii="Arial" w:eastAsia="Arial Unicode MS" w:hAnsi="Arial" w:cs="Arial"/>
                <w:bCs/>
                <w:sz w:val="20"/>
                <w:szCs w:val="20"/>
              </w:rPr>
            </w:pPr>
            <w:r w:rsidRPr="007F7AAB">
              <w:rPr>
                <w:rFonts w:ascii="Arial" w:eastAsia="Arial Unicode MS" w:hAnsi="Arial" w:cs="Arial"/>
                <w:bCs/>
                <w:sz w:val="20"/>
                <w:szCs w:val="20"/>
              </w:rPr>
              <w:t>5,53</w:t>
            </w:r>
          </w:p>
        </w:tc>
      </w:tr>
      <w:tr w:rsidR="00343734" w:rsidRPr="007F7AAB" w14:paraId="0CBAD482" w14:textId="77777777">
        <w:tblPrEx>
          <w:tblCellMar>
            <w:top w:w="0" w:type="dxa"/>
            <w:bottom w:w="0" w:type="dxa"/>
          </w:tblCellMar>
        </w:tblPrEx>
        <w:trPr>
          <w:cantSplit/>
          <w:trHeight w:val="307"/>
          <w:jc w:val="center"/>
        </w:trPr>
        <w:tc>
          <w:tcPr>
            <w:tcW w:w="4251" w:type="dxa"/>
            <w:vAlign w:val="bottom"/>
          </w:tcPr>
          <w:p w14:paraId="2DF52CE4" w14:textId="77777777" w:rsidR="00343734" w:rsidRPr="007F7AAB" w:rsidRDefault="00343734" w:rsidP="005E213E">
            <w:pPr>
              <w:spacing w:before="80" w:after="60"/>
              <w:ind w:firstLine="582"/>
              <w:rPr>
                <w:rFonts w:ascii="Arial" w:hAnsi="Arial" w:cs="Arial"/>
                <w:snapToGrid w:val="0"/>
                <w:sz w:val="20"/>
                <w:szCs w:val="20"/>
              </w:rPr>
            </w:pPr>
            <w:r w:rsidRPr="007F7AAB">
              <w:rPr>
                <w:rFonts w:ascii="Arial" w:hAnsi="Arial" w:cs="Arial"/>
                <w:snapToGrid w:val="0"/>
                <w:sz w:val="20"/>
                <w:szCs w:val="20"/>
              </w:rPr>
              <w:t>Dịch vụ</w:t>
            </w:r>
          </w:p>
        </w:tc>
        <w:tc>
          <w:tcPr>
            <w:tcW w:w="1339" w:type="dxa"/>
            <w:vAlign w:val="bottom"/>
          </w:tcPr>
          <w:p w14:paraId="31C7F415" w14:textId="77777777" w:rsidR="00343734" w:rsidRPr="007F7AAB" w:rsidRDefault="00343734" w:rsidP="005E213E">
            <w:pPr>
              <w:spacing w:before="80" w:after="60"/>
              <w:ind w:right="183"/>
              <w:jc w:val="center"/>
              <w:rPr>
                <w:rFonts w:ascii="Arial" w:eastAsia="Arial Unicode MS" w:hAnsi="Arial" w:cs="Arial"/>
                <w:bCs/>
                <w:sz w:val="20"/>
                <w:szCs w:val="20"/>
              </w:rPr>
            </w:pPr>
            <w:r w:rsidRPr="007F7AAB">
              <w:rPr>
                <w:rFonts w:ascii="Arial" w:eastAsia="Arial Unicode MS" w:hAnsi="Arial" w:cs="Arial"/>
                <w:bCs/>
                <w:sz w:val="20"/>
                <w:szCs w:val="20"/>
              </w:rPr>
              <w:t>7,52</w:t>
            </w:r>
          </w:p>
        </w:tc>
        <w:tc>
          <w:tcPr>
            <w:tcW w:w="1339" w:type="dxa"/>
            <w:vAlign w:val="bottom"/>
          </w:tcPr>
          <w:p w14:paraId="5EEB8785" w14:textId="77777777" w:rsidR="00343734" w:rsidRPr="007F7AAB" w:rsidRDefault="00343734" w:rsidP="005E213E">
            <w:pPr>
              <w:spacing w:before="80" w:after="60"/>
              <w:ind w:right="183"/>
              <w:jc w:val="center"/>
              <w:rPr>
                <w:rFonts w:ascii="Arial" w:eastAsia="Arial Unicode MS" w:hAnsi="Arial" w:cs="Arial"/>
                <w:bCs/>
                <w:sz w:val="20"/>
                <w:szCs w:val="20"/>
              </w:rPr>
            </w:pPr>
            <w:r w:rsidRPr="007F7AAB">
              <w:rPr>
                <w:rFonts w:ascii="Arial" w:eastAsia="Arial Unicode MS" w:hAnsi="Arial" w:cs="Arial"/>
                <w:bCs/>
                <w:sz w:val="20"/>
                <w:szCs w:val="20"/>
              </w:rPr>
              <w:t>6,99</w:t>
            </w:r>
          </w:p>
        </w:tc>
      </w:tr>
      <w:tr w:rsidR="00343734" w:rsidRPr="007F7AAB" w14:paraId="6021CEDD" w14:textId="77777777">
        <w:tblPrEx>
          <w:tblCellMar>
            <w:top w:w="0" w:type="dxa"/>
            <w:bottom w:w="0" w:type="dxa"/>
          </w:tblCellMar>
        </w:tblPrEx>
        <w:trPr>
          <w:cantSplit/>
          <w:trHeight w:val="307"/>
          <w:jc w:val="center"/>
        </w:trPr>
        <w:tc>
          <w:tcPr>
            <w:tcW w:w="4251" w:type="dxa"/>
            <w:vAlign w:val="bottom"/>
          </w:tcPr>
          <w:p w14:paraId="767734DF" w14:textId="77777777" w:rsidR="00343734" w:rsidRPr="007F7AAB" w:rsidRDefault="00343734" w:rsidP="005E213E">
            <w:pPr>
              <w:spacing w:before="80" w:after="60"/>
              <w:rPr>
                <w:rFonts w:ascii="Arial" w:hAnsi="Arial" w:cs="Arial"/>
                <w:b/>
                <w:i/>
                <w:snapToGrid w:val="0"/>
                <w:sz w:val="20"/>
                <w:szCs w:val="20"/>
              </w:rPr>
            </w:pPr>
            <w:r w:rsidRPr="007F7AAB">
              <w:rPr>
                <w:rFonts w:ascii="Arial" w:hAnsi="Arial" w:cs="Arial"/>
                <w:b/>
                <w:i/>
                <w:snapToGrid w:val="0"/>
                <w:sz w:val="20"/>
                <w:szCs w:val="20"/>
              </w:rPr>
              <w:t>Phân theo quý trong năm</w:t>
            </w:r>
          </w:p>
        </w:tc>
        <w:tc>
          <w:tcPr>
            <w:tcW w:w="1339" w:type="dxa"/>
            <w:vAlign w:val="bottom"/>
          </w:tcPr>
          <w:p w14:paraId="56345150" w14:textId="77777777" w:rsidR="00343734" w:rsidRPr="007F7AAB" w:rsidRDefault="00343734" w:rsidP="005E213E">
            <w:pPr>
              <w:spacing w:before="80" w:after="60"/>
              <w:ind w:right="183"/>
              <w:jc w:val="center"/>
              <w:rPr>
                <w:rFonts w:ascii="Arial" w:eastAsia="Arial Unicode MS" w:hAnsi="Arial" w:cs="Arial"/>
                <w:bCs/>
                <w:sz w:val="20"/>
                <w:szCs w:val="20"/>
              </w:rPr>
            </w:pPr>
          </w:p>
        </w:tc>
        <w:tc>
          <w:tcPr>
            <w:tcW w:w="1339" w:type="dxa"/>
            <w:vAlign w:val="bottom"/>
          </w:tcPr>
          <w:p w14:paraId="30203F1B" w14:textId="77777777" w:rsidR="00343734" w:rsidRPr="007F7AAB" w:rsidRDefault="00343734" w:rsidP="005E213E">
            <w:pPr>
              <w:spacing w:before="80" w:after="60"/>
              <w:ind w:right="183"/>
              <w:jc w:val="center"/>
              <w:rPr>
                <w:rFonts w:ascii="Arial" w:eastAsia="Arial Unicode MS" w:hAnsi="Arial" w:cs="Arial"/>
                <w:bCs/>
                <w:sz w:val="20"/>
                <w:szCs w:val="20"/>
              </w:rPr>
            </w:pPr>
          </w:p>
        </w:tc>
      </w:tr>
      <w:tr w:rsidR="00343734" w:rsidRPr="007F7AAB" w14:paraId="5189BBEC" w14:textId="77777777">
        <w:tblPrEx>
          <w:tblCellMar>
            <w:top w:w="0" w:type="dxa"/>
            <w:bottom w:w="0" w:type="dxa"/>
          </w:tblCellMar>
        </w:tblPrEx>
        <w:trPr>
          <w:cantSplit/>
          <w:trHeight w:val="307"/>
          <w:jc w:val="center"/>
        </w:trPr>
        <w:tc>
          <w:tcPr>
            <w:tcW w:w="4251" w:type="dxa"/>
            <w:vAlign w:val="bottom"/>
          </w:tcPr>
          <w:p w14:paraId="0C09EF3F" w14:textId="77777777" w:rsidR="00343734" w:rsidRPr="007F7AAB" w:rsidRDefault="00343734" w:rsidP="005E213E">
            <w:pPr>
              <w:spacing w:before="80" w:after="60"/>
              <w:ind w:firstLine="582"/>
              <w:rPr>
                <w:rFonts w:ascii="Arial" w:hAnsi="Arial" w:cs="Arial"/>
                <w:snapToGrid w:val="0"/>
                <w:sz w:val="20"/>
                <w:szCs w:val="20"/>
              </w:rPr>
            </w:pPr>
            <w:r w:rsidRPr="007F7AAB">
              <w:rPr>
                <w:rFonts w:ascii="Arial" w:hAnsi="Arial" w:cs="Arial"/>
                <w:snapToGrid w:val="0"/>
                <w:sz w:val="20"/>
                <w:szCs w:val="20"/>
              </w:rPr>
              <w:t>Quý I</w:t>
            </w:r>
          </w:p>
        </w:tc>
        <w:tc>
          <w:tcPr>
            <w:tcW w:w="1339" w:type="dxa"/>
            <w:vAlign w:val="bottom"/>
          </w:tcPr>
          <w:p w14:paraId="742BFA22" w14:textId="77777777" w:rsidR="00343734" w:rsidRPr="007F7AAB" w:rsidRDefault="00343734" w:rsidP="005E213E">
            <w:pPr>
              <w:spacing w:before="80" w:after="60"/>
              <w:ind w:right="183"/>
              <w:jc w:val="center"/>
              <w:rPr>
                <w:rFonts w:ascii="Arial" w:eastAsia="Arial Unicode MS" w:hAnsi="Arial" w:cs="Arial"/>
                <w:bCs/>
                <w:sz w:val="20"/>
                <w:szCs w:val="20"/>
              </w:rPr>
            </w:pPr>
            <w:r w:rsidRPr="007F7AAB">
              <w:rPr>
                <w:rFonts w:ascii="Arial" w:eastAsia="Arial Unicode MS" w:hAnsi="Arial" w:cs="Arial"/>
                <w:bCs/>
                <w:sz w:val="20"/>
                <w:szCs w:val="20"/>
              </w:rPr>
              <w:t>5,84</w:t>
            </w:r>
          </w:p>
        </w:tc>
        <w:tc>
          <w:tcPr>
            <w:tcW w:w="1339" w:type="dxa"/>
            <w:vAlign w:val="bottom"/>
          </w:tcPr>
          <w:p w14:paraId="5627D7AC" w14:textId="77777777" w:rsidR="00343734" w:rsidRPr="007F7AAB" w:rsidRDefault="00343734" w:rsidP="005E213E">
            <w:pPr>
              <w:spacing w:before="80" w:after="60"/>
              <w:ind w:right="183"/>
              <w:jc w:val="center"/>
              <w:rPr>
                <w:rFonts w:ascii="Arial" w:eastAsia="Arial Unicode MS" w:hAnsi="Arial" w:cs="Arial"/>
                <w:bCs/>
                <w:sz w:val="20"/>
                <w:szCs w:val="20"/>
              </w:rPr>
            </w:pPr>
            <w:r w:rsidRPr="007F7AAB">
              <w:rPr>
                <w:rFonts w:ascii="Arial" w:eastAsia="Arial Unicode MS" w:hAnsi="Arial" w:cs="Arial"/>
                <w:bCs/>
                <w:sz w:val="20"/>
                <w:szCs w:val="20"/>
              </w:rPr>
              <w:t>5,57</w:t>
            </w:r>
          </w:p>
        </w:tc>
      </w:tr>
      <w:tr w:rsidR="00343734" w:rsidRPr="007F7AAB" w14:paraId="2D0B5D6A" w14:textId="77777777">
        <w:tblPrEx>
          <w:tblCellMar>
            <w:top w:w="0" w:type="dxa"/>
            <w:bottom w:w="0" w:type="dxa"/>
          </w:tblCellMar>
        </w:tblPrEx>
        <w:trPr>
          <w:cantSplit/>
          <w:trHeight w:val="307"/>
          <w:jc w:val="center"/>
        </w:trPr>
        <w:tc>
          <w:tcPr>
            <w:tcW w:w="4251" w:type="dxa"/>
          </w:tcPr>
          <w:p w14:paraId="2BFB2FCB" w14:textId="77777777" w:rsidR="00343734" w:rsidRPr="007F7AAB" w:rsidRDefault="00343734" w:rsidP="005E213E">
            <w:pPr>
              <w:spacing w:before="80" w:after="60"/>
              <w:ind w:firstLine="582"/>
              <w:rPr>
                <w:rFonts w:ascii="Arial" w:hAnsi="Arial" w:cs="Arial"/>
                <w:snapToGrid w:val="0"/>
                <w:sz w:val="20"/>
                <w:szCs w:val="20"/>
              </w:rPr>
            </w:pPr>
            <w:r w:rsidRPr="007F7AAB">
              <w:rPr>
                <w:rFonts w:ascii="Arial" w:hAnsi="Arial" w:cs="Arial"/>
                <w:snapToGrid w:val="0"/>
                <w:sz w:val="20"/>
                <w:szCs w:val="20"/>
              </w:rPr>
              <w:t>Quý II</w:t>
            </w:r>
          </w:p>
        </w:tc>
        <w:tc>
          <w:tcPr>
            <w:tcW w:w="1339" w:type="dxa"/>
            <w:vAlign w:val="bottom"/>
          </w:tcPr>
          <w:p w14:paraId="5E65372A" w14:textId="77777777" w:rsidR="00343734" w:rsidRPr="007F7AAB" w:rsidRDefault="00343734" w:rsidP="005E213E">
            <w:pPr>
              <w:spacing w:before="80" w:after="60"/>
              <w:ind w:right="183"/>
              <w:jc w:val="center"/>
              <w:rPr>
                <w:rFonts w:ascii="Arial" w:eastAsia="Arial Unicode MS" w:hAnsi="Arial" w:cs="Arial"/>
                <w:bCs/>
                <w:sz w:val="20"/>
                <w:szCs w:val="20"/>
              </w:rPr>
            </w:pPr>
            <w:r w:rsidRPr="007F7AAB">
              <w:rPr>
                <w:rFonts w:ascii="Arial" w:eastAsia="Arial Unicode MS" w:hAnsi="Arial" w:cs="Arial"/>
                <w:bCs/>
                <w:sz w:val="20"/>
                <w:szCs w:val="20"/>
              </w:rPr>
              <w:t>6,44</w:t>
            </w:r>
          </w:p>
        </w:tc>
        <w:tc>
          <w:tcPr>
            <w:tcW w:w="1339" w:type="dxa"/>
            <w:vAlign w:val="bottom"/>
          </w:tcPr>
          <w:p w14:paraId="6C023DD7" w14:textId="77777777" w:rsidR="00343734" w:rsidRPr="007F7AAB" w:rsidRDefault="00343734" w:rsidP="005E213E">
            <w:pPr>
              <w:spacing w:before="80" w:after="60"/>
              <w:ind w:right="183"/>
              <w:jc w:val="center"/>
              <w:rPr>
                <w:rFonts w:ascii="Arial" w:eastAsia="Arial Unicode MS" w:hAnsi="Arial" w:cs="Arial"/>
                <w:bCs/>
                <w:sz w:val="20"/>
                <w:szCs w:val="20"/>
              </w:rPr>
            </w:pPr>
            <w:r w:rsidRPr="007F7AAB">
              <w:rPr>
                <w:rFonts w:ascii="Arial" w:eastAsia="Arial Unicode MS" w:hAnsi="Arial" w:cs="Arial"/>
                <w:bCs/>
                <w:sz w:val="20"/>
                <w:szCs w:val="20"/>
              </w:rPr>
              <w:t>5,68</w:t>
            </w:r>
          </w:p>
        </w:tc>
      </w:tr>
      <w:tr w:rsidR="00343734" w:rsidRPr="007F7AAB" w14:paraId="5EC61A35" w14:textId="77777777">
        <w:tblPrEx>
          <w:tblCellMar>
            <w:top w:w="0" w:type="dxa"/>
            <w:bottom w:w="0" w:type="dxa"/>
          </w:tblCellMar>
        </w:tblPrEx>
        <w:trPr>
          <w:cantSplit/>
          <w:trHeight w:val="307"/>
          <w:jc w:val="center"/>
        </w:trPr>
        <w:tc>
          <w:tcPr>
            <w:tcW w:w="4251" w:type="dxa"/>
          </w:tcPr>
          <w:p w14:paraId="280B6C2C" w14:textId="77777777" w:rsidR="00343734" w:rsidRPr="007F7AAB" w:rsidRDefault="00343734" w:rsidP="005E213E">
            <w:pPr>
              <w:spacing w:before="80" w:after="60"/>
              <w:ind w:firstLine="582"/>
              <w:rPr>
                <w:rFonts w:ascii="Arial" w:hAnsi="Arial" w:cs="Arial"/>
                <w:snapToGrid w:val="0"/>
                <w:sz w:val="20"/>
                <w:szCs w:val="20"/>
              </w:rPr>
            </w:pPr>
            <w:r w:rsidRPr="007F7AAB">
              <w:rPr>
                <w:rFonts w:ascii="Arial" w:hAnsi="Arial" w:cs="Arial"/>
                <w:snapToGrid w:val="0"/>
                <w:sz w:val="20"/>
                <w:szCs w:val="20"/>
              </w:rPr>
              <w:t>Quý III</w:t>
            </w:r>
          </w:p>
        </w:tc>
        <w:tc>
          <w:tcPr>
            <w:tcW w:w="1339" w:type="dxa"/>
            <w:vAlign w:val="bottom"/>
          </w:tcPr>
          <w:p w14:paraId="5941A475" w14:textId="77777777" w:rsidR="00343734" w:rsidRPr="007F7AAB" w:rsidRDefault="00343734" w:rsidP="005E213E">
            <w:pPr>
              <w:spacing w:before="80" w:after="60"/>
              <w:ind w:right="183"/>
              <w:jc w:val="center"/>
              <w:rPr>
                <w:rFonts w:ascii="Arial" w:eastAsia="Arial Unicode MS" w:hAnsi="Arial" w:cs="Arial"/>
                <w:bCs/>
                <w:sz w:val="20"/>
                <w:szCs w:val="20"/>
              </w:rPr>
            </w:pPr>
            <w:r w:rsidRPr="007F7AAB">
              <w:rPr>
                <w:rFonts w:ascii="Arial" w:eastAsia="Arial Unicode MS" w:hAnsi="Arial" w:cs="Arial"/>
                <w:bCs/>
                <w:sz w:val="20"/>
                <w:szCs w:val="20"/>
              </w:rPr>
              <w:t>7,18</w:t>
            </w:r>
          </w:p>
        </w:tc>
        <w:tc>
          <w:tcPr>
            <w:tcW w:w="1339" w:type="dxa"/>
            <w:vAlign w:val="bottom"/>
          </w:tcPr>
          <w:p w14:paraId="464EF97D" w14:textId="77777777" w:rsidR="00343734" w:rsidRPr="007F7AAB" w:rsidRDefault="00343734" w:rsidP="005E213E">
            <w:pPr>
              <w:spacing w:before="80" w:after="60"/>
              <w:ind w:right="183"/>
              <w:jc w:val="center"/>
              <w:rPr>
                <w:rFonts w:ascii="Arial" w:eastAsia="Arial Unicode MS" w:hAnsi="Arial" w:cs="Arial"/>
                <w:bCs/>
                <w:sz w:val="20"/>
                <w:szCs w:val="20"/>
              </w:rPr>
            </w:pPr>
            <w:r w:rsidRPr="007F7AAB">
              <w:rPr>
                <w:rFonts w:ascii="Arial" w:eastAsia="Arial Unicode MS" w:hAnsi="Arial" w:cs="Arial"/>
                <w:bCs/>
                <w:sz w:val="20"/>
                <w:szCs w:val="20"/>
              </w:rPr>
              <w:t>6,07</w:t>
            </w:r>
          </w:p>
        </w:tc>
      </w:tr>
      <w:tr w:rsidR="00343734" w:rsidRPr="007F7AAB" w14:paraId="19FB5E4A" w14:textId="77777777">
        <w:tblPrEx>
          <w:tblCellMar>
            <w:top w:w="0" w:type="dxa"/>
            <w:bottom w:w="0" w:type="dxa"/>
          </w:tblCellMar>
        </w:tblPrEx>
        <w:trPr>
          <w:cantSplit/>
          <w:trHeight w:val="307"/>
          <w:jc w:val="center"/>
        </w:trPr>
        <w:tc>
          <w:tcPr>
            <w:tcW w:w="4251" w:type="dxa"/>
            <w:tcBorders>
              <w:bottom w:val="single" w:sz="4" w:space="0" w:color="auto"/>
            </w:tcBorders>
          </w:tcPr>
          <w:p w14:paraId="70E84F5F" w14:textId="77777777" w:rsidR="00343734" w:rsidRPr="007F7AAB" w:rsidRDefault="00343734" w:rsidP="005E213E">
            <w:pPr>
              <w:spacing w:before="80" w:after="60"/>
              <w:ind w:firstLine="582"/>
              <w:rPr>
                <w:rFonts w:ascii="Arial" w:hAnsi="Arial" w:cs="Arial"/>
                <w:snapToGrid w:val="0"/>
                <w:sz w:val="20"/>
                <w:szCs w:val="20"/>
              </w:rPr>
            </w:pPr>
            <w:r w:rsidRPr="007F7AAB">
              <w:rPr>
                <w:rFonts w:ascii="Arial" w:hAnsi="Arial" w:cs="Arial"/>
                <w:snapToGrid w:val="0"/>
                <w:sz w:val="20"/>
                <w:szCs w:val="20"/>
              </w:rPr>
              <w:t>Quý IV</w:t>
            </w:r>
          </w:p>
        </w:tc>
        <w:tc>
          <w:tcPr>
            <w:tcW w:w="1339" w:type="dxa"/>
            <w:tcBorders>
              <w:bottom w:val="single" w:sz="4" w:space="0" w:color="auto"/>
            </w:tcBorders>
            <w:vAlign w:val="bottom"/>
          </w:tcPr>
          <w:p w14:paraId="1B39F3D6" w14:textId="77777777" w:rsidR="00343734" w:rsidRPr="007F7AAB" w:rsidRDefault="00343734" w:rsidP="005E213E">
            <w:pPr>
              <w:spacing w:before="80" w:after="60"/>
              <w:ind w:right="183"/>
              <w:jc w:val="center"/>
              <w:rPr>
                <w:rFonts w:ascii="Arial" w:eastAsia="Arial Unicode MS" w:hAnsi="Arial" w:cs="Arial"/>
                <w:bCs/>
                <w:sz w:val="20"/>
                <w:szCs w:val="20"/>
              </w:rPr>
            </w:pPr>
            <w:r w:rsidRPr="007F7AAB">
              <w:rPr>
                <w:rFonts w:ascii="Arial" w:eastAsia="Arial Unicode MS" w:hAnsi="Arial" w:cs="Arial"/>
                <w:bCs/>
                <w:sz w:val="20"/>
                <w:szCs w:val="20"/>
              </w:rPr>
              <w:t>7,34</w:t>
            </w:r>
          </w:p>
        </w:tc>
        <w:tc>
          <w:tcPr>
            <w:tcW w:w="1339" w:type="dxa"/>
            <w:tcBorders>
              <w:bottom w:val="single" w:sz="4" w:space="0" w:color="auto"/>
            </w:tcBorders>
            <w:vAlign w:val="bottom"/>
          </w:tcPr>
          <w:p w14:paraId="194C2A31" w14:textId="77777777" w:rsidR="00343734" w:rsidRPr="007F7AAB" w:rsidRDefault="00343734" w:rsidP="005E213E">
            <w:pPr>
              <w:spacing w:before="80" w:after="60"/>
              <w:ind w:right="183"/>
              <w:jc w:val="center"/>
              <w:rPr>
                <w:rFonts w:ascii="Arial" w:eastAsia="Arial Unicode MS" w:hAnsi="Arial" w:cs="Arial"/>
                <w:bCs/>
                <w:sz w:val="20"/>
                <w:szCs w:val="20"/>
              </w:rPr>
            </w:pPr>
            <w:r w:rsidRPr="007F7AAB">
              <w:rPr>
                <w:rFonts w:ascii="Arial" w:eastAsia="Arial Unicode MS" w:hAnsi="Arial" w:cs="Arial"/>
                <w:bCs/>
                <w:sz w:val="20"/>
                <w:szCs w:val="20"/>
              </w:rPr>
              <w:t>6,10</w:t>
            </w:r>
          </w:p>
        </w:tc>
      </w:tr>
    </w:tbl>
    <w:p w14:paraId="5B5CF11B" w14:textId="77777777" w:rsidR="00343734" w:rsidRPr="00D13419" w:rsidRDefault="00343734" w:rsidP="00343734">
      <w:pPr>
        <w:spacing w:before="40" w:after="40" w:line="288" w:lineRule="auto"/>
        <w:ind w:firstLine="720"/>
        <w:jc w:val="both"/>
        <w:rPr>
          <w:b/>
          <w:sz w:val="28"/>
          <w:szCs w:val="28"/>
        </w:rPr>
      </w:pPr>
    </w:p>
    <w:p w14:paraId="179A89CE" w14:textId="77777777" w:rsidR="00306884" w:rsidRPr="005E213E" w:rsidRDefault="00306884" w:rsidP="005E213E">
      <w:pPr>
        <w:spacing w:before="40" w:after="40" w:line="293" w:lineRule="auto"/>
        <w:ind w:firstLine="601"/>
        <w:jc w:val="both"/>
        <w:rPr>
          <w:b/>
          <w:sz w:val="29"/>
          <w:szCs w:val="29"/>
          <w:lang w:val="de-DE"/>
        </w:rPr>
      </w:pPr>
      <w:r w:rsidRPr="005E213E">
        <w:rPr>
          <w:b/>
          <w:sz w:val="29"/>
          <w:szCs w:val="29"/>
          <w:lang w:val="de-DE"/>
        </w:rPr>
        <w:t>2. Sản xuất nông, lâm nghiệp và thủy sản</w:t>
      </w:r>
    </w:p>
    <w:p w14:paraId="1EA55404" w14:textId="77777777" w:rsidR="00343734" w:rsidRDefault="00343734" w:rsidP="00045566">
      <w:pPr>
        <w:spacing w:before="40" w:after="40" w:line="288" w:lineRule="auto"/>
        <w:ind w:firstLine="601"/>
        <w:jc w:val="both"/>
        <w:rPr>
          <w:sz w:val="29"/>
          <w:szCs w:val="29"/>
          <w:lang w:val="de-DE"/>
        </w:rPr>
      </w:pPr>
      <w:r w:rsidRPr="005E213E">
        <w:rPr>
          <w:sz w:val="29"/>
          <w:szCs w:val="29"/>
          <w:lang w:val="de-DE"/>
        </w:rPr>
        <w:t>Giá trị sản xuất nông, lâm nghiệp và thuỷ sản năm 2011 theo giá so sánh 1994 ước tính đạt 245,9 nghìn tỷ đồng, tăng 5,2% so với năm 2010, bao gồm: Nông nghiệp đạt 177,6 nghìn tỷ đồng, tăng 4,8%; lâm nghiệp đạt 7,8 nghìn tỷ đồng, tăng 5,7%; thuỷ sản đạt 60,5 nghìn tỷ đồng, tăng 6,1%.</w:t>
      </w:r>
    </w:p>
    <w:p w14:paraId="4794EF6D" w14:textId="77777777" w:rsidR="00794C06" w:rsidRDefault="00BA3EAD" w:rsidP="00794C06">
      <w:pPr>
        <w:spacing w:before="40" w:after="40" w:line="288" w:lineRule="auto"/>
        <w:ind w:firstLine="601"/>
        <w:rPr>
          <w:b/>
          <w:i/>
          <w:sz w:val="29"/>
          <w:szCs w:val="29"/>
          <w:lang w:val="de-DE"/>
        </w:rPr>
      </w:pPr>
      <w:r w:rsidRPr="005E213E">
        <w:rPr>
          <w:b/>
          <w:i/>
          <w:sz w:val="29"/>
          <w:szCs w:val="29"/>
          <w:lang w:val="de-DE"/>
        </w:rPr>
        <w:t xml:space="preserve">a. </w:t>
      </w:r>
      <w:r w:rsidR="003A6466" w:rsidRPr="005E213E">
        <w:rPr>
          <w:b/>
          <w:i/>
          <w:sz w:val="29"/>
          <w:szCs w:val="29"/>
          <w:lang w:val="de-DE"/>
        </w:rPr>
        <w:t>Nông nghiệp</w:t>
      </w:r>
    </w:p>
    <w:p w14:paraId="37B1F77F" w14:textId="77777777" w:rsidR="00794C06" w:rsidRDefault="00343734" w:rsidP="00045566">
      <w:pPr>
        <w:spacing w:before="40" w:after="40" w:line="288" w:lineRule="auto"/>
        <w:ind w:firstLine="601"/>
        <w:jc w:val="both"/>
        <w:rPr>
          <w:sz w:val="29"/>
          <w:szCs w:val="29"/>
          <w:lang w:val="de-DE"/>
        </w:rPr>
      </w:pPr>
      <w:r w:rsidRPr="005E213E">
        <w:rPr>
          <w:sz w:val="29"/>
          <w:szCs w:val="29"/>
          <w:lang w:val="de-DE"/>
        </w:rPr>
        <w:t>Sản lượng lúa cả năm 2011 ước tính đạt 42,3 triệu tấn, tăng 2,3 triệu tấn so với năm trước do diện tích và năng suất đều tăng, trong đó diện tích gieo trồng ước tính đạt 7651,4 nghìn ha, tăng 162 nghìn ha; năng suất đạt 55,3 tạ/ha, tăng 1,9 tạ</w:t>
      </w:r>
      <w:r w:rsidR="004640B9" w:rsidRPr="005E213E">
        <w:rPr>
          <w:sz w:val="29"/>
          <w:szCs w:val="29"/>
          <w:lang w:val="de-DE"/>
        </w:rPr>
        <w:t>/</w:t>
      </w:r>
      <w:r w:rsidRPr="005E213E">
        <w:rPr>
          <w:sz w:val="29"/>
          <w:szCs w:val="29"/>
          <w:lang w:val="de-DE"/>
        </w:rPr>
        <w:t xml:space="preserve">ha. </w:t>
      </w:r>
      <w:r w:rsidR="00062C52" w:rsidRPr="005E213E">
        <w:rPr>
          <w:sz w:val="29"/>
          <w:szCs w:val="29"/>
          <w:lang w:val="de-DE"/>
        </w:rPr>
        <w:t xml:space="preserve">Đây là mức tăng lớn nhất trong vòng 10 năm trở lại đây. </w:t>
      </w:r>
      <w:r w:rsidRPr="005E213E">
        <w:rPr>
          <w:sz w:val="29"/>
          <w:szCs w:val="29"/>
          <w:lang w:val="de-DE"/>
        </w:rPr>
        <w:t>Nếu tính thêm 4,6 triệu tấn ngô thì tổng sản lượng lương thực có hạt năm 2011 ước tính đạt gần 47 triệu tấn, tăng 2,3 triệu tấn so với năm 2010.</w:t>
      </w:r>
    </w:p>
    <w:p w14:paraId="4170A73E" w14:textId="77777777" w:rsidR="00794C06" w:rsidRDefault="00343734" w:rsidP="00794C06">
      <w:pPr>
        <w:spacing w:before="40" w:after="40" w:line="288" w:lineRule="auto"/>
        <w:ind w:firstLine="601"/>
        <w:jc w:val="both"/>
        <w:rPr>
          <w:sz w:val="29"/>
          <w:szCs w:val="29"/>
          <w:lang w:val="pt-BR"/>
        </w:rPr>
      </w:pPr>
      <w:r w:rsidRPr="005E213E">
        <w:rPr>
          <w:sz w:val="29"/>
          <w:szCs w:val="29"/>
          <w:lang w:val="de-DE"/>
        </w:rPr>
        <w:t>Trong sản lượng lúa năm nay, sản lượng lúa đông xuân đạt 19,8 triệu tấn, tăng 561,5 nghìn tấn so với vụ đông xuân trước do diện tích tăng 11,3 nghìn ha và năng suất tăng 1,6 tạ/ha. Sản lượng lúa hè thu đạt 13,3 triệu tấn, tăng 1,6 triệu tấn do diện tích đạt 2584,8 nghìn ha, tăng 148,8 nghìn ha (Riêng d</w:t>
      </w:r>
      <w:r w:rsidRPr="005E213E">
        <w:rPr>
          <w:sz w:val="29"/>
          <w:szCs w:val="29"/>
          <w:lang w:val="pt-BR"/>
        </w:rPr>
        <w:t xml:space="preserve">iện tích lúa thu đông tại các tỉnh đồng bằng sông Cửu long đạt 491,7 nghìn ha, tăng </w:t>
      </w:r>
      <w:r w:rsidR="004B5633" w:rsidRPr="005E213E">
        <w:rPr>
          <w:sz w:val="29"/>
          <w:szCs w:val="29"/>
          <w:lang w:val="pt-BR"/>
        </w:rPr>
        <w:t>131,7 nghìn ha);</w:t>
      </w:r>
      <w:r w:rsidRPr="005E213E">
        <w:rPr>
          <w:color w:val="FF0000"/>
          <w:sz w:val="29"/>
          <w:szCs w:val="29"/>
          <w:lang w:val="de-DE"/>
        </w:rPr>
        <w:t xml:space="preserve"> </w:t>
      </w:r>
      <w:r w:rsidRPr="005E213E">
        <w:rPr>
          <w:sz w:val="29"/>
          <w:szCs w:val="29"/>
          <w:lang w:val="de-DE"/>
        </w:rPr>
        <w:t xml:space="preserve">năng suất đạt 51,6 tạ/ha, tăng 3,6 tạ/ha. Nguyên nhân sản lượng lúa hè thu năm nay tăng cao so với </w:t>
      </w:r>
      <w:r w:rsidR="008A3F31" w:rsidRPr="005E213E">
        <w:rPr>
          <w:sz w:val="29"/>
          <w:szCs w:val="29"/>
          <w:lang w:val="de-DE"/>
        </w:rPr>
        <w:t>nhiều</w:t>
      </w:r>
      <w:r w:rsidRPr="005E213E">
        <w:rPr>
          <w:color w:val="000000"/>
          <w:sz w:val="29"/>
          <w:szCs w:val="29"/>
          <w:lang w:val="de-DE"/>
        </w:rPr>
        <w:t xml:space="preserve"> </w:t>
      </w:r>
      <w:r w:rsidRPr="005E213E">
        <w:rPr>
          <w:sz w:val="29"/>
          <w:szCs w:val="29"/>
          <w:lang w:val="de-DE"/>
        </w:rPr>
        <w:t xml:space="preserve">năm trước một mặt do </w:t>
      </w:r>
      <w:r w:rsidRPr="005E213E">
        <w:rPr>
          <w:sz w:val="29"/>
          <w:szCs w:val="29"/>
          <w:lang w:val="pt-BR"/>
        </w:rPr>
        <w:t xml:space="preserve">thời tiết tương đối thuận, lúa bán ra được giá; mặt khác do nông dân </w:t>
      </w:r>
      <w:r w:rsidR="004640B9" w:rsidRPr="005E213E">
        <w:rPr>
          <w:sz w:val="29"/>
          <w:szCs w:val="29"/>
          <w:lang w:val="pt-BR"/>
        </w:rPr>
        <w:t>tập trung đầu tư loại giống mới</w:t>
      </w:r>
      <w:r w:rsidRPr="005E213E">
        <w:rPr>
          <w:sz w:val="29"/>
          <w:szCs w:val="29"/>
          <w:lang w:val="pt-BR"/>
        </w:rPr>
        <w:t xml:space="preserve"> cho năng suất và hiệu quả cao. Sản lượng lúa mùa năm nay đạt 9,2 triệu tấn, tăng 102,4 nghìn tấn so với năm 2010.</w:t>
      </w:r>
    </w:p>
    <w:p w14:paraId="19CCC2C7" w14:textId="77777777" w:rsidR="00794C06" w:rsidRDefault="00062C52" w:rsidP="00794C06">
      <w:pPr>
        <w:spacing w:before="40" w:after="40" w:line="288" w:lineRule="auto"/>
        <w:ind w:firstLine="601"/>
        <w:jc w:val="both"/>
        <w:rPr>
          <w:sz w:val="29"/>
          <w:szCs w:val="29"/>
          <w:lang w:val="pt-BR"/>
        </w:rPr>
      </w:pPr>
      <w:r w:rsidRPr="005E213E">
        <w:rPr>
          <w:sz w:val="29"/>
          <w:szCs w:val="29"/>
          <w:lang w:val="pt-BR"/>
        </w:rPr>
        <w:lastRenderedPageBreak/>
        <w:t>Ngoài lúa tăng cao, s</w:t>
      </w:r>
      <w:r w:rsidR="00343734" w:rsidRPr="005E213E">
        <w:rPr>
          <w:sz w:val="29"/>
          <w:szCs w:val="29"/>
          <w:lang w:val="pt-BR"/>
        </w:rPr>
        <w:t xml:space="preserve">ản lượng một số cây hàng năm tăng so với năm trước là: Khoai lang đạt 1,3 triệu tấn, tăng </w:t>
      </w:r>
      <w:r w:rsidR="004640B9" w:rsidRPr="005E213E">
        <w:rPr>
          <w:sz w:val="29"/>
          <w:szCs w:val="29"/>
          <w:lang w:val="pt-BR"/>
        </w:rPr>
        <w:t>0,7%</w:t>
      </w:r>
      <w:r w:rsidR="00343734" w:rsidRPr="005E213E">
        <w:rPr>
          <w:sz w:val="29"/>
          <w:szCs w:val="29"/>
          <w:lang w:val="pt-BR"/>
        </w:rPr>
        <w:t>; rau tăng 3,3%; đậu tăng 1,4%. Đặc biệt giá sắn nguyên liệu và giá mía năm nay tăng mạnh đã khuyến khích người dân mở rộng diện tích, tăng sản lượng thu hoạch, trong đó sản lượng sắn đạt 9,9 triệu tấn, tăng 1,3 triệu tấn (Diện tích tăng 12,4%; năng suất tăng 2,2%); mía đạt 17,5 triệu tấn, tăng 1,3 triệu tấn (Diện tích tăng 4,6%; năng suất tăng 3,3%).</w:t>
      </w:r>
    </w:p>
    <w:p w14:paraId="5F590A2F" w14:textId="77777777" w:rsidR="00794C06" w:rsidRPr="00794C06" w:rsidRDefault="00343734" w:rsidP="00794C06">
      <w:pPr>
        <w:spacing w:before="40" w:after="40" w:line="288" w:lineRule="auto"/>
        <w:ind w:firstLine="601"/>
        <w:jc w:val="both"/>
        <w:rPr>
          <w:sz w:val="29"/>
          <w:szCs w:val="29"/>
          <w:lang w:val="pt-BR"/>
        </w:rPr>
      </w:pPr>
      <w:r w:rsidRPr="005E213E">
        <w:rPr>
          <w:sz w:val="29"/>
          <w:szCs w:val="29"/>
          <w:lang w:val="pt-BR"/>
        </w:rPr>
        <w:t xml:space="preserve">Sản lượng một số cây hàng năm khác giảm so với năm 2010 do ảnh hưởng của mưa nhiều dẫn đến diện tích giảm, trong đó sản lượng đậu tương đạt 254,2 </w:t>
      </w:r>
      <w:r w:rsidRPr="00794C06">
        <w:rPr>
          <w:sz w:val="29"/>
          <w:szCs w:val="29"/>
          <w:lang w:val="pt-BR"/>
        </w:rPr>
        <w:t>nghìn tấn, giảm 44,4 nghìn tấn; lạc đạt 440,7 nghìn tấn, giảm 46,5 nghìn tấn.</w:t>
      </w:r>
    </w:p>
    <w:p w14:paraId="75E88842" w14:textId="77777777" w:rsidR="00794C06" w:rsidRPr="00794C06" w:rsidRDefault="00343734" w:rsidP="00794C06">
      <w:pPr>
        <w:spacing w:before="40" w:after="40" w:line="288" w:lineRule="auto"/>
        <w:ind w:firstLine="601"/>
        <w:jc w:val="both"/>
        <w:rPr>
          <w:spacing w:val="2"/>
          <w:sz w:val="29"/>
          <w:szCs w:val="29"/>
          <w:lang w:val="pt-BR"/>
        </w:rPr>
      </w:pPr>
      <w:r w:rsidRPr="00794C06">
        <w:rPr>
          <w:spacing w:val="2"/>
          <w:sz w:val="29"/>
          <w:szCs w:val="29"/>
          <w:lang w:val="pt-BR"/>
        </w:rPr>
        <w:t>Cây công nghiệp lâu năm tiếp tục phát triển theo hướng sản xuất hàng hoá phục vụ tiêu dùng trong nước và xuất khẩu. Diện tích cho sản phẩm của cây chè năm nay ước tính đạt 114,8 nghìn ha, tăng 1,4% so với năm trước, sản lượng đạt 888,6 nghìn tấn, tăng 6,5%; cà phê 533,8 nghìn ha, tăng 3%, sản lượng đạt 1167,9 nghìn tấn, tăng 5%; cao su 471,9 nghìn ha, tăng 7,5%, sản lượng đạt 811,6 nghìn tấn, tăng 8%; hồ tiêu 45,1 nghìn ha, tăng 1,8%, sản lượng đạt 109,4 nghìn tấn, tăng 3,8%; dừa 125,9 nghìn ha, tăng 3%, sản lượng đạt 1,2 triệu tấn, tăng 2,3%.</w:t>
      </w:r>
    </w:p>
    <w:p w14:paraId="74C04E59" w14:textId="77777777" w:rsidR="00343734" w:rsidRPr="00794C06" w:rsidRDefault="00343734" w:rsidP="00794C06">
      <w:pPr>
        <w:spacing w:before="40" w:after="40" w:line="288" w:lineRule="auto"/>
        <w:ind w:firstLine="601"/>
        <w:jc w:val="both"/>
        <w:rPr>
          <w:sz w:val="29"/>
          <w:szCs w:val="29"/>
          <w:lang w:val="pt-BR"/>
        </w:rPr>
      </w:pPr>
      <w:r w:rsidRPr="00794C06">
        <w:rPr>
          <w:sz w:val="29"/>
          <w:szCs w:val="29"/>
          <w:lang w:val="pt-BR"/>
        </w:rPr>
        <w:t xml:space="preserve">Sản lượng một số cây ăn quả cũng đạt khá, trong đó sản lượng dứa </w:t>
      </w:r>
      <w:r w:rsidR="004640B9" w:rsidRPr="00794C06">
        <w:rPr>
          <w:sz w:val="29"/>
          <w:szCs w:val="29"/>
          <w:lang w:val="pt-BR"/>
        </w:rPr>
        <w:t xml:space="preserve">năm 2011 ước tính đạt </w:t>
      </w:r>
      <w:r w:rsidRPr="00794C06">
        <w:rPr>
          <w:sz w:val="29"/>
          <w:szCs w:val="29"/>
          <w:lang w:val="pt-BR"/>
        </w:rPr>
        <w:t>532,7 nghìn tấn, tăng 4%</w:t>
      </w:r>
      <w:r w:rsidR="006342CD">
        <w:rPr>
          <w:sz w:val="29"/>
          <w:szCs w:val="29"/>
          <w:lang w:val="pt-BR"/>
        </w:rPr>
        <w:t xml:space="preserve"> so với năm 2010</w:t>
      </w:r>
      <w:r w:rsidRPr="00794C06">
        <w:rPr>
          <w:sz w:val="29"/>
          <w:szCs w:val="29"/>
          <w:lang w:val="pt-BR"/>
        </w:rPr>
        <w:t>; chuối 1,7 triệu tấn, tăng 2%; xoài 595,8 nghìn tấn, tăng 2,7%; bưởi 417,6 nghìn tấn, tăng 4,3%; nhãn 616,4 nghìn tấn, tăng 7,4%; vải, chôm chôm 700,8 nghìn tấn, tăng 33,4%</w:t>
      </w:r>
      <w:r w:rsidR="004640B9" w:rsidRPr="00794C06">
        <w:rPr>
          <w:sz w:val="29"/>
          <w:szCs w:val="29"/>
          <w:lang w:val="pt-BR"/>
        </w:rPr>
        <w:t>; cam, quýt 7</w:t>
      </w:r>
      <w:r w:rsidR="00794C06">
        <w:rPr>
          <w:sz w:val="29"/>
          <w:szCs w:val="29"/>
          <w:lang w:val="pt-BR"/>
        </w:rPr>
        <w:t>00,8 nghìn tấn, xấp xỉ năm 2010.</w:t>
      </w:r>
    </w:p>
    <w:p w14:paraId="108AAEA3" w14:textId="77777777" w:rsidR="00794C06" w:rsidRDefault="00343734" w:rsidP="00794C06">
      <w:pPr>
        <w:spacing w:before="40" w:after="40" w:line="302" w:lineRule="auto"/>
        <w:ind w:firstLine="601"/>
        <w:jc w:val="both"/>
        <w:rPr>
          <w:bCs/>
          <w:sz w:val="29"/>
          <w:szCs w:val="29"/>
          <w:lang w:val="pt-BR"/>
        </w:rPr>
      </w:pPr>
      <w:r w:rsidRPr="005E213E">
        <w:rPr>
          <w:sz w:val="29"/>
          <w:szCs w:val="29"/>
          <w:lang w:val="pt-BR"/>
        </w:rPr>
        <w:t xml:space="preserve">Theo kết quả điều tra chăn nuôi, tại thời điểm 01/10/2011, đàn lợn cả nước có 27,1 triệu con, giảm 1,2% so với cùng thời điểm năm 2010 chủ yếu do ảnh hưởng của dịch bệnh. Đàn trâu có 2712 nghìn con, giảm 5,7%; đàn bò có 5436,6 nghìn con, giảm 6,4%. Đàn trâu, bò giảm chủ yếu do diện tích chăn thả bị thu hẹp, mặt khác hiệu quả chăn nuôi trâu, bò còn thấp nên chưa khuyến khích người nuôi mở rộng quy mô đàn. </w:t>
      </w:r>
      <w:r w:rsidRPr="005E213E">
        <w:rPr>
          <w:bCs/>
          <w:sz w:val="29"/>
          <w:szCs w:val="29"/>
          <w:lang w:val="pt-BR"/>
        </w:rPr>
        <w:t xml:space="preserve">Riêng nuôi bò sữa vẫn phát triển, đặc biệt ở những vùng có nhu cầu tiêu thụ mạnh nguyên liệu sữa, tổng đàn bò sữa tại thời điểm trên của cả nước là 142,7 nghìn con, tăng 14 nghìn con so với cùng thời điểm năm trước. </w:t>
      </w:r>
      <w:r w:rsidR="000D1B6E" w:rsidRPr="005E213E">
        <w:rPr>
          <w:sz w:val="29"/>
          <w:szCs w:val="29"/>
          <w:lang w:val="pt-BR"/>
        </w:rPr>
        <w:t>Do dịch bệnh trong năm qua nhìn chung không phát sinh nhiều, công tác kiểm soát và khống chế các ổ dịch được thực hiện khá tốt, bên cạnh đó mô hình chăn nuôi gia cầm theo hướng gia trại và trang trại tại các địa phương ngày càng phát triển nên đ</w:t>
      </w:r>
      <w:r w:rsidRPr="005E213E">
        <w:rPr>
          <w:sz w:val="29"/>
          <w:szCs w:val="29"/>
          <w:lang w:val="pt-BR"/>
        </w:rPr>
        <w:t>àn gia cầm có 322,6 triệu con, tăng 7,3% so với cùng kỳ năm trước</w:t>
      </w:r>
      <w:r w:rsidR="000D1B6E" w:rsidRPr="005E213E">
        <w:rPr>
          <w:sz w:val="29"/>
          <w:szCs w:val="29"/>
          <w:lang w:val="pt-BR"/>
        </w:rPr>
        <w:t>.</w:t>
      </w:r>
      <w:r w:rsidRPr="005E213E">
        <w:rPr>
          <w:sz w:val="29"/>
          <w:szCs w:val="29"/>
          <w:lang w:val="pt-BR"/>
        </w:rPr>
        <w:t xml:space="preserve"> </w:t>
      </w:r>
      <w:r w:rsidR="005669A6" w:rsidRPr="005E213E">
        <w:rPr>
          <w:bCs/>
          <w:sz w:val="29"/>
          <w:szCs w:val="29"/>
          <w:lang w:val="pt-BR"/>
        </w:rPr>
        <w:t>Tính đến ngày 2</w:t>
      </w:r>
      <w:r w:rsidR="004B5633" w:rsidRPr="005E213E">
        <w:rPr>
          <w:bCs/>
          <w:sz w:val="29"/>
          <w:szCs w:val="29"/>
          <w:lang w:val="pt-BR"/>
        </w:rPr>
        <w:t>5</w:t>
      </w:r>
      <w:r w:rsidR="005669A6" w:rsidRPr="005E213E">
        <w:rPr>
          <w:bCs/>
          <w:sz w:val="29"/>
          <w:szCs w:val="29"/>
          <w:lang w:val="pt-BR"/>
        </w:rPr>
        <w:t xml:space="preserve">/12/2011, các loại dịch bệnh trên gia súc, gia cầm đã được khống chế trên </w:t>
      </w:r>
      <w:r w:rsidR="004B5633" w:rsidRPr="005E213E">
        <w:rPr>
          <w:bCs/>
          <w:sz w:val="29"/>
          <w:szCs w:val="29"/>
          <w:lang w:val="pt-BR"/>
        </w:rPr>
        <w:t xml:space="preserve">phạm vi </w:t>
      </w:r>
      <w:r w:rsidR="005669A6" w:rsidRPr="005E213E">
        <w:rPr>
          <w:bCs/>
          <w:sz w:val="29"/>
          <w:szCs w:val="29"/>
          <w:lang w:val="pt-BR"/>
        </w:rPr>
        <w:t>cả nước.</w:t>
      </w:r>
    </w:p>
    <w:p w14:paraId="335A51E5" w14:textId="77777777" w:rsidR="00343734" w:rsidRPr="005E213E" w:rsidRDefault="00343734" w:rsidP="00794C06">
      <w:pPr>
        <w:spacing w:before="40" w:after="40" w:line="278" w:lineRule="auto"/>
        <w:ind w:firstLine="601"/>
        <w:jc w:val="both"/>
        <w:rPr>
          <w:spacing w:val="-2"/>
          <w:sz w:val="29"/>
          <w:szCs w:val="29"/>
          <w:lang w:val="pt-BR"/>
        </w:rPr>
      </w:pPr>
      <w:r w:rsidRPr="005E213E">
        <w:rPr>
          <w:spacing w:val="-2"/>
          <w:sz w:val="29"/>
          <w:szCs w:val="29"/>
          <w:lang w:val="pt-BR"/>
        </w:rPr>
        <w:lastRenderedPageBreak/>
        <w:t xml:space="preserve">Sản lượng thịt hơi các loại năm 2011 ước tính đạt 4170 </w:t>
      </w:r>
      <w:r w:rsidR="000146F9" w:rsidRPr="005E213E">
        <w:rPr>
          <w:spacing w:val="-2"/>
          <w:sz w:val="29"/>
          <w:szCs w:val="29"/>
          <w:lang w:val="pt-BR"/>
        </w:rPr>
        <w:t xml:space="preserve">nghìn </w:t>
      </w:r>
      <w:r w:rsidRPr="005E213E">
        <w:rPr>
          <w:spacing w:val="-2"/>
          <w:sz w:val="29"/>
          <w:szCs w:val="29"/>
          <w:lang w:val="pt-BR"/>
        </w:rPr>
        <w:t xml:space="preserve">tấn, tăng 3,7% so với năm trước, trong đó sản lượng thịt trâu tăng 5%, sản lượng thịt bò tăng 3%; sản lượng thịt lợn tăng 2,1%; sản lượng thịt gia cầm tăng 13,1%. Sản lượng sản phẩm chăn nuôi khác </w:t>
      </w:r>
      <w:r w:rsidR="00062C52" w:rsidRPr="005E213E">
        <w:rPr>
          <w:spacing w:val="-2"/>
          <w:sz w:val="29"/>
          <w:szCs w:val="29"/>
          <w:lang w:val="pt-BR"/>
        </w:rPr>
        <w:t xml:space="preserve">tăng và </w:t>
      </w:r>
      <w:r w:rsidRPr="005E213E">
        <w:rPr>
          <w:spacing w:val="-2"/>
          <w:sz w:val="29"/>
          <w:szCs w:val="29"/>
          <w:lang w:val="pt-BR"/>
        </w:rPr>
        <w:t xml:space="preserve">tương đối ổn định, trong đó sản lượng trứng tăng 7,4%; sữa tươi tăng 12,7%; mật ong bằng 98,8%; kén tằm bằng 99,3%. </w:t>
      </w:r>
    </w:p>
    <w:p w14:paraId="2B049E40" w14:textId="77777777" w:rsidR="00794C06" w:rsidRDefault="00A437B3" w:rsidP="00794C06">
      <w:pPr>
        <w:spacing w:before="40" w:after="40" w:line="278" w:lineRule="auto"/>
        <w:ind w:firstLine="601"/>
        <w:jc w:val="both"/>
        <w:rPr>
          <w:b/>
          <w:i/>
          <w:sz w:val="29"/>
          <w:szCs w:val="29"/>
          <w:lang w:val="de-DE"/>
        </w:rPr>
      </w:pPr>
      <w:r w:rsidRPr="005E213E">
        <w:rPr>
          <w:b/>
          <w:i/>
          <w:sz w:val="29"/>
          <w:szCs w:val="29"/>
          <w:lang w:val="de-DE"/>
        </w:rPr>
        <w:t>b. Lâm nghiệp</w:t>
      </w:r>
    </w:p>
    <w:p w14:paraId="6B37D1D7" w14:textId="77777777" w:rsidR="00794C06" w:rsidRDefault="002D36DD" w:rsidP="00794C06">
      <w:pPr>
        <w:spacing w:before="40" w:after="40" w:line="278" w:lineRule="auto"/>
        <w:ind w:firstLine="601"/>
        <w:jc w:val="both"/>
        <w:rPr>
          <w:sz w:val="29"/>
          <w:szCs w:val="29"/>
          <w:lang w:val="pt-BR"/>
        </w:rPr>
      </w:pPr>
      <w:r w:rsidRPr="00794C06">
        <w:rPr>
          <w:bCs/>
          <w:sz w:val="29"/>
          <w:szCs w:val="29"/>
          <w:lang w:val="de-DE"/>
        </w:rPr>
        <w:t>T</w:t>
      </w:r>
      <w:r w:rsidR="00545680" w:rsidRPr="00794C06">
        <w:rPr>
          <w:bCs/>
          <w:sz w:val="29"/>
          <w:szCs w:val="29"/>
          <w:lang w:val="de-DE"/>
        </w:rPr>
        <w:t xml:space="preserve">rồng rừng </w:t>
      </w:r>
      <w:r w:rsidRPr="00794C06">
        <w:rPr>
          <w:bCs/>
          <w:sz w:val="29"/>
          <w:szCs w:val="29"/>
          <w:lang w:val="de-DE"/>
        </w:rPr>
        <w:t xml:space="preserve">tập trung </w:t>
      </w:r>
      <w:r w:rsidR="00545680" w:rsidRPr="00794C06">
        <w:rPr>
          <w:bCs/>
          <w:sz w:val="29"/>
          <w:szCs w:val="29"/>
          <w:lang w:val="de-DE"/>
        </w:rPr>
        <w:t xml:space="preserve">năm 2011 tại một số vùng </w:t>
      </w:r>
      <w:r w:rsidRPr="00794C06">
        <w:rPr>
          <w:bCs/>
          <w:sz w:val="29"/>
          <w:szCs w:val="29"/>
          <w:lang w:val="de-DE"/>
        </w:rPr>
        <w:t>do</w:t>
      </w:r>
      <w:r w:rsidR="00545680" w:rsidRPr="00794C06">
        <w:rPr>
          <w:bCs/>
          <w:sz w:val="29"/>
          <w:szCs w:val="29"/>
          <w:lang w:val="de-DE"/>
        </w:rPr>
        <w:t xml:space="preserve"> gặp khó khăn về thời tiết </w:t>
      </w:r>
      <w:r w:rsidRPr="00794C06">
        <w:rPr>
          <w:bCs/>
          <w:sz w:val="29"/>
          <w:szCs w:val="29"/>
          <w:lang w:val="de-DE"/>
        </w:rPr>
        <w:t xml:space="preserve">nên diện tích năm nay ước tính chỉ đạt 212 nghìn ha, bằng 84% năm 2010. </w:t>
      </w:r>
      <w:r w:rsidRPr="00CF4E3B">
        <w:rPr>
          <w:bCs/>
          <w:sz w:val="29"/>
          <w:szCs w:val="29"/>
          <w:lang w:val="de-DE"/>
        </w:rPr>
        <w:t>Tuy nhiên, nhờ</w:t>
      </w:r>
      <w:r w:rsidR="00545680" w:rsidRPr="00CF4E3B">
        <w:rPr>
          <w:bCs/>
          <w:sz w:val="29"/>
          <w:szCs w:val="29"/>
          <w:lang w:val="de-DE"/>
        </w:rPr>
        <w:t xml:space="preserve"> các</w:t>
      </w:r>
      <w:r w:rsidR="004F2553" w:rsidRPr="00CF4E3B">
        <w:rPr>
          <w:bCs/>
          <w:sz w:val="29"/>
          <w:szCs w:val="29"/>
          <w:lang w:val="de-DE"/>
        </w:rPr>
        <w:t xml:space="preserve"> chính sách phát triển lâm nghiệp được ban hành kịp thời</w:t>
      </w:r>
      <w:r w:rsidR="00F36E29" w:rsidRPr="005E213E">
        <w:rPr>
          <w:rStyle w:val="FootnoteReference"/>
          <w:bCs/>
          <w:sz w:val="29"/>
          <w:szCs w:val="29"/>
          <w:lang w:val="pt-BR"/>
        </w:rPr>
        <w:footnoteReference w:id="1"/>
      </w:r>
      <w:r w:rsidR="00F36E29" w:rsidRPr="00CF4E3B">
        <w:rPr>
          <w:bCs/>
          <w:sz w:val="29"/>
          <w:szCs w:val="29"/>
          <w:lang w:val="de-DE"/>
        </w:rPr>
        <w:t xml:space="preserve"> </w:t>
      </w:r>
      <w:r w:rsidR="00545680" w:rsidRPr="00CF4E3B">
        <w:rPr>
          <w:bCs/>
          <w:sz w:val="29"/>
          <w:szCs w:val="29"/>
          <w:lang w:val="de-DE"/>
        </w:rPr>
        <w:t xml:space="preserve">nên </w:t>
      </w:r>
      <w:r w:rsidRPr="00CF4E3B">
        <w:rPr>
          <w:bCs/>
          <w:sz w:val="29"/>
          <w:szCs w:val="29"/>
          <w:lang w:val="de-DE"/>
        </w:rPr>
        <w:t xml:space="preserve">các hoạt động lâm nghiệp khác </w:t>
      </w:r>
      <w:r w:rsidR="000146F9" w:rsidRPr="00CF4E3B">
        <w:rPr>
          <w:bCs/>
          <w:sz w:val="29"/>
          <w:szCs w:val="29"/>
          <w:lang w:val="de-DE"/>
        </w:rPr>
        <w:t>tăng khá:</w:t>
      </w:r>
      <w:r w:rsidR="004F2553" w:rsidRPr="00CF4E3B">
        <w:rPr>
          <w:bCs/>
          <w:sz w:val="29"/>
          <w:szCs w:val="29"/>
          <w:lang w:val="de-DE"/>
        </w:rPr>
        <w:t xml:space="preserve"> </w:t>
      </w:r>
      <w:r w:rsidR="000146F9" w:rsidRPr="00CF4E3B">
        <w:rPr>
          <w:bCs/>
          <w:sz w:val="29"/>
          <w:szCs w:val="29"/>
          <w:lang w:val="de-DE"/>
        </w:rPr>
        <w:t>D</w:t>
      </w:r>
      <w:r w:rsidR="004F2553" w:rsidRPr="00CF4E3B">
        <w:rPr>
          <w:bCs/>
          <w:sz w:val="29"/>
          <w:szCs w:val="29"/>
          <w:lang w:val="de-DE"/>
        </w:rPr>
        <w:t xml:space="preserve">iện tích rừng trồng được chăm sóc </w:t>
      </w:r>
      <w:r w:rsidR="000146F9" w:rsidRPr="00CF4E3B">
        <w:rPr>
          <w:bCs/>
          <w:sz w:val="29"/>
          <w:szCs w:val="29"/>
          <w:lang w:val="de-DE"/>
        </w:rPr>
        <w:t xml:space="preserve">năm 2011 đạt </w:t>
      </w:r>
      <w:r w:rsidR="004F2553" w:rsidRPr="00CF4E3B">
        <w:rPr>
          <w:bCs/>
          <w:sz w:val="29"/>
          <w:szCs w:val="29"/>
          <w:lang w:val="de-DE"/>
        </w:rPr>
        <w:t>547 nghìn ha, tăng 3,7%</w:t>
      </w:r>
      <w:r w:rsidR="000146F9" w:rsidRPr="00CF4E3B">
        <w:rPr>
          <w:bCs/>
          <w:sz w:val="29"/>
          <w:szCs w:val="29"/>
          <w:lang w:val="de-DE"/>
        </w:rPr>
        <w:t xml:space="preserve"> so với năm 2010</w:t>
      </w:r>
      <w:r w:rsidR="004F2553" w:rsidRPr="00CF4E3B">
        <w:rPr>
          <w:bCs/>
          <w:sz w:val="29"/>
          <w:szCs w:val="29"/>
          <w:lang w:val="de-DE"/>
        </w:rPr>
        <w:t>; diện tích rừng được khoanh nuôi tái sinh 942 nghìn ha, tăng 4,2%; số cây lâm nghiệp trồng ph</w:t>
      </w:r>
      <w:r w:rsidR="00545680" w:rsidRPr="00CF4E3B">
        <w:rPr>
          <w:bCs/>
          <w:sz w:val="29"/>
          <w:szCs w:val="29"/>
          <w:lang w:val="de-DE"/>
        </w:rPr>
        <w:t>ân tán 169 triệu cây, tăng 0,4%; s</w:t>
      </w:r>
      <w:r w:rsidR="004F2553" w:rsidRPr="00CF4E3B">
        <w:rPr>
          <w:bCs/>
          <w:sz w:val="29"/>
          <w:szCs w:val="29"/>
          <w:lang w:val="de-DE"/>
        </w:rPr>
        <w:t>ản lượng gỗ khai thác đạt 4692 nghìn m</w:t>
      </w:r>
      <w:r w:rsidR="004F2553" w:rsidRPr="00CF4E3B">
        <w:rPr>
          <w:bCs/>
          <w:sz w:val="29"/>
          <w:szCs w:val="29"/>
          <w:vertAlign w:val="superscript"/>
          <w:lang w:val="de-DE"/>
        </w:rPr>
        <w:t>3</w:t>
      </w:r>
      <w:r w:rsidR="00545680" w:rsidRPr="00CF4E3B">
        <w:rPr>
          <w:bCs/>
          <w:sz w:val="29"/>
          <w:szCs w:val="29"/>
          <w:lang w:val="de-DE"/>
        </w:rPr>
        <w:t>, tăng 17%</w:t>
      </w:r>
      <w:r w:rsidR="000146F9" w:rsidRPr="00CF4E3B">
        <w:rPr>
          <w:bCs/>
          <w:sz w:val="29"/>
          <w:szCs w:val="29"/>
          <w:lang w:val="de-DE"/>
        </w:rPr>
        <w:t xml:space="preserve">, trong đó gỗ nguyên liệu giấy là 2200 nghìn </w:t>
      </w:r>
      <w:r w:rsidR="002920E8" w:rsidRPr="00CF4E3B">
        <w:rPr>
          <w:bCs/>
          <w:sz w:val="29"/>
          <w:szCs w:val="29"/>
          <w:lang w:val="de-DE"/>
        </w:rPr>
        <w:t>m</w:t>
      </w:r>
      <w:r w:rsidR="002920E8" w:rsidRPr="00CF4E3B">
        <w:rPr>
          <w:bCs/>
          <w:sz w:val="29"/>
          <w:szCs w:val="29"/>
          <w:vertAlign w:val="superscript"/>
          <w:lang w:val="de-DE"/>
        </w:rPr>
        <w:t>3</w:t>
      </w:r>
      <w:r w:rsidR="00545680" w:rsidRPr="00CF4E3B">
        <w:rPr>
          <w:bCs/>
          <w:sz w:val="29"/>
          <w:szCs w:val="29"/>
          <w:lang w:val="de-DE"/>
        </w:rPr>
        <w:t>;</w:t>
      </w:r>
      <w:r w:rsidR="004F2553" w:rsidRPr="00CF4E3B">
        <w:rPr>
          <w:bCs/>
          <w:sz w:val="29"/>
          <w:szCs w:val="29"/>
          <w:lang w:val="de-DE"/>
        </w:rPr>
        <w:t xml:space="preserve"> </w:t>
      </w:r>
      <w:r w:rsidR="00545680" w:rsidRPr="00CF4E3B">
        <w:rPr>
          <w:sz w:val="29"/>
          <w:szCs w:val="29"/>
          <w:lang w:val="de-DE"/>
        </w:rPr>
        <w:t>củi khai thác</w:t>
      </w:r>
      <w:r w:rsidR="000146F9" w:rsidRPr="00CF4E3B">
        <w:rPr>
          <w:sz w:val="29"/>
          <w:szCs w:val="29"/>
          <w:lang w:val="de-DE"/>
        </w:rPr>
        <w:t xml:space="preserve"> đạt 26</w:t>
      </w:r>
      <w:r w:rsidR="00CF4E3B" w:rsidRPr="00CF4E3B">
        <w:rPr>
          <w:sz w:val="29"/>
          <w:szCs w:val="29"/>
          <w:lang w:val="de-DE"/>
        </w:rPr>
        <w:t>,</w:t>
      </w:r>
      <w:r w:rsidR="00CF4E3B">
        <w:rPr>
          <w:sz w:val="29"/>
          <w:szCs w:val="29"/>
          <w:lang w:val="de-DE"/>
        </w:rPr>
        <w:t>6</w:t>
      </w:r>
      <w:r w:rsidR="000146F9" w:rsidRPr="00CF4E3B">
        <w:rPr>
          <w:sz w:val="29"/>
          <w:szCs w:val="29"/>
          <w:lang w:val="de-DE"/>
        </w:rPr>
        <w:t xml:space="preserve"> triệu ste, tăng 3,5%.</w:t>
      </w:r>
      <w:r w:rsidR="00545680" w:rsidRPr="00CF4E3B">
        <w:rPr>
          <w:sz w:val="29"/>
          <w:szCs w:val="29"/>
          <w:lang w:val="de-DE"/>
        </w:rPr>
        <w:t xml:space="preserve"> </w:t>
      </w:r>
      <w:r w:rsidR="000146F9" w:rsidRPr="005E213E">
        <w:rPr>
          <w:sz w:val="29"/>
          <w:szCs w:val="29"/>
          <w:lang w:val="pt-BR"/>
        </w:rPr>
        <w:t>S</w:t>
      </w:r>
      <w:r w:rsidR="004F2553" w:rsidRPr="005E213E">
        <w:rPr>
          <w:bCs/>
          <w:sz w:val="29"/>
          <w:szCs w:val="29"/>
          <w:lang w:val="pt-BR"/>
        </w:rPr>
        <w:t xml:space="preserve">ản lượng gỗ </w:t>
      </w:r>
      <w:r w:rsidR="00545680" w:rsidRPr="005E213E">
        <w:rPr>
          <w:bCs/>
          <w:sz w:val="29"/>
          <w:szCs w:val="29"/>
          <w:lang w:val="pt-BR"/>
        </w:rPr>
        <w:t xml:space="preserve">năm nay </w:t>
      </w:r>
      <w:r w:rsidR="004F2553" w:rsidRPr="005E213E">
        <w:rPr>
          <w:bCs/>
          <w:sz w:val="29"/>
          <w:szCs w:val="29"/>
          <w:lang w:val="pt-BR"/>
        </w:rPr>
        <w:t xml:space="preserve">tăng mạnh </w:t>
      </w:r>
      <w:r w:rsidR="00545680" w:rsidRPr="005E213E">
        <w:rPr>
          <w:bCs/>
          <w:sz w:val="29"/>
          <w:szCs w:val="29"/>
          <w:lang w:val="pt-BR"/>
        </w:rPr>
        <w:t xml:space="preserve">chủ yếu </w:t>
      </w:r>
      <w:r w:rsidR="004F2553" w:rsidRPr="005E213E">
        <w:rPr>
          <w:bCs/>
          <w:sz w:val="29"/>
          <w:szCs w:val="29"/>
          <w:lang w:val="pt-BR"/>
        </w:rPr>
        <w:t xml:space="preserve">do </w:t>
      </w:r>
      <w:r w:rsidR="004F2553" w:rsidRPr="005E213E">
        <w:rPr>
          <w:sz w:val="29"/>
          <w:szCs w:val="29"/>
          <w:lang w:val="pt-BR"/>
        </w:rPr>
        <w:t xml:space="preserve">nhu cầu </w:t>
      </w:r>
      <w:r w:rsidR="002920E8" w:rsidRPr="005E213E">
        <w:rPr>
          <w:sz w:val="29"/>
          <w:szCs w:val="29"/>
          <w:lang w:val="pt-BR"/>
        </w:rPr>
        <w:t>tăng</w:t>
      </w:r>
      <w:r w:rsidR="00545680" w:rsidRPr="005E213E">
        <w:rPr>
          <w:sz w:val="29"/>
          <w:szCs w:val="29"/>
          <w:lang w:val="pt-BR"/>
        </w:rPr>
        <w:t xml:space="preserve"> </w:t>
      </w:r>
      <w:r w:rsidR="004F2553" w:rsidRPr="005E213E">
        <w:rPr>
          <w:sz w:val="29"/>
          <w:szCs w:val="29"/>
          <w:lang w:val="pt-BR"/>
        </w:rPr>
        <w:t xml:space="preserve">cao và giá </w:t>
      </w:r>
      <w:r w:rsidR="00545680" w:rsidRPr="005E213E">
        <w:rPr>
          <w:sz w:val="29"/>
          <w:szCs w:val="29"/>
          <w:lang w:val="pt-BR"/>
        </w:rPr>
        <w:t xml:space="preserve">trên </w:t>
      </w:r>
      <w:r w:rsidR="004F2553" w:rsidRPr="005E213E">
        <w:rPr>
          <w:sz w:val="29"/>
          <w:szCs w:val="29"/>
          <w:lang w:val="pt-BR"/>
        </w:rPr>
        <w:t xml:space="preserve">thị trường ổn định. </w:t>
      </w:r>
      <w:r w:rsidR="00545680" w:rsidRPr="005E213E">
        <w:rPr>
          <w:sz w:val="29"/>
          <w:szCs w:val="29"/>
          <w:lang w:val="pt-BR"/>
        </w:rPr>
        <w:t xml:space="preserve">Một số </w:t>
      </w:r>
      <w:r w:rsidR="004F2553" w:rsidRPr="005E213E">
        <w:rPr>
          <w:sz w:val="29"/>
          <w:szCs w:val="29"/>
          <w:lang w:val="pt-BR"/>
        </w:rPr>
        <w:t xml:space="preserve">địa phương có sản lượng gỗ khai thác </w:t>
      </w:r>
      <w:r w:rsidR="00545680" w:rsidRPr="005E213E">
        <w:rPr>
          <w:sz w:val="29"/>
          <w:szCs w:val="29"/>
          <w:lang w:val="pt-BR"/>
        </w:rPr>
        <w:t xml:space="preserve">tăng mạnh </w:t>
      </w:r>
      <w:r w:rsidR="004F2553" w:rsidRPr="005E213E">
        <w:rPr>
          <w:sz w:val="29"/>
          <w:szCs w:val="29"/>
          <w:lang w:val="pt-BR"/>
        </w:rPr>
        <w:t>là: Gia Lai 426,5 nghìn m</w:t>
      </w:r>
      <w:r w:rsidR="004F2553" w:rsidRPr="005E213E">
        <w:rPr>
          <w:sz w:val="29"/>
          <w:szCs w:val="29"/>
          <w:vertAlign w:val="superscript"/>
          <w:lang w:val="pt-BR"/>
        </w:rPr>
        <w:t>3</w:t>
      </w:r>
      <w:r w:rsidR="004F2553" w:rsidRPr="005E213E">
        <w:rPr>
          <w:sz w:val="29"/>
          <w:szCs w:val="29"/>
          <w:lang w:val="pt-BR"/>
        </w:rPr>
        <w:t>, tăng 93,2% so với năm trước; Yên Bái 265 nghìn m</w:t>
      </w:r>
      <w:r w:rsidR="004F2553" w:rsidRPr="005E213E">
        <w:rPr>
          <w:sz w:val="29"/>
          <w:szCs w:val="29"/>
          <w:vertAlign w:val="superscript"/>
          <w:lang w:val="pt-BR"/>
        </w:rPr>
        <w:t>3</w:t>
      </w:r>
      <w:r w:rsidR="004F2553" w:rsidRPr="005E213E">
        <w:rPr>
          <w:sz w:val="29"/>
          <w:szCs w:val="29"/>
          <w:lang w:val="pt-BR"/>
        </w:rPr>
        <w:t>, tăng 32,4%; Bình Định 262 nghìn m</w:t>
      </w:r>
      <w:r w:rsidR="004F2553" w:rsidRPr="005E213E">
        <w:rPr>
          <w:sz w:val="29"/>
          <w:szCs w:val="29"/>
          <w:vertAlign w:val="superscript"/>
          <w:lang w:val="pt-BR"/>
        </w:rPr>
        <w:t>3</w:t>
      </w:r>
      <w:r w:rsidR="004F2553" w:rsidRPr="005E213E">
        <w:rPr>
          <w:sz w:val="29"/>
          <w:szCs w:val="29"/>
          <w:lang w:val="pt-BR"/>
        </w:rPr>
        <w:t>, tăng 20%; Quảng Ngãi 245,4 nghìn m</w:t>
      </w:r>
      <w:r w:rsidR="004F2553" w:rsidRPr="005E213E">
        <w:rPr>
          <w:sz w:val="29"/>
          <w:szCs w:val="29"/>
          <w:vertAlign w:val="superscript"/>
          <w:lang w:val="pt-BR"/>
        </w:rPr>
        <w:t>3</w:t>
      </w:r>
      <w:r w:rsidR="004F2553" w:rsidRPr="005E213E">
        <w:rPr>
          <w:sz w:val="29"/>
          <w:szCs w:val="29"/>
          <w:lang w:val="pt-BR"/>
        </w:rPr>
        <w:t>, tăng 32,1%; Quảng Trị 170,8 nghìn m</w:t>
      </w:r>
      <w:r w:rsidR="004F2553" w:rsidRPr="005E213E">
        <w:rPr>
          <w:sz w:val="29"/>
          <w:szCs w:val="29"/>
          <w:vertAlign w:val="superscript"/>
          <w:lang w:val="pt-BR"/>
        </w:rPr>
        <w:t>3</w:t>
      </w:r>
      <w:r w:rsidR="004F2553" w:rsidRPr="005E213E">
        <w:rPr>
          <w:sz w:val="29"/>
          <w:szCs w:val="29"/>
          <w:lang w:val="pt-BR"/>
        </w:rPr>
        <w:t xml:space="preserve">, tăng 24,9%; Quảng Ninh 225,9 nghìn </w:t>
      </w:r>
      <w:r w:rsidR="004B5633" w:rsidRPr="005E213E">
        <w:rPr>
          <w:sz w:val="29"/>
          <w:szCs w:val="29"/>
          <w:lang w:val="pt-BR"/>
        </w:rPr>
        <w:t>m</w:t>
      </w:r>
      <w:r w:rsidR="004B5633" w:rsidRPr="005E213E">
        <w:rPr>
          <w:sz w:val="29"/>
          <w:szCs w:val="29"/>
          <w:vertAlign w:val="superscript"/>
          <w:lang w:val="pt-BR"/>
        </w:rPr>
        <w:t>3</w:t>
      </w:r>
      <w:r w:rsidR="004F2553" w:rsidRPr="005E213E">
        <w:rPr>
          <w:sz w:val="29"/>
          <w:szCs w:val="29"/>
          <w:lang w:val="pt-BR"/>
        </w:rPr>
        <w:t>,</w:t>
      </w:r>
      <w:r w:rsidR="004F2553" w:rsidRPr="005E213E">
        <w:rPr>
          <w:b/>
          <w:color w:val="FF0000"/>
          <w:sz w:val="29"/>
          <w:szCs w:val="29"/>
          <w:lang w:val="pt-BR"/>
        </w:rPr>
        <w:t xml:space="preserve"> </w:t>
      </w:r>
      <w:r w:rsidR="004F2553" w:rsidRPr="005E213E">
        <w:rPr>
          <w:sz w:val="29"/>
          <w:szCs w:val="29"/>
          <w:lang w:val="pt-BR"/>
        </w:rPr>
        <w:t>tăng 118%; Thái Nguyên 109,4 nghìn m</w:t>
      </w:r>
      <w:r w:rsidR="004F2553" w:rsidRPr="005E213E">
        <w:rPr>
          <w:sz w:val="29"/>
          <w:szCs w:val="29"/>
          <w:vertAlign w:val="superscript"/>
          <w:lang w:val="pt-BR"/>
        </w:rPr>
        <w:t>3</w:t>
      </w:r>
      <w:r w:rsidR="004F2553" w:rsidRPr="005E213E">
        <w:rPr>
          <w:sz w:val="29"/>
          <w:szCs w:val="29"/>
          <w:lang w:val="pt-BR"/>
        </w:rPr>
        <w:t>, tăng 115,8%.</w:t>
      </w:r>
    </w:p>
    <w:p w14:paraId="577A2814" w14:textId="77777777" w:rsidR="00DD5690" w:rsidRDefault="004F2553" w:rsidP="00794C06">
      <w:pPr>
        <w:spacing w:before="40" w:after="40" w:line="278" w:lineRule="auto"/>
        <w:ind w:firstLine="601"/>
        <w:jc w:val="both"/>
        <w:rPr>
          <w:sz w:val="28"/>
          <w:szCs w:val="28"/>
          <w:lang w:val="pt-BR"/>
        </w:rPr>
      </w:pPr>
      <w:r w:rsidRPr="005E213E">
        <w:rPr>
          <w:bCs/>
          <w:spacing w:val="-2"/>
          <w:sz w:val="29"/>
          <w:szCs w:val="29"/>
          <w:lang w:val="pt-BR"/>
        </w:rPr>
        <w:t xml:space="preserve">Tổng diện tích rừng bị cháy và bị chặt phá năm 2011 là 3515 ha, bằng 45,2% năm </w:t>
      </w:r>
      <w:r w:rsidR="00144261" w:rsidRPr="005E213E">
        <w:rPr>
          <w:bCs/>
          <w:spacing w:val="-2"/>
          <w:sz w:val="29"/>
          <w:szCs w:val="29"/>
          <w:lang w:val="pt-BR"/>
        </w:rPr>
        <w:t>2010</w:t>
      </w:r>
      <w:r w:rsidRPr="005E213E">
        <w:rPr>
          <w:bCs/>
          <w:spacing w:val="-2"/>
          <w:sz w:val="29"/>
          <w:szCs w:val="29"/>
          <w:lang w:val="pt-BR"/>
        </w:rPr>
        <w:t xml:space="preserve">, trong đó diện tích rừng bị cháy </w:t>
      </w:r>
      <w:r w:rsidR="00545680" w:rsidRPr="005E213E">
        <w:rPr>
          <w:bCs/>
          <w:spacing w:val="-2"/>
          <w:sz w:val="29"/>
          <w:szCs w:val="29"/>
          <w:lang w:val="pt-BR"/>
        </w:rPr>
        <w:t xml:space="preserve">là </w:t>
      </w:r>
      <w:r w:rsidRPr="005E213E">
        <w:rPr>
          <w:bCs/>
          <w:spacing w:val="-2"/>
          <w:sz w:val="29"/>
          <w:szCs w:val="29"/>
          <w:lang w:val="pt-BR"/>
        </w:rPr>
        <w:t xml:space="preserve">1598 ha, bằng 23,8%; diện tích rừng bị chặt phá </w:t>
      </w:r>
      <w:r w:rsidR="00545680" w:rsidRPr="005E213E">
        <w:rPr>
          <w:bCs/>
          <w:spacing w:val="-2"/>
          <w:sz w:val="29"/>
          <w:szCs w:val="29"/>
          <w:lang w:val="pt-BR"/>
        </w:rPr>
        <w:t xml:space="preserve">là </w:t>
      </w:r>
      <w:r w:rsidRPr="005E213E">
        <w:rPr>
          <w:bCs/>
          <w:spacing w:val="-2"/>
          <w:sz w:val="29"/>
          <w:szCs w:val="29"/>
          <w:lang w:val="pt-BR"/>
        </w:rPr>
        <w:t xml:space="preserve">1917 ha, tăng 81,3%. </w:t>
      </w:r>
      <w:r w:rsidR="00DD5690">
        <w:rPr>
          <w:bCs/>
          <w:spacing w:val="-2"/>
          <w:sz w:val="29"/>
          <w:szCs w:val="29"/>
          <w:lang w:val="pt-BR"/>
        </w:rPr>
        <w:t>Một số</w:t>
      </w:r>
      <w:r w:rsidRPr="005E213E">
        <w:rPr>
          <w:bCs/>
          <w:spacing w:val="-2"/>
          <w:sz w:val="29"/>
          <w:szCs w:val="29"/>
          <w:lang w:val="pt-BR"/>
        </w:rPr>
        <w:t xml:space="preserve"> địa phương có diện tích rừng bị cháy nhiều là:</w:t>
      </w:r>
      <w:r w:rsidRPr="005E213E">
        <w:rPr>
          <w:spacing w:val="-2"/>
          <w:sz w:val="29"/>
          <w:szCs w:val="29"/>
          <w:lang w:val="pt-BR"/>
        </w:rPr>
        <w:t xml:space="preserve"> </w:t>
      </w:r>
      <w:r w:rsidR="00DD5690" w:rsidRPr="00DD5690">
        <w:rPr>
          <w:spacing w:val="2"/>
          <w:sz w:val="28"/>
          <w:szCs w:val="28"/>
          <w:lang w:val="pt-BR"/>
        </w:rPr>
        <w:t>Kon Tum 289 ha, Lai Châu 242 ha, Gia Lai 208 ha, Phú Yên 156 ha.</w:t>
      </w:r>
      <w:r w:rsidR="00DD5690" w:rsidRPr="00DD5690">
        <w:rPr>
          <w:sz w:val="28"/>
          <w:szCs w:val="28"/>
          <w:lang w:val="pt-BR"/>
        </w:rPr>
        <w:t xml:space="preserve"> Một số tỉnh có diện tích rừng bị phá nhiều là: Đắk Lắk 559 ha, Lâm Đồng 216 ha, Đắk Nông 204 ha, Bình Định 188 ha, Bình Phước 172 ha, Phú Yên 117 ha.</w:t>
      </w:r>
    </w:p>
    <w:p w14:paraId="04607497" w14:textId="77777777" w:rsidR="00794C06" w:rsidRPr="00794C06" w:rsidRDefault="00A437B3" w:rsidP="00794C06">
      <w:pPr>
        <w:spacing w:before="40" w:after="40" w:line="278" w:lineRule="auto"/>
        <w:ind w:firstLine="601"/>
        <w:jc w:val="both"/>
        <w:rPr>
          <w:sz w:val="29"/>
          <w:szCs w:val="29"/>
          <w:lang w:val="pt-BR"/>
        </w:rPr>
      </w:pPr>
      <w:r w:rsidRPr="00794C06">
        <w:rPr>
          <w:b/>
          <w:i/>
          <w:sz w:val="29"/>
          <w:szCs w:val="29"/>
          <w:lang w:val="pt-BR"/>
        </w:rPr>
        <w:t>c. Thủy sản</w:t>
      </w:r>
      <w:r w:rsidRPr="00794C06">
        <w:rPr>
          <w:sz w:val="29"/>
          <w:szCs w:val="29"/>
          <w:lang w:val="pt-BR"/>
        </w:rPr>
        <w:t xml:space="preserve"> </w:t>
      </w:r>
    </w:p>
    <w:p w14:paraId="036578DC" w14:textId="77777777" w:rsidR="00794C06" w:rsidRPr="00794C06" w:rsidRDefault="00F4453C" w:rsidP="00794C06">
      <w:pPr>
        <w:spacing w:before="40" w:after="40" w:line="278" w:lineRule="auto"/>
        <w:ind w:firstLine="601"/>
        <w:jc w:val="both"/>
        <w:rPr>
          <w:bCs/>
          <w:sz w:val="29"/>
          <w:szCs w:val="29"/>
          <w:lang w:val="pt-BR"/>
        </w:rPr>
      </w:pPr>
      <w:r w:rsidRPr="00794C06">
        <w:rPr>
          <w:bCs/>
          <w:sz w:val="29"/>
          <w:szCs w:val="29"/>
          <w:lang w:val="pt-BR"/>
        </w:rPr>
        <w:t xml:space="preserve">Sản lượng thuỷ sản năm 2011 ước tính </w:t>
      </w:r>
      <w:r w:rsidR="00062C52" w:rsidRPr="00794C06">
        <w:rPr>
          <w:bCs/>
          <w:sz w:val="29"/>
          <w:szCs w:val="29"/>
          <w:lang w:val="pt-BR"/>
        </w:rPr>
        <w:t>là</w:t>
      </w:r>
      <w:r w:rsidRPr="00794C06">
        <w:rPr>
          <w:bCs/>
          <w:sz w:val="29"/>
          <w:szCs w:val="29"/>
          <w:lang w:val="pt-BR"/>
        </w:rPr>
        <w:t xml:space="preserve"> 5432,9 nghìn tấn, tăng 5,6% so với năm 2010, trong đó cá 4050,5 nghìn tấn, tăng 5,6%; tôm 632,9 nghìn tấn, tăng 6,8%.</w:t>
      </w:r>
    </w:p>
    <w:p w14:paraId="66DA45A5" w14:textId="77777777" w:rsidR="00794C06" w:rsidRPr="00794C06" w:rsidRDefault="00F4453C" w:rsidP="00794C06">
      <w:pPr>
        <w:spacing w:before="40" w:after="40" w:line="278" w:lineRule="auto"/>
        <w:ind w:firstLine="601"/>
        <w:jc w:val="both"/>
        <w:rPr>
          <w:bCs/>
          <w:sz w:val="29"/>
          <w:szCs w:val="29"/>
          <w:lang w:val="de-DE"/>
        </w:rPr>
      </w:pPr>
      <w:r w:rsidRPr="00794C06">
        <w:rPr>
          <w:bCs/>
          <w:sz w:val="29"/>
          <w:szCs w:val="29"/>
          <w:lang w:val="de-DE"/>
        </w:rPr>
        <w:t xml:space="preserve">Diện tích nuôi trồng thủy sản </w:t>
      </w:r>
      <w:r w:rsidR="000C2DC8" w:rsidRPr="00794C06">
        <w:rPr>
          <w:bCs/>
          <w:sz w:val="29"/>
          <w:szCs w:val="29"/>
          <w:lang w:val="de-DE"/>
        </w:rPr>
        <w:t xml:space="preserve">năm 2011 </w:t>
      </w:r>
      <w:r w:rsidRPr="00794C06">
        <w:rPr>
          <w:bCs/>
          <w:sz w:val="29"/>
          <w:szCs w:val="29"/>
          <w:lang w:val="de-DE"/>
        </w:rPr>
        <w:t xml:space="preserve">ước tính đạt 1048,1 nghìn ha, giảm 0,2% so với năm trước, trong đó diện tích nuôi cá đạt 367,7 nghìn ha, tăng 2,2%; diện tích nuôi tôm đạt 626,8 nghìn ha, giảm 2%. </w:t>
      </w:r>
      <w:r w:rsidR="000C2DC8" w:rsidRPr="00794C06">
        <w:rPr>
          <w:bCs/>
          <w:sz w:val="29"/>
          <w:szCs w:val="29"/>
          <w:lang w:val="de-DE"/>
        </w:rPr>
        <w:t>Mặc dù diện tích thả nuôi giảm nhưng sả</w:t>
      </w:r>
      <w:r w:rsidRPr="00794C06">
        <w:rPr>
          <w:bCs/>
          <w:sz w:val="29"/>
          <w:szCs w:val="29"/>
          <w:lang w:val="de-DE"/>
        </w:rPr>
        <w:t xml:space="preserve">n lượng thủy sản nuôi trồng </w:t>
      </w:r>
      <w:r w:rsidR="000C2DC8" w:rsidRPr="00794C06">
        <w:rPr>
          <w:bCs/>
          <w:sz w:val="29"/>
          <w:szCs w:val="29"/>
          <w:lang w:val="de-DE"/>
        </w:rPr>
        <w:t xml:space="preserve">năm nay vẫn </w:t>
      </w:r>
      <w:r w:rsidRPr="00794C06">
        <w:rPr>
          <w:bCs/>
          <w:sz w:val="29"/>
          <w:szCs w:val="29"/>
          <w:lang w:val="de-DE"/>
        </w:rPr>
        <w:t xml:space="preserve">đạt 2930,4 nghìn tấn, tăng 7,4% so với năm 2010, trong đó cá đạt 2258,6 nghìn tấn, tăng 7,5%; tôm 482,2 nghìn tấn, tăng 7,2%. </w:t>
      </w:r>
    </w:p>
    <w:p w14:paraId="5EAEADD8" w14:textId="77777777" w:rsidR="00794C06" w:rsidRDefault="00F4453C" w:rsidP="005E213E">
      <w:pPr>
        <w:spacing w:before="40" w:after="40" w:line="278" w:lineRule="auto"/>
        <w:ind w:firstLine="601"/>
        <w:jc w:val="both"/>
        <w:rPr>
          <w:bCs/>
          <w:sz w:val="29"/>
          <w:szCs w:val="29"/>
          <w:lang w:val="pt-BR"/>
        </w:rPr>
      </w:pPr>
      <w:r w:rsidRPr="005E213E">
        <w:rPr>
          <w:bCs/>
          <w:sz w:val="29"/>
          <w:szCs w:val="29"/>
          <w:lang w:val="pt-BR"/>
        </w:rPr>
        <w:lastRenderedPageBreak/>
        <w:t>Sản xuất cá tra vẫn gặp khó khăn do giá không ổn đị</w:t>
      </w:r>
      <w:r w:rsidR="000C2DC8" w:rsidRPr="005E213E">
        <w:rPr>
          <w:bCs/>
          <w:sz w:val="29"/>
          <w:szCs w:val="29"/>
          <w:lang w:val="pt-BR"/>
        </w:rPr>
        <w:t>nh</w:t>
      </w:r>
      <w:r w:rsidR="00F914EE" w:rsidRPr="005E213E">
        <w:rPr>
          <w:bCs/>
          <w:sz w:val="29"/>
          <w:szCs w:val="29"/>
          <w:lang w:val="pt-BR"/>
        </w:rPr>
        <w:t xml:space="preserve">, đầu năm giá tăng cao nhưng từ giữa năm giá lại </w:t>
      </w:r>
      <w:r w:rsidR="000D1B6E" w:rsidRPr="005E213E">
        <w:rPr>
          <w:bCs/>
          <w:sz w:val="29"/>
          <w:szCs w:val="29"/>
          <w:lang w:val="pt-BR"/>
        </w:rPr>
        <w:t xml:space="preserve">giảm </w:t>
      </w:r>
      <w:r w:rsidRPr="005E213E">
        <w:rPr>
          <w:bCs/>
          <w:sz w:val="29"/>
          <w:szCs w:val="29"/>
          <w:lang w:val="pt-BR"/>
        </w:rPr>
        <w:t xml:space="preserve">gây tâm lý e ngại </w:t>
      </w:r>
      <w:r w:rsidR="000C2DC8" w:rsidRPr="005E213E">
        <w:rPr>
          <w:bCs/>
          <w:sz w:val="29"/>
          <w:szCs w:val="29"/>
          <w:lang w:val="pt-BR"/>
        </w:rPr>
        <w:t>và chưa khuyến khích người nuôi mạnh dạn đầu tư mở rộng diện tích thả nuôi</w:t>
      </w:r>
      <w:r w:rsidRPr="005E213E">
        <w:rPr>
          <w:bCs/>
          <w:sz w:val="29"/>
          <w:szCs w:val="29"/>
          <w:lang w:val="pt-BR"/>
        </w:rPr>
        <w:t>. Để tránh rủi ro</w:t>
      </w:r>
      <w:r w:rsidR="000C2DC8" w:rsidRPr="005E213E">
        <w:rPr>
          <w:bCs/>
          <w:sz w:val="29"/>
          <w:szCs w:val="29"/>
          <w:lang w:val="pt-BR"/>
        </w:rPr>
        <w:t xml:space="preserve"> trong nuôi cá tra,</w:t>
      </w:r>
      <w:r w:rsidRPr="005E213E">
        <w:rPr>
          <w:bCs/>
          <w:sz w:val="29"/>
          <w:szCs w:val="29"/>
          <w:lang w:val="pt-BR"/>
        </w:rPr>
        <w:t xml:space="preserve"> </w:t>
      </w:r>
      <w:r w:rsidR="000C2DC8" w:rsidRPr="005E213E">
        <w:rPr>
          <w:bCs/>
          <w:sz w:val="29"/>
          <w:szCs w:val="29"/>
          <w:lang w:val="pt-BR"/>
        </w:rPr>
        <w:t xml:space="preserve">một số địa phương </w:t>
      </w:r>
      <w:r w:rsidRPr="005E213E">
        <w:rPr>
          <w:bCs/>
          <w:sz w:val="29"/>
          <w:szCs w:val="29"/>
          <w:lang w:val="pt-BR"/>
        </w:rPr>
        <w:t xml:space="preserve">tập trung nuôi </w:t>
      </w:r>
      <w:r w:rsidR="000C2DC8" w:rsidRPr="005E213E">
        <w:rPr>
          <w:bCs/>
          <w:sz w:val="29"/>
          <w:szCs w:val="29"/>
          <w:lang w:val="pt-BR"/>
        </w:rPr>
        <w:t xml:space="preserve">theo hướng </w:t>
      </w:r>
      <w:r w:rsidRPr="005E213E">
        <w:rPr>
          <w:bCs/>
          <w:sz w:val="29"/>
          <w:szCs w:val="29"/>
          <w:lang w:val="pt-BR"/>
        </w:rPr>
        <w:t>liên kết với các nhà máy</w:t>
      </w:r>
      <w:r w:rsidR="000C2DC8" w:rsidRPr="005E213E">
        <w:rPr>
          <w:bCs/>
          <w:sz w:val="29"/>
          <w:szCs w:val="29"/>
          <w:lang w:val="pt-BR"/>
        </w:rPr>
        <w:t xml:space="preserve"> chế biến nhằm ổn định nguồn tiêu thụ</w:t>
      </w:r>
      <w:r w:rsidRPr="005E213E">
        <w:rPr>
          <w:bCs/>
          <w:sz w:val="29"/>
          <w:szCs w:val="29"/>
          <w:lang w:val="pt-BR"/>
        </w:rPr>
        <w:t xml:space="preserve">. </w:t>
      </w:r>
      <w:r w:rsidR="000C2DC8" w:rsidRPr="005E213E">
        <w:rPr>
          <w:bCs/>
          <w:sz w:val="29"/>
          <w:szCs w:val="29"/>
          <w:lang w:val="pt-BR"/>
        </w:rPr>
        <w:t>D</w:t>
      </w:r>
      <w:r w:rsidRPr="005E213E">
        <w:rPr>
          <w:bCs/>
          <w:sz w:val="29"/>
          <w:szCs w:val="29"/>
          <w:lang w:val="pt-BR"/>
        </w:rPr>
        <w:t xml:space="preserve">iện tích thả nuôi cá tra cả nước </w:t>
      </w:r>
      <w:r w:rsidR="000C2DC8" w:rsidRPr="005E213E">
        <w:rPr>
          <w:bCs/>
          <w:sz w:val="29"/>
          <w:szCs w:val="29"/>
          <w:lang w:val="pt-BR"/>
        </w:rPr>
        <w:t xml:space="preserve">năm 2011 </w:t>
      </w:r>
      <w:r w:rsidRPr="005E213E">
        <w:rPr>
          <w:bCs/>
          <w:sz w:val="29"/>
          <w:szCs w:val="29"/>
          <w:lang w:val="pt-BR"/>
        </w:rPr>
        <w:t>ước tính đạt 12,9 nghìn ha, giảm 2,2% so với năm trước. Diện tích nuôi cá tra giảm song sản lượng cá tra đạt khá</w:t>
      </w:r>
      <w:r w:rsidR="00F914EE" w:rsidRPr="005E213E">
        <w:rPr>
          <w:bCs/>
          <w:sz w:val="29"/>
          <w:szCs w:val="29"/>
          <w:lang w:val="pt-BR"/>
        </w:rPr>
        <w:t>,</w:t>
      </w:r>
      <w:r w:rsidRPr="005E213E">
        <w:rPr>
          <w:bCs/>
          <w:sz w:val="29"/>
          <w:szCs w:val="29"/>
          <w:lang w:val="pt-BR"/>
        </w:rPr>
        <w:t xml:space="preserve"> ước tính 1120 nghìn tấn, tăng 9,3% so với năm </w:t>
      </w:r>
      <w:r w:rsidR="00F914EE" w:rsidRPr="005E213E">
        <w:rPr>
          <w:bCs/>
          <w:sz w:val="29"/>
          <w:szCs w:val="29"/>
          <w:lang w:val="pt-BR"/>
        </w:rPr>
        <w:t>trước</w:t>
      </w:r>
      <w:r w:rsidRPr="005E213E">
        <w:rPr>
          <w:bCs/>
          <w:sz w:val="29"/>
          <w:szCs w:val="29"/>
          <w:lang w:val="pt-BR"/>
        </w:rPr>
        <w:t xml:space="preserve"> do mật độ </w:t>
      </w:r>
      <w:r w:rsidR="00F914EE" w:rsidRPr="005E213E">
        <w:rPr>
          <w:bCs/>
          <w:sz w:val="29"/>
          <w:szCs w:val="29"/>
          <w:lang w:val="pt-BR"/>
        </w:rPr>
        <w:t xml:space="preserve">thả nuôi </w:t>
      </w:r>
      <w:r w:rsidRPr="005E213E">
        <w:rPr>
          <w:bCs/>
          <w:sz w:val="29"/>
          <w:szCs w:val="29"/>
          <w:lang w:val="pt-BR"/>
        </w:rPr>
        <w:t>dày hơn vào thời điểm giá cao nên cuối năm thu hoạch tăng nhiều.</w:t>
      </w:r>
    </w:p>
    <w:p w14:paraId="6E502EAD" w14:textId="77777777" w:rsidR="00794C06" w:rsidRDefault="00F914EE" w:rsidP="005E213E">
      <w:pPr>
        <w:spacing w:before="40" w:after="40" w:line="278" w:lineRule="auto"/>
        <w:ind w:firstLine="601"/>
        <w:jc w:val="both"/>
        <w:rPr>
          <w:bCs/>
          <w:sz w:val="29"/>
          <w:szCs w:val="29"/>
          <w:lang w:val="pt-BR"/>
        </w:rPr>
      </w:pPr>
      <w:r w:rsidRPr="005E213E">
        <w:rPr>
          <w:bCs/>
          <w:sz w:val="29"/>
          <w:szCs w:val="29"/>
          <w:lang w:val="pt-BR"/>
        </w:rPr>
        <w:t>Mô hình n</w:t>
      </w:r>
      <w:r w:rsidR="00F4453C" w:rsidRPr="005E213E">
        <w:rPr>
          <w:bCs/>
          <w:sz w:val="29"/>
          <w:szCs w:val="29"/>
          <w:lang w:val="pt-BR"/>
        </w:rPr>
        <w:t xml:space="preserve">uôi tôm </w:t>
      </w:r>
      <w:r w:rsidR="008B6519" w:rsidRPr="005E213E">
        <w:rPr>
          <w:bCs/>
          <w:sz w:val="29"/>
          <w:szCs w:val="29"/>
          <w:lang w:val="pt-BR"/>
        </w:rPr>
        <w:t>s</w:t>
      </w:r>
      <w:r w:rsidR="00F4453C" w:rsidRPr="005E213E">
        <w:rPr>
          <w:bCs/>
          <w:sz w:val="29"/>
          <w:szCs w:val="29"/>
          <w:lang w:val="pt-BR"/>
        </w:rPr>
        <w:t xml:space="preserve">ú </w:t>
      </w:r>
      <w:r w:rsidRPr="005E213E">
        <w:rPr>
          <w:bCs/>
          <w:sz w:val="29"/>
          <w:szCs w:val="29"/>
          <w:lang w:val="pt-BR"/>
        </w:rPr>
        <w:t xml:space="preserve">theo hướng thân thiện với môi trường tiếp tục phát triển </w:t>
      </w:r>
      <w:r w:rsidR="004B5633" w:rsidRPr="005E213E">
        <w:rPr>
          <w:bCs/>
          <w:sz w:val="29"/>
          <w:szCs w:val="29"/>
          <w:lang w:val="pt-BR"/>
        </w:rPr>
        <w:t xml:space="preserve">tại các địa phương </w:t>
      </w:r>
      <w:r w:rsidR="00F4453C" w:rsidRPr="005E213E">
        <w:rPr>
          <w:bCs/>
          <w:sz w:val="29"/>
          <w:szCs w:val="29"/>
          <w:lang w:val="pt-BR"/>
        </w:rPr>
        <w:t xml:space="preserve">nên sản lượng thu hoạch trên </w:t>
      </w:r>
      <w:r w:rsidRPr="005E213E">
        <w:rPr>
          <w:bCs/>
          <w:sz w:val="29"/>
          <w:szCs w:val="29"/>
          <w:lang w:val="pt-BR"/>
        </w:rPr>
        <w:t>phần</w:t>
      </w:r>
      <w:r w:rsidR="00F4453C" w:rsidRPr="005E213E">
        <w:rPr>
          <w:bCs/>
          <w:sz w:val="29"/>
          <w:szCs w:val="29"/>
          <w:lang w:val="pt-BR"/>
        </w:rPr>
        <w:t xml:space="preserve"> diện tích này </w:t>
      </w:r>
      <w:r w:rsidRPr="005E213E">
        <w:rPr>
          <w:bCs/>
          <w:sz w:val="29"/>
          <w:szCs w:val="29"/>
          <w:lang w:val="pt-BR"/>
        </w:rPr>
        <w:t xml:space="preserve">ổn định và tăng </w:t>
      </w:r>
      <w:r w:rsidR="00F4453C" w:rsidRPr="005E213E">
        <w:rPr>
          <w:bCs/>
          <w:sz w:val="29"/>
          <w:szCs w:val="29"/>
          <w:lang w:val="pt-BR"/>
        </w:rPr>
        <w:t>khá</w:t>
      </w:r>
      <w:r w:rsidRPr="005E213E">
        <w:rPr>
          <w:bCs/>
          <w:sz w:val="29"/>
          <w:szCs w:val="29"/>
          <w:lang w:val="pt-BR"/>
        </w:rPr>
        <w:t xml:space="preserve">, </w:t>
      </w:r>
      <w:r w:rsidR="00F4453C" w:rsidRPr="005E213E">
        <w:rPr>
          <w:bCs/>
          <w:sz w:val="29"/>
          <w:szCs w:val="29"/>
          <w:lang w:val="pt-BR"/>
        </w:rPr>
        <w:t xml:space="preserve">trong đó Cà Mau </w:t>
      </w:r>
      <w:r w:rsidRPr="005E213E">
        <w:rPr>
          <w:bCs/>
          <w:sz w:val="29"/>
          <w:szCs w:val="29"/>
          <w:lang w:val="pt-BR"/>
        </w:rPr>
        <w:t xml:space="preserve">đạt </w:t>
      </w:r>
      <w:r w:rsidR="00F4453C" w:rsidRPr="005E213E">
        <w:rPr>
          <w:bCs/>
          <w:sz w:val="29"/>
          <w:szCs w:val="29"/>
          <w:lang w:val="pt-BR"/>
        </w:rPr>
        <w:t xml:space="preserve">106 nghìn tấn, tăng 10,3% so với năm trước; Kiên Giang 26 nghìn tấn, tăng 10%; Tiền Giang 11 nghìn tấn, tăng 16%. </w:t>
      </w:r>
      <w:r w:rsidRPr="005E213E">
        <w:rPr>
          <w:bCs/>
          <w:sz w:val="29"/>
          <w:szCs w:val="29"/>
          <w:lang w:val="pt-BR"/>
        </w:rPr>
        <w:t>Ngược lại, tr</w:t>
      </w:r>
      <w:r w:rsidR="00F4453C" w:rsidRPr="005E213E">
        <w:rPr>
          <w:bCs/>
          <w:sz w:val="29"/>
          <w:szCs w:val="29"/>
          <w:lang w:val="pt-BR"/>
        </w:rPr>
        <w:t xml:space="preserve">ên </w:t>
      </w:r>
      <w:r w:rsidRPr="005E213E">
        <w:rPr>
          <w:bCs/>
          <w:sz w:val="29"/>
          <w:szCs w:val="29"/>
          <w:lang w:val="pt-BR"/>
        </w:rPr>
        <w:t>phần</w:t>
      </w:r>
      <w:r w:rsidR="00F4453C" w:rsidRPr="005E213E">
        <w:rPr>
          <w:bCs/>
          <w:sz w:val="29"/>
          <w:szCs w:val="29"/>
          <w:lang w:val="pt-BR"/>
        </w:rPr>
        <w:t xml:space="preserve"> diện tích nuôi công nghiệp</w:t>
      </w:r>
      <w:r w:rsidRPr="005E213E">
        <w:rPr>
          <w:bCs/>
          <w:sz w:val="29"/>
          <w:szCs w:val="29"/>
          <w:lang w:val="pt-BR"/>
        </w:rPr>
        <w:t xml:space="preserve">, </w:t>
      </w:r>
      <w:r w:rsidR="00F4453C" w:rsidRPr="005E213E">
        <w:rPr>
          <w:bCs/>
          <w:sz w:val="29"/>
          <w:szCs w:val="29"/>
          <w:lang w:val="pt-BR"/>
        </w:rPr>
        <w:t xml:space="preserve">tôm sú bị </w:t>
      </w:r>
      <w:r w:rsidRPr="005E213E">
        <w:rPr>
          <w:bCs/>
          <w:sz w:val="29"/>
          <w:szCs w:val="29"/>
          <w:lang w:val="pt-BR"/>
        </w:rPr>
        <w:t xml:space="preserve">ảnh hưởng nhiều từ </w:t>
      </w:r>
      <w:r w:rsidR="00F4453C" w:rsidRPr="005E213E">
        <w:rPr>
          <w:bCs/>
          <w:sz w:val="29"/>
          <w:szCs w:val="29"/>
          <w:lang w:val="pt-BR"/>
        </w:rPr>
        <w:t xml:space="preserve">dịch bệnh do người nuôi tự phát đào ao mở rộng diện tích trong khi cơ sở hạ tầng chưa được đầu tư </w:t>
      </w:r>
      <w:r w:rsidRPr="005E213E">
        <w:rPr>
          <w:bCs/>
          <w:sz w:val="29"/>
          <w:szCs w:val="29"/>
          <w:lang w:val="pt-BR"/>
        </w:rPr>
        <w:t>đúng mức và đầy đủ</w:t>
      </w:r>
      <w:r w:rsidR="000D1B6E" w:rsidRPr="005E213E">
        <w:rPr>
          <w:bCs/>
          <w:sz w:val="29"/>
          <w:szCs w:val="29"/>
          <w:lang w:val="pt-BR"/>
        </w:rPr>
        <w:t>,</w:t>
      </w:r>
      <w:r w:rsidRPr="005E213E">
        <w:rPr>
          <w:bCs/>
          <w:sz w:val="29"/>
          <w:szCs w:val="29"/>
          <w:lang w:val="pt-BR"/>
        </w:rPr>
        <w:t xml:space="preserve"> </w:t>
      </w:r>
      <w:r w:rsidR="000D1B6E" w:rsidRPr="005E213E">
        <w:rPr>
          <w:bCs/>
          <w:sz w:val="29"/>
          <w:szCs w:val="29"/>
          <w:lang w:val="pt-BR"/>
        </w:rPr>
        <w:t>d</w:t>
      </w:r>
      <w:r w:rsidRPr="005E213E">
        <w:rPr>
          <w:bCs/>
          <w:sz w:val="29"/>
          <w:szCs w:val="29"/>
          <w:lang w:val="pt-BR"/>
        </w:rPr>
        <w:t xml:space="preserve">o đó </w:t>
      </w:r>
      <w:r w:rsidR="00F4453C" w:rsidRPr="005E213E">
        <w:rPr>
          <w:bCs/>
          <w:sz w:val="29"/>
          <w:szCs w:val="29"/>
          <w:lang w:val="pt-BR"/>
        </w:rPr>
        <w:t xml:space="preserve">sản lượng tôm sú </w:t>
      </w:r>
      <w:r w:rsidRPr="005E213E">
        <w:rPr>
          <w:bCs/>
          <w:sz w:val="29"/>
          <w:szCs w:val="29"/>
          <w:lang w:val="pt-BR"/>
        </w:rPr>
        <w:t>năm 2011</w:t>
      </w:r>
      <w:r w:rsidR="00F4453C" w:rsidRPr="005E213E">
        <w:rPr>
          <w:bCs/>
          <w:sz w:val="29"/>
          <w:szCs w:val="29"/>
          <w:lang w:val="pt-BR"/>
        </w:rPr>
        <w:t xml:space="preserve"> giảm 3,7% so với năm 2010. Một số địa phương có sản lượng </w:t>
      </w:r>
      <w:r w:rsidRPr="005E213E">
        <w:rPr>
          <w:bCs/>
          <w:sz w:val="29"/>
          <w:szCs w:val="29"/>
          <w:lang w:val="pt-BR"/>
        </w:rPr>
        <w:t xml:space="preserve">tôm sú </w:t>
      </w:r>
      <w:r w:rsidR="00F4453C" w:rsidRPr="005E213E">
        <w:rPr>
          <w:bCs/>
          <w:sz w:val="29"/>
          <w:szCs w:val="29"/>
          <w:lang w:val="pt-BR"/>
        </w:rPr>
        <w:t>giả</w:t>
      </w:r>
      <w:r w:rsidRPr="005E213E">
        <w:rPr>
          <w:bCs/>
          <w:sz w:val="29"/>
          <w:szCs w:val="29"/>
          <w:lang w:val="pt-BR"/>
        </w:rPr>
        <w:t xml:space="preserve">m là: </w:t>
      </w:r>
      <w:r w:rsidR="00F4453C" w:rsidRPr="005E213E">
        <w:rPr>
          <w:bCs/>
          <w:sz w:val="29"/>
          <w:szCs w:val="29"/>
          <w:lang w:val="pt-BR"/>
        </w:rPr>
        <w:t xml:space="preserve">Sóc Trăng giảm 37,6%; Bến Tre giảm 23%; Bạc Liêu giảm 0,7%. </w:t>
      </w:r>
      <w:r w:rsidRPr="005E213E">
        <w:rPr>
          <w:bCs/>
          <w:sz w:val="29"/>
          <w:szCs w:val="29"/>
          <w:lang w:val="pt-BR"/>
        </w:rPr>
        <w:t>Tuy nhiên, s</w:t>
      </w:r>
      <w:r w:rsidR="00F4453C" w:rsidRPr="005E213E">
        <w:rPr>
          <w:bCs/>
          <w:sz w:val="29"/>
          <w:szCs w:val="29"/>
          <w:lang w:val="pt-BR"/>
        </w:rPr>
        <w:t xml:space="preserve">ản lượng </w:t>
      </w:r>
      <w:r w:rsidRPr="005E213E">
        <w:rPr>
          <w:bCs/>
          <w:sz w:val="29"/>
          <w:szCs w:val="29"/>
          <w:lang w:val="pt-BR"/>
        </w:rPr>
        <w:t xml:space="preserve">các loại </w:t>
      </w:r>
      <w:r w:rsidR="00F4453C" w:rsidRPr="005E213E">
        <w:rPr>
          <w:bCs/>
          <w:sz w:val="29"/>
          <w:szCs w:val="29"/>
          <w:lang w:val="pt-BR"/>
        </w:rPr>
        <w:t xml:space="preserve">tôm khác tiếp tục tăng nhanh </w:t>
      </w:r>
      <w:r w:rsidRPr="005E213E">
        <w:rPr>
          <w:bCs/>
          <w:sz w:val="29"/>
          <w:szCs w:val="29"/>
          <w:lang w:val="pt-BR"/>
        </w:rPr>
        <w:t xml:space="preserve">nên sản lượng tôm nói chung </w:t>
      </w:r>
      <w:r w:rsidR="007F1738" w:rsidRPr="005E213E">
        <w:rPr>
          <w:bCs/>
          <w:sz w:val="29"/>
          <w:szCs w:val="29"/>
          <w:lang w:val="pt-BR"/>
        </w:rPr>
        <w:t xml:space="preserve">năm nay </w:t>
      </w:r>
      <w:r w:rsidRPr="005E213E">
        <w:rPr>
          <w:bCs/>
          <w:sz w:val="29"/>
          <w:szCs w:val="29"/>
          <w:lang w:val="pt-BR"/>
        </w:rPr>
        <w:t xml:space="preserve">không bị ảnh hưởng nhiều, trong đó </w:t>
      </w:r>
      <w:r w:rsidR="00F4453C" w:rsidRPr="005E213E">
        <w:rPr>
          <w:bCs/>
          <w:sz w:val="29"/>
          <w:szCs w:val="29"/>
          <w:lang w:val="pt-BR"/>
        </w:rPr>
        <w:t>tôm thẻ chân trắng đạt 139,4 nghìn tấn, tăng 34,5% so với năm trước do năng suất cao và chu kỳ nuôi ngắn; tôm hùm lồng đạt 1,3 nghìn tấn, tăng 22,7%.</w:t>
      </w:r>
    </w:p>
    <w:p w14:paraId="151BA2AE" w14:textId="77777777" w:rsidR="00794C06" w:rsidRDefault="00F4453C" w:rsidP="005E213E">
      <w:pPr>
        <w:spacing w:before="40" w:after="40" w:line="278" w:lineRule="auto"/>
        <w:ind w:firstLine="601"/>
        <w:jc w:val="both"/>
        <w:rPr>
          <w:sz w:val="29"/>
          <w:szCs w:val="29"/>
          <w:lang w:val="pt-BR"/>
        </w:rPr>
      </w:pPr>
      <w:r w:rsidRPr="005E213E">
        <w:rPr>
          <w:bCs/>
          <w:sz w:val="29"/>
          <w:szCs w:val="29"/>
          <w:lang w:val="pt-BR"/>
        </w:rPr>
        <w:t xml:space="preserve">Sản lượng thuỷ sản khai thác năm 2011 ước tính đạt 2502,5 nghìn tấn, tăng 3,6% so với năm trước, </w:t>
      </w:r>
      <w:r w:rsidR="007F1738" w:rsidRPr="005E213E">
        <w:rPr>
          <w:bCs/>
          <w:sz w:val="29"/>
          <w:szCs w:val="29"/>
          <w:lang w:val="pt-BR"/>
        </w:rPr>
        <w:t>bao gồm: K</w:t>
      </w:r>
      <w:r w:rsidRPr="005E213E">
        <w:rPr>
          <w:bCs/>
          <w:sz w:val="29"/>
          <w:szCs w:val="29"/>
          <w:lang w:val="pt-BR"/>
        </w:rPr>
        <w:t>hai thác biển đạt 2300 nghìn tấn, tăng 3,6%</w:t>
      </w:r>
      <w:r w:rsidR="007F1738" w:rsidRPr="005E213E">
        <w:rPr>
          <w:bCs/>
          <w:sz w:val="29"/>
          <w:szCs w:val="29"/>
          <w:lang w:val="pt-BR"/>
        </w:rPr>
        <w:t>;</w:t>
      </w:r>
      <w:r w:rsidRPr="005E213E">
        <w:rPr>
          <w:bCs/>
          <w:sz w:val="29"/>
          <w:szCs w:val="29"/>
          <w:lang w:val="pt-BR"/>
        </w:rPr>
        <w:t xml:space="preserve"> </w:t>
      </w:r>
      <w:r w:rsidR="007F1738" w:rsidRPr="005E213E">
        <w:rPr>
          <w:bCs/>
          <w:sz w:val="29"/>
          <w:szCs w:val="29"/>
          <w:lang w:val="pt-BR"/>
        </w:rPr>
        <w:t xml:space="preserve">khai thác nội địa đạt 202,5 nghìn tấn, tăng 4,2%. </w:t>
      </w:r>
      <w:r w:rsidR="007F1738" w:rsidRPr="005E213E">
        <w:rPr>
          <w:sz w:val="29"/>
          <w:szCs w:val="29"/>
          <w:lang w:val="pt-BR"/>
        </w:rPr>
        <w:t>D</w:t>
      </w:r>
      <w:r w:rsidR="007F1738" w:rsidRPr="005E213E">
        <w:rPr>
          <w:bCs/>
          <w:sz w:val="29"/>
          <w:szCs w:val="29"/>
          <w:lang w:val="pt-BR"/>
        </w:rPr>
        <w:t>o thời tiết thuận lợi cùng với c</w:t>
      </w:r>
      <w:r w:rsidR="007F1738" w:rsidRPr="005E213E">
        <w:rPr>
          <w:sz w:val="29"/>
          <w:szCs w:val="29"/>
          <w:lang w:val="vi-VN"/>
        </w:rPr>
        <w:t xml:space="preserve">hính sách </w:t>
      </w:r>
      <w:r w:rsidR="007F1738" w:rsidRPr="005E213E">
        <w:rPr>
          <w:sz w:val="29"/>
          <w:szCs w:val="29"/>
          <w:lang w:val="pt-BR"/>
        </w:rPr>
        <w:t>hỗ trợ của Nhà nước cho tàu có công suất lớn và các địa phương tổ chức khai thác theo mô hình tổ, đội kết hợp nhằm tiết kiệm được chi phí nên s</w:t>
      </w:r>
      <w:r w:rsidR="007F1738" w:rsidRPr="005E213E">
        <w:rPr>
          <w:bCs/>
          <w:sz w:val="29"/>
          <w:szCs w:val="29"/>
          <w:lang w:val="pt-BR"/>
        </w:rPr>
        <w:t xml:space="preserve">ản lượng thuỷ sản khai thác biển tăng khá. </w:t>
      </w:r>
      <w:r w:rsidRPr="005E213E">
        <w:rPr>
          <w:sz w:val="29"/>
          <w:szCs w:val="29"/>
          <w:lang w:val="pt-BR"/>
        </w:rPr>
        <w:t>Đặc biệt sản lượng cá ngừ đại dương năm nay tăng cao</w:t>
      </w:r>
      <w:r w:rsidR="007F1738" w:rsidRPr="005E213E">
        <w:rPr>
          <w:sz w:val="29"/>
          <w:szCs w:val="29"/>
          <w:lang w:val="pt-BR"/>
        </w:rPr>
        <w:t>,</w:t>
      </w:r>
      <w:r w:rsidRPr="005E213E">
        <w:rPr>
          <w:sz w:val="29"/>
          <w:szCs w:val="29"/>
          <w:lang w:val="pt-BR"/>
        </w:rPr>
        <w:t xml:space="preserve"> đạt 10</w:t>
      </w:r>
      <w:r w:rsidR="00D27F6F" w:rsidRPr="005E213E">
        <w:rPr>
          <w:sz w:val="29"/>
          <w:szCs w:val="29"/>
          <w:lang w:val="pt-BR"/>
        </w:rPr>
        <w:t>,5</w:t>
      </w:r>
      <w:r w:rsidRPr="005E213E">
        <w:rPr>
          <w:sz w:val="29"/>
          <w:szCs w:val="29"/>
          <w:lang w:val="pt-BR"/>
        </w:rPr>
        <w:t xml:space="preserve"> nghìn tấn, tăng 12,5%</w:t>
      </w:r>
      <w:r w:rsidR="007F1738" w:rsidRPr="005E213E">
        <w:rPr>
          <w:sz w:val="29"/>
          <w:szCs w:val="29"/>
          <w:lang w:val="pt-BR"/>
        </w:rPr>
        <w:t xml:space="preserve"> so với năm 2010</w:t>
      </w:r>
      <w:r w:rsidRPr="005E213E">
        <w:rPr>
          <w:sz w:val="29"/>
          <w:szCs w:val="29"/>
          <w:lang w:val="pt-BR"/>
        </w:rPr>
        <w:t>, trong đó Phú Yên đạt 5,6 nghìn tấn, tăng 13,8%; Bình Định 4,7 nghìn tấn, tăng 17,6%.</w:t>
      </w:r>
    </w:p>
    <w:p w14:paraId="603C9C30" w14:textId="77777777" w:rsidR="00794C06" w:rsidRDefault="005B4F40" w:rsidP="005E213E">
      <w:pPr>
        <w:spacing w:before="40" w:after="40" w:line="278" w:lineRule="auto"/>
        <w:ind w:firstLine="601"/>
        <w:jc w:val="both"/>
        <w:rPr>
          <w:b/>
          <w:sz w:val="29"/>
          <w:szCs w:val="29"/>
        </w:rPr>
      </w:pPr>
      <w:r w:rsidRPr="005E213E">
        <w:rPr>
          <w:b/>
          <w:sz w:val="29"/>
          <w:szCs w:val="29"/>
          <w:lang w:val="vi-VN"/>
        </w:rPr>
        <w:t xml:space="preserve">3. </w:t>
      </w:r>
      <w:r w:rsidR="00306884" w:rsidRPr="005E213E">
        <w:rPr>
          <w:b/>
          <w:sz w:val="29"/>
          <w:szCs w:val="29"/>
          <w:lang w:val="vi-VN"/>
        </w:rPr>
        <w:t>Sản xuất công nghiệp</w:t>
      </w:r>
    </w:p>
    <w:p w14:paraId="1040D95F" w14:textId="77777777" w:rsidR="00794C06" w:rsidRPr="00794C06" w:rsidRDefault="00750B1C" w:rsidP="00794C06">
      <w:pPr>
        <w:spacing w:before="40" w:after="40" w:line="278" w:lineRule="auto"/>
        <w:ind w:firstLine="601"/>
        <w:jc w:val="both"/>
        <w:rPr>
          <w:sz w:val="29"/>
          <w:szCs w:val="29"/>
          <w:lang w:val="vi-VN"/>
        </w:rPr>
      </w:pPr>
      <w:r w:rsidRPr="005E213E">
        <w:rPr>
          <w:sz w:val="29"/>
          <w:szCs w:val="29"/>
          <w:lang w:val="vi-VN"/>
        </w:rPr>
        <w:t xml:space="preserve">Chỉ số sản xuất công nghiệp tháng </w:t>
      </w:r>
      <w:r w:rsidRPr="00794C06">
        <w:rPr>
          <w:sz w:val="29"/>
          <w:szCs w:val="29"/>
        </w:rPr>
        <w:t>12</w:t>
      </w:r>
      <w:r w:rsidRPr="005E213E">
        <w:rPr>
          <w:sz w:val="29"/>
          <w:szCs w:val="29"/>
          <w:lang w:val="vi-VN"/>
        </w:rPr>
        <w:t xml:space="preserve">/2011 tăng </w:t>
      </w:r>
      <w:r w:rsidRPr="005E213E">
        <w:rPr>
          <w:sz w:val="29"/>
          <w:szCs w:val="29"/>
        </w:rPr>
        <w:t>4,8</w:t>
      </w:r>
      <w:r w:rsidRPr="005E213E">
        <w:rPr>
          <w:sz w:val="29"/>
          <w:szCs w:val="29"/>
          <w:lang w:val="vi-VN"/>
        </w:rPr>
        <w:t xml:space="preserve">% so với tháng </w:t>
      </w:r>
      <w:r w:rsidRPr="00794C06">
        <w:rPr>
          <w:sz w:val="29"/>
          <w:szCs w:val="29"/>
        </w:rPr>
        <w:t>trước</w:t>
      </w:r>
      <w:r w:rsidRPr="005E213E">
        <w:rPr>
          <w:sz w:val="29"/>
          <w:szCs w:val="29"/>
          <w:lang w:val="vi-VN"/>
        </w:rPr>
        <w:t xml:space="preserve"> và tăng </w:t>
      </w:r>
      <w:r w:rsidRPr="005E213E">
        <w:rPr>
          <w:sz w:val="29"/>
          <w:szCs w:val="29"/>
        </w:rPr>
        <w:t>7</w:t>
      </w:r>
      <w:r w:rsidRPr="00794C06">
        <w:rPr>
          <w:sz w:val="29"/>
          <w:szCs w:val="29"/>
        </w:rPr>
        <w:t>,5</w:t>
      </w:r>
      <w:r w:rsidRPr="005E213E">
        <w:rPr>
          <w:sz w:val="29"/>
          <w:szCs w:val="29"/>
          <w:lang w:val="vi-VN"/>
        </w:rPr>
        <w:t xml:space="preserve">% so với cùng kỳ năm </w:t>
      </w:r>
      <w:r w:rsidRPr="00794C06">
        <w:rPr>
          <w:sz w:val="29"/>
          <w:szCs w:val="29"/>
        </w:rPr>
        <w:t>2010</w:t>
      </w:r>
      <w:r w:rsidRPr="005E213E">
        <w:rPr>
          <w:sz w:val="29"/>
          <w:szCs w:val="29"/>
          <w:lang w:val="vi-VN"/>
        </w:rPr>
        <w:t xml:space="preserve">. Chỉ số sản xuất công nghiệp cả năm 2011 tăng 6,8% so với năm </w:t>
      </w:r>
      <w:r w:rsidR="007F1738" w:rsidRPr="005E213E">
        <w:rPr>
          <w:sz w:val="29"/>
          <w:szCs w:val="29"/>
          <w:lang w:val="vi-VN"/>
        </w:rPr>
        <w:t>trước</w:t>
      </w:r>
      <w:r w:rsidRPr="005E213E">
        <w:rPr>
          <w:sz w:val="29"/>
          <w:szCs w:val="29"/>
          <w:lang w:val="vi-VN"/>
        </w:rPr>
        <w:t>, bao gồm: Công nghiệp khai thác mỏ giảm 0,1%; công nghiệp chế biến tăng 9,5%; sản xuất, phân phối điện, ga, nước tăng 10%.</w:t>
      </w:r>
    </w:p>
    <w:p w14:paraId="22DFD5A0" w14:textId="77777777" w:rsidR="00794C06" w:rsidRPr="00794C06" w:rsidRDefault="00750B1C" w:rsidP="00794C06">
      <w:pPr>
        <w:spacing w:before="40" w:after="40" w:line="278" w:lineRule="auto"/>
        <w:ind w:firstLine="601"/>
        <w:jc w:val="both"/>
        <w:rPr>
          <w:sz w:val="29"/>
          <w:szCs w:val="29"/>
          <w:lang w:val="vi-VN"/>
        </w:rPr>
      </w:pPr>
      <w:r w:rsidRPr="00794C06">
        <w:rPr>
          <w:sz w:val="29"/>
          <w:szCs w:val="29"/>
          <w:lang w:val="vi-VN"/>
        </w:rPr>
        <w:t xml:space="preserve">Một số ngành công nghiệp chủ yếu có chỉ số sản xuất năm 2011 tăng cao so với năm 2010 là: Sản xuất đồ gốm, sứ không chịu lửa (trừ gốm sứ dùng trong xây dựng) tăng 139,3%; sản xuất đường tăng 33,7%; đóng và sửa chữa tàu tăng </w:t>
      </w:r>
      <w:r w:rsidRPr="00794C06">
        <w:rPr>
          <w:sz w:val="29"/>
          <w:szCs w:val="29"/>
          <w:lang w:val="vi-VN"/>
        </w:rPr>
        <w:lastRenderedPageBreak/>
        <w:t>28,4%; sản xuất mô tô, xe máy tăng 19,6%; sản xuất bia tăng 16,4%; sản xuất sản phẩm bơ, sữa tăng 15,8%; sản xuất trang phục (trừ quần áo da lông thú) tăng 13,3%; sản xuất sợi và dệt vải tăng 11,6%; chế biến, bảo quản thủy sản và s</w:t>
      </w:r>
      <w:r w:rsidR="007F1738" w:rsidRPr="00794C06">
        <w:rPr>
          <w:sz w:val="29"/>
          <w:szCs w:val="29"/>
          <w:lang w:val="vi-VN"/>
        </w:rPr>
        <w:t xml:space="preserve">ản phẩm từ thủy sản tăng 11,3%. </w:t>
      </w:r>
      <w:r w:rsidRPr="00794C06">
        <w:rPr>
          <w:sz w:val="29"/>
          <w:szCs w:val="29"/>
          <w:lang w:val="vi-VN"/>
        </w:rPr>
        <w:t>Một số ngành có chỉ số sản xuất tăng khá là: Sản xuất thức ăn gia súc tăng 10,9%; sản xuất và phân phối điện tăng 10,3%; sản xuất phân bón và hợp chất ni tơ tăng 9,5%; sản xuất thuốc lá tăng 9,3%; sản xuất giày</w:t>
      </w:r>
      <w:r w:rsidR="00AF6037" w:rsidRPr="00794C06">
        <w:rPr>
          <w:sz w:val="29"/>
          <w:szCs w:val="29"/>
          <w:lang w:val="vi-VN"/>
        </w:rPr>
        <w:t>,</w:t>
      </w:r>
      <w:r w:rsidRPr="00794C06">
        <w:rPr>
          <w:sz w:val="29"/>
          <w:szCs w:val="29"/>
          <w:lang w:val="vi-VN"/>
        </w:rPr>
        <w:t xml:space="preserve"> dép tăng 8,3%. Một số ngành có chỉ số sản xuất tăng thấp hoặc giảm là: Khai thác, lọc và phân phối nước tăng 6,8%; sản xuất xi măng tăng 6,8%; sản xuất sắt, thép tăng 1,8%; sản xuất thuốc, hoá dược và dược liệu tăng 1,3%; khai thác dầu thô và khí tự nhiên giảm 0,8%; sản xuất cáp điện và dây điện có bọc cách điện giảm 19,6%.</w:t>
      </w:r>
    </w:p>
    <w:p w14:paraId="001312E0" w14:textId="77777777" w:rsidR="00794C06" w:rsidRPr="00794C06" w:rsidRDefault="00750B1C" w:rsidP="00794C06">
      <w:pPr>
        <w:spacing w:before="40" w:after="40" w:line="278" w:lineRule="auto"/>
        <w:ind w:firstLine="601"/>
        <w:jc w:val="both"/>
        <w:rPr>
          <w:sz w:val="29"/>
          <w:szCs w:val="29"/>
          <w:lang w:val="vi-VN"/>
        </w:rPr>
      </w:pPr>
      <w:r w:rsidRPr="00794C06">
        <w:rPr>
          <w:sz w:val="29"/>
          <w:szCs w:val="29"/>
          <w:lang w:val="vi-VN"/>
        </w:rPr>
        <w:t xml:space="preserve">Chỉ số tiêu thụ ngành công nghiệp chế biến, chế tạo mười một tháng năm 2011 tăng 15% so với cùng kỳ năm trước. Các ngành có chỉ số tiêu thụ tăng cao là: Sản xuất xe có động cơ tăng 138,7%; sản xuất đường tăng 37,8%; sản xuất gạch, ngói và gốm, sứ xây dựng không chịu lửa tăng 33,1%; sản xuất mô tô, xe máy tăng 17,3%. Một số ngành có chỉ số tiêu thụ tăng </w:t>
      </w:r>
      <w:r w:rsidR="006954BB" w:rsidRPr="00794C06">
        <w:rPr>
          <w:sz w:val="29"/>
          <w:szCs w:val="29"/>
          <w:lang w:val="vi-VN"/>
        </w:rPr>
        <w:t>thấp</w:t>
      </w:r>
      <w:r w:rsidRPr="00794C06">
        <w:rPr>
          <w:sz w:val="29"/>
          <w:szCs w:val="29"/>
          <w:lang w:val="vi-VN"/>
        </w:rPr>
        <w:t xml:space="preserve"> hoặc giảm là: Sản xuất trang phục (trừ quần áo da</w:t>
      </w:r>
      <w:r w:rsidR="000441F0" w:rsidRPr="00794C06">
        <w:rPr>
          <w:sz w:val="29"/>
          <w:szCs w:val="29"/>
          <w:lang w:val="vi-VN"/>
        </w:rPr>
        <w:t>,</w:t>
      </w:r>
      <w:r w:rsidRPr="00794C06">
        <w:rPr>
          <w:sz w:val="29"/>
          <w:szCs w:val="29"/>
          <w:lang w:val="vi-VN"/>
        </w:rPr>
        <w:t xml:space="preserve"> lông thú) tăng 15,9%; sản xuất sản phẩm bơ, sữa tăng 15,7%; sản xuất các sản phẩm từ kim loại đúc sẵn tăng 12,6%; xay xát, sản xuất bột thô tăng 12,5%; sản xuất thức ăn gia súc tăng 9,8%; chế biến bảo quản th</w:t>
      </w:r>
      <w:r w:rsidR="004640B9" w:rsidRPr="00794C06">
        <w:rPr>
          <w:sz w:val="29"/>
          <w:szCs w:val="29"/>
          <w:lang w:val="vi-VN"/>
        </w:rPr>
        <w:t>ủy</w:t>
      </w:r>
      <w:r w:rsidRPr="00794C06">
        <w:rPr>
          <w:sz w:val="29"/>
          <w:szCs w:val="29"/>
          <w:lang w:val="vi-VN"/>
        </w:rPr>
        <w:t xml:space="preserve"> sản và sản phẩm từ th</w:t>
      </w:r>
      <w:r w:rsidR="004640B9" w:rsidRPr="00794C06">
        <w:rPr>
          <w:sz w:val="29"/>
          <w:szCs w:val="29"/>
          <w:lang w:val="vi-VN"/>
        </w:rPr>
        <w:t>ủy</w:t>
      </w:r>
      <w:r w:rsidRPr="00794C06">
        <w:rPr>
          <w:sz w:val="29"/>
          <w:szCs w:val="29"/>
          <w:lang w:val="vi-VN"/>
        </w:rPr>
        <w:t xml:space="preserve"> sản tăng 8,6%; sản xuất giày</w:t>
      </w:r>
      <w:r w:rsidR="00AF6037" w:rsidRPr="00794C06">
        <w:rPr>
          <w:sz w:val="29"/>
          <w:szCs w:val="29"/>
          <w:lang w:val="vi-VN"/>
        </w:rPr>
        <w:t>,</w:t>
      </w:r>
      <w:r w:rsidRPr="00794C06">
        <w:rPr>
          <w:sz w:val="29"/>
          <w:szCs w:val="29"/>
          <w:lang w:val="vi-VN"/>
        </w:rPr>
        <w:t xml:space="preserve"> dép tăng 6%; sản xuất xi măng tăng 3,9%; chế biến và bảo quản rau quả giảm 6,3%; sản xuất cáp điện và dây đ</w:t>
      </w:r>
      <w:r w:rsidR="00AF6037" w:rsidRPr="00794C06">
        <w:rPr>
          <w:sz w:val="29"/>
          <w:szCs w:val="29"/>
          <w:lang w:val="vi-VN"/>
        </w:rPr>
        <w:t>iện có bọc cách điện giảm 7,5%.</w:t>
      </w:r>
    </w:p>
    <w:p w14:paraId="76C7D43E" w14:textId="77777777" w:rsidR="00750B1C" w:rsidRPr="00794C06" w:rsidRDefault="00750B1C" w:rsidP="00794C06">
      <w:pPr>
        <w:spacing w:before="40" w:after="40" w:line="298" w:lineRule="auto"/>
        <w:ind w:firstLine="601"/>
        <w:jc w:val="both"/>
        <w:rPr>
          <w:sz w:val="29"/>
          <w:szCs w:val="29"/>
          <w:lang w:val="vi-VN"/>
        </w:rPr>
      </w:pPr>
      <w:r w:rsidRPr="00794C06">
        <w:rPr>
          <w:sz w:val="29"/>
          <w:szCs w:val="29"/>
          <w:lang w:val="vi-VN"/>
        </w:rPr>
        <w:t>Chỉ số tồn kho tại thời điểm 01/12/2011 của toàn ngành công nghiệp chế biến, chế tạo tăng 23% so với cùng thời điểm năm trước, trong đó các ngành có chỉ số tồn kho tăng cao là: Sản xuất đồ gốm sứ không chịu lửa (trừ gốm sứ dùng trong xây dựng) tăng 96,8%; sản xuất xi măng, vôi, vữa tăng 64,1%; sản xuất phân bón và hợp chất ni tơ tăng 57%; sản xuất các sản phẩm khác từ plastic tăng 55,6%; sản xuất mô tô, xe máy tăng 41,7%; sản x</w:t>
      </w:r>
      <w:r w:rsidR="00AF6037" w:rsidRPr="00794C06">
        <w:rPr>
          <w:sz w:val="29"/>
          <w:szCs w:val="29"/>
          <w:lang w:val="vi-VN"/>
        </w:rPr>
        <w:t xml:space="preserve">uất bia và mạch nha tăng 21,7%. </w:t>
      </w:r>
      <w:r w:rsidRPr="00794C06">
        <w:rPr>
          <w:sz w:val="29"/>
          <w:szCs w:val="29"/>
          <w:lang w:val="vi-VN"/>
        </w:rPr>
        <w:t>Một số ngành có chỉ số tồn kho giảm mạnh là: Sản xuất đường giảm 12,1%; sản xuất xe có động cơ giảm 14,6%; sản xuất sản phẩm bơ</w:t>
      </w:r>
      <w:r w:rsidR="00AF6037" w:rsidRPr="00794C06">
        <w:rPr>
          <w:sz w:val="29"/>
          <w:szCs w:val="29"/>
          <w:lang w:val="vi-VN"/>
        </w:rPr>
        <w:t>,</w:t>
      </w:r>
      <w:r w:rsidRPr="00794C06">
        <w:rPr>
          <w:sz w:val="29"/>
          <w:szCs w:val="29"/>
          <w:lang w:val="vi-VN"/>
        </w:rPr>
        <w:t xml:space="preserve"> sữa giảm 19,5%; sản xuất đồ uống không cồn giảm 31%.</w:t>
      </w:r>
    </w:p>
    <w:p w14:paraId="6B26498E" w14:textId="77777777" w:rsidR="00794C06" w:rsidRPr="00794C06" w:rsidRDefault="005B4F40" w:rsidP="00794C06">
      <w:pPr>
        <w:spacing w:before="40" w:after="40" w:line="298" w:lineRule="auto"/>
        <w:ind w:firstLine="601"/>
        <w:jc w:val="both"/>
        <w:rPr>
          <w:b/>
          <w:iCs/>
          <w:sz w:val="29"/>
          <w:szCs w:val="29"/>
          <w:lang w:val="vi-VN"/>
        </w:rPr>
      </w:pPr>
      <w:r w:rsidRPr="005E213E">
        <w:rPr>
          <w:b/>
          <w:iCs/>
          <w:sz w:val="29"/>
          <w:szCs w:val="29"/>
          <w:lang w:val="vi-VN"/>
        </w:rPr>
        <w:t>4. Hoạt động dịch vụ</w:t>
      </w:r>
    </w:p>
    <w:p w14:paraId="36E0BDF4" w14:textId="77777777" w:rsidR="00794C06" w:rsidRPr="00794C06" w:rsidRDefault="00DC66C0" w:rsidP="00794C06">
      <w:pPr>
        <w:spacing w:before="40" w:after="40" w:line="298" w:lineRule="auto"/>
        <w:ind w:firstLine="601"/>
        <w:jc w:val="both"/>
        <w:rPr>
          <w:b/>
          <w:i/>
          <w:sz w:val="29"/>
          <w:szCs w:val="29"/>
          <w:lang w:val="vi-VN"/>
        </w:rPr>
      </w:pPr>
      <w:r w:rsidRPr="005E213E">
        <w:rPr>
          <w:b/>
          <w:i/>
          <w:sz w:val="29"/>
          <w:szCs w:val="29"/>
          <w:lang w:val="vi-VN"/>
        </w:rPr>
        <w:t>a. Bán lẻ hàng hoá và doanh thu dịch vụ tiêu dùng</w:t>
      </w:r>
    </w:p>
    <w:p w14:paraId="66E40CBC" w14:textId="77777777" w:rsidR="00794C06" w:rsidRPr="00794C06" w:rsidRDefault="00DA5205" w:rsidP="00794C06">
      <w:pPr>
        <w:spacing w:before="40" w:after="40" w:line="298" w:lineRule="auto"/>
        <w:ind w:firstLine="601"/>
        <w:jc w:val="both"/>
        <w:rPr>
          <w:spacing w:val="-2"/>
          <w:sz w:val="29"/>
          <w:szCs w:val="29"/>
          <w:lang w:val="vi-VN"/>
        </w:rPr>
      </w:pPr>
      <w:r w:rsidRPr="005E213E">
        <w:rPr>
          <w:spacing w:val="-2"/>
          <w:sz w:val="29"/>
          <w:szCs w:val="29"/>
          <w:lang w:val="vi-VN"/>
        </w:rPr>
        <w:t xml:space="preserve">Tổng mức hàng hóa bán lẻ và doanh thu dịch vụ tiêu dùng năm 2011 ước tính đạt </w:t>
      </w:r>
      <w:r w:rsidR="00656CAB" w:rsidRPr="005E213E">
        <w:rPr>
          <w:spacing w:val="-2"/>
          <w:sz w:val="29"/>
          <w:szCs w:val="29"/>
        </w:rPr>
        <w:t>2004,4</w:t>
      </w:r>
      <w:r w:rsidRPr="005E213E">
        <w:rPr>
          <w:spacing w:val="-2"/>
          <w:sz w:val="29"/>
          <w:szCs w:val="29"/>
          <w:lang w:val="vi-VN"/>
        </w:rPr>
        <w:t xml:space="preserve"> nghìn tỷ đồng, tăng 24,2%</w:t>
      </w:r>
      <w:r w:rsidRPr="005E213E">
        <w:rPr>
          <w:color w:val="FF0000"/>
          <w:spacing w:val="-2"/>
          <w:sz w:val="29"/>
          <w:szCs w:val="29"/>
          <w:lang w:val="vi-VN"/>
        </w:rPr>
        <w:t xml:space="preserve"> </w:t>
      </w:r>
      <w:r w:rsidRPr="005E213E">
        <w:rPr>
          <w:spacing w:val="-2"/>
          <w:sz w:val="29"/>
          <w:szCs w:val="29"/>
          <w:lang w:val="vi-VN"/>
        </w:rPr>
        <w:t>so với năm trước, nếu loại trừ yếu tố giá thì tăng</w:t>
      </w:r>
      <w:r w:rsidRPr="005E213E">
        <w:rPr>
          <w:color w:val="FF0000"/>
          <w:spacing w:val="-2"/>
          <w:sz w:val="29"/>
          <w:szCs w:val="29"/>
          <w:lang w:val="vi-VN"/>
        </w:rPr>
        <w:t xml:space="preserve"> </w:t>
      </w:r>
      <w:r w:rsidRPr="005E213E">
        <w:rPr>
          <w:spacing w:val="-2"/>
          <w:sz w:val="29"/>
          <w:szCs w:val="29"/>
          <w:lang w:val="vi-VN"/>
        </w:rPr>
        <w:t xml:space="preserve">4,7%. Trong tổng mức hàng hoá bán lẻ và doanh thu dịch vụ tiêu dùng năm nay, kinh doanh thương nghiệp đạt </w:t>
      </w:r>
      <w:r w:rsidR="00656CAB" w:rsidRPr="005E213E">
        <w:rPr>
          <w:spacing w:val="-2"/>
          <w:sz w:val="29"/>
          <w:szCs w:val="29"/>
          <w:lang w:val="vi-VN"/>
        </w:rPr>
        <w:t>1578,</w:t>
      </w:r>
      <w:r w:rsidR="00761ABB" w:rsidRPr="005E213E">
        <w:rPr>
          <w:spacing w:val="-2"/>
          <w:sz w:val="29"/>
          <w:szCs w:val="29"/>
          <w:lang w:val="vi-VN"/>
        </w:rPr>
        <w:t>2</w:t>
      </w:r>
      <w:r w:rsidRPr="005E213E">
        <w:rPr>
          <w:color w:val="FF0000"/>
          <w:spacing w:val="-2"/>
          <w:sz w:val="29"/>
          <w:szCs w:val="29"/>
          <w:lang w:val="vi-VN"/>
        </w:rPr>
        <w:t xml:space="preserve"> </w:t>
      </w:r>
      <w:r w:rsidRPr="005E213E">
        <w:rPr>
          <w:spacing w:val="-2"/>
          <w:sz w:val="29"/>
          <w:szCs w:val="29"/>
          <w:lang w:val="vi-VN"/>
        </w:rPr>
        <w:t>nghìn tỷ đồng, chiếm 78,8% tổng mức và tăng 24,</w:t>
      </w:r>
      <w:r w:rsidR="00761ABB" w:rsidRPr="005E213E">
        <w:rPr>
          <w:spacing w:val="-2"/>
          <w:sz w:val="29"/>
          <w:szCs w:val="29"/>
          <w:lang w:val="vi-VN"/>
        </w:rPr>
        <w:t>1</w:t>
      </w:r>
      <w:r w:rsidRPr="005E213E">
        <w:rPr>
          <w:spacing w:val="-2"/>
          <w:sz w:val="29"/>
          <w:szCs w:val="29"/>
          <w:lang w:val="vi-VN"/>
        </w:rPr>
        <w:t>%</w:t>
      </w:r>
      <w:r w:rsidR="004640B9" w:rsidRPr="005E213E">
        <w:rPr>
          <w:spacing w:val="-2"/>
          <w:sz w:val="29"/>
          <w:szCs w:val="29"/>
          <w:lang w:val="vi-VN"/>
        </w:rPr>
        <w:t xml:space="preserve"> so với năm trước</w:t>
      </w:r>
      <w:r w:rsidRPr="005E213E">
        <w:rPr>
          <w:spacing w:val="-2"/>
          <w:sz w:val="29"/>
          <w:szCs w:val="29"/>
          <w:lang w:val="vi-VN"/>
        </w:rPr>
        <w:t xml:space="preserve">; khách sạn nhà hàng đạt </w:t>
      </w:r>
      <w:r w:rsidR="00656CAB" w:rsidRPr="005E213E">
        <w:rPr>
          <w:spacing w:val="-2"/>
          <w:sz w:val="29"/>
          <w:szCs w:val="29"/>
          <w:lang w:val="vi-VN"/>
        </w:rPr>
        <w:t>227</w:t>
      </w:r>
      <w:r w:rsidRPr="005E213E">
        <w:rPr>
          <w:color w:val="FF0000"/>
          <w:spacing w:val="-2"/>
          <w:sz w:val="29"/>
          <w:szCs w:val="29"/>
          <w:lang w:val="vi-VN"/>
        </w:rPr>
        <w:t xml:space="preserve"> </w:t>
      </w:r>
      <w:r w:rsidRPr="005E213E">
        <w:rPr>
          <w:spacing w:val="-2"/>
          <w:sz w:val="29"/>
          <w:szCs w:val="29"/>
          <w:lang w:val="vi-VN"/>
        </w:rPr>
        <w:t xml:space="preserve">nghìn tỷ đồng, chiếm 11,3% và tăng 27,4%; dịch vụ đạt </w:t>
      </w:r>
      <w:r w:rsidR="00656CAB" w:rsidRPr="005E213E">
        <w:rPr>
          <w:spacing w:val="-2"/>
          <w:sz w:val="29"/>
          <w:szCs w:val="29"/>
          <w:lang w:val="vi-VN"/>
        </w:rPr>
        <w:t>181</w:t>
      </w:r>
      <w:r w:rsidRPr="005E213E">
        <w:rPr>
          <w:spacing w:val="-2"/>
          <w:sz w:val="29"/>
          <w:szCs w:val="29"/>
          <w:lang w:val="vi-VN"/>
        </w:rPr>
        <w:t xml:space="preserve"> nghìn tỷ đồng, chiếm 9,0% và tăng 22,1%; du lịch đạt </w:t>
      </w:r>
      <w:r w:rsidR="00656CAB" w:rsidRPr="005E213E">
        <w:rPr>
          <w:spacing w:val="-2"/>
          <w:sz w:val="29"/>
          <w:szCs w:val="29"/>
          <w:lang w:val="vi-VN"/>
        </w:rPr>
        <w:t>1</w:t>
      </w:r>
      <w:r w:rsidR="00761ABB" w:rsidRPr="005E213E">
        <w:rPr>
          <w:spacing w:val="-2"/>
          <w:sz w:val="29"/>
          <w:szCs w:val="29"/>
          <w:lang w:val="vi-VN"/>
        </w:rPr>
        <w:t>8,2</w:t>
      </w:r>
      <w:r w:rsidRPr="005E213E">
        <w:rPr>
          <w:spacing w:val="-2"/>
          <w:sz w:val="29"/>
          <w:szCs w:val="29"/>
          <w:lang w:val="vi-VN"/>
        </w:rPr>
        <w:t xml:space="preserve"> nghìn tỷ đồng, chiếm 0,9% và tăng </w:t>
      </w:r>
      <w:r w:rsidR="00761ABB" w:rsidRPr="005E213E">
        <w:rPr>
          <w:spacing w:val="-2"/>
          <w:sz w:val="29"/>
          <w:szCs w:val="29"/>
          <w:lang w:val="vi-VN"/>
        </w:rPr>
        <w:t>12,2</w:t>
      </w:r>
      <w:r w:rsidRPr="005E213E">
        <w:rPr>
          <w:spacing w:val="-2"/>
          <w:sz w:val="29"/>
          <w:szCs w:val="29"/>
          <w:lang w:val="vi-VN"/>
        </w:rPr>
        <w:t>%.</w:t>
      </w:r>
    </w:p>
    <w:p w14:paraId="55C972FE" w14:textId="77777777" w:rsidR="00794C06" w:rsidRPr="00794C06" w:rsidRDefault="00DC66C0" w:rsidP="00794C06">
      <w:pPr>
        <w:spacing w:before="40" w:after="40" w:line="300" w:lineRule="auto"/>
        <w:ind w:firstLine="601"/>
        <w:jc w:val="both"/>
        <w:rPr>
          <w:b/>
          <w:i/>
          <w:sz w:val="29"/>
          <w:szCs w:val="29"/>
          <w:lang w:val="vi-VN"/>
        </w:rPr>
      </w:pPr>
      <w:r w:rsidRPr="005E213E">
        <w:rPr>
          <w:b/>
          <w:i/>
          <w:sz w:val="29"/>
          <w:szCs w:val="29"/>
          <w:lang w:val="vi-VN"/>
        </w:rPr>
        <w:t>b. Vận tải hành khách và hàng hóa</w:t>
      </w:r>
    </w:p>
    <w:p w14:paraId="2C4D6D4A" w14:textId="77777777" w:rsidR="00794C06" w:rsidRPr="00794C06" w:rsidRDefault="00D7398F" w:rsidP="00794C06">
      <w:pPr>
        <w:spacing w:before="40" w:after="40" w:line="300" w:lineRule="auto"/>
        <w:ind w:firstLine="601"/>
        <w:jc w:val="both"/>
        <w:rPr>
          <w:sz w:val="29"/>
          <w:szCs w:val="29"/>
          <w:lang w:val="vi-VN"/>
        </w:rPr>
      </w:pPr>
      <w:r w:rsidRPr="005E213E">
        <w:rPr>
          <w:sz w:val="29"/>
          <w:szCs w:val="29"/>
          <w:lang w:val="vi-VN"/>
        </w:rPr>
        <w:t xml:space="preserve">Vận tải hành khách năm 2011 ước tính đạt </w:t>
      </w:r>
      <w:r w:rsidRPr="005E213E">
        <w:rPr>
          <w:sz w:val="29"/>
          <w:szCs w:val="29"/>
        </w:rPr>
        <w:t>2845,3</w:t>
      </w:r>
      <w:r w:rsidRPr="005E213E">
        <w:rPr>
          <w:sz w:val="29"/>
          <w:szCs w:val="29"/>
          <w:lang w:val="vi-VN"/>
        </w:rPr>
        <w:t xml:space="preserve"> triệu lượt khách, tăng </w:t>
      </w:r>
      <w:r w:rsidRPr="005E213E">
        <w:rPr>
          <w:sz w:val="29"/>
          <w:szCs w:val="29"/>
        </w:rPr>
        <w:t>14,6</w:t>
      </w:r>
      <w:r w:rsidRPr="005E213E">
        <w:rPr>
          <w:sz w:val="29"/>
          <w:szCs w:val="29"/>
          <w:lang w:val="vi-VN"/>
        </w:rPr>
        <w:t xml:space="preserve">% và </w:t>
      </w:r>
      <w:r w:rsidRPr="005E213E">
        <w:rPr>
          <w:sz w:val="29"/>
          <w:szCs w:val="29"/>
        </w:rPr>
        <w:t>120,9</w:t>
      </w:r>
      <w:r w:rsidRPr="005E213E">
        <w:rPr>
          <w:sz w:val="29"/>
          <w:szCs w:val="29"/>
          <w:lang w:val="vi-VN"/>
        </w:rPr>
        <w:t xml:space="preserve"> tỷ lượt khách.km, tăng </w:t>
      </w:r>
      <w:r w:rsidRPr="005E213E">
        <w:rPr>
          <w:sz w:val="29"/>
          <w:szCs w:val="29"/>
        </w:rPr>
        <w:t>11,9</w:t>
      </w:r>
      <w:r w:rsidRPr="005E213E">
        <w:rPr>
          <w:sz w:val="29"/>
          <w:szCs w:val="29"/>
          <w:lang w:val="vi-VN"/>
        </w:rPr>
        <w:t xml:space="preserve">% so với năm 2010, bao gồm: Vận tải trung ương đạt </w:t>
      </w:r>
      <w:r w:rsidRPr="005E213E">
        <w:rPr>
          <w:sz w:val="29"/>
          <w:szCs w:val="29"/>
        </w:rPr>
        <w:t>41,8</w:t>
      </w:r>
      <w:r w:rsidRPr="005E213E">
        <w:rPr>
          <w:sz w:val="29"/>
          <w:szCs w:val="29"/>
          <w:lang w:val="vi-VN"/>
        </w:rPr>
        <w:t xml:space="preserve"> triệu lượt khách, tăng </w:t>
      </w:r>
      <w:r w:rsidRPr="005E213E">
        <w:rPr>
          <w:sz w:val="29"/>
          <w:szCs w:val="29"/>
        </w:rPr>
        <w:t>10,5</w:t>
      </w:r>
      <w:r w:rsidRPr="005E213E">
        <w:rPr>
          <w:sz w:val="29"/>
          <w:szCs w:val="29"/>
          <w:lang w:val="vi-VN"/>
        </w:rPr>
        <w:t xml:space="preserve">% và </w:t>
      </w:r>
      <w:r w:rsidRPr="005E213E">
        <w:rPr>
          <w:sz w:val="29"/>
          <w:szCs w:val="29"/>
        </w:rPr>
        <w:t>27,9</w:t>
      </w:r>
      <w:r w:rsidRPr="005E213E">
        <w:rPr>
          <w:sz w:val="29"/>
          <w:szCs w:val="29"/>
          <w:lang w:val="vi-VN"/>
        </w:rPr>
        <w:t xml:space="preserve"> tỷ lượt khách.km, tăng </w:t>
      </w:r>
      <w:r w:rsidRPr="005E213E">
        <w:rPr>
          <w:sz w:val="29"/>
          <w:szCs w:val="29"/>
        </w:rPr>
        <w:t>9,2</w:t>
      </w:r>
      <w:r w:rsidRPr="005E213E">
        <w:rPr>
          <w:sz w:val="29"/>
          <w:szCs w:val="29"/>
          <w:lang w:val="vi-VN"/>
        </w:rPr>
        <w:t xml:space="preserve">%; vận tải địa phương đạt </w:t>
      </w:r>
      <w:r w:rsidRPr="005E213E">
        <w:rPr>
          <w:sz w:val="29"/>
          <w:szCs w:val="29"/>
        </w:rPr>
        <w:t>2803,5</w:t>
      </w:r>
      <w:r w:rsidRPr="005E213E">
        <w:rPr>
          <w:sz w:val="29"/>
          <w:szCs w:val="29"/>
          <w:lang w:val="vi-VN"/>
        </w:rPr>
        <w:t xml:space="preserve"> triệu lượt khách, tăng </w:t>
      </w:r>
      <w:r w:rsidRPr="005E213E">
        <w:rPr>
          <w:sz w:val="29"/>
          <w:szCs w:val="29"/>
        </w:rPr>
        <w:t>14,9</w:t>
      </w:r>
      <w:r w:rsidRPr="005E213E">
        <w:rPr>
          <w:sz w:val="29"/>
          <w:szCs w:val="29"/>
          <w:lang w:val="vi-VN"/>
        </w:rPr>
        <w:t xml:space="preserve">% và </w:t>
      </w:r>
      <w:r w:rsidRPr="005E213E">
        <w:rPr>
          <w:sz w:val="29"/>
          <w:szCs w:val="29"/>
        </w:rPr>
        <w:t>93</w:t>
      </w:r>
      <w:r w:rsidRPr="005E213E">
        <w:rPr>
          <w:sz w:val="29"/>
          <w:szCs w:val="29"/>
          <w:lang w:val="vi-VN"/>
        </w:rPr>
        <w:t xml:space="preserve"> tỷ lượt khách.km, tăng </w:t>
      </w:r>
      <w:r w:rsidRPr="005E213E">
        <w:rPr>
          <w:sz w:val="29"/>
          <w:szCs w:val="29"/>
        </w:rPr>
        <w:t>12,5</w:t>
      </w:r>
      <w:r w:rsidRPr="005E213E">
        <w:rPr>
          <w:sz w:val="29"/>
          <w:szCs w:val="29"/>
          <w:lang w:val="vi-VN"/>
        </w:rPr>
        <w:t>%. Vận tải hành khách đường bộ ước tính đạt 2621,2 triệu lượt khách, tăng 15,1% và 90,8 tỷ lượt khách.km, tăng 12,6% so với năm trước; đường sông đạt 191,9 triệu lượt khách, tăng 9,9% và 4,1 tỷ lượt khách.km, tăng 15%; đường hàng không đạt 13,6 triệu lượt khách, tăng 11% và 21,1 tỷ lượt khách.km, tăng 9,7%; đường biển đạt 6,7 triệu lượt khách, tăng 1,9% và 404,5 triệu lượt khách.km, tăng 3,1%; đường sắt đạt 11,9 triệu lượt khách, tăng 3,5% và 4,6 tỷ lượt khách.km, tăng 4,4%.</w:t>
      </w:r>
    </w:p>
    <w:p w14:paraId="316682C1" w14:textId="77777777" w:rsidR="00794C06" w:rsidRPr="00794C06" w:rsidRDefault="00D7398F" w:rsidP="00794C06">
      <w:pPr>
        <w:spacing w:before="40" w:after="40" w:line="300" w:lineRule="auto"/>
        <w:ind w:firstLine="601"/>
        <w:jc w:val="both"/>
        <w:rPr>
          <w:sz w:val="29"/>
          <w:szCs w:val="29"/>
          <w:lang w:val="vi-VN"/>
        </w:rPr>
      </w:pPr>
      <w:r w:rsidRPr="005E213E">
        <w:rPr>
          <w:sz w:val="29"/>
          <w:szCs w:val="29"/>
          <w:lang w:val="vi-VN"/>
        </w:rPr>
        <w:t xml:space="preserve">Vận tải hàng hóa </w:t>
      </w:r>
      <w:r w:rsidR="009B552A" w:rsidRPr="005E213E">
        <w:rPr>
          <w:sz w:val="29"/>
          <w:szCs w:val="29"/>
          <w:lang w:val="vi-VN"/>
        </w:rPr>
        <w:t xml:space="preserve">năm 2011 </w:t>
      </w:r>
      <w:r w:rsidRPr="005E213E">
        <w:rPr>
          <w:sz w:val="29"/>
          <w:szCs w:val="29"/>
          <w:lang w:val="vi-VN"/>
        </w:rPr>
        <w:t xml:space="preserve">ước tính đạt 806,9 triệu tấn, tăng 12,1% và 213 tỷ tấn.km, giảm 2,2% so với năm trước, bao gồm: Vận tải trong nước đạt 761,5 triệu tấn, tăng 12,7% và 69,8 tỷ tấn.km, tăng 6,3%; vận tải ngoài nước đạt 45,4 triệu tấn, </w:t>
      </w:r>
      <w:r w:rsidR="004640B9" w:rsidRPr="005E213E">
        <w:rPr>
          <w:sz w:val="29"/>
          <w:szCs w:val="29"/>
          <w:lang w:val="vi-VN"/>
        </w:rPr>
        <w:t xml:space="preserve">tăng 4,3% và 143,2 tỷ tấn.km, </w:t>
      </w:r>
      <w:r w:rsidRPr="005E213E">
        <w:rPr>
          <w:sz w:val="29"/>
          <w:szCs w:val="29"/>
          <w:lang w:val="vi-VN"/>
        </w:rPr>
        <w:t>giảm 6,9%. Vận tải hàng hoá đường bộ đạt 620,6 triệu tấn, tăng 13% và 33,5 tỷ tấn.km, tăng 11,2%; đường sông đạt 124,5 triệu tấn, tăng 12,2% và 14,9 tỷ tấn.km, tăng 15,6%; đường biển đạt 54,4 triệu tấn, tăng 5% và 160 tỷ tấn.km, giảm 6,8%; đường sắt đạt 7,2 triệu tấn, giảm 8,2% và 4,1 tỷ tấn.km, tăng 3,5%.</w:t>
      </w:r>
    </w:p>
    <w:p w14:paraId="44B2FBE8" w14:textId="77777777" w:rsidR="00794C06" w:rsidRDefault="005B1204" w:rsidP="00794C06">
      <w:pPr>
        <w:spacing w:before="40" w:after="40" w:line="300" w:lineRule="auto"/>
        <w:ind w:firstLine="601"/>
        <w:jc w:val="both"/>
        <w:rPr>
          <w:b/>
          <w:bCs/>
          <w:i/>
          <w:sz w:val="29"/>
          <w:szCs w:val="29"/>
        </w:rPr>
      </w:pPr>
      <w:r w:rsidRPr="005E213E">
        <w:rPr>
          <w:b/>
          <w:bCs/>
          <w:i/>
          <w:sz w:val="29"/>
          <w:szCs w:val="29"/>
          <w:lang w:val="vi-VN"/>
        </w:rPr>
        <w:t>c</w:t>
      </w:r>
      <w:r w:rsidR="00DC66C0" w:rsidRPr="005E213E">
        <w:rPr>
          <w:b/>
          <w:bCs/>
          <w:i/>
          <w:sz w:val="29"/>
          <w:szCs w:val="29"/>
          <w:lang w:val="vi-VN"/>
        </w:rPr>
        <w:t>. Bưu chính, viễn thông</w:t>
      </w:r>
    </w:p>
    <w:p w14:paraId="2176CC4C" w14:textId="77777777" w:rsidR="00794C06" w:rsidRPr="00794C06" w:rsidRDefault="00DB3EB8" w:rsidP="00794C06">
      <w:pPr>
        <w:spacing w:before="40" w:after="40" w:line="300" w:lineRule="auto"/>
        <w:ind w:firstLine="601"/>
        <w:jc w:val="both"/>
        <w:rPr>
          <w:sz w:val="29"/>
          <w:szCs w:val="29"/>
        </w:rPr>
      </w:pPr>
      <w:r w:rsidRPr="00794C06">
        <w:rPr>
          <w:sz w:val="29"/>
          <w:szCs w:val="29"/>
        </w:rPr>
        <w:t>Số thuê bao điện thoại phát triển mới năm 2011 đạt 11,8 triệu thuê bao, giảm 12,9% so với năm 2010, bao gồm 49,6 nghìn thuê bao cố định, giảm 76,1% và 11,8 triệu thuê bao di động, giảm 11,9%. Số thuê bao điện thoại cả nước tính đến cuối tháng 12/2011 ước tính đạt 133,1 triệu thuê bao, tăng 3,9% so với cùng thời điểm năm trước, bao gồm 15,5 triệu thuê bao</w:t>
      </w:r>
      <w:r w:rsidRPr="00794C06">
        <w:rPr>
          <w:b/>
          <w:sz w:val="29"/>
          <w:szCs w:val="29"/>
        </w:rPr>
        <w:t xml:space="preserve"> </w:t>
      </w:r>
      <w:r w:rsidRPr="00794C06">
        <w:rPr>
          <w:sz w:val="29"/>
          <w:szCs w:val="29"/>
        </w:rPr>
        <w:t>cố định, tăng 0,1% và 117,6 triệu thuê</w:t>
      </w:r>
      <w:r w:rsidRPr="00794C06">
        <w:rPr>
          <w:b/>
          <w:sz w:val="29"/>
          <w:szCs w:val="29"/>
        </w:rPr>
        <w:t xml:space="preserve"> </w:t>
      </w:r>
      <w:r w:rsidRPr="00794C06">
        <w:rPr>
          <w:sz w:val="29"/>
          <w:szCs w:val="29"/>
        </w:rPr>
        <w:t>bao di động, tăng 4,4%.</w:t>
      </w:r>
    </w:p>
    <w:p w14:paraId="6588515B" w14:textId="77777777" w:rsidR="00794C06" w:rsidRDefault="00DB3EB8" w:rsidP="00794C06">
      <w:pPr>
        <w:spacing w:before="40" w:after="40" w:line="300" w:lineRule="auto"/>
        <w:ind w:firstLine="601"/>
        <w:jc w:val="both"/>
        <w:rPr>
          <w:spacing w:val="-2"/>
          <w:sz w:val="29"/>
          <w:szCs w:val="29"/>
          <w:lang w:val="pt-BR"/>
        </w:rPr>
      </w:pPr>
      <w:r w:rsidRPr="005E213E">
        <w:rPr>
          <w:spacing w:val="-2"/>
          <w:sz w:val="29"/>
          <w:szCs w:val="29"/>
          <w:lang w:val="pt-BR"/>
        </w:rPr>
        <w:t xml:space="preserve">Số thuê bao internet băng rộng trên cả nước tính đến cuối tháng 12/2011 ước tính đạt 4,2 triệu thuê bao, tăng 16,1% so với cùng thời điểm năm trước. Số người sử dụng internet tại thời điểm cuối tháng 12/2011 đạt 32,6 triệu người, tăng 22% so với cùng thời điểm năm trước. Tổng doanh thu thuần bưu chính, viễn thông </w:t>
      </w:r>
      <w:r w:rsidR="0084127F" w:rsidRPr="005E213E">
        <w:rPr>
          <w:spacing w:val="-2"/>
          <w:sz w:val="29"/>
          <w:szCs w:val="29"/>
          <w:lang w:val="pt-BR"/>
        </w:rPr>
        <w:t xml:space="preserve">năm 2011 </w:t>
      </w:r>
      <w:r w:rsidRPr="005E213E">
        <w:rPr>
          <w:spacing w:val="-2"/>
          <w:sz w:val="29"/>
          <w:szCs w:val="29"/>
          <w:lang w:val="pt-BR"/>
        </w:rPr>
        <w:t>ước tính đạt 167,1 nghìn tỷ đồ</w:t>
      </w:r>
      <w:r w:rsidR="00794C06">
        <w:rPr>
          <w:spacing w:val="-2"/>
          <w:sz w:val="29"/>
          <w:szCs w:val="29"/>
          <w:lang w:val="pt-BR"/>
        </w:rPr>
        <w:t>ng, tăng 19,3% so với năm 2010.</w:t>
      </w:r>
    </w:p>
    <w:p w14:paraId="39A5F06B" w14:textId="77777777" w:rsidR="00794C06" w:rsidRPr="00794C06" w:rsidRDefault="00DC66C0" w:rsidP="00794C06">
      <w:pPr>
        <w:spacing w:before="40" w:line="269" w:lineRule="auto"/>
        <w:ind w:firstLine="601"/>
        <w:jc w:val="both"/>
        <w:rPr>
          <w:b/>
          <w:i/>
          <w:sz w:val="29"/>
          <w:szCs w:val="29"/>
          <w:lang w:val="pt-BR"/>
        </w:rPr>
      </w:pPr>
      <w:r w:rsidRPr="005E213E">
        <w:rPr>
          <w:b/>
          <w:i/>
          <w:sz w:val="29"/>
          <w:szCs w:val="29"/>
          <w:lang w:val="vi-VN"/>
        </w:rPr>
        <w:t>d. Khách quốc tế đến Việt Nam</w:t>
      </w:r>
    </w:p>
    <w:p w14:paraId="2E0502FA" w14:textId="77777777" w:rsidR="00794C06" w:rsidRPr="00794C06" w:rsidRDefault="00750B1C" w:rsidP="00794C06">
      <w:pPr>
        <w:spacing w:before="40" w:line="269" w:lineRule="auto"/>
        <w:ind w:firstLine="601"/>
        <w:jc w:val="both"/>
        <w:rPr>
          <w:sz w:val="29"/>
          <w:szCs w:val="29"/>
          <w:lang w:val="vi-VN"/>
        </w:rPr>
      </w:pPr>
      <w:r w:rsidRPr="005E213E">
        <w:rPr>
          <w:sz w:val="29"/>
          <w:szCs w:val="29"/>
          <w:lang w:val="vi-VN"/>
        </w:rPr>
        <w:t>Khách quốc tế đến nước ta năm 2011 ước tính đạt 6014 nghìn lượt người, tăng 19,1% so với năm trước, trong đó khách đến với mục đích du lịch, nghỉ dưỡng đạt 3651,3 nghìn lượt người, tăng 17,4%; đến vì công việc 1003 nghìn lượt người, giảm 2%; thăm thân nhân đạt 1007,3 nghìn lượt người, tăng 75,5%. Khách quốc tế đến nước ta bằng đường hàng không là 5031,6 nghìn lượt người, tăng 23,9% so với năm 2010; đến bằng đường biển 46,3 nghìn lượt người, giảm 8,3%; đến bằng đường bộ 936,1 nghìn lượt người, giảm 0,2%.</w:t>
      </w:r>
    </w:p>
    <w:p w14:paraId="114FFCF3" w14:textId="77777777" w:rsidR="00794C06" w:rsidRPr="00794C06" w:rsidRDefault="00750B1C" w:rsidP="00794C06">
      <w:pPr>
        <w:spacing w:before="40" w:line="269" w:lineRule="auto"/>
        <w:ind w:firstLine="601"/>
        <w:jc w:val="both"/>
        <w:rPr>
          <w:spacing w:val="-4"/>
          <w:sz w:val="29"/>
          <w:szCs w:val="29"/>
          <w:lang w:val="vi-VN"/>
        </w:rPr>
      </w:pPr>
      <w:r w:rsidRPr="005E213E">
        <w:rPr>
          <w:spacing w:val="-4"/>
          <w:sz w:val="29"/>
          <w:szCs w:val="29"/>
          <w:lang w:val="vi-VN"/>
        </w:rPr>
        <w:t>Trong năm nay, khách quốc tế đến Việt Nam từ hầu hết các quốc gia và vùng lãnh thổ đều tăng so với năm trước, trong đó khách đến từ Trung Quốc đạt 1416,8 nghìn lượt người, tăng 56,5%; Hàn Quốc 536,4 nghìn lượt người, tăng 8,2%; Nhật Bản 481,5 nghìn lượt người, tăng 8,9%; Hoa Kỳ 439,9 nghìn lượt người, tăng 2,1%; Cam-pu-chia 423,4 nghìn lượt người, tăng 66,3%; Đài Loan 361,1 nghìn lượt người, tăng 8,1%; Ôx-trây-li-a 289,8 nghìn lượt người, tăng 4,2%; Ma-lai-xi-a 233,1 nghìn lượt người, tăng 10,3%; Pháp 211,4 nghìn lượt người, tăng 6,1%.</w:t>
      </w:r>
    </w:p>
    <w:p w14:paraId="44A7BEBC" w14:textId="77777777" w:rsidR="00794C06" w:rsidRPr="00794C06" w:rsidRDefault="00DC66C0" w:rsidP="00794C06">
      <w:pPr>
        <w:spacing w:before="40" w:line="269" w:lineRule="auto"/>
        <w:ind w:firstLine="601"/>
        <w:jc w:val="both"/>
        <w:rPr>
          <w:b/>
          <w:bCs/>
          <w:sz w:val="29"/>
          <w:szCs w:val="29"/>
          <w:lang w:val="vi-VN"/>
        </w:rPr>
      </w:pPr>
      <w:r w:rsidRPr="005E213E">
        <w:rPr>
          <w:b/>
          <w:bCs/>
          <w:sz w:val="29"/>
          <w:szCs w:val="29"/>
          <w:lang w:val="vi-VN"/>
        </w:rPr>
        <w:t>II. ỔN ĐỊNH KINH TẾ VĨ MÔ, KIỀM CHẾ LẠM PHÁT</w:t>
      </w:r>
    </w:p>
    <w:p w14:paraId="724CFE92" w14:textId="77777777" w:rsidR="00794C06" w:rsidRPr="00794C06" w:rsidRDefault="00194BBE" w:rsidP="00794C06">
      <w:pPr>
        <w:numPr>
          <w:ilvl w:val="0"/>
          <w:numId w:val="8"/>
        </w:numPr>
        <w:spacing w:before="40" w:line="269" w:lineRule="auto"/>
        <w:jc w:val="both"/>
        <w:rPr>
          <w:b/>
          <w:sz w:val="29"/>
          <w:szCs w:val="29"/>
          <w:lang w:val="vi-VN"/>
        </w:rPr>
      </w:pPr>
      <w:r w:rsidRPr="005E213E">
        <w:rPr>
          <w:b/>
          <w:sz w:val="29"/>
          <w:szCs w:val="29"/>
          <w:lang w:val="vi-VN"/>
        </w:rPr>
        <w:t>Xây dựng, đ</w:t>
      </w:r>
      <w:r w:rsidR="00DC66C0" w:rsidRPr="005E213E">
        <w:rPr>
          <w:b/>
          <w:sz w:val="29"/>
          <w:szCs w:val="29"/>
          <w:lang w:val="vi-VN"/>
        </w:rPr>
        <w:t>ầu tư phát triển</w:t>
      </w:r>
    </w:p>
    <w:p w14:paraId="0ECF23CC" w14:textId="77777777" w:rsidR="00794C06" w:rsidRPr="00794C06" w:rsidRDefault="00343734" w:rsidP="00794C06">
      <w:pPr>
        <w:spacing w:before="40" w:line="269" w:lineRule="auto"/>
        <w:ind w:firstLine="601"/>
        <w:jc w:val="both"/>
        <w:rPr>
          <w:iCs/>
          <w:sz w:val="29"/>
          <w:szCs w:val="29"/>
          <w:lang w:val="vi-VN"/>
        </w:rPr>
      </w:pPr>
      <w:r w:rsidRPr="005E213E">
        <w:rPr>
          <w:sz w:val="29"/>
          <w:szCs w:val="29"/>
          <w:lang w:val="vi-VN"/>
        </w:rPr>
        <w:t>Thực hiện Nghị quyết số</w:t>
      </w:r>
      <w:r w:rsidRPr="005E213E">
        <w:rPr>
          <w:color w:val="FF0000"/>
          <w:sz w:val="29"/>
          <w:szCs w:val="29"/>
          <w:lang w:val="vi-VN"/>
        </w:rPr>
        <w:t xml:space="preserve"> </w:t>
      </w:r>
      <w:r w:rsidRPr="005E213E">
        <w:rPr>
          <w:sz w:val="29"/>
          <w:szCs w:val="29"/>
          <w:lang w:val="vi-VN"/>
        </w:rPr>
        <w:t>11</w:t>
      </w:r>
      <w:r w:rsidR="000D1B6E" w:rsidRPr="005E213E">
        <w:rPr>
          <w:sz w:val="29"/>
          <w:szCs w:val="29"/>
          <w:lang w:val="vi-VN"/>
        </w:rPr>
        <w:t>/NQ-CP ngày 24 tháng 02 năm 2011</w:t>
      </w:r>
      <w:r w:rsidRPr="005E213E">
        <w:rPr>
          <w:sz w:val="29"/>
          <w:szCs w:val="29"/>
          <w:lang w:val="vi-VN"/>
        </w:rPr>
        <w:t xml:space="preserve"> của Chính phủ, các cấp, </w:t>
      </w:r>
      <w:r w:rsidR="00B31BCD" w:rsidRPr="005E213E">
        <w:rPr>
          <w:sz w:val="29"/>
          <w:szCs w:val="29"/>
          <w:lang w:val="vi-VN"/>
        </w:rPr>
        <w:t>các ngành đã thực hiện cắt giảm và</w:t>
      </w:r>
      <w:r w:rsidRPr="005E213E">
        <w:rPr>
          <w:sz w:val="29"/>
          <w:szCs w:val="29"/>
          <w:lang w:val="vi-VN"/>
        </w:rPr>
        <w:t xml:space="preserve"> điều chuyển 81</w:t>
      </w:r>
      <w:r w:rsidR="008A37C7" w:rsidRPr="005E213E">
        <w:rPr>
          <w:sz w:val="29"/>
          <w:szCs w:val="29"/>
          <w:lang w:val="vi-VN"/>
        </w:rPr>
        <w:t>,</w:t>
      </w:r>
      <w:r w:rsidRPr="005E213E">
        <w:rPr>
          <w:sz w:val="29"/>
          <w:szCs w:val="29"/>
          <w:lang w:val="vi-VN"/>
        </w:rPr>
        <w:t>5</w:t>
      </w:r>
      <w:r w:rsidR="008A37C7" w:rsidRPr="005E213E">
        <w:rPr>
          <w:sz w:val="29"/>
          <w:szCs w:val="29"/>
          <w:lang w:val="vi-VN"/>
        </w:rPr>
        <w:t xml:space="preserve"> nghìn</w:t>
      </w:r>
      <w:r w:rsidRPr="005E213E">
        <w:rPr>
          <w:sz w:val="29"/>
          <w:szCs w:val="29"/>
          <w:lang w:val="vi-VN"/>
        </w:rPr>
        <w:t xml:space="preserve"> tỷ đồng vốn đầu tư phát triển khu vực Nhà nước. </w:t>
      </w:r>
      <w:r w:rsidR="00B31BCD" w:rsidRPr="005E213E">
        <w:rPr>
          <w:sz w:val="29"/>
          <w:szCs w:val="29"/>
          <w:lang w:val="vi-VN"/>
        </w:rPr>
        <w:t>K</w:t>
      </w:r>
      <w:r w:rsidRPr="005E213E">
        <w:rPr>
          <w:sz w:val="29"/>
          <w:szCs w:val="29"/>
          <w:lang w:val="vi-VN"/>
        </w:rPr>
        <w:t xml:space="preserve">hu vực tư nhân và khu vực có vốn đầu tư nước ngoài </w:t>
      </w:r>
      <w:r w:rsidR="00B31BCD" w:rsidRPr="005E213E">
        <w:rPr>
          <w:sz w:val="29"/>
          <w:szCs w:val="29"/>
          <w:lang w:val="vi-VN"/>
        </w:rPr>
        <w:t>vẫn</w:t>
      </w:r>
      <w:r w:rsidRPr="005E213E">
        <w:rPr>
          <w:sz w:val="29"/>
          <w:szCs w:val="29"/>
          <w:lang w:val="vi-VN"/>
        </w:rPr>
        <w:t xml:space="preserve"> được khuyến khích đầu tư vào cơ sở hạ tầng</w:t>
      </w:r>
      <w:r w:rsidR="008C66DF" w:rsidRPr="005E213E">
        <w:rPr>
          <w:sz w:val="29"/>
          <w:szCs w:val="29"/>
          <w:lang w:val="vi-VN"/>
        </w:rPr>
        <w:t xml:space="preserve"> và các công trình phúc lợi</w:t>
      </w:r>
      <w:r w:rsidRPr="005E213E">
        <w:rPr>
          <w:sz w:val="29"/>
          <w:szCs w:val="29"/>
          <w:lang w:val="vi-VN"/>
        </w:rPr>
        <w:t xml:space="preserve">. </w:t>
      </w:r>
      <w:r w:rsidR="003758CE" w:rsidRPr="005E213E">
        <w:rPr>
          <w:iCs/>
          <w:sz w:val="29"/>
          <w:szCs w:val="29"/>
          <w:lang w:val="vi-VN"/>
        </w:rPr>
        <w:t xml:space="preserve">Giá trị sản xuất xây dựng năm 2011 theo giá </w:t>
      </w:r>
      <w:r w:rsidR="00965EE2" w:rsidRPr="005E213E">
        <w:rPr>
          <w:iCs/>
          <w:sz w:val="29"/>
          <w:szCs w:val="29"/>
          <w:lang w:val="vi-VN"/>
        </w:rPr>
        <w:t xml:space="preserve">thực tế cả nước </w:t>
      </w:r>
      <w:r w:rsidR="008C66DF" w:rsidRPr="005E213E">
        <w:rPr>
          <w:iCs/>
          <w:sz w:val="29"/>
          <w:szCs w:val="29"/>
          <w:lang w:val="vi-VN"/>
        </w:rPr>
        <w:t xml:space="preserve">ước tính đạt </w:t>
      </w:r>
      <w:r w:rsidR="00965EE2" w:rsidRPr="005E213E">
        <w:rPr>
          <w:iCs/>
          <w:sz w:val="29"/>
          <w:szCs w:val="29"/>
          <w:lang w:val="vi-VN"/>
        </w:rPr>
        <w:t>676,4 nghìn tỷ đồng, bao gồm: Khu vực Nhà nước đạt 119,6 nghìn tỷ đồng; khu vực ngoài nhà nước đạt 529,4 nghìn tỷ đồng; khu vực có vốn đầu tư nước ngoài đạt 27,4 nghìn tỷ đồng.</w:t>
      </w:r>
    </w:p>
    <w:p w14:paraId="3B9D0D38" w14:textId="77777777" w:rsidR="003758CE" w:rsidRPr="005E213E" w:rsidRDefault="00965EE2" w:rsidP="00794C06">
      <w:pPr>
        <w:spacing w:before="40" w:line="269" w:lineRule="auto"/>
        <w:ind w:firstLine="601"/>
        <w:jc w:val="both"/>
        <w:rPr>
          <w:iCs/>
          <w:sz w:val="28"/>
          <w:szCs w:val="28"/>
          <w:lang w:val="vi-VN"/>
        </w:rPr>
      </w:pPr>
      <w:r w:rsidRPr="005E213E">
        <w:rPr>
          <w:iCs/>
          <w:sz w:val="29"/>
          <w:szCs w:val="29"/>
          <w:lang w:val="vi-VN"/>
        </w:rPr>
        <w:t>V</w:t>
      </w:r>
      <w:r w:rsidR="003758CE" w:rsidRPr="005E213E">
        <w:rPr>
          <w:iCs/>
          <w:sz w:val="29"/>
          <w:szCs w:val="29"/>
          <w:lang w:val="vi-VN"/>
        </w:rPr>
        <w:t>ốn đầu tư toàn xã hội thực hiện năm 2011 theo giá thực tế ước tính đạt 87</w:t>
      </w:r>
      <w:r w:rsidR="00A34C87" w:rsidRPr="005E213E">
        <w:rPr>
          <w:iCs/>
          <w:sz w:val="29"/>
          <w:szCs w:val="29"/>
          <w:lang w:val="vi-VN"/>
        </w:rPr>
        <w:t>7,9</w:t>
      </w:r>
      <w:r w:rsidR="003758CE" w:rsidRPr="005E213E">
        <w:rPr>
          <w:iCs/>
          <w:sz w:val="29"/>
          <w:szCs w:val="29"/>
          <w:lang w:val="vi-VN"/>
        </w:rPr>
        <w:t xml:space="preserve"> nghìn tỷ đồng, tăng 5</w:t>
      </w:r>
      <w:r w:rsidR="00A34C87" w:rsidRPr="005E213E">
        <w:rPr>
          <w:iCs/>
          <w:sz w:val="29"/>
          <w:szCs w:val="29"/>
          <w:lang w:val="vi-VN"/>
        </w:rPr>
        <w:t>,7</w:t>
      </w:r>
      <w:r w:rsidR="003758CE" w:rsidRPr="005E213E">
        <w:rPr>
          <w:iCs/>
          <w:sz w:val="29"/>
          <w:szCs w:val="29"/>
          <w:lang w:val="vi-VN"/>
        </w:rPr>
        <w:t>% so với năm 2010</w:t>
      </w:r>
      <w:r w:rsidR="006733D1" w:rsidRPr="005E213E">
        <w:rPr>
          <w:iCs/>
          <w:sz w:val="29"/>
          <w:szCs w:val="29"/>
          <w:lang w:val="vi-VN"/>
        </w:rPr>
        <w:t xml:space="preserve"> (Nếu loại trừ yếu tố tăng giá thì bằng 90,6% năm 2010)</w:t>
      </w:r>
      <w:r w:rsidR="003758CE" w:rsidRPr="005E213E">
        <w:rPr>
          <w:iCs/>
          <w:sz w:val="29"/>
          <w:szCs w:val="29"/>
          <w:lang w:val="vi-VN"/>
        </w:rPr>
        <w:t xml:space="preserve"> và bằng </w:t>
      </w:r>
      <w:r w:rsidR="00C66168" w:rsidRPr="005E213E">
        <w:rPr>
          <w:iCs/>
          <w:sz w:val="29"/>
          <w:szCs w:val="29"/>
          <w:lang w:val="vi-VN"/>
        </w:rPr>
        <w:t>34,</w:t>
      </w:r>
      <w:r w:rsidR="00144261" w:rsidRPr="005E213E">
        <w:rPr>
          <w:iCs/>
          <w:sz w:val="29"/>
          <w:szCs w:val="29"/>
          <w:lang w:val="vi-VN"/>
        </w:rPr>
        <w:t>6</w:t>
      </w:r>
      <w:r w:rsidR="003758CE" w:rsidRPr="005E213E">
        <w:rPr>
          <w:iCs/>
          <w:sz w:val="29"/>
          <w:szCs w:val="29"/>
          <w:lang w:val="vi-VN"/>
        </w:rPr>
        <w:t>% GDP, bao gồm</w:t>
      </w:r>
      <w:r w:rsidR="00C66168" w:rsidRPr="005E213E">
        <w:rPr>
          <w:iCs/>
          <w:sz w:val="29"/>
          <w:szCs w:val="29"/>
          <w:lang w:val="vi-VN"/>
        </w:rPr>
        <w:t>:</w:t>
      </w:r>
      <w:r w:rsidR="003758CE" w:rsidRPr="005E213E">
        <w:rPr>
          <w:iCs/>
          <w:sz w:val="29"/>
          <w:szCs w:val="29"/>
          <w:lang w:val="vi-VN"/>
        </w:rPr>
        <w:t xml:space="preserve"> </w:t>
      </w:r>
      <w:r w:rsidR="00C66168" w:rsidRPr="005E213E">
        <w:rPr>
          <w:iCs/>
          <w:sz w:val="29"/>
          <w:szCs w:val="29"/>
          <w:lang w:val="vi-VN"/>
        </w:rPr>
        <w:t>V</w:t>
      </w:r>
      <w:r w:rsidR="003758CE" w:rsidRPr="005E213E">
        <w:rPr>
          <w:iCs/>
          <w:sz w:val="29"/>
          <w:szCs w:val="29"/>
          <w:lang w:val="vi-VN"/>
        </w:rPr>
        <w:t>ốn khu vực Nhà nước 341,6 nghìn tỷ đồng, chiếm 3</w:t>
      </w:r>
      <w:r w:rsidR="00885C89" w:rsidRPr="005E213E">
        <w:rPr>
          <w:iCs/>
          <w:sz w:val="29"/>
          <w:szCs w:val="29"/>
          <w:lang w:val="vi-VN"/>
        </w:rPr>
        <w:t>8,9</w:t>
      </w:r>
      <w:r w:rsidR="003758CE" w:rsidRPr="005E213E">
        <w:rPr>
          <w:iCs/>
          <w:sz w:val="29"/>
          <w:szCs w:val="29"/>
          <w:lang w:val="vi-VN"/>
        </w:rPr>
        <w:t>% và tăng 8% so với năm trước; khu vực ngoài Nhà nước 30</w:t>
      </w:r>
      <w:r w:rsidR="00A34C87" w:rsidRPr="005E213E">
        <w:rPr>
          <w:iCs/>
          <w:sz w:val="29"/>
          <w:szCs w:val="29"/>
          <w:lang w:val="vi-VN"/>
        </w:rPr>
        <w:t>9,4</w:t>
      </w:r>
      <w:r w:rsidR="003758CE" w:rsidRPr="005E213E">
        <w:rPr>
          <w:iCs/>
          <w:sz w:val="29"/>
          <w:szCs w:val="29"/>
          <w:lang w:val="vi-VN"/>
        </w:rPr>
        <w:t xml:space="preserve"> nghìn tỷ đồng, chiếm 3</w:t>
      </w:r>
      <w:r w:rsidR="00885C89" w:rsidRPr="005E213E">
        <w:rPr>
          <w:iCs/>
          <w:sz w:val="29"/>
          <w:szCs w:val="29"/>
          <w:lang w:val="vi-VN"/>
        </w:rPr>
        <w:t>5,2</w:t>
      </w:r>
      <w:r w:rsidR="003758CE" w:rsidRPr="005E213E">
        <w:rPr>
          <w:iCs/>
          <w:sz w:val="29"/>
          <w:szCs w:val="29"/>
          <w:lang w:val="vi-VN"/>
        </w:rPr>
        <w:t xml:space="preserve">% và tăng </w:t>
      </w:r>
      <w:r w:rsidR="00A34C87" w:rsidRPr="005E213E">
        <w:rPr>
          <w:iCs/>
          <w:sz w:val="29"/>
          <w:szCs w:val="29"/>
          <w:lang w:val="vi-VN"/>
        </w:rPr>
        <w:t>3</w:t>
      </w:r>
      <w:r w:rsidR="003758CE" w:rsidRPr="005E213E">
        <w:rPr>
          <w:iCs/>
          <w:sz w:val="29"/>
          <w:szCs w:val="29"/>
          <w:lang w:val="vi-VN"/>
        </w:rPr>
        <w:t>,3%; khu vực có vốn đầu tư trực tiếp nước ngoài 226,9 nghìn tỷ đồng, chiếm 2</w:t>
      </w:r>
      <w:r w:rsidR="00885C89" w:rsidRPr="005E213E">
        <w:rPr>
          <w:iCs/>
          <w:sz w:val="29"/>
          <w:szCs w:val="29"/>
          <w:lang w:val="vi-VN"/>
        </w:rPr>
        <w:t>5,</w:t>
      </w:r>
      <w:r w:rsidR="00144261" w:rsidRPr="005E213E">
        <w:rPr>
          <w:iCs/>
          <w:sz w:val="29"/>
          <w:szCs w:val="29"/>
          <w:lang w:val="vi-VN"/>
        </w:rPr>
        <w:t>9</w:t>
      </w:r>
      <w:r w:rsidR="003758CE" w:rsidRPr="005E213E">
        <w:rPr>
          <w:iCs/>
          <w:sz w:val="29"/>
          <w:szCs w:val="29"/>
          <w:lang w:val="vi-VN"/>
        </w:rPr>
        <w:t>% và tăng 5,8%.</w:t>
      </w:r>
    </w:p>
    <w:p w14:paraId="1310FB75" w14:textId="77777777" w:rsidR="003758CE" w:rsidRPr="00BE56C8" w:rsidRDefault="003758CE" w:rsidP="00045566">
      <w:pPr>
        <w:spacing w:before="240" w:after="300"/>
        <w:jc w:val="center"/>
        <w:rPr>
          <w:rFonts w:ascii="Arial" w:hAnsi="Arial" w:cs="Arial"/>
          <w:b/>
          <w:iCs/>
          <w:lang w:val="vi-VN"/>
        </w:rPr>
      </w:pPr>
      <w:r w:rsidRPr="00BE56C8">
        <w:rPr>
          <w:rFonts w:ascii="Arial" w:hAnsi="Arial" w:cs="Arial"/>
          <w:b/>
          <w:iCs/>
          <w:lang w:val="vi-VN"/>
        </w:rPr>
        <w:t xml:space="preserve">Vốn đầu tư toàn xã hội </w:t>
      </w:r>
      <w:r w:rsidR="000D1B6E" w:rsidRPr="000D1B6E">
        <w:rPr>
          <w:rFonts w:ascii="Arial" w:hAnsi="Arial" w:cs="Arial"/>
          <w:b/>
          <w:iCs/>
          <w:lang w:val="vi-VN"/>
        </w:rPr>
        <w:t xml:space="preserve">theo giá thực tế </w:t>
      </w:r>
      <w:r w:rsidRPr="00BE56C8">
        <w:rPr>
          <w:rFonts w:ascii="Arial" w:hAnsi="Arial" w:cs="Arial"/>
          <w:b/>
          <w:iCs/>
          <w:lang w:val="vi-VN"/>
        </w:rPr>
        <w:t>thực hiện năm 2011</w:t>
      </w:r>
    </w:p>
    <w:tbl>
      <w:tblPr>
        <w:tblW w:w="0" w:type="auto"/>
        <w:jc w:val="center"/>
        <w:tblLayout w:type="fixed"/>
        <w:tblCellMar>
          <w:left w:w="30" w:type="dxa"/>
          <w:right w:w="30" w:type="dxa"/>
        </w:tblCellMar>
        <w:tblLook w:val="0000" w:firstRow="0" w:lastRow="0" w:firstColumn="0" w:lastColumn="0" w:noHBand="0" w:noVBand="0"/>
      </w:tblPr>
      <w:tblGrid>
        <w:gridCol w:w="4551"/>
        <w:gridCol w:w="1513"/>
        <w:gridCol w:w="1367"/>
        <w:gridCol w:w="1345"/>
      </w:tblGrid>
      <w:tr w:rsidR="003758CE" w:rsidRPr="0005111C" w14:paraId="7B9975E0" w14:textId="77777777">
        <w:trPr>
          <w:trHeight w:val="440"/>
          <w:jc w:val="center"/>
        </w:trPr>
        <w:tc>
          <w:tcPr>
            <w:tcW w:w="4551" w:type="dxa"/>
            <w:tcBorders>
              <w:top w:val="single" w:sz="4" w:space="0" w:color="auto"/>
            </w:tcBorders>
          </w:tcPr>
          <w:p w14:paraId="0D8B7061" w14:textId="77777777" w:rsidR="003758CE" w:rsidRPr="005E213E" w:rsidRDefault="003758CE" w:rsidP="005E213E">
            <w:pPr>
              <w:spacing w:before="120" w:after="40"/>
              <w:ind w:firstLine="28"/>
              <w:jc w:val="both"/>
              <w:rPr>
                <w:rFonts w:ascii="Arial" w:hAnsi="Arial" w:cs="Arial"/>
                <w:snapToGrid w:val="0"/>
                <w:sz w:val="20"/>
                <w:szCs w:val="20"/>
                <w:lang w:val="vi-VN"/>
              </w:rPr>
            </w:pPr>
          </w:p>
        </w:tc>
        <w:tc>
          <w:tcPr>
            <w:tcW w:w="1513" w:type="dxa"/>
            <w:tcBorders>
              <w:top w:val="single" w:sz="6" w:space="0" w:color="auto"/>
              <w:bottom w:val="single" w:sz="4" w:space="0" w:color="auto"/>
              <w:right w:val="nil"/>
            </w:tcBorders>
            <w:vAlign w:val="center"/>
          </w:tcPr>
          <w:p w14:paraId="3962E78B" w14:textId="77777777" w:rsidR="005E213E" w:rsidRDefault="003758CE" w:rsidP="005E213E">
            <w:pPr>
              <w:spacing w:before="120"/>
              <w:jc w:val="center"/>
              <w:rPr>
                <w:rFonts w:ascii="Arial" w:eastAsia="Arial Unicode MS" w:hAnsi="Arial" w:cs="Arial"/>
                <w:snapToGrid w:val="0"/>
                <w:sz w:val="20"/>
                <w:szCs w:val="20"/>
              </w:rPr>
            </w:pPr>
            <w:r w:rsidRPr="005E213E">
              <w:rPr>
                <w:rFonts w:ascii="Arial" w:eastAsia="Arial Unicode MS" w:hAnsi="Arial" w:cs="Arial"/>
                <w:snapToGrid w:val="0"/>
                <w:sz w:val="20"/>
                <w:szCs w:val="20"/>
              </w:rPr>
              <w:t>Nghìn</w:t>
            </w:r>
          </w:p>
          <w:p w14:paraId="2259A314" w14:textId="77777777" w:rsidR="003758CE" w:rsidRPr="005E213E" w:rsidRDefault="003758CE" w:rsidP="005E213E">
            <w:pPr>
              <w:spacing w:after="40"/>
              <w:jc w:val="center"/>
              <w:rPr>
                <w:rFonts w:ascii="Arial" w:eastAsia="Arial Unicode MS" w:hAnsi="Arial" w:cs="Arial"/>
                <w:snapToGrid w:val="0"/>
                <w:sz w:val="20"/>
                <w:szCs w:val="20"/>
              </w:rPr>
            </w:pPr>
            <w:r w:rsidRPr="005E213E">
              <w:rPr>
                <w:rFonts w:ascii="Arial" w:eastAsia="Arial Unicode MS" w:hAnsi="Arial" w:cs="Arial"/>
                <w:snapToGrid w:val="0"/>
                <w:sz w:val="20"/>
                <w:szCs w:val="20"/>
              </w:rPr>
              <w:t>tỷ đồng</w:t>
            </w:r>
          </w:p>
        </w:tc>
        <w:tc>
          <w:tcPr>
            <w:tcW w:w="1367" w:type="dxa"/>
            <w:tcBorders>
              <w:top w:val="single" w:sz="4" w:space="0" w:color="auto"/>
              <w:left w:val="nil"/>
              <w:bottom w:val="single" w:sz="4" w:space="0" w:color="auto"/>
              <w:right w:val="nil"/>
            </w:tcBorders>
          </w:tcPr>
          <w:p w14:paraId="63D1F91A" w14:textId="77777777" w:rsidR="005E213E" w:rsidRDefault="003758CE" w:rsidP="005E213E">
            <w:pPr>
              <w:spacing w:before="120"/>
              <w:ind w:firstLine="28"/>
              <w:jc w:val="center"/>
              <w:rPr>
                <w:rFonts w:ascii="Arial" w:eastAsia="Arial Unicode MS" w:hAnsi="Arial" w:cs="Arial"/>
                <w:snapToGrid w:val="0"/>
                <w:sz w:val="20"/>
                <w:szCs w:val="20"/>
              </w:rPr>
            </w:pPr>
            <w:r w:rsidRPr="005E213E">
              <w:rPr>
                <w:rFonts w:ascii="Arial" w:eastAsia="Arial Unicode MS" w:hAnsi="Arial" w:cs="Arial"/>
                <w:snapToGrid w:val="0"/>
                <w:sz w:val="20"/>
                <w:szCs w:val="20"/>
              </w:rPr>
              <w:t>Cơ cấu</w:t>
            </w:r>
          </w:p>
          <w:p w14:paraId="094E3530" w14:textId="77777777" w:rsidR="003758CE" w:rsidRPr="005E213E" w:rsidRDefault="003758CE" w:rsidP="005E213E">
            <w:pPr>
              <w:spacing w:after="40"/>
              <w:ind w:firstLine="28"/>
              <w:jc w:val="center"/>
              <w:rPr>
                <w:rFonts w:ascii="Arial" w:eastAsia="Arial Unicode MS" w:hAnsi="Arial" w:cs="Arial"/>
                <w:snapToGrid w:val="0"/>
                <w:sz w:val="20"/>
                <w:szCs w:val="20"/>
              </w:rPr>
            </w:pPr>
            <w:r w:rsidRPr="005E213E">
              <w:rPr>
                <w:rFonts w:ascii="Arial" w:eastAsia="Arial Unicode MS" w:hAnsi="Arial" w:cs="Arial"/>
                <w:snapToGrid w:val="0"/>
                <w:sz w:val="20"/>
                <w:szCs w:val="20"/>
              </w:rPr>
              <w:t>(%)</w:t>
            </w:r>
          </w:p>
        </w:tc>
        <w:tc>
          <w:tcPr>
            <w:tcW w:w="1345" w:type="dxa"/>
            <w:tcBorders>
              <w:top w:val="single" w:sz="4" w:space="0" w:color="auto"/>
              <w:left w:val="nil"/>
              <w:bottom w:val="single" w:sz="4" w:space="0" w:color="auto"/>
              <w:right w:val="nil"/>
            </w:tcBorders>
          </w:tcPr>
          <w:p w14:paraId="185B24A4" w14:textId="77777777" w:rsidR="003758CE" w:rsidRPr="005E213E" w:rsidRDefault="003758CE" w:rsidP="005E213E">
            <w:pPr>
              <w:spacing w:before="120" w:after="40"/>
              <w:ind w:firstLine="28"/>
              <w:jc w:val="center"/>
              <w:rPr>
                <w:rFonts w:ascii="Arial" w:eastAsia="Arial Unicode MS" w:hAnsi="Arial" w:cs="Arial"/>
                <w:snapToGrid w:val="0"/>
                <w:sz w:val="20"/>
                <w:szCs w:val="20"/>
              </w:rPr>
            </w:pPr>
            <w:r w:rsidRPr="005E213E">
              <w:rPr>
                <w:rFonts w:ascii="Arial" w:eastAsia="Arial Unicode MS" w:hAnsi="Arial" w:cs="Arial"/>
                <w:snapToGrid w:val="0"/>
                <w:sz w:val="20"/>
                <w:szCs w:val="20"/>
              </w:rPr>
              <w:t xml:space="preserve">So với năm </w:t>
            </w:r>
            <w:r w:rsidR="00965EE2" w:rsidRPr="005E213E">
              <w:rPr>
                <w:rFonts w:ascii="Arial" w:eastAsia="Arial Unicode MS" w:hAnsi="Arial" w:cs="Arial"/>
                <w:snapToGrid w:val="0"/>
                <w:sz w:val="20"/>
                <w:szCs w:val="20"/>
              </w:rPr>
              <w:t>2010</w:t>
            </w:r>
            <w:r w:rsidRPr="005E213E">
              <w:rPr>
                <w:rFonts w:ascii="Arial" w:eastAsia="Arial Unicode MS" w:hAnsi="Arial" w:cs="Arial"/>
                <w:snapToGrid w:val="0"/>
                <w:sz w:val="20"/>
                <w:szCs w:val="20"/>
              </w:rPr>
              <w:t xml:space="preserve"> (%)</w:t>
            </w:r>
          </w:p>
        </w:tc>
      </w:tr>
      <w:tr w:rsidR="003758CE" w:rsidRPr="0005111C" w14:paraId="19B91979" w14:textId="77777777">
        <w:trPr>
          <w:trHeight w:val="289"/>
          <w:jc w:val="center"/>
        </w:trPr>
        <w:tc>
          <w:tcPr>
            <w:tcW w:w="4551" w:type="dxa"/>
            <w:vAlign w:val="bottom"/>
          </w:tcPr>
          <w:p w14:paraId="494C0B75" w14:textId="77777777" w:rsidR="003758CE" w:rsidRPr="005E213E" w:rsidRDefault="003758CE" w:rsidP="005E213E">
            <w:pPr>
              <w:spacing w:before="120" w:after="40"/>
              <w:ind w:firstLine="28"/>
              <w:rPr>
                <w:rFonts w:ascii="Arial" w:hAnsi="Arial" w:cs="Arial"/>
                <w:b/>
                <w:sz w:val="20"/>
                <w:szCs w:val="20"/>
              </w:rPr>
            </w:pPr>
            <w:r w:rsidRPr="005E213E">
              <w:rPr>
                <w:rFonts w:ascii="Arial" w:hAnsi="Arial" w:cs="Arial"/>
                <w:b/>
                <w:sz w:val="20"/>
                <w:szCs w:val="20"/>
              </w:rPr>
              <w:t>TỔNG SỐ</w:t>
            </w:r>
          </w:p>
        </w:tc>
        <w:tc>
          <w:tcPr>
            <w:tcW w:w="1513" w:type="dxa"/>
            <w:vAlign w:val="bottom"/>
          </w:tcPr>
          <w:p w14:paraId="056075BA" w14:textId="77777777" w:rsidR="003758CE" w:rsidRPr="005E213E" w:rsidRDefault="003758CE" w:rsidP="005E213E">
            <w:pPr>
              <w:spacing w:before="120" w:after="40"/>
              <w:ind w:right="112" w:firstLine="28"/>
              <w:jc w:val="center"/>
              <w:rPr>
                <w:rFonts w:ascii="Arial" w:hAnsi="Arial" w:cs="Arial"/>
                <w:b/>
                <w:sz w:val="20"/>
                <w:szCs w:val="20"/>
              </w:rPr>
            </w:pPr>
            <w:r w:rsidRPr="005E213E">
              <w:rPr>
                <w:rFonts w:ascii="Arial" w:hAnsi="Arial" w:cs="Arial"/>
                <w:b/>
                <w:sz w:val="20"/>
                <w:szCs w:val="20"/>
              </w:rPr>
              <w:t>87</w:t>
            </w:r>
            <w:r w:rsidR="00A34C87" w:rsidRPr="005E213E">
              <w:rPr>
                <w:rFonts w:ascii="Arial" w:hAnsi="Arial" w:cs="Arial"/>
                <w:b/>
                <w:sz w:val="20"/>
                <w:szCs w:val="20"/>
              </w:rPr>
              <w:t>7,9</w:t>
            </w:r>
          </w:p>
        </w:tc>
        <w:tc>
          <w:tcPr>
            <w:tcW w:w="1367" w:type="dxa"/>
            <w:vAlign w:val="bottom"/>
          </w:tcPr>
          <w:p w14:paraId="60911B76" w14:textId="77777777" w:rsidR="003758CE" w:rsidRPr="005E213E" w:rsidRDefault="003758CE" w:rsidP="005E213E">
            <w:pPr>
              <w:spacing w:before="120" w:after="40"/>
              <w:ind w:right="112" w:firstLine="28"/>
              <w:jc w:val="center"/>
              <w:rPr>
                <w:rFonts w:ascii="Arial" w:hAnsi="Arial" w:cs="Arial"/>
                <w:b/>
                <w:sz w:val="20"/>
                <w:szCs w:val="20"/>
              </w:rPr>
            </w:pPr>
            <w:r w:rsidRPr="005E213E">
              <w:rPr>
                <w:rFonts w:ascii="Arial" w:hAnsi="Arial" w:cs="Arial"/>
                <w:b/>
                <w:sz w:val="20"/>
                <w:szCs w:val="20"/>
              </w:rPr>
              <w:t>100,0</w:t>
            </w:r>
          </w:p>
        </w:tc>
        <w:tc>
          <w:tcPr>
            <w:tcW w:w="1345" w:type="dxa"/>
            <w:vAlign w:val="bottom"/>
          </w:tcPr>
          <w:p w14:paraId="39D7753B" w14:textId="77777777" w:rsidR="003758CE" w:rsidRPr="005E213E" w:rsidRDefault="003758CE" w:rsidP="005E213E">
            <w:pPr>
              <w:spacing w:before="120" w:after="40"/>
              <w:ind w:right="112" w:firstLine="28"/>
              <w:jc w:val="center"/>
              <w:rPr>
                <w:rFonts w:ascii="Arial" w:hAnsi="Arial" w:cs="Arial"/>
                <w:b/>
                <w:sz w:val="20"/>
                <w:szCs w:val="20"/>
              </w:rPr>
            </w:pPr>
            <w:r w:rsidRPr="005E213E">
              <w:rPr>
                <w:rFonts w:ascii="Arial" w:hAnsi="Arial" w:cs="Arial"/>
                <w:b/>
                <w:sz w:val="20"/>
                <w:szCs w:val="20"/>
              </w:rPr>
              <w:t>105,</w:t>
            </w:r>
            <w:r w:rsidR="00A34C87" w:rsidRPr="005E213E">
              <w:rPr>
                <w:rFonts w:ascii="Arial" w:hAnsi="Arial" w:cs="Arial"/>
                <w:b/>
                <w:sz w:val="20"/>
                <w:szCs w:val="20"/>
              </w:rPr>
              <w:t>7</w:t>
            </w:r>
          </w:p>
        </w:tc>
      </w:tr>
      <w:tr w:rsidR="003758CE" w:rsidRPr="0005111C" w14:paraId="60A339B5" w14:textId="77777777">
        <w:trPr>
          <w:trHeight w:val="364"/>
          <w:jc w:val="center"/>
        </w:trPr>
        <w:tc>
          <w:tcPr>
            <w:tcW w:w="4551" w:type="dxa"/>
            <w:vAlign w:val="bottom"/>
          </w:tcPr>
          <w:p w14:paraId="6D1303E8" w14:textId="77777777" w:rsidR="003758CE" w:rsidRPr="005E213E" w:rsidRDefault="003758CE" w:rsidP="005E213E">
            <w:pPr>
              <w:spacing w:before="40" w:after="40"/>
              <w:ind w:firstLine="212"/>
              <w:rPr>
                <w:rFonts w:ascii="Arial" w:hAnsi="Arial" w:cs="Arial"/>
                <w:sz w:val="20"/>
                <w:szCs w:val="20"/>
              </w:rPr>
            </w:pPr>
            <w:r w:rsidRPr="005E213E">
              <w:rPr>
                <w:rFonts w:ascii="Arial" w:hAnsi="Arial" w:cs="Arial"/>
                <w:sz w:val="20"/>
                <w:szCs w:val="20"/>
              </w:rPr>
              <w:t>Khu vực Nhà nước</w:t>
            </w:r>
          </w:p>
        </w:tc>
        <w:tc>
          <w:tcPr>
            <w:tcW w:w="1513" w:type="dxa"/>
            <w:vAlign w:val="bottom"/>
          </w:tcPr>
          <w:p w14:paraId="0D89CA07" w14:textId="77777777" w:rsidR="003758CE" w:rsidRPr="005E213E" w:rsidRDefault="003758CE" w:rsidP="005E213E">
            <w:pPr>
              <w:spacing w:before="40" w:after="40"/>
              <w:ind w:right="112" w:firstLine="30"/>
              <w:jc w:val="center"/>
              <w:rPr>
                <w:rFonts w:ascii="Arial" w:hAnsi="Arial" w:cs="Arial"/>
                <w:sz w:val="20"/>
                <w:szCs w:val="20"/>
              </w:rPr>
            </w:pPr>
            <w:r w:rsidRPr="005E213E">
              <w:rPr>
                <w:rFonts w:ascii="Arial" w:hAnsi="Arial" w:cs="Arial"/>
                <w:sz w:val="20"/>
                <w:szCs w:val="20"/>
              </w:rPr>
              <w:t>341,6</w:t>
            </w:r>
          </w:p>
        </w:tc>
        <w:tc>
          <w:tcPr>
            <w:tcW w:w="1367" w:type="dxa"/>
            <w:vAlign w:val="bottom"/>
          </w:tcPr>
          <w:p w14:paraId="7A183400" w14:textId="77777777" w:rsidR="003758CE" w:rsidRPr="005E213E" w:rsidRDefault="003758CE" w:rsidP="005E213E">
            <w:pPr>
              <w:spacing w:before="40" w:after="40"/>
              <w:ind w:right="112" w:firstLine="30"/>
              <w:jc w:val="center"/>
              <w:rPr>
                <w:rFonts w:ascii="Arial" w:hAnsi="Arial" w:cs="Arial"/>
                <w:sz w:val="20"/>
                <w:szCs w:val="20"/>
              </w:rPr>
            </w:pPr>
            <w:r w:rsidRPr="005E213E">
              <w:rPr>
                <w:rFonts w:ascii="Arial" w:hAnsi="Arial" w:cs="Arial"/>
                <w:sz w:val="20"/>
                <w:szCs w:val="20"/>
              </w:rPr>
              <w:t>3</w:t>
            </w:r>
            <w:r w:rsidR="00885C89" w:rsidRPr="005E213E">
              <w:rPr>
                <w:rFonts w:ascii="Arial" w:hAnsi="Arial" w:cs="Arial"/>
                <w:sz w:val="20"/>
                <w:szCs w:val="20"/>
              </w:rPr>
              <w:t>8,9</w:t>
            </w:r>
          </w:p>
        </w:tc>
        <w:tc>
          <w:tcPr>
            <w:tcW w:w="1345" w:type="dxa"/>
            <w:vAlign w:val="bottom"/>
          </w:tcPr>
          <w:p w14:paraId="0D8FCC74" w14:textId="77777777" w:rsidR="003758CE" w:rsidRPr="005E213E" w:rsidRDefault="003758CE" w:rsidP="005E213E">
            <w:pPr>
              <w:spacing w:before="40" w:after="40"/>
              <w:ind w:right="112" w:firstLine="30"/>
              <w:jc w:val="center"/>
              <w:rPr>
                <w:rFonts w:ascii="Arial" w:hAnsi="Arial" w:cs="Arial"/>
                <w:sz w:val="20"/>
                <w:szCs w:val="20"/>
              </w:rPr>
            </w:pPr>
            <w:r w:rsidRPr="005E213E">
              <w:rPr>
                <w:rFonts w:ascii="Arial" w:hAnsi="Arial" w:cs="Arial"/>
                <w:sz w:val="20"/>
                <w:szCs w:val="20"/>
              </w:rPr>
              <w:t>108,0</w:t>
            </w:r>
          </w:p>
        </w:tc>
      </w:tr>
      <w:tr w:rsidR="003758CE" w:rsidRPr="0005111C" w14:paraId="7DAF9010" w14:textId="77777777">
        <w:trPr>
          <w:trHeight w:val="355"/>
          <w:jc w:val="center"/>
        </w:trPr>
        <w:tc>
          <w:tcPr>
            <w:tcW w:w="4551" w:type="dxa"/>
            <w:vAlign w:val="bottom"/>
          </w:tcPr>
          <w:p w14:paraId="70E9BE1A" w14:textId="77777777" w:rsidR="003758CE" w:rsidRPr="005E213E" w:rsidRDefault="003758CE" w:rsidP="005E213E">
            <w:pPr>
              <w:spacing w:before="40" w:after="40"/>
              <w:ind w:firstLine="212"/>
              <w:rPr>
                <w:rFonts w:ascii="Arial" w:hAnsi="Arial" w:cs="Arial"/>
                <w:sz w:val="20"/>
                <w:szCs w:val="20"/>
              </w:rPr>
            </w:pPr>
            <w:r w:rsidRPr="005E213E">
              <w:rPr>
                <w:rFonts w:ascii="Arial" w:hAnsi="Arial" w:cs="Arial"/>
                <w:sz w:val="20"/>
                <w:szCs w:val="20"/>
              </w:rPr>
              <w:t>Khu vực ngoài Nhà nước</w:t>
            </w:r>
          </w:p>
        </w:tc>
        <w:tc>
          <w:tcPr>
            <w:tcW w:w="1513" w:type="dxa"/>
            <w:vAlign w:val="bottom"/>
          </w:tcPr>
          <w:p w14:paraId="522ED41F" w14:textId="77777777" w:rsidR="003758CE" w:rsidRPr="005E213E" w:rsidRDefault="003758CE" w:rsidP="005E213E">
            <w:pPr>
              <w:spacing w:before="40" w:after="40"/>
              <w:ind w:right="112" w:firstLine="30"/>
              <w:jc w:val="center"/>
              <w:rPr>
                <w:rFonts w:ascii="Arial" w:hAnsi="Arial" w:cs="Arial"/>
                <w:sz w:val="20"/>
                <w:szCs w:val="20"/>
              </w:rPr>
            </w:pPr>
            <w:r w:rsidRPr="005E213E">
              <w:rPr>
                <w:rFonts w:ascii="Arial" w:hAnsi="Arial" w:cs="Arial"/>
                <w:sz w:val="20"/>
                <w:szCs w:val="20"/>
              </w:rPr>
              <w:t>30</w:t>
            </w:r>
            <w:r w:rsidR="00A34C87" w:rsidRPr="005E213E">
              <w:rPr>
                <w:rFonts w:ascii="Arial" w:hAnsi="Arial" w:cs="Arial"/>
                <w:sz w:val="20"/>
                <w:szCs w:val="20"/>
              </w:rPr>
              <w:t>9,4</w:t>
            </w:r>
          </w:p>
        </w:tc>
        <w:tc>
          <w:tcPr>
            <w:tcW w:w="1367" w:type="dxa"/>
            <w:vAlign w:val="bottom"/>
          </w:tcPr>
          <w:p w14:paraId="698C79A8" w14:textId="77777777" w:rsidR="003758CE" w:rsidRPr="005E213E" w:rsidRDefault="003758CE" w:rsidP="005E213E">
            <w:pPr>
              <w:spacing w:before="40" w:after="40"/>
              <w:ind w:right="112" w:firstLine="30"/>
              <w:jc w:val="center"/>
              <w:rPr>
                <w:rFonts w:ascii="Arial" w:hAnsi="Arial" w:cs="Arial"/>
                <w:sz w:val="20"/>
                <w:szCs w:val="20"/>
              </w:rPr>
            </w:pPr>
            <w:r w:rsidRPr="005E213E">
              <w:rPr>
                <w:rFonts w:ascii="Arial" w:hAnsi="Arial" w:cs="Arial"/>
                <w:sz w:val="20"/>
                <w:szCs w:val="20"/>
              </w:rPr>
              <w:t>3</w:t>
            </w:r>
            <w:r w:rsidR="00885C89" w:rsidRPr="005E213E">
              <w:rPr>
                <w:rFonts w:ascii="Arial" w:hAnsi="Arial" w:cs="Arial"/>
                <w:sz w:val="20"/>
                <w:szCs w:val="20"/>
              </w:rPr>
              <w:t>5,2</w:t>
            </w:r>
          </w:p>
        </w:tc>
        <w:tc>
          <w:tcPr>
            <w:tcW w:w="1345" w:type="dxa"/>
            <w:vAlign w:val="bottom"/>
          </w:tcPr>
          <w:p w14:paraId="4D241E69" w14:textId="77777777" w:rsidR="003758CE" w:rsidRPr="005E213E" w:rsidRDefault="003758CE" w:rsidP="005E213E">
            <w:pPr>
              <w:spacing w:before="40" w:after="40"/>
              <w:ind w:right="112" w:firstLine="30"/>
              <w:jc w:val="center"/>
              <w:rPr>
                <w:rFonts w:ascii="Arial" w:hAnsi="Arial" w:cs="Arial"/>
                <w:sz w:val="20"/>
                <w:szCs w:val="20"/>
              </w:rPr>
            </w:pPr>
            <w:r w:rsidRPr="005E213E">
              <w:rPr>
                <w:rFonts w:ascii="Arial" w:hAnsi="Arial" w:cs="Arial"/>
                <w:sz w:val="20"/>
                <w:szCs w:val="20"/>
              </w:rPr>
              <w:t>10</w:t>
            </w:r>
            <w:r w:rsidR="00A34C87" w:rsidRPr="005E213E">
              <w:rPr>
                <w:rFonts w:ascii="Arial" w:hAnsi="Arial" w:cs="Arial"/>
                <w:sz w:val="20"/>
                <w:szCs w:val="20"/>
              </w:rPr>
              <w:t>3</w:t>
            </w:r>
            <w:r w:rsidRPr="005E213E">
              <w:rPr>
                <w:rFonts w:ascii="Arial" w:hAnsi="Arial" w:cs="Arial"/>
                <w:sz w:val="20"/>
                <w:szCs w:val="20"/>
              </w:rPr>
              <w:t>,3</w:t>
            </w:r>
          </w:p>
        </w:tc>
      </w:tr>
      <w:tr w:rsidR="003758CE" w:rsidRPr="0005111C" w14:paraId="2AD33860" w14:textId="77777777">
        <w:trPr>
          <w:trHeight w:val="286"/>
          <w:jc w:val="center"/>
        </w:trPr>
        <w:tc>
          <w:tcPr>
            <w:tcW w:w="4551" w:type="dxa"/>
            <w:tcBorders>
              <w:top w:val="nil"/>
              <w:left w:val="nil"/>
              <w:bottom w:val="single" w:sz="4" w:space="0" w:color="auto"/>
              <w:right w:val="nil"/>
            </w:tcBorders>
            <w:vAlign w:val="bottom"/>
          </w:tcPr>
          <w:p w14:paraId="5336A18F" w14:textId="77777777" w:rsidR="003758CE" w:rsidRPr="005E213E" w:rsidRDefault="003758CE" w:rsidP="005E213E">
            <w:pPr>
              <w:spacing w:before="40" w:after="40"/>
              <w:ind w:firstLine="212"/>
              <w:rPr>
                <w:rFonts w:ascii="Arial" w:hAnsi="Arial" w:cs="Arial"/>
                <w:sz w:val="20"/>
                <w:szCs w:val="20"/>
              </w:rPr>
            </w:pPr>
            <w:r w:rsidRPr="005E213E">
              <w:rPr>
                <w:rFonts w:ascii="Arial" w:hAnsi="Arial" w:cs="Arial"/>
                <w:sz w:val="20"/>
                <w:szCs w:val="20"/>
              </w:rPr>
              <w:t>Khu vực có vốn đầu tư trực tiếp nước ngoài</w:t>
            </w:r>
          </w:p>
        </w:tc>
        <w:tc>
          <w:tcPr>
            <w:tcW w:w="1513" w:type="dxa"/>
            <w:tcBorders>
              <w:top w:val="nil"/>
              <w:left w:val="nil"/>
              <w:bottom w:val="single" w:sz="4" w:space="0" w:color="auto"/>
              <w:right w:val="nil"/>
            </w:tcBorders>
            <w:vAlign w:val="bottom"/>
          </w:tcPr>
          <w:p w14:paraId="71E0CC94" w14:textId="77777777" w:rsidR="003758CE" w:rsidRPr="005E213E" w:rsidRDefault="003758CE" w:rsidP="005E213E">
            <w:pPr>
              <w:spacing w:before="40" w:after="40"/>
              <w:ind w:right="112" w:firstLine="30"/>
              <w:jc w:val="center"/>
              <w:rPr>
                <w:rFonts w:ascii="Arial" w:hAnsi="Arial" w:cs="Arial"/>
                <w:sz w:val="20"/>
                <w:szCs w:val="20"/>
              </w:rPr>
            </w:pPr>
            <w:r w:rsidRPr="005E213E">
              <w:rPr>
                <w:rFonts w:ascii="Arial" w:hAnsi="Arial" w:cs="Arial"/>
                <w:sz w:val="20"/>
                <w:szCs w:val="20"/>
              </w:rPr>
              <w:t>226,9</w:t>
            </w:r>
          </w:p>
        </w:tc>
        <w:tc>
          <w:tcPr>
            <w:tcW w:w="1367" w:type="dxa"/>
            <w:tcBorders>
              <w:top w:val="nil"/>
              <w:left w:val="nil"/>
              <w:bottom w:val="single" w:sz="4" w:space="0" w:color="auto"/>
              <w:right w:val="nil"/>
            </w:tcBorders>
            <w:vAlign w:val="bottom"/>
          </w:tcPr>
          <w:p w14:paraId="58153D9B" w14:textId="77777777" w:rsidR="003758CE" w:rsidRPr="005E213E" w:rsidRDefault="003758CE" w:rsidP="005E213E">
            <w:pPr>
              <w:spacing w:before="40" w:after="40"/>
              <w:ind w:right="112" w:firstLine="30"/>
              <w:jc w:val="center"/>
              <w:rPr>
                <w:rFonts w:ascii="Arial" w:hAnsi="Arial" w:cs="Arial"/>
                <w:sz w:val="20"/>
                <w:szCs w:val="20"/>
              </w:rPr>
            </w:pPr>
            <w:r w:rsidRPr="005E213E">
              <w:rPr>
                <w:rFonts w:ascii="Arial" w:hAnsi="Arial" w:cs="Arial"/>
                <w:sz w:val="20"/>
                <w:szCs w:val="20"/>
              </w:rPr>
              <w:t>2</w:t>
            </w:r>
            <w:r w:rsidR="00885C89" w:rsidRPr="005E213E">
              <w:rPr>
                <w:rFonts w:ascii="Arial" w:hAnsi="Arial" w:cs="Arial"/>
                <w:sz w:val="20"/>
                <w:szCs w:val="20"/>
              </w:rPr>
              <w:t>5,</w:t>
            </w:r>
            <w:r w:rsidR="00144261" w:rsidRPr="005E213E">
              <w:rPr>
                <w:rFonts w:ascii="Arial" w:hAnsi="Arial" w:cs="Arial"/>
                <w:sz w:val="20"/>
                <w:szCs w:val="20"/>
              </w:rPr>
              <w:t>9</w:t>
            </w:r>
          </w:p>
        </w:tc>
        <w:tc>
          <w:tcPr>
            <w:tcW w:w="1345" w:type="dxa"/>
            <w:tcBorders>
              <w:top w:val="nil"/>
              <w:left w:val="nil"/>
              <w:bottom w:val="single" w:sz="4" w:space="0" w:color="auto"/>
              <w:right w:val="nil"/>
            </w:tcBorders>
            <w:vAlign w:val="bottom"/>
          </w:tcPr>
          <w:p w14:paraId="41E93641" w14:textId="77777777" w:rsidR="003758CE" w:rsidRPr="005E213E" w:rsidRDefault="003758CE" w:rsidP="005E213E">
            <w:pPr>
              <w:spacing w:before="40" w:after="40"/>
              <w:ind w:right="112" w:firstLine="30"/>
              <w:jc w:val="center"/>
              <w:rPr>
                <w:rFonts w:ascii="Arial" w:hAnsi="Arial" w:cs="Arial"/>
                <w:sz w:val="20"/>
                <w:szCs w:val="20"/>
              </w:rPr>
            </w:pPr>
            <w:r w:rsidRPr="005E213E">
              <w:rPr>
                <w:rFonts w:ascii="Arial" w:hAnsi="Arial" w:cs="Arial"/>
                <w:sz w:val="20"/>
                <w:szCs w:val="20"/>
              </w:rPr>
              <w:t>105,8</w:t>
            </w:r>
          </w:p>
        </w:tc>
      </w:tr>
    </w:tbl>
    <w:p w14:paraId="04268FC6" w14:textId="77777777" w:rsidR="00794C06" w:rsidRDefault="003758CE" w:rsidP="00CE0B7D">
      <w:pPr>
        <w:spacing w:before="40" w:after="40" w:line="274" w:lineRule="auto"/>
        <w:ind w:firstLine="601"/>
        <w:jc w:val="both"/>
        <w:rPr>
          <w:iCs/>
          <w:sz w:val="29"/>
          <w:szCs w:val="29"/>
        </w:rPr>
      </w:pPr>
      <w:r w:rsidRPr="00985CC8">
        <w:rPr>
          <w:iCs/>
          <w:sz w:val="29"/>
          <w:szCs w:val="29"/>
        </w:rPr>
        <w:t>Trong vốn đầu tư của khu vực Nhà nước, vốn từ ngân sách Nhà nước thực hiện năm 2011 ước tính đạt 178 nghìn tỷ đồng, bằng 101,8% kế hoạch năm và tăng 6,7% so với năm 2010, gồm có:</w:t>
      </w:r>
    </w:p>
    <w:p w14:paraId="56664AB0" w14:textId="77777777" w:rsidR="00794C06" w:rsidRDefault="003758CE" w:rsidP="00CE0B7D">
      <w:pPr>
        <w:spacing w:before="40" w:after="40" w:line="274" w:lineRule="auto"/>
        <w:ind w:firstLine="601"/>
        <w:jc w:val="both"/>
        <w:rPr>
          <w:sz w:val="29"/>
          <w:szCs w:val="29"/>
        </w:rPr>
      </w:pPr>
      <w:r w:rsidRPr="005E213E">
        <w:rPr>
          <w:iCs/>
          <w:sz w:val="29"/>
          <w:szCs w:val="29"/>
          <w:lang w:val="vi-VN"/>
        </w:rPr>
        <w:t xml:space="preserve">- Vốn trung ương quản lý đạt </w:t>
      </w:r>
      <w:r w:rsidRPr="00794C06">
        <w:rPr>
          <w:iCs/>
          <w:sz w:val="29"/>
          <w:szCs w:val="29"/>
        </w:rPr>
        <w:t>42</w:t>
      </w:r>
      <w:r w:rsidRPr="005E213E">
        <w:rPr>
          <w:iCs/>
          <w:sz w:val="29"/>
          <w:szCs w:val="29"/>
          <w:lang w:val="vi-VN"/>
        </w:rPr>
        <w:t xml:space="preserve"> nghìn tỷ đồng, bằng </w:t>
      </w:r>
      <w:r w:rsidRPr="00794C06">
        <w:rPr>
          <w:iCs/>
          <w:sz w:val="29"/>
          <w:szCs w:val="29"/>
        </w:rPr>
        <w:t>100</w:t>
      </w:r>
      <w:r w:rsidRPr="005E213E">
        <w:rPr>
          <w:iCs/>
          <w:sz w:val="29"/>
          <w:szCs w:val="29"/>
          <w:lang w:val="vi-VN"/>
        </w:rPr>
        <w:t>,</w:t>
      </w:r>
      <w:r w:rsidRPr="00794C06">
        <w:rPr>
          <w:iCs/>
          <w:sz w:val="29"/>
          <w:szCs w:val="29"/>
        </w:rPr>
        <w:t>4</w:t>
      </w:r>
      <w:r w:rsidRPr="005E213E">
        <w:rPr>
          <w:iCs/>
          <w:sz w:val="29"/>
          <w:szCs w:val="29"/>
          <w:lang w:val="vi-VN"/>
        </w:rPr>
        <w:t xml:space="preserve">% kế hoạch năm và tăng </w:t>
      </w:r>
      <w:r w:rsidRPr="00794C06">
        <w:rPr>
          <w:iCs/>
          <w:sz w:val="29"/>
          <w:szCs w:val="29"/>
        </w:rPr>
        <w:t>7</w:t>
      </w:r>
      <w:r w:rsidRPr="005E213E">
        <w:rPr>
          <w:iCs/>
          <w:sz w:val="29"/>
          <w:szCs w:val="29"/>
          <w:lang w:val="vi-VN"/>
        </w:rPr>
        <w:t>,</w:t>
      </w:r>
      <w:r w:rsidRPr="00794C06">
        <w:rPr>
          <w:iCs/>
          <w:sz w:val="29"/>
          <w:szCs w:val="29"/>
        </w:rPr>
        <w:t>1</w:t>
      </w:r>
      <w:r w:rsidRPr="005E213E">
        <w:rPr>
          <w:iCs/>
          <w:sz w:val="29"/>
          <w:szCs w:val="29"/>
          <w:lang w:val="vi-VN"/>
        </w:rPr>
        <w:t xml:space="preserve">% so với </w:t>
      </w:r>
      <w:r w:rsidRPr="00794C06">
        <w:rPr>
          <w:iCs/>
          <w:sz w:val="29"/>
          <w:szCs w:val="29"/>
        </w:rPr>
        <w:t>nă</w:t>
      </w:r>
      <w:r w:rsidRPr="005E213E">
        <w:rPr>
          <w:iCs/>
          <w:sz w:val="29"/>
          <w:szCs w:val="29"/>
          <w:lang w:val="vi-VN"/>
        </w:rPr>
        <w:t xml:space="preserve">m trước, trong đó vốn đầu tư thực hiện của Bộ </w:t>
      </w:r>
      <w:r w:rsidRPr="00794C06">
        <w:rPr>
          <w:sz w:val="29"/>
          <w:szCs w:val="29"/>
        </w:rPr>
        <w:t>Công thương</w:t>
      </w:r>
      <w:r w:rsidRPr="005E213E">
        <w:rPr>
          <w:sz w:val="29"/>
          <w:szCs w:val="29"/>
          <w:lang w:val="vi-VN"/>
        </w:rPr>
        <w:t xml:space="preserve"> là </w:t>
      </w:r>
      <w:r w:rsidRPr="00794C06">
        <w:rPr>
          <w:sz w:val="29"/>
          <w:szCs w:val="29"/>
        </w:rPr>
        <w:t>4079</w:t>
      </w:r>
      <w:r w:rsidRPr="005E213E">
        <w:rPr>
          <w:sz w:val="29"/>
          <w:szCs w:val="29"/>
          <w:lang w:val="vi-VN"/>
        </w:rPr>
        <w:t xml:space="preserve"> tỷ đồng, bằng </w:t>
      </w:r>
      <w:r w:rsidRPr="00794C06">
        <w:rPr>
          <w:sz w:val="29"/>
          <w:szCs w:val="29"/>
        </w:rPr>
        <w:t>100</w:t>
      </w:r>
      <w:r w:rsidRPr="005E213E">
        <w:rPr>
          <w:sz w:val="29"/>
          <w:szCs w:val="29"/>
          <w:lang w:val="vi-VN"/>
        </w:rPr>
        <w:t xml:space="preserve">% và tăng </w:t>
      </w:r>
      <w:r w:rsidRPr="00794C06">
        <w:rPr>
          <w:sz w:val="29"/>
          <w:szCs w:val="29"/>
        </w:rPr>
        <w:t>8</w:t>
      </w:r>
      <w:r w:rsidRPr="005E213E">
        <w:rPr>
          <w:sz w:val="29"/>
          <w:szCs w:val="29"/>
          <w:lang w:val="vi-VN"/>
        </w:rPr>
        <w:t xml:space="preserve">%; Bộ </w:t>
      </w:r>
      <w:r w:rsidRPr="00794C06">
        <w:rPr>
          <w:sz w:val="29"/>
          <w:szCs w:val="29"/>
        </w:rPr>
        <w:t>Nông nghiệp và Phát triển Nông thôn</w:t>
      </w:r>
      <w:r w:rsidRPr="005E213E">
        <w:rPr>
          <w:sz w:val="29"/>
          <w:szCs w:val="29"/>
          <w:lang w:val="vi-VN"/>
        </w:rPr>
        <w:t xml:space="preserve"> </w:t>
      </w:r>
      <w:r w:rsidRPr="00794C06">
        <w:rPr>
          <w:sz w:val="29"/>
          <w:szCs w:val="29"/>
        </w:rPr>
        <w:t>3882</w:t>
      </w:r>
      <w:r w:rsidRPr="005E213E">
        <w:rPr>
          <w:sz w:val="29"/>
          <w:szCs w:val="29"/>
          <w:lang w:val="vi-VN"/>
        </w:rPr>
        <w:t xml:space="preserve"> tỷ đồng, bằng </w:t>
      </w:r>
      <w:r w:rsidRPr="00794C06">
        <w:rPr>
          <w:sz w:val="29"/>
          <w:szCs w:val="29"/>
        </w:rPr>
        <w:t>105</w:t>
      </w:r>
      <w:r w:rsidRPr="005E213E">
        <w:rPr>
          <w:sz w:val="29"/>
          <w:szCs w:val="29"/>
          <w:lang w:val="vi-VN"/>
        </w:rPr>
        <w:t>,</w:t>
      </w:r>
      <w:r w:rsidRPr="00794C06">
        <w:rPr>
          <w:sz w:val="29"/>
          <w:szCs w:val="29"/>
        </w:rPr>
        <w:t>7</w:t>
      </w:r>
      <w:r w:rsidRPr="005E213E">
        <w:rPr>
          <w:sz w:val="29"/>
          <w:szCs w:val="29"/>
          <w:lang w:val="vi-VN"/>
        </w:rPr>
        <w:t xml:space="preserve">% và tăng </w:t>
      </w:r>
      <w:r w:rsidRPr="00794C06">
        <w:rPr>
          <w:sz w:val="29"/>
          <w:szCs w:val="29"/>
        </w:rPr>
        <w:t>7</w:t>
      </w:r>
      <w:r w:rsidRPr="005E213E">
        <w:rPr>
          <w:sz w:val="29"/>
          <w:szCs w:val="29"/>
          <w:lang w:val="vi-VN"/>
        </w:rPr>
        <w:t>,</w:t>
      </w:r>
      <w:r w:rsidRPr="00794C06">
        <w:rPr>
          <w:sz w:val="29"/>
          <w:szCs w:val="29"/>
        </w:rPr>
        <w:t>8</w:t>
      </w:r>
      <w:r w:rsidRPr="005E213E">
        <w:rPr>
          <w:sz w:val="29"/>
          <w:szCs w:val="29"/>
          <w:lang w:val="vi-VN"/>
        </w:rPr>
        <w:t xml:space="preserve">%; Bộ </w:t>
      </w:r>
      <w:r w:rsidRPr="00794C06">
        <w:rPr>
          <w:sz w:val="29"/>
          <w:szCs w:val="29"/>
        </w:rPr>
        <w:t>Giáo dục và Đào tạo</w:t>
      </w:r>
      <w:r w:rsidRPr="005E213E">
        <w:rPr>
          <w:sz w:val="29"/>
          <w:szCs w:val="29"/>
          <w:lang w:val="vi-VN"/>
        </w:rPr>
        <w:t xml:space="preserve"> </w:t>
      </w:r>
      <w:r w:rsidRPr="00794C06">
        <w:rPr>
          <w:sz w:val="29"/>
          <w:szCs w:val="29"/>
        </w:rPr>
        <w:t>945</w:t>
      </w:r>
      <w:r w:rsidRPr="005E213E">
        <w:rPr>
          <w:sz w:val="29"/>
          <w:szCs w:val="29"/>
          <w:lang w:val="vi-VN"/>
        </w:rPr>
        <w:t xml:space="preserve"> tỷ đồng, bằng </w:t>
      </w:r>
      <w:r w:rsidRPr="00794C06">
        <w:rPr>
          <w:sz w:val="29"/>
          <w:szCs w:val="29"/>
        </w:rPr>
        <w:t>105</w:t>
      </w:r>
      <w:r w:rsidRPr="005E213E">
        <w:rPr>
          <w:sz w:val="29"/>
          <w:szCs w:val="29"/>
          <w:lang w:val="vi-VN"/>
        </w:rPr>
        <w:t>,</w:t>
      </w:r>
      <w:r w:rsidRPr="00794C06">
        <w:rPr>
          <w:sz w:val="29"/>
          <w:szCs w:val="29"/>
        </w:rPr>
        <w:t>1</w:t>
      </w:r>
      <w:r w:rsidRPr="005E213E">
        <w:rPr>
          <w:sz w:val="29"/>
          <w:szCs w:val="29"/>
          <w:lang w:val="vi-VN"/>
        </w:rPr>
        <w:t xml:space="preserve">% và tăng </w:t>
      </w:r>
      <w:r w:rsidRPr="00794C06">
        <w:rPr>
          <w:sz w:val="29"/>
          <w:szCs w:val="29"/>
        </w:rPr>
        <w:t>5</w:t>
      </w:r>
      <w:r w:rsidRPr="005E213E">
        <w:rPr>
          <w:sz w:val="29"/>
          <w:szCs w:val="29"/>
          <w:lang w:val="vi-VN"/>
        </w:rPr>
        <w:t xml:space="preserve">,7%; Bộ </w:t>
      </w:r>
      <w:r w:rsidRPr="00794C06">
        <w:rPr>
          <w:sz w:val="29"/>
          <w:szCs w:val="29"/>
        </w:rPr>
        <w:t>Y tế</w:t>
      </w:r>
      <w:r w:rsidRPr="005E213E">
        <w:rPr>
          <w:sz w:val="29"/>
          <w:szCs w:val="29"/>
          <w:lang w:val="vi-VN"/>
        </w:rPr>
        <w:t xml:space="preserve"> </w:t>
      </w:r>
      <w:r w:rsidRPr="00794C06">
        <w:rPr>
          <w:sz w:val="29"/>
          <w:szCs w:val="29"/>
        </w:rPr>
        <w:t>922</w:t>
      </w:r>
      <w:r w:rsidRPr="005E213E">
        <w:rPr>
          <w:sz w:val="29"/>
          <w:szCs w:val="29"/>
          <w:lang w:val="vi-VN"/>
        </w:rPr>
        <w:t xml:space="preserve"> tỷ đồng, bằng </w:t>
      </w:r>
      <w:r w:rsidRPr="00794C06">
        <w:rPr>
          <w:sz w:val="29"/>
          <w:szCs w:val="29"/>
        </w:rPr>
        <w:t>102</w:t>
      </w:r>
      <w:r w:rsidRPr="005E213E">
        <w:rPr>
          <w:sz w:val="29"/>
          <w:szCs w:val="29"/>
          <w:lang w:val="vi-VN"/>
        </w:rPr>
        <w:t>,</w:t>
      </w:r>
      <w:r w:rsidRPr="00794C06">
        <w:rPr>
          <w:sz w:val="29"/>
          <w:szCs w:val="29"/>
        </w:rPr>
        <w:t>5</w:t>
      </w:r>
      <w:r w:rsidRPr="005E213E">
        <w:rPr>
          <w:sz w:val="29"/>
          <w:szCs w:val="29"/>
          <w:lang w:val="vi-VN"/>
        </w:rPr>
        <w:t xml:space="preserve">% và tăng </w:t>
      </w:r>
      <w:r w:rsidRPr="00794C06">
        <w:rPr>
          <w:sz w:val="29"/>
          <w:szCs w:val="29"/>
        </w:rPr>
        <w:t>5</w:t>
      </w:r>
      <w:r w:rsidRPr="005E213E">
        <w:rPr>
          <w:sz w:val="29"/>
          <w:szCs w:val="29"/>
          <w:lang w:val="vi-VN"/>
        </w:rPr>
        <w:t>,</w:t>
      </w:r>
      <w:r w:rsidRPr="00794C06">
        <w:rPr>
          <w:sz w:val="29"/>
          <w:szCs w:val="29"/>
        </w:rPr>
        <w:t>2</w:t>
      </w:r>
      <w:r w:rsidRPr="005E213E">
        <w:rPr>
          <w:sz w:val="29"/>
          <w:szCs w:val="29"/>
          <w:lang w:val="vi-VN"/>
        </w:rPr>
        <w:t xml:space="preserve">%; Bộ Xây dựng </w:t>
      </w:r>
      <w:r w:rsidRPr="00794C06">
        <w:rPr>
          <w:sz w:val="29"/>
          <w:szCs w:val="29"/>
        </w:rPr>
        <w:t>873</w:t>
      </w:r>
      <w:r w:rsidRPr="005E213E">
        <w:rPr>
          <w:sz w:val="29"/>
          <w:szCs w:val="29"/>
          <w:lang w:val="vi-VN"/>
        </w:rPr>
        <w:t xml:space="preserve"> tỷ đồng, bằng </w:t>
      </w:r>
      <w:r w:rsidRPr="00794C06">
        <w:rPr>
          <w:sz w:val="29"/>
          <w:szCs w:val="29"/>
        </w:rPr>
        <w:t>89</w:t>
      </w:r>
      <w:r w:rsidRPr="005E213E">
        <w:rPr>
          <w:sz w:val="29"/>
          <w:szCs w:val="29"/>
          <w:lang w:val="vi-VN"/>
        </w:rPr>
        <w:t xml:space="preserve">% và </w:t>
      </w:r>
      <w:r w:rsidRPr="00794C06">
        <w:rPr>
          <w:sz w:val="29"/>
          <w:szCs w:val="29"/>
        </w:rPr>
        <w:t>tăng</w:t>
      </w:r>
      <w:r w:rsidRPr="005E213E">
        <w:rPr>
          <w:sz w:val="29"/>
          <w:szCs w:val="29"/>
          <w:lang w:val="vi-VN"/>
        </w:rPr>
        <w:t xml:space="preserve"> </w:t>
      </w:r>
      <w:r w:rsidRPr="00794C06">
        <w:rPr>
          <w:sz w:val="29"/>
          <w:szCs w:val="29"/>
        </w:rPr>
        <w:t>7</w:t>
      </w:r>
      <w:r w:rsidRPr="005E213E">
        <w:rPr>
          <w:sz w:val="29"/>
          <w:szCs w:val="29"/>
          <w:lang w:val="vi-VN"/>
        </w:rPr>
        <w:t>,</w:t>
      </w:r>
      <w:r w:rsidRPr="00794C06">
        <w:rPr>
          <w:sz w:val="29"/>
          <w:szCs w:val="29"/>
        </w:rPr>
        <w:t>2</w:t>
      </w:r>
      <w:r w:rsidRPr="005E213E">
        <w:rPr>
          <w:sz w:val="29"/>
          <w:szCs w:val="29"/>
          <w:lang w:val="vi-VN"/>
        </w:rPr>
        <w:t>%</w:t>
      </w:r>
      <w:r w:rsidRPr="00794C06">
        <w:rPr>
          <w:sz w:val="29"/>
          <w:szCs w:val="29"/>
        </w:rPr>
        <w:t xml:space="preserve">; </w:t>
      </w:r>
      <w:r w:rsidRPr="005E213E">
        <w:rPr>
          <w:sz w:val="29"/>
          <w:szCs w:val="29"/>
          <w:lang w:val="vi-VN"/>
        </w:rPr>
        <w:t xml:space="preserve">Bộ Văn hóa, Thể thao và Du lịch </w:t>
      </w:r>
      <w:r w:rsidRPr="00794C06">
        <w:rPr>
          <w:sz w:val="29"/>
          <w:szCs w:val="29"/>
        </w:rPr>
        <w:t>593</w:t>
      </w:r>
      <w:r w:rsidRPr="005E213E">
        <w:rPr>
          <w:sz w:val="29"/>
          <w:szCs w:val="29"/>
          <w:lang w:val="vi-VN"/>
        </w:rPr>
        <w:t xml:space="preserve"> tỷ đồng, bằng </w:t>
      </w:r>
      <w:r w:rsidRPr="00794C06">
        <w:rPr>
          <w:sz w:val="29"/>
          <w:szCs w:val="29"/>
        </w:rPr>
        <w:t>106</w:t>
      </w:r>
      <w:r w:rsidRPr="005E213E">
        <w:rPr>
          <w:sz w:val="29"/>
          <w:szCs w:val="29"/>
          <w:lang w:val="vi-VN"/>
        </w:rPr>
        <w:t>,</w:t>
      </w:r>
      <w:r w:rsidRPr="00794C06">
        <w:rPr>
          <w:sz w:val="29"/>
          <w:szCs w:val="29"/>
        </w:rPr>
        <w:t>4</w:t>
      </w:r>
      <w:r w:rsidRPr="005E213E">
        <w:rPr>
          <w:sz w:val="29"/>
          <w:szCs w:val="29"/>
          <w:lang w:val="vi-VN"/>
        </w:rPr>
        <w:t xml:space="preserve">% và tăng </w:t>
      </w:r>
      <w:r w:rsidRPr="00794C06">
        <w:rPr>
          <w:sz w:val="29"/>
          <w:szCs w:val="29"/>
        </w:rPr>
        <w:t>3,9</w:t>
      </w:r>
      <w:r w:rsidRPr="005E213E">
        <w:rPr>
          <w:sz w:val="29"/>
          <w:szCs w:val="29"/>
          <w:lang w:val="vi-VN"/>
        </w:rPr>
        <w:t>%.</w:t>
      </w:r>
    </w:p>
    <w:p w14:paraId="2D4C1EC6" w14:textId="77777777" w:rsidR="00794C06" w:rsidRPr="00794C06" w:rsidRDefault="003758CE" w:rsidP="00CE0B7D">
      <w:pPr>
        <w:spacing w:before="40" w:after="40" w:line="274" w:lineRule="auto"/>
        <w:ind w:firstLine="601"/>
        <w:jc w:val="both"/>
        <w:rPr>
          <w:spacing w:val="-4"/>
          <w:sz w:val="29"/>
          <w:szCs w:val="29"/>
          <w:lang w:val="vi-VN"/>
        </w:rPr>
      </w:pPr>
      <w:r w:rsidRPr="00985CC8">
        <w:rPr>
          <w:spacing w:val="-4"/>
          <w:sz w:val="29"/>
          <w:szCs w:val="29"/>
          <w:lang w:val="vi-VN"/>
        </w:rPr>
        <w:t xml:space="preserve">- Vốn địa phương quản lý đạt 136 nghìn tỷ đồng, bằng 102,3% kế hoạch năm và tăng 6,5% so với năm 2010. Một số địa phương có khối lượng vốn đầu tư thực hiện lớn là: </w:t>
      </w:r>
      <w:r w:rsidR="000441F0" w:rsidRPr="00985CC8">
        <w:rPr>
          <w:spacing w:val="-4"/>
          <w:sz w:val="29"/>
          <w:szCs w:val="29"/>
          <w:lang w:val="vi-VN"/>
        </w:rPr>
        <w:t>T</w:t>
      </w:r>
      <w:r w:rsidRPr="00985CC8">
        <w:rPr>
          <w:spacing w:val="-4"/>
          <w:sz w:val="29"/>
          <w:szCs w:val="29"/>
          <w:lang w:val="vi-VN"/>
        </w:rPr>
        <w:t>hành phố Hồ Chí Minh đạt 17862 tỷ đồng, bằng 97% kế hoạch năm và giảm 4,3% so với năm 2010; Hà Nội 16859 tỷ đồng, bằng 80,6% và tăng 12,7%; Đà Nẵng 7697 tỷ đồng, bằng 134,6% và tăng 3,3%; Quảng Ninh 5120 tỷ đồng, bằng 81,6% và tăng 3,3%; Thanh Hóa 4396 tỷ đồng, bằng 123,7% và tăng 4,3%.</w:t>
      </w:r>
    </w:p>
    <w:p w14:paraId="5C456DCA" w14:textId="77777777" w:rsidR="00794C06" w:rsidRDefault="002D4D5B" w:rsidP="00CE0B7D">
      <w:pPr>
        <w:spacing w:before="40" w:after="40" w:line="274" w:lineRule="auto"/>
        <w:ind w:firstLine="601"/>
        <w:jc w:val="both"/>
        <w:rPr>
          <w:b/>
          <w:sz w:val="29"/>
          <w:szCs w:val="29"/>
          <w:lang w:val="de-DE"/>
        </w:rPr>
      </w:pPr>
      <w:r w:rsidRPr="005E213E">
        <w:rPr>
          <w:b/>
          <w:sz w:val="29"/>
          <w:szCs w:val="29"/>
          <w:lang w:val="de-DE"/>
        </w:rPr>
        <w:t xml:space="preserve">2. </w:t>
      </w:r>
      <w:r w:rsidR="001C6ABD" w:rsidRPr="005E213E">
        <w:rPr>
          <w:b/>
          <w:sz w:val="29"/>
          <w:szCs w:val="29"/>
          <w:lang w:val="de-DE"/>
        </w:rPr>
        <w:t>T</w:t>
      </w:r>
      <w:r w:rsidR="00F97B15" w:rsidRPr="005E213E">
        <w:rPr>
          <w:b/>
          <w:sz w:val="29"/>
          <w:szCs w:val="29"/>
          <w:lang w:val="de-DE"/>
        </w:rPr>
        <w:t>ài chính, tiền tệ</w:t>
      </w:r>
      <w:r w:rsidR="00794C06">
        <w:rPr>
          <w:b/>
          <w:sz w:val="29"/>
          <w:szCs w:val="29"/>
          <w:lang w:val="de-DE"/>
        </w:rPr>
        <w:t>\</w:t>
      </w:r>
    </w:p>
    <w:p w14:paraId="6E91D2BE" w14:textId="77777777" w:rsidR="00794C06" w:rsidRDefault="006C311C" w:rsidP="00CE0B7D">
      <w:pPr>
        <w:spacing w:before="40" w:after="40" w:line="274" w:lineRule="auto"/>
        <w:ind w:firstLine="601"/>
        <w:jc w:val="both"/>
        <w:rPr>
          <w:sz w:val="29"/>
          <w:szCs w:val="29"/>
          <w:lang w:val="de-DE"/>
        </w:rPr>
      </w:pPr>
      <w:r w:rsidRPr="005E213E">
        <w:rPr>
          <w:sz w:val="29"/>
          <w:szCs w:val="29"/>
          <w:lang w:val="de-DE"/>
        </w:rPr>
        <w:t>Tổng t</w:t>
      </w:r>
      <w:r w:rsidR="00F97B15" w:rsidRPr="005E213E">
        <w:rPr>
          <w:sz w:val="29"/>
          <w:szCs w:val="29"/>
          <w:lang w:val="de-DE"/>
        </w:rPr>
        <w:t>hu ngân sách Nhà nước năm 2011 ước tính đạt 674,5 nghìn tỷ đồng, bằng 113,4% dự toán năm và tăng 20,6% so với năm 2010 (Mục tiêu đề ra trong Nghị quyết số 11 của Chính phủ là tăng 7-8%). Tổng chi ngân sách Nhà nước năm 2011 ước tính 796 nghìn tỷ đồng. Bội chi ngân sách Nhà nước bằng 4,9% GDP (Kế hoạch đề ra là 5,3%).</w:t>
      </w:r>
    </w:p>
    <w:p w14:paraId="6B4EC698" w14:textId="77777777" w:rsidR="00F97B15" w:rsidRPr="00985CC8" w:rsidRDefault="00F97B15" w:rsidP="00CE0B7D">
      <w:pPr>
        <w:spacing w:before="40" w:after="40" w:line="274" w:lineRule="auto"/>
        <w:ind w:firstLine="601"/>
        <w:jc w:val="both"/>
        <w:rPr>
          <w:spacing w:val="-8"/>
          <w:sz w:val="29"/>
          <w:szCs w:val="29"/>
          <w:lang w:val="de-DE"/>
        </w:rPr>
      </w:pPr>
      <w:r w:rsidRPr="00985CC8">
        <w:rPr>
          <w:spacing w:val="-8"/>
          <w:sz w:val="29"/>
          <w:szCs w:val="29"/>
          <w:lang w:val="de-DE"/>
        </w:rPr>
        <w:t xml:space="preserve">Tổng phương tiện thanh toán năm 2011 ước tính </w:t>
      </w:r>
      <w:r w:rsidR="006C311C" w:rsidRPr="00985CC8">
        <w:rPr>
          <w:spacing w:val="-8"/>
          <w:sz w:val="29"/>
          <w:szCs w:val="29"/>
          <w:lang w:val="de-DE"/>
        </w:rPr>
        <w:t>tăng 10% so với tháng 12/2010 (K</w:t>
      </w:r>
      <w:r w:rsidRPr="00985CC8">
        <w:rPr>
          <w:spacing w:val="-8"/>
          <w:sz w:val="29"/>
          <w:szCs w:val="29"/>
          <w:lang w:val="de-DE"/>
        </w:rPr>
        <w:t>ế hoạch là 15-16%); tổng dư nợ tín dụng tăng 12% (</w:t>
      </w:r>
      <w:r w:rsidR="006C311C" w:rsidRPr="00985CC8">
        <w:rPr>
          <w:spacing w:val="-8"/>
          <w:sz w:val="29"/>
          <w:szCs w:val="29"/>
          <w:lang w:val="de-DE"/>
        </w:rPr>
        <w:t>K</w:t>
      </w:r>
      <w:r w:rsidRPr="00985CC8">
        <w:rPr>
          <w:spacing w:val="-8"/>
          <w:sz w:val="29"/>
          <w:szCs w:val="29"/>
          <w:lang w:val="de-DE"/>
        </w:rPr>
        <w:t>ế hoạch là d</w:t>
      </w:r>
      <w:r w:rsidR="005D7CEF" w:rsidRPr="00985CC8">
        <w:rPr>
          <w:spacing w:val="-8"/>
          <w:sz w:val="29"/>
          <w:szCs w:val="29"/>
          <w:lang w:val="de-DE"/>
        </w:rPr>
        <w:t>ưới</w:t>
      </w:r>
      <w:r w:rsidRPr="00985CC8">
        <w:rPr>
          <w:spacing w:val="-8"/>
          <w:sz w:val="29"/>
          <w:szCs w:val="29"/>
          <w:lang w:val="de-DE"/>
        </w:rPr>
        <w:t xml:space="preserve"> 20%)</w:t>
      </w:r>
      <w:r w:rsidR="005D7CEF" w:rsidRPr="00985CC8">
        <w:rPr>
          <w:spacing w:val="-8"/>
          <w:sz w:val="29"/>
          <w:szCs w:val="29"/>
          <w:lang w:val="de-DE"/>
        </w:rPr>
        <w:t>.</w:t>
      </w:r>
    </w:p>
    <w:p w14:paraId="4825B3EC" w14:textId="77777777" w:rsidR="00593934" w:rsidRPr="005E213E" w:rsidRDefault="00D26173" w:rsidP="00CE0B7D">
      <w:pPr>
        <w:spacing w:before="40" w:after="40" w:line="274" w:lineRule="auto"/>
        <w:ind w:firstLine="600"/>
        <w:jc w:val="both"/>
        <w:rPr>
          <w:b/>
          <w:sz w:val="29"/>
          <w:szCs w:val="29"/>
          <w:lang w:val="de-DE"/>
        </w:rPr>
      </w:pPr>
      <w:r w:rsidRPr="005E213E">
        <w:rPr>
          <w:b/>
          <w:sz w:val="29"/>
          <w:szCs w:val="29"/>
          <w:lang w:val="de-DE"/>
        </w:rPr>
        <w:t>3</w:t>
      </w:r>
      <w:r w:rsidR="00593934" w:rsidRPr="005E213E">
        <w:rPr>
          <w:b/>
          <w:sz w:val="29"/>
          <w:szCs w:val="29"/>
          <w:lang w:val="de-DE"/>
        </w:rPr>
        <w:t>. Xuất</w:t>
      </w:r>
      <w:r w:rsidR="0067798D" w:rsidRPr="005E213E">
        <w:rPr>
          <w:b/>
          <w:sz w:val="29"/>
          <w:szCs w:val="29"/>
          <w:lang w:val="de-DE"/>
        </w:rPr>
        <w:t xml:space="preserve">, nhập </w:t>
      </w:r>
      <w:r w:rsidR="00593934" w:rsidRPr="005E213E">
        <w:rPr>
          <w:b/>
          <w:sz w:val="29"/>
          <w:szCs w:val="29"/>
          <w:lang w:val="de-DE"/>
        </w:rPr>
        <w:t>khẩu hàng hóa</w:t>
      </w:r>
      <w:r w:rsidR="00B60D3D" w:rsidRPr="005E213E">
        <w:rPr>
          <w:b/>
          <w:sz w:val="29"/>
          <w:szCs w:val="29"/>
          <w:lang w:val="de-DE"/>
        </w:rPr>
        <w:t>, dịch vụ</w:t>
      </w:r>
    </w:p>
    <w:p w14:paraId="69744491" w14:textId="77777777" w:rsidR="0067798D" w:rsidRPr="005E213E" w:rsidRDefault="0067798D" w:rsidP="00CE0B7D">
      <w:pPr>
        <w:spacing w:before="40" w:after="40" w:line="274" w:lineRule="auto"/>
        <w:ind w:firstLine="600"/>
        <w:jc w:val="both"/>
        <w:rPr>
          <w:b/>
          <w:i/>
          <w:sz w:val="29"/>
          <w:szCs w:val="29"/>
          <w:lang w:val="de-DE"/>
        </w:rPr>
      </w:pPr>
      <w:r w:rsidRPr="005E213E">
        <w:rPr>
          <w:b/>
          <w:i/>
          <w:sz w:val="29"/>
          <w:szCs w:val="29"/>
          <w:lang w:val="de-DE"/>
        </w:rPr>
        <w:t>a. Xuất khẩu hàng hóa</w:t>
      </w:r>
    </w:p>
    <w:p w14:paraId="2C7754BB" w14:textId="77777777" w:rsidR="00794C06" w:rsidRDefault="00750B1C" w:rsidP="00CE0B7D">
      <w:pPr>
        <w:spacing w:before="40" w:after="40" w:line="274" w:lineRule="auto"/>
        <w:ind w:right="-2" w:firstLine="600"/>
        <w:jc w:val="both"/>
        <w:rPr>
          <w:sz w:val="29"/>
          <w:szCs w:val="29"/>
          <w:lang w:val="pt-BR"/>
        </w:rPr>
      </w:pPr>
      <w:r w:rsidRPr="00985CC8">
        <w:rPr>
          <w:sz w:val="29"/>
          <w:szCs w:val="29"/>
          <w:lang w:val="pt-BR"/>
        </w:rPr>
        <w:t xml:space="preserve">Kim ngạch hàng hóa xuất khẩu tháng </w:t>
      </w:r>
      <w:r w:rsidR="00DA7190" w:rsidRPr="00985CC8">
        <w:rPr>
          <w:sz w:val="29"/>
          <w:szCs w:val="29"/>
          <w:lang w:val="pt-BR"/>
        </w:rPr>
        <w:t>12/</w:t>
      </w:r>
      <w:r w:rsidRPr="00985CC8">
        <w:rPr>
          <w:sz w:val="29"/>
          <w:szCs w:val="29"/>
          <w:lang w:val="pt-BR"/>
        </w:rPr>
        <w:t xml:space="preserve">2011 ước tính đạt 8,9 tỷ USD, tăng 0,5% so với tháng trước và tăng 18% so với cùng kỳ năm 2010. Tính chung năm 2011, kim ngạch hàng hóa xuất khẩu </w:t>
      </w:r>
      <w:r w:rsidR="00DA7190" w:rsidRPr="00985CC8">
        <w:rPr>
          <w:sz w:val="29"/>
          <w:szCs w:val="29"/>
          <w:lang w:val="pt-BR"/>
        </w:rPr>
        <w:t xml:space="preserve">đạt </w:t>
      </w:r>
      <w:r w:rsidRPr="00985CC8">
        <w:rPr>
          <w:sz w:val="29"/>
          <w:szCs w:val="29"/>
          <w:lang w:val="pt-BR"/>
        </w:rPr>
        <w:t xml:space="preserve">96,3 tỷ USD, tăng 33,3% so với năm 2010, bao gồm: Khu vực kinh tế trong nước đạt 41,8 tỷ USD, tăng 26,1%; khu vực có vốn đầu tư nước ngoài (gồm cả dầu thô) đạt 54,5 tỷ USD, tăng 39,3%. Nếu không kể dầu thô thì kim ngạch xuất khẩu hàng hoá của khu vực có vốn đầu tư nước ngoài </w:t>
      </w:r>
      <w:r w:rsidR="00DA7190" w:rsidRPr="00985CC8">
        <w:rPr>
          <w:sz w:val="29"/>
          <w:szCs w:val="29"/>
          <w:lang w:val="pt-BR"/>
        </w:rPr>
        <w:t xml:space="preserve">năm nay </w:t>
      </w:r>
      <w:r w:rsidRPr="00985CC8">
        <w:rPr>
          <w:sz w:val="29"/>
          <w:szCs w:val="29"/>
          <w:lang w:val="pt-BR"/>
        </w:rPr>
        <w:t xml:space="preserve">đạt 47,2 tỷ USD, tăng 38,4% so với năm </w:t>
      </w:r>
      <w:r w:rsidR="00DA7190" w:rsidRPr="00985CC8">
        <w:rPr>
          <w:sz w:val="29"/>
          <w:szCs w:val="29"/>
          <w:lang w:val="pt-BR"/>
        </w:rPr>
        <w:t>trước</w:t>
      </w:r>
      <w:r w:rsidRPr="00985CC8">
        <w:rPr>
          <w:sz w:val="29"/>
          <w:szCs w:val="29"/>
          <w:lang w:val="pt-BR"/>
        </w:rPr>
        <w:t>.</w:t>
      </w:r>
    </w:p>
    <w:p w14:paraId="78FA4C8B" w14:textId="77777777" w:rsidR="00CE0B7D" w:rsidRDefault="000441F0" w:rsidP="00CE0B7D">
      <w:pPr>
        <w:spacing w:before="40" w:after="40" w:line="288" w:lineRule="auto"/>
        <w:ind w:right="-2" w:firstLine="600"/>
        <w:jc w:val="both"/>
        <w:rPr>
          <w:sz w:val="29"/>
          <w:szCs w:val="29"/>
          <w:lang w:val="pt-BR"/>
        </w:rPr>
      </w:pPr>
      <w:r w:rsidRPr="00985CC8">
        <w:rPr>
          <w:sz w:val="29"/>
          <w:szCs w:val="29"/>
          <w:lang w:val="pt-BR"/>
        </w:rPr>
        <w:t>Trong năm 2011, có 14 mặt hàng đạt kim ngạch xuất khẩu trên 2 tỷ USD</w:t>
      </w:r>
      <w:r w:rsidRPr="00985CC8">
        <w:rPr>
          <w:rStyle w:val="FootnoteReference"/>
          <w:sz w:val="29"/>
          <w:szCs w:val="29"/>
          <w:lang w:val="pt-BR"/>
        </w:rPr>
        <w:footnoteReference w:id="2"/>
      </w:r>
      <w:r w:rsidRPr="00985CC8">
        <w:rPr>
          <w:sz w:val="29"/>
          <w:szCs w:val="29"/>
          <w:lang w:val="pt-BR"/>
        </w:rPr>
        <w:t xml:space="preserve"> là: Dệt may 14 tỷ USD, tăng 25,1% so với năm 2010; dầu thô 7,2 tỷ USD, tăng 45,9%; điện thoại các loại và linh kiện 6,9 tỷ USD, tăng 197,3%; giày dép 6,5 tỷ USD, tăng 27,3%; thủy sản 6,1 tỷ USD, </w:t>
      </w:r>
      <w:r w:rsidR="00DE7DD3" w:rsidRPr="00985CC8">
        <w:rPr>
          <w:sz w:val="29"/>
          <w:szCs w:val="29"/>
          <w:lang w:val="pt-BR"/>
        </w:rPr>
        <w:t xml:space="preserve">tăng </w:t>
      </w:r>
      <w:r w:rsidRPr="00985CC8">
        <w:rPr>
          <w:sz w:val="29"/>
          <w:szCs w:val="29"/>
          <w:lang w:val="pt-BR"/>
        </w:rPr>
        <w:t>21,7%; điện tử máy tính 4,2 tỷ USD, tăng 16,9% ; máy móc thiết bị, dụng cụ phụ tùng 4,1 tỷ USD, tăng 34,5%; gỗ và sản phẩm gỗ 3,9 tỷ USD, tăng 13,7%; gạo 3,6 tỷ USD, tăng 12,2%; cao su 3,2 tỷ USD, tăng 35%; cà phê 2,7 tỷ USD, tăng 48,1%; đá quý, kim loại quý và sản phẩm gần 2,7 tỷ USD, giảm 5,2%; phương tiện vận tải và phụ tùng 2,4 tỷ USD, tăng 51,3%; xăng dầu 2,1 tỷ USD, tăng 53,6%.</w:t>
      </w:r>
    </w:p>
    <w:p w14:paraId="35575CB2" w14:textId="77777777" w:rsidR="00CE0B7D" w:rsidRDefault="00750B1C" w:rsidP="00CE0B7D">
      <w:pPr>
        <w:spacing w:before="40" w:after="40" w:line="276" w:lineRule="auto"/>
        <w:ind w:firstLine="601"/>
        <w:jc w:val="both"/>
        <w:rPr>
          <w:rStyle w:val="Strong"/>
          <w:b w:val="0"/>
          <w:bCs w:val="0"/>
          <w:sz w:val="29"/>
          <w:szCs w:val="29"/>
          <w:lang w:val="pt-BR"/>
        </w:rPr>
      </w:pPr>
      <w:r w:rsidRPr="005E213E">
        <w:rPr>
          <w:rStyle w:val="Strong"/>
          <w:b w:val="0"/>
          <w:bCs w:val="0"/>
          <w:sz w:val="29"/>
          <w:szCs w:val="29"/>
          <w:lang w:val="pt-BR"/>
        </w:rPr>
        <w:t xml:space="preserve">Kim ngạch xuất khẩu năm 2011 tăng mạnh </w:t>
      </w:r>
      <w:r w:rsidR="00DA7190" w:rsidRPr="005E213E">
        <w:rPr>
          <w:rStyle w:val="Strong"/>
          <w:b w:val="0"/>
          <w:bCs w:val="0"/>
          <w:sz w:val="29"/>
          <w:szCs w:val="29"/>
          <w:lang w:val="pt-BR"/>
        </w:rPr>
        <w:t>chủ yếu</w:t>
      </w:r>
      <w:r w:rsidRPr="005E213E">
        <w:rPr>
          <w:rStyle w:val="Strong"/>
          <w:b w:val="0"/>
          <w:bCs w:val="0"/>
          <w:sz w:val="29"/>
          <w:szCs w:val="29"/>
          <w:lang w:val="pt-BR"/>
        </w:rPr>
        <w:t xml:space="preserve"> do đơn giá </w:t>
      </w:r>
      <w:r w:rsidR="00DA7190" w:rsidRPr="005E213E">
        <w:rPr>
          <w:rStyle w:val="Strong"/>
          <w:b w:val="0"/>
          <w:bCs w:val="0"/>
          <w:sz w:val="29"/>
          <w:szCs w:val="29"/>
          <w:lang w:val="pt-BR"/>
        </w:rPr>
        <w:t xml:space="preserve">của nhiều mặt hàng </w:t>
      </w:r>
      <w:r w:rsidRPr="005E213E">
        <w:rPr>
          <w:rStyle w:val="Strong"/>
          <w:b w:val="0"/>
          <w:bCs w:val="0"/>
          <w:sz w:val="29"/>
          <w:szCs w:val="29"/>
          <w:lang w:val="pt-BR"/>
        </w:rPr>
        <w:t>trên thị trường thế giới tăng</w:t>
      </w:r>
      <w:r w:rsidR="00DA7190" w:rsidRPr="005E213E">
        <w:rPr>
          <w:rStyle w:val="Strong"/>
          <w:b w:val="0"/>
          <w:bCs w:val="0"/>
          <w:sz w:val="29"/>
          <w:szCs w:val="29"/>
          <w:lang w:val="pt-BR"/>
        </w:rPr>
        <w:t>, trong đó g</w:t>
      </w:r>
      <w:r w:rsidRPr="005E213E">
        <w:rPr>
          <w:rStyle w:val="Strong"/>
          <w:b w:val="0"/>
          <w:bCs w:val="0"/>
          <w:sz w:val="29"/>
          <w:szCs w:val="29"/>
          <w:lang w:val="pt-BR"/>
        </w:rPr>
        <w:t>iá hạt tiêu tăng 65%; giá hạt điều tăng 42%; giá cà phê tăng 44%; giá cao su tăng 29%; giá gạo tăng 9%, giá sắn và sản phẩm của sắn tăng 9%; giá than đá tăng 15,6%, giá dầu thô tăng 40,8%, giá xăng dầu tăng 36%. Nếu loại trừ yếu tố tăng giá</w:t>
      </w:r>
      <w:r w:rsidR="00DA7190" w:rsidRPr="005E213E">
        <w:rPr>
          <w:rStyle w:val="Strong"/>
          <w:b w:val="0"/>
          <w:bCs w:val="0"/>
          <w:sz w:val="29"/>
          <w:szCs w:val="29"/>
          <w:lang w:val="pt-BR"/>
        </w:rPr>
        <w:t xml:space="preserve"> thì</w:t>
      </w:r>
      <w:r w:rsidRPr="005E213E">
        <w:rPr>
          <w:rStyle w:val="Strong"/>
          <w:b w:val="0"/>
          <w:bCs w:val="0"/>
          <w:sz w:val="29"/>
          <w:szCs w:val="29"/>
          <w:lang w:val="pt-BR"/>
        </w:rPr>
        <w:t xml:space="preserve"> kim ngạch hàng hóa xuất khẩu năm 2011 tăng 11,4%</w:t>
      </w:r>
      <w:r w:rsidR="00DA7190" w:rsidRPr="005E213E">
        <w:rPr>
          <w:rStyle w:val="Strong"/>
          <w:b w:val="0"/>
          <w:bCs w:val="0"/>
          <w:sz w:val="29"/>
          <w:szCs w:val="29"/>
          <w:lang w:val="pt-BR"/>
        </w:rPr>
        <w:t xml:space="preserve"> so với năm trước</w:t>
      </w:r>
      <w:r w:rsidRPr="005E213E">
        <w:rPr>
          <w:rStyle w:val="Strong"/>
          <w:b w:val="0"/>
          <w:bCs w:val="0"/>
          <w:sz w:val="29"/>
          <w:szCs w:val="29"/>
          <w:lang w:val="pt-BR"/>
        </w:rPr>
        <w:t>.</w:t>
      </w:r>
    </w:p>
    <w:p w14:paraId="738BD73A" w14:textId="77777777" w:rsidR="00CE0B7D" w:rsidRDefault="00750B1C" w:rsidP="00CE0B7D">
      <w:pPr>
        <w:spacing w:before="40" w:after="40" w:line="276" w:lineRule="auto"/>
        <w:ind w:firstLine="601"/>
        <w:jc w:val="both"/>
        <w:rPr>
          <w:rStyle w:val="Strong"/>
          <w:b w:val="0"/>
          <w:bCs w:val="0"/>
          <w:sz w:val="29"/>
          <w:szCs w:val="29"/>
          <w:lang w:val="pt-BR"/>
        </w:rPr>
      </w:pPr>
      <w:r w:rsidRPr="005E213E">
        <w:rPr>
          <w:sz w:val="29"/>
          <w:szCs w:val="29"/>
          <w:lang w:val="pt-BR"/>
        </w:rPr>
        <w:t xml:space="preserve">Cơ cấu kim ngạch hàng hóa xuất khẩu năm nay có </w:t>
      </w:r>
      <w:r w:rsidR="001C6CE2" w:rsidRPr="005E213E">
        <w:rPr>
          <w:sz w:val="29"/>
          <w:szCs w:val="29"/>
          <w:lang w:val="pt-BR"/>
        </w:rPr>
        <w:t xml:space="preserve">một số </w:t>
      </w:r>
      <w:r w:rsidRPr="005E213E">
        <w:rPr>
          <w:sz w:val="29"/>
          <w:szCs w:val="29"/>
          <w:lang w:val="pt-BR"/>
        </w:rPr>
        <w:t xml:space="preserve">thay đổi so với năm </w:t>
      </w:r>
      <w:r w:rsidR="00DA7190" w:rsidRPr="005E213E">
        <w:rPr>
          <w:sz w:val="29"/>
          <w:szCs w:val="29"/>
          <w:lang w:val="pt-BR"/>
        </w:rPr>
        <w:t>2010</w:t>
      </w:r>
      <w:r w:rsidRPr="005E213E">
        <w:rPr>
          <w:rStyle w:val="Strong"/>
          <w:b w:val="0"/>
          <w:bCs w:val="0"/>
          <w:sz w:val="29"/>
          <w:szCs w:val="29"/>
          <w:lang w:val="pt-BR"/>
        </w:rPr>
        <w:t xml:space="preserve">: </w:t>
      </w:r>
      <w:r w:rsidR="00DA7190" w:rsidRPr="005E213E">
        <w:rPr>
          <w:rStyle w:val="Strong"/>
          <w:b w:val="0"/>
          <w:bCs w:val="0"/>
          <w:sz w:val="29"/>
          <w:szCs w:val="29"/>
          <w:lang w:val="pt-BR"/>
        </w:rPr>
        <w:t>T</w:t>
      </w:r>
      <w:r w:rsidRPr="005E213E">
        <w:rPr>
          <w:rStyle w:val="Strong"/>
          <w:b w:val="0"/>
          <w:bCs w:val="0"/>
          <w:sz w:val="29"/>
          <w:szCs w:val="29"/>
          <w:lang w:val="pt-BR"/>
        </w:rPr>
        <w:t>ỷ trọng nhóm hàng công nghiệp nặng và khoáng sản chiếm 35,2%</w:t>
      </w:r>
      <w:r w:rsidR="00DA7190" w:rsidRPr="005E213E">
        <w:rPr>
          <w:rStyle w:val="Strong"/>
          <w:b w:val="0"/>
          <w:bCs w:val="0"/>
          <w:sz w:val="29"/>
          <w:szCs w:val="29"/>
          <w:lang w:val="pt-BR"/>
        </w:rPr>
        <w:t>,</w:t>
      </w:r>
      <w:r w:rsidRPr="005E213E">
        <w:rPr>
          <w:rStyle w:val="Strong"/>
          <w:b w:val="0"/>
          <w:bCs w:val="0"/>
          <w:sz w:val="29"/>
          <w:szCs w:val="29"/>
          <w:lang w:val="pt-BR"/>
        </w:rPr>
        <w:t xml:space="preserve"> tăng 4 điểm </w:t>
      </w:r>
      <w:r w:rsidR="00DA7190" w:rsidRPr="005E213E">
        <w:rPr>
          <w:rStyle w:val="Strong"/>
          <w:b w:val="0"/>
          <w:bCs w:val="0"/>
          <w:sz w:val="29"/>
          <w:szCs w:val="29"/>
          <w:lang w:val="pt-BR"/>
        </w:rPr>
        <w:t>phần trăm</w:t>
      </w:r>
      <w:r w:rsidRPr="005E213E">
        <w:rPr>
          <w:rStyle w:val="Strong"/>
          <w:b w:val="0"/>
          <w:bCs w:val="0"/>
          <w:sz w:val="29"/>
          <w:szCs w:val="29"/>
          <w:lang w:val="pt-BR"/>
        </w:rPr>
        <w:t xml:space="preserve">, </w:t>
      </w:r>
      <w:r w:rsidR="00DA7190" w:rsidRPr="005E213E">
        <w:rPr>
          <w:rStyle w:val="Strong"/>
          <w:b w:val="0"/>
          <w:bCs w:val="0"/>
          <w:sz w:val="29"/>
          <w:szCs w:val="29"/>
          <w:lang w:val="pt-BR"/>
        </w:rPr>
        <w:t xml:space="preserve">là nhóm hàng </w:t>
      </w:r>
      <w:r w:rsidRPr="005E213E">
        <w:rPr>
          <w:rStyle w:val="Strong"/>
          <w:b w:val="0"/>
          <w:bCs w:val="0"/>
          <w:sz w:val="29"/>
          <w:szCs w:val="29"/>
          <w:lang w:val="pt-BR"/>
        </w:rPr>
        <w:t xml:space="preserve">đóng góp vào mức tăng kim ngạch </w:t>
      </w:r>
      <w:r w:rsidR="00DA7190" w:rsidRPr="005E213E">
        <w:rPr>
          <w:rStyle w:val="Strong"/>
          <w:b w:val="0"/>
          <w:bCs w:val="0"/>
          <w:sz w:val="29"/>
          <w:szCs w:val="29"/>
          <w:lang w:val="pt-BR"/>
        </w:rPr>
        <w:t>xu</w:t>
      </w:r>
      <w:r w:rsidR="00226FA6" w:rsidRPr="005E213E">
        <w:rPr>
          <w:rStyle w:val="Strong"/>
          <w:b w:val="0"/>
          <w:bCs w:val="0"/>
          <w:sz w:val="29"/>
          <w:szCs w:val="29"/>
          <w:lang w:val="pt-BR"/>
        </w:rPr>
        <w:t>ấ</w:t>
      </w:r>
      <w:r w:rsidR="00DA7190" w:rsidRPr="005E213E">
        <w:rPr>
          <w:rStyle w:val="Strong"/>
          <w:b w:val="0"/>
          <w:bCs w:val="0"/>
          <w:sz w:val="29"/>
          <w:szCs w:val="29"/>
          <w:lang w:val="pt-BR"/>
        </w:rPr>
        <w:t xml:space="preserve">t khẩu cao nhất với mức </w:t>
      </w:r>
      <w:r w:rsidRPr="005E213E">
        <w:rPr>
          <w:rStyle w:val="Strong"/>
          <w:b w:val="0"/>
          <w:bCs w:val="0"/>
          <w:sz w:val="29"/>
          <w:szCs w:val="29"/>
          <w:lang w:val="pt-BR"/>
        </w:rPr>
        <w:t>47</w:t>
      </w:r>
      <w:r w:rsidR="008B6519" w:rsidRPr="005E213E">
        <w:rPr>
          <w:rStyle w:val="Strong"/>
          <w:b w:val="0"/>
          <w:bCs w:val="0"/>
          <w:sz w:val="29"/>
          <w:szCs w:val="29"/>
          <w:lang w:val="pt-BR"/>
        </w:rPr>
        <w:t>,5</w:t>
      </w:r>
      <w:r w:rsidRPr="005E213E">
        <w:rPr>
          <w:rStyle w:val="Strong"/>
          <w:b w:val="0"/>
          <w:bCs w:val="0"/>
          <w:sz w:val="29"/>
          <w:szCs w:val="29"/>
          <w:lang w:val="pt-BR"/>
        </w:rPr>
        <w:t>%</w:t>
      </w:r>
      <w:r w:rsidR="00DA7190" w:rsidRPr="005E213E">
        <w:rPr>
          <w:rStyle w:val="Strong"/>
          <w:b w:val="0"/>
          <w:bCs w:val="0"/>
          <w:sz w:val="29"/>
          <w:szCs w:val="29"/>
          <w:lang w:val="pt-BR"/>
        </w:rPr>
        <w:t>;</w:t>
      </w:r>
      <w:r w:rsidRPr="005E213E">
        <w:rPr>
          <w:rStyle w:val="Strong"/>
          <w:b w:val="0"/>
          <w:bCs w:val="0"/>
          <w:sz w:val="29"/>
          <w:szCs w:val="29"/>
          <w:lang w:val="pt-BR"/>
        </w:rPr>
        <w:t xml:space="preserve"> nhóm </w:t>
      </w:r>
      <w:r w:rsidR="00DA7190" w:rsidRPr="005E213E">
        <w:rPr>
          <w:rStyle w:val="Strong"/>
          <w:b w:val="0"/>
          <w:bCs w:val="0"/>
          <w:sz w:val="29"/>
          <w:szCs w:val="29"/>
          <w:lang w:val="pt-BR"/>
        </w:rPr>
        <w:t xml:space="preserve">hàng </w:t>
      </w:r>
      <w:r w:rsidRPr="005E213E">
        <w:rPr>
          <w:rStyle w:val="Strong"/>
          <w:b w:val="0"/>
          <w:bCs w:val="0"/>
          <w:sz w:val="29"/>
          <w:szCs w:val="29"/>
          <w:lang w:val="pt-BR"/>
        </w:rPr>
        <w:t>công nghiệp nhẹ chiếm 40,6%</w:t>
      </w:r>
      <w:r w:rsidR="00DA7190" w:rsidRPr="005E213E">
        <w:rPr>
          <w:rStyle w:val="Strong"/>
          <w:b w:val="0"/>
          <w:bCs w:val="0"/>
          <w:sz w:val="29"/>
          <w:szCs w:val="29"/>
          <w:lang w:val="pt-BR"/>
        </w:rPr>
        <w:t xml:space="preserve">, </w:t>
      </w:r>
      <w:r w:rsidR="007F201E" w:rsidRPr="005E213E">
        <w:rPr>
          <w:rStyle w:val="Strong"/>
          <w:b w:val="0"/>
          <w:bCs w:val="0"/>
          <w:sz w:val="29"/>
          <w:szCs w:val="29"/>
          <w:lang w:val="pt-BR"/>
        </w:rPr>
        <w:t>giảm 2 điểm phần trăm</w:t>
      </w:r>
      <w:r w:rsidR="008B6519" w:rsidRPr="005E213E">
        <w:rPr>
          <w:rStyle w:val="Strong"/>
          <w:b w:val="0"/>
          <w:bCs w:val="0"/>
          <w:sz w:val="29"/>
          <w:szCs w:val="29"/>
          <w:lang w:val="pt-BR"/>
        </w:rPr>
        <w:t xml:space="preserve"> so với năm trước</w:t>
      </w:r>
      <w:r w:rsidR="00DA7190" w:rsidRPr="005E213E">
        <w:rPr>
          <w:rStyle w:val="Strong"/>
          <w:b w:val="0"/>
          <w:bCs w:val="0"/>
          <w:sz w:val="29"/>
          <w:szCs w:val="29"/>
          <w:lang w:val="pt-BR"/>
        </w:rPr>
        <w:t>; tỷ trọng n</w:t>
      </w:r>
      <w:r w:rsidRPr="005E213E">
        <w:rPr>
          <w:rStyle w:val="Strong"/>
          <w:b w:val="0"/>
          <w:bCs w:val="0"/>
          <w:sz w:val="29"/>
          <w:szCs w:val="29"/>
          <w:lang w:val="pt-BR"/>
        </w:rPr>
        <w:t>hóm hà</w:t>
      </w:r>
      <w:r w:rsidR="00DA7190" w:rsidRPr="005E213E">
        <w:rPr>
          <w:rStyle w:val="Strong"/>
          <w:b w:val="0"/>
          <w:bCs w:val="0"/>
          <w:sz w:val="29"/>
          <w:szCs w:val="29"/>
          <w:lang w:val="pt-BR"/>
        </w:rPr>
        <w:t xml:space="preserve">ng nông, lâm, thủy sản </w:t>
      </w:r>
      <w:r w:rsidR="008B6519" w:rsidRPr="005E213E">
        <w:rPr>
          <w:rStyle w:val="Strong"/>
          <w:b w:val="0"/>
          <w:bCs w:val="0"/>
          <w:sz w:val="29"/>
          <w:szCs w:val="29"/>
          <w:lang w:val="pt-BR"/>
        </w:rPr>
        <w:t>giảm nhẹ từ 22,5% năm 2010 xuống 2</w:t>
      </w:r>
      <w:r w:rsidR="001C6CE2" w:rsidRPr="005E213E">
        <w:rPr>
          <w:rStyle w:val="Strong"/>
          <w:b w:val="0"/>
          <w:bCs w:val="0"/>
          <w:sz w:val="29"/>
          <w:szCs w:val="29"/>
          <w:lang w:val="pt-BR"/>
        </w:rPr>
        <w:t>1,9%</w:t>
      </w:r>
      <w:r w:rsidR="008B6519" w:rsidRPr="005E213E">
        <w:rPr>
          <w:rStyle w:val="Strong"/>
          <w:b w:val="0"/>
          <w:bCs w:val="0"/>
          <w:sz w:val="29"/>
          <w:szCs w:val="29"/>
          <w:lang w:val="pt-BR"/>
        </w:rPr>
        <w:t xml:space="preserve"> năm 2011</w:t>
      </w:r>
      <w:r w:rsidR="001C6CE2" w:rsidRPr="005E213E">
        <w:rPr>
          <w:rStyle w:val="Strong"/>
          <w:b w:val="0"/>
          <w:bCs w:val="0"/>
          <w:sz w:val="29"/>
          <w:szCs w:val="29"/>
          <w:lang w:val="pt-BR"/>
        </w:rPr>
        <w:t xml:space="preserve">; </w:t>
      </w:r>
      <w:r w:rsidRPr="005E213E">
        <w:rPr>
          <w:rStyle w:val="Strong"/>
          <w:b w:val="0"/>
          <w:bCs w:val="0"/>
          <w:sz w:val="29"/>
          <w:szCs w:val="29"/>
          <w:lang w:val="pt-BR"/>
        </w:rPr>
        <w:t xml:space="preserve">vàng và các sản phẩm vàng chiếm 2,3%, giảm so </w:t>
      </w:r>
      <w:r w:rsidR="008B6519" w:rsidRPr="005E213E">
        <w:rPr>
          <w:rStyle w:val="Strong"/>
          <w:b w:val="0"/>
          <w:bCs w:val="0"/>
          <w:sz w:val="29"/>
          <w:szCs w:val="29"/>
          <w:lang w:val="pt-BR"/>
        </w:rPr>
        <w:t xml:space="preserve">với 3,8% </w:t>
      </w:r>
      <w:r w:rsidR="001C6CE2" w:rsidRPr="005E213E">
        <w:rPr>
          <w:rStyle w:val="Strong"/>
          <w:b w:val="0"/>
          <w:bCs w:val="0"/>
          <w:sz w:val="29"/>
          <w:szCs w:val="29"/>
          <w:lang w:val="pt-BR"/>
        </w:rPr>
        <w:t xml:space="preserve">của năm </w:t>
      </w:r>
      <w:r w:rsidRPr="005E213E">
        <w:rPr>
          <w:rStyle w:val="Strong"/>
          <w:b w:val="0"/>
          <w:bCs w:val="0"/>
          <w:sz w:val="29"/>
          <w:szCs w:val="29"/>
          <w:lang w:val="pt-BR"/>
        </w:rPr>
        <w:t>2010.</w:t>
      </w:r>
    </w:p>
    <w:p w14:paraId="56CCBF9C" w14:textId="77777777" w:rsidR="00CE0B7D" w:rsidRDefault="00750B1C" w:rsidP="00CE0B7D">
      <w:pPr>
        <w:spacing w:before="40" w:after="40" w:line="276" w:lineRule="auto"/>
        <w:ind w:firstLine="601"/>
        <w:jc w:val="both"/>
        <w:rPr>
          <w:rStyle w:val="Strong"/>
          <w:b w:val="0"/>
          <w:bCs w:val="0"/>
          <w:sz w:val="29"/>
          <w:szCs w:val="29"/>
          <w:lang w:val="pt-BR"/>
        </w:rPr>
      </w:pPr>
      <w:r w:rsidRPr="005E213E">
        <w:rPr>
          <w:rStyle w:val="Strong"/>
          <w:b w:val="0"/>
          <w:bCs w:val="0"/>
          <w:sz w:val="29"/>
          <w:szCs w:val="29"/>
          <w:lang w:val="pt-BR"/>
        </w:rPr>
        <w:t xml:space="preserve">Về thị trường hàng hóa xuất khẩu, Hoa Kỳ vẫn là thị trường có kim ngạch cao nhất </w:t>
      </w:r>
      <w:r w:rsidR="001C6CE2" w:rsidRPr="005E213E">
        <w:rPr>
          <w:rStyle w:val="Strong"/>
          <w:b w:val="0"/>
          <w:bCs w:val="0"/>
          <w:sz w:val="29"/>
          <w:szCs w:val="29"/>
          <w:lang w:val="pt-BR"/>
        </w:rPr>
        <w:t xml:space="preserve">trong năm 2011 </w:t>
      </w:r>
      <w:r w:rsidRPr="005E213E">
        <w:rPr>
          <w:rStyle w:val="Strong"/>
          <w:b w:val="0"/>
          <w:bCs w:val="0"/>
          <w:sz w:val="29"/>
          <w:szCs w:val="29"/>
          <w:lang w:val="pt-BR"/>
        </w:rPr>
        <w:t>với 16,7 tỷ USD</w:t>
      </w:r>
      <w:r w:rsidR="008A37C7" w:rsidRPr="005E213E">
        <w:rPr>
          <w:rStyle w:val="Strong"/>
          <w:b w:val="0"/>
          <w:bCs w:val="0"/>
          <w:sz w:val="29"/>
          <w:szCs w:val="29"/>
          <w:lang w:val="pt-BR"/>
        </w:rPr>
        <w:t>,</w:t>
      </w:r>
      <w:r w:rsidRPr="005E213E">
        <w:rPr>
          <w:rStyle w:val="Strong"/>
          <w:b w:val="0"/>
          <w:bCs w:val="0"/>
          <w:sz w:val="29"/>
          <w:szCs w:val="29"/>
          <w:lang w:val="pt-BR"/>
        </w:rPr>
        <w:t xml:space="preserve"> chiếm 17,4% tổng kim ngạch hàng hóa xuất khẩu của </w:t>
      </w:r>
      <w:r w:rsidR="001C6CE2" w:rsidRPr="005E213E">
        <w:rPr>
          <w:rStyle w:val="Strong"/>
          <w:b w:val="0"/>
          <w:bCs w:val="0"/>
          <w:sz w:val="29"/>
          <w:szCs w:val="29"/>
          <w:lang w:val="pt-BR"/>
        </w:rPr>
        <w:t>nước ta</w:t>
      </w:r>
      <w:r w:rsidRPr="005E213E">
        <w:rPr>
          <w:rStyle w:val="Strong"/>
          <w:b w:val="0"/>
          <w:bCs w:val="0"/>
          <w:sz w:val="29"/>
          <w:szCs w:val="29"/>
          <w:lang w:val="pt-BR"/>
        </w:rPr>
        <w:t xml:space="preserve"> </w:t>
      </w:r>
      <w:r w:rsidR="008B6519" w:rsidRPr="005E213E">
        <w:rPr>
          <w:rStyle w:val="Strong"/>
          <w:b w:val="0"/>
          <w:bCs w:val="0"/>
          <w:sz w:val="29"/>
          <w:szCs w:val="29"/>
          <w:lang w:val="pt-BR"/>
        </w:rPr>
        <w:t xml:space="preserve">và </w:t>
      </w:r>
      <w:r w:rsidRPr="005E213E">
        <w:rPr>
          <w:rStyle w:val="Strong"/>
          <w:b w:val="0"/>
          <w:bCs w:val="0"/>
          <w:sz w:val="29"/>
          <w:szCs w:val="29"/>
          <w:lang w:val="pt-BR"/>
        </w:rPr>
        <w:t>tăng 17,5% so với năm 2010</w:t>
      </w:r>
      <w:r w:rsidR="001C6CE2" w:rsidRPr="005E213E">
        <w:rPr>
          <w:rStyle w:val="Strong"/>
          <w:b w:val="0"/>
          <w:bCs w:val="0"/>
          <w:sz w:val="29"/>
          <w:szCs w:val="29"/>
          <w:lang w:val="pt-BR"/>
        </w:rPr>
        <w:t>; th</w:t>
      </w:r>
      <w:r w:rsidRPr="005E213E">
        <w:rPr>
          <w:rStyle w:val="Strong"/>
          <w:b w:val="0"/>
          <w:bCs w:val="0"/>
          <w:sz w:val="29"/>
          <w:szCs w:val="29"/>
          <w:lang w:val="pt-BR"/>
        </w:rPr>
        <w:t>ị trường EU đạt 16,5 tỷ USD, chiếm 17,2% và tăng 45,4%; thị trường ASEAN đạt 13,6 tỷ USD, chiếm 14,1% và tăng 31,5%; Nhật Bản đạt 10,6 tỷ USD, chiếm 11,1% và tăng 37,8%; Trung Quốc đạt 10,8 tỷ USD, chiếm 11,2% và tăng 47,6%.</w:t>
      </w:r>
    </w:p>
    <w:p w14:paraId="07DFA11C" w14:textId="77777777" w:rsidR="00CE0B7D" w:rsidRDefault="00750B1C" w:rsidP="00CE0B7D">
      <w:pPr>
        <w:spacing w:before="40" w:after="40" w:line="276" w:lineRule="auto"/>
        <w:ind w:firstLine="601"/>
        <w:jc w:val="both"/>
        <w:rPr>
          <w:b/>
          <w:i/>
          <w:sz w:val="29"/>
          <w:szCs w:val="29"/>
          <w:lang w:val="pt-BR"/>
        </w:rPr>
      </w:pPr>
      <w:r w:rsidRPr="005E213E">
        <w:rPr>
          <w:b/>
          <w:i/>
          <w:sz w:val="29"/>
          <w:szCs w:val="29"/>
          <w:lang w:val="pt-BR"/>
        </w:rPr>
        <w:t>b. Nhập khẩu hàng hóa</w:t>
      </w:r>
    </w:p>
    <w:p w14:paraId="2934760E" w14:textId="77777777" w:rsidR="00CE0B7D" w:rsidRDefault="00750B1C" w:rsidP="00CE0B7D">
      <w:pPr>
        <w:spacing w:before="40" w:after="40" w:line="276" w:lineRule="auto"/>
        <w:ind w:firstLine="601"/>
        <w:jc w:val="both"/>
        <w:rPr>
          <w:sz w:val="29"/>
          <w:szCs w:val="29"/>
          <w:lang w:val="pt-BR"/>
        </w:rPr>
      </w:pPr>
      <w:r w:rsidRPr="005E213E">
        <w:rPr>
          <w:sz w:val="29"/>
          <w:szCs w:val="29"/>
          <w:lang w:val="pt-BR"/>
        </w:rPr>
        <w:t xml:space="preserve">Kim ngạch hàng hóa nhập khẩu tháng </w:t>
      </w:r>
      <w:r w:rsidR="001C6CE2" w:rsidRPr="005E213E">
        <w:rPr>
          <w:sz w:val="29"/>
          <w:szCs w:val="29"/>
          <w:lang w:val="pt-BR"/>
        </w:rPr>
        <w:t>12/</w:t>
      </w:r>
      <w:r w:rsidRPr="005E213E">
        <w:rPr>
          <w:sz w:val="29"/>
          <w:szCs w:val="29"/>
          <w:lang w:val="pt-BR"/>
        </w:rPr>
        <w:t xml:space="preserve">2011 ước tính đạt 9,6 tỷ USD, tăng 1,9% so với tháng trước và tăng 8,7% so với cùng kỳ năm 2010. </w:t>
      </w:r>
      <w:r w:rsidR="001C6CE2" w:rsidRPr="005E213E">
        <w:rPr>
          <w:sz w:val="29"/>
          <w:szCs w:val="29"/>
          <w:lang w:val="pt-BR"/>
        </w:rPr>
        <w:t>K</w:t>
      </w:r>
      <w:r w:rsidRPr="005E213E">
        <w:rPr>
          <w:sz w:val="29"/>
          <w:szCs w:val="29"/>
          <w:lang w:val="pt-BR"/>
        </w:rPr>
        <w:t xml:space="preserve">im ngạch hàng hóa nhập khẩu </w:t>
      </w:r>
      <w:r w:rsidR="001C6CE2" w:rsidRPr="005E213E">
        <w:rPr>
          <w:sz w:val="29"/>
          <w:szCs w:val="29"/>
          <w:lang w:val="pt-BR"/>
        </w:rPr>
        <w:t xml:space="preserve">năm 2011 </w:t>
      </w:r>
      <w:r w:rsidRPr="005E213E">
        <w:rPr>
          <w:sz w:val="29"/>
          <w:szCs w:val="29"/>
          <w:lang w:val="pt-BR"/>
        </w:rPr>
        <w:t>đạt 105,8 tỷ USD, tăng 24,7% so với năm trước, bao gồm</w:t>
      </w:r>
      <w:r w:rsidR="001C6CE2" w:rsidRPr="005E213E">
        <w:rPr>
          <w:sz w:val="29"/>
          <w:szCs w:val="29"/>
          <w:lang w:val="pt-BR"/>
        </w:rPr>
        <w:t>:</w:t>
      </w:r>
      <w:r w:rsidRPr="005E213E">
        <w:rPr>
          <w:sz w:val="29"/>
          <w:szCs w:val="29"/>
          <w:lang w:val="pt-BR"/>
        </w:rPr>
        <w:t xml:space="preserve"> </w:t>
      </w:r>
      <w:r w:rsidR="001C6CE2" w:rsidRPr="005E213E">
        <w:rPr>
          <w:sz w:val="29"/>
          <w:szCs w:val="29"/>
          <w:lang w:val="pt-BR"/>
        </w:rPr>
        <w:t>K</w:t>
      </w:r>
      <w:r w:rsidRPr="005E213E">
        <w:rPr>
          <w:sz w:val="29"/>
          <w:szCs w:val="29"/>
          <w:lang w:val="pt-BR"/>
        </w:rPr>
        <w:t>hu vực kinh tế trong nước đạt 58 tỷ USD, tăng 21,2%; khu vực có vốn đầu tư nước ngoài đạt 47,8 tỷ USD, tăng 29,2%. Kim ngạch nhập khẩu của nhiều mặt hàng năm nay tăng so với năm trước, chủ yếu vẫn là nhóm hàng máy móc thiết bị và nguyên liệu phục vụ sản xuất trong nước, trong đó máy móc, thiết bị, dụng cụ phụ tùng đạt 15,2 tỷ USD, tăng 12%; xăng</w:t>
      </w:r>
      <w:r w:rsidR="001C6CE2" w:rsidRPr="005E213E">
        <w:rPr>
          <w:sz w:val="29"/>
          <w:szCs w:val="29"/>
          <w:lang w:val="pt-BR"/>
        </w:rPr>
        <w:t>,</w:t>
      </w:r>
      <w:r w:rsidRPr="005E213E">
        <w:rPr>
          <w:sz w:val="29"/>
          <w:szCs w:val="29"/>
          <w:lang w:val="pt-BR"/>
        </w:rPr>
        <w:t xml:space="preserve"> dầu đạt 9,9 tỷ USD, tăng 62,2%; vải đạt 6,8 tỷ USD, tăng 26,1%; chất dẻo đạt 4,7 tỷ USD, tăng 25,7%; nguyên phụ liệu dệt may, giày dép 2,9 tỷ USD, tăng 12%; hóa chất đạt 2,7 tỷ USD, tăng 25,7</w:t>
      </w:r>
      <w:r w:rsidR="008A37C7" w:rsidRPr="005E213E">
        <w:rPr>
          <w:sz w:val="29"/>
          <w:szCs w:val="29"/>
          <w:lang w:val="pt-BR"/>
        </w:rPr>
        <w:t>%</w:t>
      </w:r>
      <w:r w:rsidRPr="005E213E">
        <w:rPr>
          <w:sz w:val="29"/>
          <w:szCs w:val="29"/>
          <w:lang w:val="pt-BR"/>
        </w:rPr>
        <w:t>; sản phẩm hóa chất đạt 2,4 tỷ USD, tăng 16,3%; thức ăn gia súc và nguyên phụ liệu đạt 2,3 tỷ USD, tăng 7,2</w:t>
      </w:r>
      <w:r w:rsidR="001C6CE2" w:rsidRPr="005E213E">
        <w:rPr>
          <w:sz w:val="29"/>
          <w:szCs w:val="29"/>
          <w:lang w:val="pt-BR"/>
        </w:rPr>
        <w:t>%</w:t>
      </w:r>
      <w:r w:rsidRPr="005E213E">
        <w:rPr>
          <w:sz w:val="29"/>
          <w:szCs w:val="29"/>
          <w:lang w:val="pt-BR"/>
        </w:rPr>
        <w:t>.</w:t>
      </w:r>
    </w:p>
    <w:p w14:paraId="5CA1CA7B" w14:textId="77777777" w:rsidR="00CE0B7D" w:rsidRDefault="000D1B6E" w:rsidP="00CE0B7D">
      <w:pPr>
        <w:spacing w:before="40" w:after="40" w:line="276" w:lineRule="auto"/>
        <w:ind w:firstLine="601"/>
        <w:jc w:val="both"/>
        <w:rPr>
          <w:rStyle w:val="Strong"/>
          <w:rFonts w:eastAsia="Batang"/>
          <w:b w:val="0"/>
          <w:sz w:val="29"/>
          <w:szCs w:val="29"/>
          <w:lang w:val="pt-BR"/>
        </w:rPr>
      </w:pPr>
      <w:r w:rsidRPr="005E213E">
        <w:rPr>
          <w:rStyle w:val="Strong"/>
          <w:b w:val="0"/>
          <w:bCs w:val="0"/>
          <w:sz w:val="29"/>
          <w:szCs w:val="29"/>
          <w:lang w:val="pt-BR"/>
        </w:rPr>
        <w:t>Đ</w:t>
      </w:r>
      <w:r w:rsidR="00750B1C" w:rsidRPr="005E213E">
        <w:rPr>
          <w:rStyle w:val="Strong"/>
          <w:b w:val="0"/>
          <w:bCs w:val="0"/>
          <w:sz w:val="29"/>
          <w:szCs w:val="29"/>
          <w:lang w:val="pt-BR"/>
        </w:rPr>
        <w:t xml:space="preserve">ơn giá </w:t>
      </w:r>
      <w:r w:rsidR="001C6CE2" w:rsidRPr="005E213E">
        <w:rPr>
          <w:rStyle w:val="Strong"/>
          <w:b w:val="0"/>
          <w:bCs w:val="0"/>
          <w:sz w:val="29"/>
          <w:szCs w:val="29"/>
          <w:lang w:val="pt-BR"/>
        </w:rPr>
        <w:t>nhiều</w:t>
      </w:r>
      <w:r w:rsidR="00750B1C" w:rsidRPr="005E213E">
        <w:rPr>
          <w:rStyle w:val="Strong"/>
          <w:b w:val="0"/>
          <w:bCs w:val="0"/>
          <w:sz w:val="29"/>
          <w:szCs w:val="29"/>
          <w:lang w:val="pt-BR"/>
        </w:rPr>
        <w:t xml:space="preserve"> mặt hàng trên thị trường thế giới tăng </w:t>
      </w:r>
      <w:r w:rsidR="001C6CE2" w:rsidRPr="005E213E">
        <w:rPr>
          <w:rStyle w:val="Strong"/>
          <w:b w:val="0"/>
          <w:bCs w:val="0"/>
          <w:sz w:val="29"/>
          <w:szCs w:val="29"/>
          <w:lang w:val="pt-BR"/>
        </w:rPr>
        <w:t xml:space="preserve">cao </w:t>
      </w:r>
      <w:r w:rsidR="00750B1C" w:rsidRPr="005E213E">
        <w:rPr>
          <w:rStyle w:val="Strong"/>
          <w:b w:val="0"/>
          <w:bCs w:val="0"/>
          <w:sz w:val="29"/>
          <w:szCs w:val="29"/>
          <w:lang w:val="pt-BR"/>
        </w:rPr>
        <w:t xml:space="preserve">là một trong những nguyên nhân chủ yếu làm tăng kim ngạch hàng hóa nhập khẩu năm nay, trong đó </w:t>
      </w:r>
      <w:r w:rsidR="001C6CE2" w:rsidRPr="005E213E">
        <w:rPr>
          <w:rStyle w:val="Strong"/>
          <w:rFonts w:eastAsia="Batang"/>
          <w:b w:val="0"/>
          <w:sz w:val="29"/>
          <w:szCs w:val="29"/>
          <w:lang w:val="pt-BR"/>
        </w:rPr>
        <w:t xml:space="preserve">giá bông tăng 72%; </w:t>
      </w:r>
      <w:r w:rsidR="00750B1C" w:rsidRPr="005E213E">
        <w:rPr>
          <w:rStyle w:val="Strong"/>
          <w:b w:val="0"/>
          <w:bCs w:val="0"/>
          <w:sz w:val="29"/>
          <w:szCs w:val="29"/>
          <w:lang w:val="pt-BR"/>
        </w:rPr>
        <w:t xml:space="preserve">giá </w:t>
      </w:r>
      <w:bookmarkStart w:id="0" w:name="OLE_LINK1"/>
      <w:r w:rsidR="00750B1C" w:rsidRPr="005E213E">
        <w:rPr>
          <w:rStyle w:val="Strong"/>
          <w:rFonts w:eastAsia="Batang"/>
          <w:b w:val="0"/>
          <w:sz w:val="29"/>
          <w:szCs w:val="29"/>
          <w:lang w:val="pt-BR"/>
        </w:rPr>
        <w:t>xăng</w:t>
      </w:r>
      <w:r w:rsidR="001C6CE2" w:rsidRPr="005E213E">
        <w:rPr>
          <w:rStyle w:val="Strong"/>
          <w:rFonts w:eastAsia="Batang"/>
          <w:b w:val="0"/>
          <w:sz w:val="29"/>
          <w:szCs w:val="29"/>
          <w:lang w:val="pt-BR"/>
        </w:rPr>
        <w:t>,</w:t>
      </w:r>
      <w:r w:rsidR="00750B1C" w:rsidRPr="005E213E">
        <w:rPr>
          <w:rStyle w:val="Strong"/>
          <w:rFonts w:eastAsia="Batang"/>
          <w:b w:val="0"/>
          <w:sz w:val="29"/>
          <w:szCs w:val="29"/>
          <w:lang w:val="pt-BR"/>
        </w:rPr>
        <w:t xml:space="preserve"> dầu tăng 46%; </w:t>
      </w:r>
      <w:r w:rsidR="001C6CE2" w:rsidRPr="005E213E">
        <w:rPr>
          <w:rStyle w:val="Strong"/>
          <w:rFonts w:eastAsia="Batang"/>
          <w:b w:val="0"/>
          <w:sz w:val="29"/>
          <w:szCs w:val="29"/>
          <w:lang w:val="pt-BR"/>
        </w:rPr>
        <w:t xml:space="preserve">giá cao su tăng 22%; </w:t>
      </w:r>
      <w:r w:rsidR="00750B1C" w:rsidRPr="005E213E">
        <w:rPr>
          <w:rStyle w:val="Strong"/>
          <w:rFonts w:eastAsia="Batang"/>
          <w:b w:val="0"/>
          <w:sz w:val="29"/>
          <w:szCs w:val="29"/>
          <w:lang w:val="pt-BR"/>
        </w:rPr>
        <w:t>giá</w:t>
      </w:r>
      <w:r w:rsidR="00750B1C" w:rsidRPr="005E213E">
        <w:rPr>
          <w:b/>
          <w:sz w:val="29"/>
          <w:szCs w:val="29"/>
          <w:lang w:val="pt-BR"/>
        </w:rPr>
        <w:t xml:space="preserve"> </w:t>
      </w:r>
      <w:r w:rsidR="00750B1C" w:rsidRPr="005E213E">
        <w:rPr>
          <w:rStyle w:val="Strong"/>
          <w:rFonts w:eastAsia="Batang"/>
          <w:b w:val="0"/>
          <w:sz w:val="29"/>
          <w:szCs w:val="29"/>
          <w:lang w:val="pt-BR"/>
        </w:rPr>
        <w:t>khí đốt hoá lỏng tăng 18%</w:t>
      </w:r>
      <w:r w:rsidR="001C6CE2" w:rsidRPr="005E213E">
        <w:rPr>
          <w:rStyle w:val="Strong"/>
          <w:rFonts w:eastAsia="Batang"/>
          <w:b w:val="0"/>
          <w:sz w:val="29"/>
          <w:szCs w:val="29"/>
          <w:lang w:val="pt-BR"/>
        </w:rPr>
        <w:t>.</w:t>
      </w:r>
      <w:r w:rsidR="00750B1C" w:rsidRPr="005E213E">
        <w:rPr>
          <w:rStyle w:val="Strong"/>
          <w:rFonts w:eastAsia="Batang"/>
          <w:b w:val="0"/>
          <w:sz w:val="29"/>
          <w:szCs w:val="29"/>
          <w:lang w:val="pt-BR"/>
        </w:rPr>
        <w:t xml:space="preserve"> Nếu loại trừ yếu tố giá, kim ngạch hàng hóa nhập khẩu </w:t>
      </w:r>
      <w:r w:rsidR="001C6CE2" w:rsidRPr="005E213E">
        <w:rPr>
          <w:rStyle w:val="Strong"/>
          <w:rFonts w:eastAsia="Batang"/>
          <w:b w:val="0"/>
          <w:sz w:val="29"/>
          <w:szCs w:val="29"/>
          <w:lang w:val="pt-BR"/>
        </w:rPr>
        <w:t xml:space="preserve">năm 2011 chỉ </w:t>
      </w:r>
      <w:r w:rsidR="00750B1C" w:rsidRPr="005E213E">
        <w:rPr>
          <w:rStyle w:val="Strong"/>
          <w:rFonts w:eastAsia="Batang"/>
          <w:b w:val="0"/>
          <w:sz w:val="29"/>
          <w:szCs w:val="29"/>
          <w:lang w:val="pt-BR"/>
        </w:rPr>
        <w:t>tăng 3,8%</w:t>
      </w:r>
      <w:r w:rsidR="001C6CE2" w:rsidRPr="005E213E">
        <w:rPr>
          <w:rStyle w:val="Strong"/>
          <w:rFonts w:eastAsia="Batang"/>
          <w:b w:val="0"/>
          <w:sz w:val="29"/>
          <w:szCs w:val="29"/>
          <w:lang w:val="pt-BR"/>
        </w:rPr>
        <w:t xml:space="preserve"> so với năm 2010</w:t>
      </w:r>
      <w:r w:rsidR="00750B1C" w:rsidRPr="005E213E">
        <w:rPr>
          <w:rStyle w:val="Strong"/>
          <w:rFonts w:eastAsia="Batang"/>
          <w:b w:val="0"/>
          <w:sz w:val="29"/>
          <w:szCs w:val="29"/>
          <w:lang w:val="pt-BR"/>
        </w:rPr>
        <w:t>.</w:t>
      </w:r>
    </w:p>
    <w:p w14:paraId="45E1B0E4" w14:textId="77777777" w:rsidR="00CE0B7D" w:rsidRDefault="00750B1C" w:rsidP="00CE0B7D">
      <w:pPr>
        <w:spacing w:before="40" w:after="40" w:line="276" w:lineRule="auto"/>
        <w:ind w:firstLine="601"/>
        <w:jc w:val="both"/>
        <w:rPr>
          <w:sz w:val="29"/>
          <w:szCs w:val="29"/>
          <w:lang w:val="pt-BR"/>
        </w:rPr>
      </w:pPr>
      <w:r w:rsidRPr="005E213E">
        <w:rPr>
          <w:sz w:val="29"/>
          <w:szCs w:val="29"/>
          <w:lang w:val="pt-BR"/>
        </w:rPr>
        <w:t>Cơ cấu kim ngạch hàng hóa nhập khẩu năm nay không có sự thay đổi lớn so với năm trước, trong đó nhóm tư liệu sản xuất vẫn chiếm tỷ trọng cao nhất với 90,6%, tăng 0,6 điểm phần trăm so với năm 2010; nhóm hàng vật phẩm tiêu dùng giảm từ 8,8% năm 2010 xuống còn 7,6%; nhóm vàng và các sản phẩm vàng tăng từ 1,2% lên 1,8%.</w:t>
      </w:r>
    </w:p>
    <w:p w14:paraId="7E4BFD5B" w14:textId="77777777" w:rsidR="00CE0B7D" w:rsidRDefault="00750B1C" w:rsidP="00CE0B7D">
      <w:pPr>
        <w:spacing w:before="40" w:after="40" w:line="276" w:lineRule="auto"/>
        <w:ind w:firstLine="601"/>
        <w:jc w:val="both"/>
        <w:rPr>
          <w:rStyle w:val="Strong"/>
          <w:rFonts w:eastAsia="Batang"/>
          <w:b w:val="0"/>
          <w:sz w:val="29"/>
          <w:szCs w:val="29"/>
          <w:lang w:val="pt-BR"/>
        </w:rPr>
      </w:pPr>
      <w:r w:rsidRPr="005E213E">
        <w:rPr>
          <w:rStyle w:val="Strong"/>
          <w:rFonts w:eastAsia="Batang"/>
          <w:b w:val="0"/>
          <w:sz w:val="29"/>
          <w:szCs w:val="29"/>
          <w:lang w:val="pt-BR"/>
        </w:rPr>
        <w:t>Về thị trường hàng hóa nhập khẩu,</w:t>
      </w:r>
      <w:r w:rsidR="001C6CE2" w:rsidRPr="005E213E">
        <w:rPr>
          <w:rStyle w:val="Strong"/>
          <w:rFonts w:eastAsia="Batang"/>
          <w:b w:val="0"/>
          <w:sz w:val="29"/>
          <w:szCs w:val="29"/>
          <w:lang w:val="pt-BR"/>
        </w:rPr>
        <w:t xml:space="preserve"> </w:t>
      </w:r>
      <w:r w:rsidRPr="005E213E">
        <w:rPr>
          <w:rStyle w:val="Strong"/>
          <w:rFonts w:eastAsia="Batang"/>
          <w:b w:val="0"/>
          <w:sz w:val="29"/>
          <w:szCs w:val="29"/>
          <w:lang w:val="pt-BR"/>
        </w:rPr>
        <w:t xml:space="preserve">Trung Quốc </w:t>
      </w:r>
      <w:r w:rsidR="001C6CE2" w:rsidRPr="005E213E">
        <w:rPr>
          <w:rStyle w:val="Strong"/>
          <w:rFonts w:eastAsia="Batang"/>
          <w:b w:val="0"/>
          <w:sz w:val="29"/>
          <w:szCs w:val="29"/>
          <w:lang w:val="pt-BR"/>
        </w:rPr>
        <w:t>tiếp tục</w:t>
      </w:r>
      <w:r w:rsidRPr="005E213E">
        <w:rPr>
          <w:rStyle w:val="Strong"/>
          <w:rFonts w:eastAsia="Batang"/>
          <w:b w:val="0"/>
          <w:sz w:val="29"/>
          <w:szCs w:val="29"/>
          <w:lang w:val="pt-BR"/>
        </w:rPr>
        <w:t xml:space="preserve"> là thị trường lớn nhất của nước ta với kim ngạch đạt 24,6 tỷ USD, tăng 22,7% so vớ</w:t>
      </w:r>
      <w:r w:rsidR="001C6CE2" w:rsidRPr="005E213E">
        <w:rPr>
          <w:rStyle w:val="Strong"/>
          <w:rFonts w:eastAsia="Batang"/>
          <w:b w:val="0"/>
          <w:sz w:val="29"/>
          <w:szCs w:val="29"/>
          <w:lang w:val="pt-BR"/>
        </w:rPr>
        <w:t>i năm 2010; t</w:t>
      </w:r>
      <w:r w:rsidRPr="005E213E">
        <w:rPr>
          <w:rStyle w:val="Strong"/>
          <w:rFonts w:eastAsia="Batang"/>
          <w:b w:val="0"/>
          <w:sz w:val="29"/>
          <w:szCs w:val="29"/>
          <w:lang w:val="pt-BR"/>
        </w:rPr>
        <w:t>iếp đến là thị trường ASEAN đạt 20,9 tỷ USD, tăng 27,7%; Hàn Quốc đạt 13 tỷ USD, tăng 33,6%; Nhật Bản đạt 10,2 tỷ USD, tăng 13%; EU đạt 7,5 tỷ USD, tăng 18%; Hoa kỳ 4,3 tỷ USD, tăng 14,5%.</w:t>
      </w:r>
    </w:p>
    <w:p w14:paraId="444386CB" w14:textId="77777777" w:rsidR="00CE0B7D" w:rsidRDefault="00750B1C" w:rsidP="00CE0B7D">
      <w:pPr>
        <w:spacing w:before="40" w:after="40" w:line="276" w:lineRule="auto"/>
        <w:ind w:firstLine="601"/>
        <w:jc w:val="both"/>
        <w:rPr>
          <w:rStyle w:val="Strong"/>
          <w:b w:val="0"/>
          <w:bCs w:val="0"/>
          <w:sz w:val="29"/>
          <w:szCs w:val="29"/>
          <w:lang w:val="pt-BR"/>
        </w:rPr>
      </w:pPr>
      <w:r w:rsidRPr="005E213E">
        <w:rPr>
          <w:rStyle w:val="Strong"/>
          <w:b w:val="0"/>
          <w:bCs w:val="0"/>
          <w:sz w:val="29"/>
          <w:szCs w:val="29"/>
          <w:lang w:val="pt-BR"/>
        </w:rPr>
        <w:t>Tốc độ tăng cao của kim ngạch hàng hóa xuất, nhập khẩu năm nay có phần đóng góp khá lớn của khu vực có vốn đầu tư nước ngoài với mức tăng xuất khẩu là 39,3%</w:t>
      </w:r>
      <w:r w:rsidR="001C6CE2" w:rsidRPr="005E213E">
        <w:rPr>
          <w:rStyle w:val="Strong"/>
          <w:b w:val="0"/>
          <w:bCs w:val="0"/>
          <w:sz w:val="29"/>
          <w:szCs w:val="29"/>
          <w:lang w:val="pt-BR"/>
        </w:rPr>
        <w:t xml:space="preserve"> và </w:t>
      </w:r>
      <w:r w:rsidRPr="005E213E">
        <w:rPr>
          <w:rStyle w:val="Strong"/>
          <w:b w:val="0"/>
          <w:bCs w:val="0"/>
          <w:sz w:val="29"/>
          <w:szCs w:val="29"/>
          <w:lang w:val="pt-BR"/>
        </w:rPr>
        <w:t xml:space="preserve">mức tăng nhập khẩu </w:t>
      </w:r>
      <w:r w:rsidR="001C6CE2" w:rsidRPr="005E213E">
        <w:rPr>
          <w:rStyle w:val="Strong"/>
          <w:b w:val="0"/>
          <w:bCs w:val="0"/>
          <w:sz w:val="29"/>
          <w:szCs w:val="29"/>
          <w:lang w:val="pt-BR"/>
        </w:rPr>
        <w:t xml:space="preserve">là </w:t>
      </w:r>
      <w:r w:rsidRPr="005E213E">
        <w:rPr>
          <w:rStyle w:val="Strong"/>
          <w:b w:val="0"/>
          <w:bCs w:val="0"/>
          <w:sz w:val="29"/>
          <w:szCs w:val="29"/>
          <w:lang w:val="pt-BR"/>
        </w:rPr>
        <w:t xml:space="preserve">29,2%. </w:t>
      </w:r>
      <w:r w:rsidR="00587643" w:rsidRPr="005E213E">
        <w:rPr>
          <w:rStyle w:val="Strong"/>
          <w:b w:val="0"/>
          <w:bCs w:val="0"/>
          <w:sz w:val="29"/>
          <w:szCs w:val="29"/>
          <w:lang w:val="pt-BR"/>
        </w:rPr>
        <w:t>Kim ngạch x</w:t>
      </w:r>
      <w:r w:rsidRPr="005E213E">
        <w:rPr>
          <w:rStyle w:val="Strong"/>
          <w:b w:val="0"/>
          <w:bCs w:val="0"/>
          <w:sz w:val="29"/>
          <w:szCs w:val="29"/>
          <w:lang w:val="pt-BR"/>
        </w:rPr>
        <w:t xml:space="preserve">uất khẩu </w:t>
      </w:r>
      <w:r w:rsidR="00587643" w:rsidRPr="005E213E">
        <w:rPr>
          <w:rStyle w:val="Strong"/>
          <w:b w:val="0"/>
          <w:bCs w:val="0"/>
          <w:sz w:val="29"/>
          <w:szCs w:val="29"/>
          <w:lang w:val="pt-BR"/>
        </w:rPr>
        <w:t xml:space="preserve">của </w:t>
      </w:r>
      <w:r w:rsidRPr="005E213E">
        <w:rPr>
          <w:rStyle w:val="Strong"/>
          <w:b w:val="0"/>
          <w:bCs w:val="0"/>
          <w:sz w:val="29"/>
          <w:szCs w:val="29"/>
          <w:lang w:val="pt-BR"/>
        </w:rPr>
        <w:t>khu vực này (kể cả dầu thô) chiếm 56,6% tổng kim ngạch</w:t>
      </w:r>
      <w:r w:rsidR="00587643" w:rsidRPr="005E213E">
        <w:rPr>
          <w:rStyle w:val="Strong"/>
          <w:b w:val="0"/>
          <w:bCs w:val="0"/>
          <w:sz w:val="29"/>
          <w:szCs w:val="29"/>
          <w:lang w:val="pt-BR"/>
        </w:rPr>
        <w:t xml:space="preserve"> xuất khẩu</w:t>
      </w:r>
      <w:r w:rsidR="00CB1AA1" w:rsidRPr="005E213E">
        <w:rPr>
          <w:rStyle w:val="Strong"/>
          <w:b w:val="0"/>
          <w:bCs w:val="0"/>
          <w:sz w:val="29"/>
          <w:szCs w:val="29"/>
          <w:lang w:val="pt-BR"/>
        </w:rPr>
        <w:t>, trong đó một số mặt hàng xuất khẩu chiếm tỷ trọng lớn trong kim ngạch xuất khẩu các mặt hàng tương ứng của cả nước là: Dệt may chiếm 60,5%; giầy dép chiếm 76,3%; điện tử máy tính chiếm 96,4%; dây điện và cáp điện chiếm 90,4%; máy móc thiết bị phụ tùng chiếm 89,7% và sản phẩm chất dẻo chiếm 67,3%. K</w:t>
      </w:r>
      <w:r w:rsidRPr="005E213E">
        <w:rPr>
          <w:rStyle w:val="Strong"/>
          <w:b w:val="0"/>
          <w:bCs w:val="0"/>
          <w:sz w:val="29"/>
          <w:szCs w:val="29"/>
          <w:lang w:val="pt-BR"/>
        </w:rPr>
        <w:t>im ngạch nhập khẩu</w:t>
      </w:r>
      <w:r w:rsidR="00587643" w:rsidRPr="005E213E">
        <w:rPr>
          <w:rStyle w:val="Strong"/>
          <w:b w:val="0"/>
          <w:bCs w:val="0"/>
          <w:sz w:val="29"/>
          <w:szCs w:val="29"/>
          <w:lang w:val="pt-BR"/>
        </w:rPr>
        <w:t xml:space="preserve"> </w:t>
      </w:r>
      <w:r w:rsidR="00F83381" w:rsidRPr="005E213E">
        <w:rPr>
          <w:rStyle w:val="Strong"/>
          <w:b w:val="0"/>
          <w:bCs w:val="0"/>
          <w:sz w:val="29"/>
          <w:szCs w:val="29"/>
          <w:lang w:val="pt-BR"/>
        </w:rPr>
        <w:t xml:space="preserve">của khu vực có vốn đầu tư nước ngoài </w:t>
      </w:r>
      <w:r w:rsidR="00587643" w:rsidRPr="005E213E">
        <w:rPr>
          <w:rStyle w:val="Strong"/>
          <w:b w:val="0"/>
          <w:bCs w:val="0"/>
          <w:sz w:val="29"/>
          <w:szCs w:val="29"/>
          <w:lang w:val="pt-BR"/>
        </w:rPr>
        <w:t>chiếm 45,2%</w:t>
      </w:r>
      <w:r w:rsidR="00F83381" w:rsidRPr="005E213E">
        <w:rPr>
          <w:rStyle w:val="Strong"/>
          <w:b w:val="0"/>
          <w:bCs w:val="0"/>
          <w:sz w:val="29"/>
          <w:szCs w:val="29"/>
          <w:lang w:val="pt-BR"/>
        </w:rPr>
        <w:t xml:space="preserve"> tổng kim ngạch nhập khẩu, trong đó m</w:t>
      </w:r>
      <w:r w:rsidRPr="005E213E">
        <w:rPr>
          <w:rStyle w:val="Strong"/>
          <w:b w:val="0"/>
          <w:bCs w:val="0"/>
          <w:sz w:val="29"/>
          <w:szCs w:val="29"/>
          <w:lang w:val="pt-BR"/>
        </w:rPr>
        <w:t xml:space="preserve">ột số mặt hàng </w:t>
      </w:r>
      <w:r w:rsidR="00587643" w:rsidRPr="005E213E">
        <w:rPr>
          <w:rStyle w:val="Strong"/>
          <w:b w:val="0"/>
          <w:bCs w:val="0"/>
          <w:sz w:val="29"/>
          <w:szCs w:val="29"/>
          <w:lang w:val="pt-BR"/>
        </w:rPr>
        <w:t xml:space="preserve">nhập khẩu chiếm tỷ trọng cao trong tổng kim ngạch </w:t>
      </w:r>
      <w:r w:rsidRPr="005E213E">
        <w:rPr>
          <w:rStyle w:val="Strong"/>
          <w:b w:val="0"/>
          <w:bCs w:val="0"/>
          <w:sz w:val="29"/>
          <w:szCs w:val="29"/>
          <w:lang w:val="pt-BR"/>
        </w:rPr>
        <w:t xml:space="preserve">nhập khẩu </w:t>
      </w:r>
      <w:r w:rsidR="00587643" w:rsidRPr="005E213E">
        <w:rPr>
          <w:rStyle w:val="Strong"/>
          <w:b w:val="0"/>
          <w:bCs w:val="0"/>
          <w:sz w:val="29"/>
          <w:szCs w:val="29"/>
          <w:lang w:val="pt-BR"/>
        </w:rPr>
        <w:t xml:space="preserve">các mặt hàng ương ứng </w:t>
      </w:r>
      <w:r w:rsidR="00F83381" w:rsidRPr="005E213E">
        <w:rPr>
          <w:rStyle w:val="Strong"/>
          <w:b w:val="0"/>
          <w:bCs w:val="0"/>
          <w:sz w:val="29"/>
          <w:szCs w:val="29"/>
          <w:lang w:val="pt-BR"/>
        </w:rPr>
        <w:t xml:space="preserve">của cả nước </w:t>
      </w:r>
      <w:r w:rsidRPr="005E213E">
        <w:rPr>
          <w:rStyle w:val="Strong"/>
          <w:b w:val="0"/>
          <w:bCs w:val="0"/>
          <w:sz w:val="29"/>
          <w:szCs w:val="29"/>
          <w:lang w:val="pt-BR"/>
        </w:rPr>
        <w:t>là: Điện tử, máy tính và linh kiện chiếm 79,5%, dây điện và cáp điện chiếm 74%, sản phẩm từ chất dẻo chiếm 71,7%, bông chiếm 70,1% và cao su chiếm 61%.</w:t>
      </w:r>
      <w:bookmarkEnd w:id="0"/>
    </w:p>
    <w:p w14:paraId="6D96E19A" w14:textId="77777777" w:rsidR="00750B1C" w:rsidRPr="005E213E" w:rsidRDefault="00750B1C" w:rsidP="00CE0B7D">
      <w:pPr>
        <w:spacing w:before="40" w:after="40" w:line="276" w:lineRule="auto"/>
        <w:ind w:firstLine="601"/>
        <w:jc w:val="both"/>
        <w:rPr>
          <w:rStyle w:val="Strong"/>
          <w:b w:val="0"/>
          <w:bCs w:val="0"/>
          <w:sz w:val="28"/>
          <w:szCs w:val="28"/>
          <w:lang w:val="pt-BR"/>
        </w:rPr>
      </w:pPr>
      <w:r w:rsidRPr="005E213E">
        <w:rPr>
          <w:rStyle w:val="Strong"/>
          <w:b w:val="0"/>
          <w:bCs w:val="0"/>
          <w:sz w:val="29"/>
          <w:szCs w:val="29"/>
          <w:lang w:val="pt-BR"/>
        </w:rPr>
        <w:t xml:space="preserve">Nhập siêu hàng hóa năm 2011 ước tính 9,5 tỷ USD, bằng 9,9% tổng kim ngạch hàng hóa xuất khẩu. </w:t>
      </w:r>
      <w:r w:rsidR="00587643" w:rsidRPr="005E213E">
        <w:rPr>
          <w:rStyle w:val="Strong"/>
          <w:b w:val="0"/>
          <w:bCs w:val="0"/>
          <w:sz w:val="29"/>
          <w:szCs w:val="29"/>
          <w:lang w:val="pt-BR"/>
        </w:rPr>
        <w:t>Mức nhập siêu của n</w:t>
      </w:r>
      <w:r w:rsidRPr="005E213E">
        <w:rPr>
          <w:rStyle w:val="Strong"/>
          <w:b w:val="0"/>
          <w:bCs w:val="0"/>
          <w:sz w:val="29"/>
          <w:szCs w:val="29"/>
          <w:lang w:val="pt-BR"/>
        </w:rPr>
        <w:t xml:space="preserve">ăm 2011 là mức </w:t>
      </w:r>
      <w:r w:rsidR="00587643" w:rsidRPr="005E213E">
        <w:rPr>
          <w:rStyle w:val="Strong"/>
          <w:b w:val="0"/>
          <w:bCs w:val="0"/>
          <w:sz w:val="29"/>
          <w:szCs w:val="29"/>
          <w:lang w:val="pt-BR"/>
        </w:rPr>
        <w:t>thấp</w:t>
      </w:r>
      <w:r w:rsidRPr="005E213E">
        <w:rPr>
          <w:rStyle w:val="Strong"/>
          <w:b w:val="0"/>
          <w:bCs w:val="0"/>
          <w:color w:val="FF0000"/>
          <w:sz w:val="29"/>
          <w:szCs w:val="29"/>
          <w:lang w:val="pt-BR"/>
        </w:rPr>
        <w:t xml:space="preserve"> </w:t>
      </w:r>
      <w:r w:rsidRPr="005E213E">
        <w:rPr>
          <w:rStyle w:val="Strong"/>
          <w:b w:val="0"/>
          <w:bCs w:val="0"/>
          <w:sz w:val="29"/>
          <w:szCs w:val="29"/>
          <w:lang w:val="pt-BR"/>
        </w:rPr>
        <w:t xml:space="preserve">nhất trong vòng 5 năm qua và là năm có tỷ lệ nhập siêu </w:t>
      </w:r>
      <w:r w:rsidR="008A37C7" w:rsidRPr="005E213E">
        <w:rPr>
          <w:rStyle w:val="Strong"/>
          <w:b w:val="0"/>
          <w:bCs w:val="0"/>
          <w:sz w:val="29"/>
          <w:szCs w:val="29"/>
          <w:lang w:val="pt-BR"/>
        </w:rPr>
        <w:t xml:space="preserve">so với kim ngạch xuất khẩu </w:t>
      </w:r>
      <w:r w:rsidRPr="005E213E">
        <w:rPr>
          <w:rStyle w:val="Strong"/>
          <w:b w:val="0"/>
          <w:bCs w:val="0"/>
          <w:sz w:val="29"/>
          <w:szCs w:val="29"/>
          <w:lang w:val="pt-BR"/>
        </w:rPr>
        <w:t>thấp nhất kể</w:t>
      </w:r>
      <w:r w:rsidRPr="005E213E">
        <w:rPr>
          <w:rStyle w:val="Strong"/>
          <w:bCs w:val="0"/>
          <w:sz w:val="29"/>
          <w:szCs w:val="29"/>
          <w:lang w:val="pt-BR"/>
        </w:rPr>
        <w:t xml:space="preserve"> </w:t>
      </w:r>
      <w:r w:rsidRPr="005E213E">
        <w:rPr>
          <w:rStyle w:val="Strong"/>
          <w:b w:val="0"/>
          <w:bCs w:val="0"/>
          <w:sz w:val="29"/>
          <w:szCs w:val="29"/>
          <w:lang w:val="pt-BR"/>
        </w:rPr>
        <w:t>từ năm 2002.</w:t>
      </w:r>
    </w:p>
    <w:p w14:paraId="5059B234" w14:textId="77777777" w:rsidR="00B635C9" w:rsidRPr="00BE56C8" w:rsidRDefault="00B635C9" w:rsidP="00AE1980">
      <w:pPr>
        <w:spacing w:before="40" w:after="40" w:line="271" w:lineRule="auto"/>
        <w:ind w:firstLine="601"/>
        <w:jc w:val="both"/>
        <w:rPr>
          <w:rFonts w:ascii="Arial" w:hAnsi="Arial" w:cs="Arial"/>
          <w:b/>
          <w:spacing w:val="-2"/>
          <w:lang w:val="de-DE"/>
        </w:rPr>
      </w:pPr>
      <w:r>
        <w:rPr>
          <w:b/>
          <w:spacing w:val="-2"/>
          <w:sz w:val="28"/>
          <w:szCs w:val="28"/>
          <w:lang w:val="de-DE"/>
        </w:rPr>
        <w:t xml:space="preserve">                     </w:t>
      </w:r>
      <w:r w:rsidR="00BE56C8">
        <w:rPr>
          <w:b/>
          <w:spacing w:val="-2"/>
          <w:sz w:val="28"/>
          <w:szCs w:val="28"/>
          <w:lang w:val="de-DE"/>
        </w:rPr>
        <w:t xml:space="preserve">  </w:t>
      </w:r>
      <w:r>
        <w:rPr>
          <w:b/>
          <w:spacing w:val="-2"/>
          <w:sz w:val="28"/>
          <w:szCs w:val="28"/>
          <w:lang w:val="de-DE"/>
        </w:rPr>
        <w:t xml:space="preserve">     </w:t>
      </w:r>
      <w:r w:rsidRPr="00BE56C8">
        <w:rPr>
          <w:rFonts w:ascii="Arial" w:hAnsi="Arial" w:cs="Arial"/>
          <w:b/>
          <w:spacing w:val="-2"/>
          <w:lang w:val="de-DE"/>
        </w:rPr>
        <w:t>Nhập siêu hàng hóa qua một số năm</w:t>
      </w:r>
    </w:p>
    <w:p w14:paraId="1C16460A" w14:textId="77777777" w:rsidR="00804583" w:rsidRPr="00045566" w:rsidRDefault="00B635C9" w:rsidP="00AE1980">
      <w:pPr>
        <w:spacing w:before="40" w:after="40" w:line="271" w:lineRule="auto"/>
        <w:ind w:firstLine="601"/>
        <w:jc w:val="both"/>
        <w:rPr>
          <w:b/>
          <w:i/>
          <w:spacing w:val="-2"/>
          <w:sz w:val="26"/>
          <w:szCs w:val="28"/>
          <w:lang w:val="de-DE"/>
        </w:rPr>
      </w:pPr>
      <w:r>
        <w:rPr>
          <w:b/>
          <w:i/>
          <w:spacing w:val="-2"/>
          <w:sz w:val="28"/>
          <w:szCs w:val="28"/>
          <w:lang w:val="de-DE"/>
        </w:rPr>
        <w:t xml:space="preserve">             </w:t>
      </w:r>
    </w:p>
    <w:tbl>
      <w:tblPr>
        <w:tblStyle w:val="TableGrid"/>
        <w:tblW w:w="0" w:type="auto"/>
        <w:jc w:val="center"/>
        <w:tblLook w:val="01E0" w:firstRow="1" w:lastRow="1" w:firstColumn="1" w:lastColumn="1" w:noHBand="0" w:noVBand="0"/>
      </w:tblPr>
      <w:tblGrid>
        <w:gridCol w:w="4771"/>
        <w:gridCol w:w="851"/>
        <w:gridCol w:w="851"/>
        <w:gridCol w:w="851"/>
        <w:gridCol w:w="851"/>
        <w:gridCol w:w="851"/>
      </w:tblGrid>
      <w:tr w:rsidR="00B635C9" w:rsidRPr="0005111C" w14:paraId="45BC66B5" w14:textId="77777777">
        <w:trPr>
          <w:trHeight w:val="524"/>
          <w:jc w:val="center"/>
        </w:trPr>
        <w:tc>
          <w:tcPr>
            <w:tcW w:w="4771" w:type="dxa"/>
            <w:tcBorders>
              <w:left w:val="nil"/>
              <w:bottom w:val="nil"/>
              <w:right w:val="nil"/>
            </w:tcBorders>
          </w:tcPr>
          <w:p w14:paraId="1D89BC9C" w14:textId="77777777" w:rsidR="00B635C9" w:rsidRPr="005E213E" w:rsidRDefault="00B635C9" w:rsidP="00045566">
            <w:pPr>
              <w:spacing w:before="40" w:after="40"/>
              <w:jc w:val="both"/>
              <w:rPr>
                <w:rFonts w:ascii="Arial" w:hAnsi="Arial" w:cs="Arial"/>
                <w:spacing w:val="-2"/>
                <w:sz w:val="20"/>
                <w:szCs w:val="20"/>
                <w:lang w:val="de-DE"/>
              </w:rPr>
            </w:pPr>
          </w:p>
        </w:tc>
        <w:tc>
          <w:tcPr>
            <w:tcW w:w="851" w:type="dxa"/>
            <w:tcBorders>
              <w:left w:val="nil"/>
              <w:bottom w:val="single" w:sz="4" w:space="0" w:color="auto"/>
              <w:right w:val="nil"/>
            </w:tcBorders>
            <w:vAlign w:val="center"/>
          </w:tcPr>
          <w:p w14:paraId="48157162" w14:textId="77777777" w:rsidR="00B635C9" w:rsidRPr="005E213E" w:rsidRDefault="00B635C9" w:rsidP="00045566">
            <w:pPr>
              <w:spacing w:before="40" w:after="40"/>
              <w:jc w:val="center"/>
              <w:rPr>
                <w:rFonts w:ascii="Arial" w:hAnsi="Arial" w:cs="Arial"/>
                <w:spacing w:val="-2"/>
                <w:sz w:val="20"/>
                <w:szCs w:val="20"/>
                <w:lang w:val="de-DE"/>
              </w:rPr>
            </w:pPr>
            <w:r w:rsidRPr="005E213E">
              <w:rPr>
                <w:rFonts w:ascii="Arial" w:hAnsi="Arial" w:cs="Arial"/>
                <w:spacing w:val="-2"/>
                <w:sz w:val="20"/>
                <w:szCs w:val="20"/>
                <w:lang w:val="de-DE"/>
              </w:rPr>
              <w:t>2007</w:t>
            </w:r>
          </w:p>
        </w:tc>
        <w:tc>
          <w:tcPr>
            <w:tcW w:w="851" w:type="dxa"/>
            <w:tcBorders>
              <w:left w:val="nil"/>
              <w:bottom w:val="single" w:sz="4" w:space="0" w:color="auto"/>
              <w:right w:val="nil"/>
            </w:tcBorders>
            <w:vAlign w:val="center"/>
          </w:tcPr>
          <w:p w14:paraId="79AB85BA" w14:textId="77777777" w:rsidR="00B635C9" w:rsidRPr="005E213E" w:rsidRDefault="00B635C9" w:rsidP="00045566">
            <w:pPr>
              <w:spacing w:before="40" w:after="40"/>
              <w:jc w:val="center"/>
              <w:rPr>
                <w:rFonts w:ascii="Arial" w:hAnsi="Arial" w:cs="Arial"/>
                <w:spacing w:val="-2"/>
                <w:sz w:val="20"/>
                <w:szCs w:val="20"/>
                <w:lang w:val="de-DE"/>
              </w:rPr>
            </w:pPr>
            <w:r w:rsidRPr="005E213E">
              <w:rPr>
                <w:rFonts w:ascii="Arial" w:hAnsi="Arial" w:cs="Arial"/>
                <w:spacing w:val="-2"/>
                <w:sz w:val="20"/>
                <w:szCs w:val="20"/>
                <w:lang w:val="de-DE"/>
              </w:rPr>
              <w:t>2008</w:t>
            </w:r>
          </w:p>
        </w:tc>
        <w:tc>
          <w:tcPr>
            <w:tcW w:w="851" w:type="dxa"/>
            <w:tcBorders>
              <w:left w:val="nil"/>
              <w:bottom w:val="single" w:sz="4" w:space="0" w:color="auto"/>
              <w:right w:val="nil"/>
            </w:tcBorders>
            <w:vAlign w:val="center"/>
          </w:tcPr>
          <w:p w14:paraId="44363B90" w14:textId="77777777" w:rsidR="00B635C9" w:rsidRPr="005E213E" w:rsidRDefault="00B635C9" w:rsidP="00045566">
            <w:pPr>
              <w:spacing w:before="40" w:after="40"/>
              <w:jc w:val="center"/>
              <w:rPr>
                <w:rFonts w:ascii="Arial" w:hAnsi="Arial" w:cs="Arial"/>
                <w:spacing w:val="-2"/>
                <w:sz w:val="20"/>
                <w:szCs w:val="20"/>
                <w:lang w:val="de-DE"/>
              </w:rPr>
            </w:pPr>
            <w:r w:rsidRPr="005E213E">
              <w:rPr>
                <w:rFonts w:ascii="Arial" w:hAnsi="Arial" w:cs="Arial"/>
                <w:spacing w:val="-2"/>
                <w:sz w:val="20"/>
                <w:szCs w:val="20"/>
                <w:lang w:val="de-DE"/>
              </w:rPr>
              <w:t>2009</w:t>
            </w:r>
          </w:p>
        </w:tc>
        <w:tc>
          <w:tcPr>
            <w:tcW w:w="851" w:type="dxa"/>
            <w:tcBorders>
              <w:left w:val="nil"/>
              <w:bottom w:val="single" w:sz="4" w:space="0" w:color="auto"/>
              <w:right w:val="nil"/>
            </w:tcBorders>
            <w:vAlign w:val="center"/>
          </w:tcPr>
          <w:p w14:paraId="6F97DB0D" w14:textId="77777777" w:rsidR="00B635C9" w:rsidRPr="005E213E" w:rsidRDefault="00B635C9" w:rsidP="00045566">
            <w:pPr>
              <w:spacing w:before="40" w:after="40"/>
              <w:jc w:val="center"/>
              <w:rPr>
                <w:rFonts w:ascii="Arial" w:hAnsi="Arial" w:cs="Arial"/>
                <w:spacing w:val="-2"/>
                <w:sz w:val="20"/>
                <w:szCs w:val="20"/>
                <w:lang w:val="de-DE"/>
              </w:rPr>
            </w:pPr>
            <w:r w:rsidRPr="005E213E">
              <w:rPr>
                <w:rFonts w:ascii="Arial" w:hAnsi="Arial" w:cs="Arial"/>
                <w:spacing w:val="-2"/>
                <w:sz w:val="20"/>
                <w:szCs w:val="20"/>
                <w:lang w:val="de-DE"/>
              </w:rPr>
              <w:t>2010</w:t>
            </w:r>
          </w:p>
        </w:tc>
        <w:tc>
          <w:tcPr>
            <w:tcW w:w="851" w:type="dxa"/>
            <w:tcBorders>
              <w:left w:val="nil"/>
              <w:bottom w:val="single" w:sz="4" w:space="0" w:color="auto"/>
              <w:right w:val="nil"/>
            </w:tcBorders>
            <w:vAlign w:val="center"/>
          </w:tcPr>
          <w:p w14:paraId="2FBB7676" w14:textId="77777777" w:rsidR="00B635C9" w:rsidRPr="005E213E" w:rsidRDefault="00B635C9" w:rsidP="00045566">
            <w:pPr>
              <w:spacing w:before="40" w:after="40"/>
              <w:jc w:val="center"/>
              <w:rPr>
                <w:rFonts w:ascii="Arial" w:hAnsi="Arial" w:cs="Arial"/>
                <w:spacing w:val="-2"/>
                <w:sz w:val="20"/>
                <w:szCs w:val="20"/>
                <w:lang w:val="de-DE"/>
              </w:rPr>
            </w:pPr>
            <w:r w:rsidRPr="005E213E">
              <w:rPr>
                <w:rFonts w:ascii="Arial" w:hAnsi="Arial" w:cs="Arial"/>
                <w:spacing w:val="-2"/>
                <w:sz w:val="20"/>
                <w:szCs w:val="20"/>
                <w:lang w:val="de-DE"/>
              </w:rPr>
              <w:t>2011</w:t>
            </w:r>
          </w:p>
        </w:tc>
      </w:tr>
      <w:tr w:rsidR="00B635C9" w:rsidRPr="0005111C" w14:paraId="0D967542" w14:textId="77777777">
        <w:trPr>
          <w:trHeight w:val="534"/>
          <w:jc w:val="center"/>
        </w:trPr>
        <w:tc>
          <w:tcPr>
            <w:tcW w:w="4771" w:type="dxa"/>
            <w:tcBorders>
              <w:top w:val="nil"/>
              <w:left w:val="nil"/>
              <w:bottom w:val="nil"/>
              <w:right w:val="nil"/>
            </w:tcBorders>
            <w:vAlign w:val="center"/>
          </w:tcPr>
          <w:p w14:paraId="67BCFF6C" w14:textId="77777777" w:rsidR="00B635C9" w:rsidRPr="005E213E" w:rsidRDefault="00B635C9" w:rsidP="00045566">
            <w:pPr>
              <w:spacing w:before="40" w:after="40"/>
              <w:rPr>
                <w:rFonts w:ascii="Arial" w:hAnsi="Arial" w:cs="Arial"/>
                <w:spacing w:val="-2"/>
                <w:sz w:val="20"/>
                <w:szCs w:val="20"/>
                <w:lang w:val="de-DE"/>
              </w:rPr>
            </w:pPr>
            <w:r w:rsidRPr="005E213E">
              <w:rPr>
                <w:rFonts w:ascii="Arial" w:hAnsi="Arial" w:cs="Arial"/>
                <w:spacing w:val="-2"/>
                <w:sz w:val="20"/>
                <w:szCs w:val="20"/>
                <w:lang w:val="de-DE"/>
              </w:rPr>
              <w:t xml:space="preserve">Nhập siêu (Tỷ </w:t>
            </w:r>
            <w:r w:rsidR="008B6519" w:rsidRPr="005E213E">
              <w:rPr>
                <w:rFonts w:ascii="Arial" w:hAnsi="Arial" w:cs="Arial"/>
                <w:spacing w:val="-2"/>
                <w:sz w:val="20"/>
                <w:szCs w:val="20"/>
                <w:lang w:val="de-DE"/>
              </w:rPr>
              <w:t>USD</w:t>
            </w:r>
            <w:r w:rsidRPr="005E213E">
              <w:rPr>
                <w:rFonts w:ascii="Arial" w:hAnsi="Arial" w:cs="Arial"/>
                <w:spacing w:val="-2"/>
                <w:sz w:val="20"/>
                <w:szCs w:val="20"/>
                <w:lang w:val="de-DE"/>
              </w:rPr>
              <w:t>)</w:t>
            </w:r>
          </w:p>
        </w:tc>
        <w:tc>
          <w:tcPr>
            <w:tcW w:w="851" w:type="dxa"/>
            <w:tcBorders>
              <w:left w:val="nil"/>
              <w:bottom w:val="nil"/>
              <w:right w:val="nil"/>
            </w:tcBorders>
            <w:vAlign w:val="center"/>
          </w:tcPr>
          <w:p w14:paraId="589FD1FC" w14:textId="77777777" w:rsidR="00B635C9" w:rsidRPr="005E213E" w:rsidRDefault="00B635C9" w:rsidP="00045566">
            <w:pPr>
              <w:spacing w:before="40" w:after="40"/>
              <w:jc w:val="center"/>
              <w:rPr>
                <w:rFonts w:ascii="Arial" w:hAnsi="Arial" w:cs="Arial"/>
                <w:spacing w:val="-2"/>
                <w:sz w:val="20"/>
                <w:szCs w:val="20"/>
                <w:lang w:val="de-DE"/>
              </w:rPr>
            </w:pPr>
            <w:r w:rsidRPr="005E213E">
              <w:rPr>
                <w:rFonts w:ascii="Arial" w:hAnsi="Arial" w:cs="Arial"/>
                <w:spacing w:val="-2"/>
                <w:sz w:val="20"/>
                <w:szCs w:val="20"/>
                <w:lang w:val="de-DE"/>
              </w:rPr>
              <w:t>14,2</w:t>
            </w:r>
          </w:p>
        </w:tc>
        <w:tc>
          <w:tcPr>
            <w:tcW w:w="851" w:type="dxa"/>
            <w:tcBorders>
              <w:left w:val="nil"/>
              <w:bottom w:val="nil"/>
              <w:right w:val="nil"/>
            </w:tcBorders>
            <w:vAlign w:val="center"/>
          </w:tcPr>
          <w:p w14:paraId="0647A524" w14:textId="77777777" w:rsidR="00B635C9" w:rsidRPr="005E213E" w:rsidRDefault="00B635C9" w:rsidP="00045566">
            <w:pPr>
              <w:spacing w:before="40" w:after="40"/>
              <w:jc w:val="center"/>
              <w:rPr>
                <w:rFonts w:ascii="Arial" w:hAnsi="Arial" w:cs="Arial"/>
                <w:spacing w:val="-2"/>
                <w:sz w:val="20"/>
                <w:szCs w:val="20"/>
                <w:lang w:val="de-DE"/>
              </w:rPr>
            </w:pPr>
            <w:r w:rsidRPr="005E213E">
              <w:rPr>
                <w:rFonts w:ascii="Arial" w:hAnsi="Arial" w:cs="Arial"/>
                <w:spacing w:val="-2"/>
                <w:sz w:val="20"/>
                <w:szCs w:val="20"/>
                <w:lang w:val="de-DE"/>
              </w:rPr>
              <w:t>18,0</w:t>
            </w:r>
          </w:p>
        </w:tc>
        <w:tc>
          <w:tcPr>
            <w:tcW w:w="851" w:type="dxa"/>
            <w:tcBorders>
              <w:left w:val="nil"/>
              <w:bottom w:val="nil"/>
              <w:right w:val="nil"/>
            </w:tcBorders>
            <w:vAlign w:val="center"/>
          </w:tcPr>
          <w:p w14:paraId="0596FB79" w14:textId="77777777" w:rsidR="00B635C9" w:rsidRPr="005E213E" w:rsidRDefault="00B635C9" w:rsidP="00045566">
            <w:pPr>
              <w:spacing w:before="40" w:after="40"/>
              <w:jc w:val="center"/>
              <w:rPr>
                <w:rFonts w:ascii="Arial" w:hAnsi="Arial" w:cs="Arial"/>
                <w:spacing w:val="-2"/>
                <w:sz w:val="20"/>
                <w:szCs w:val="20"/>
                <w:lang w:val="de-DE"/>
              </w:rPr>
            </w:pPr>
            <w:r w:rsidRPr="005E213E">
              <w:rPr>
                <w:rFonts w:ascii="Arial" w:hAnsi="Arial" w:cs="Arial"/>
                <w:spacing w:val="-2"/>
                <w:sz w:val="20"/>
                <w:szCs w:val="20"/>
                <w:lang w:val="de-DE"/>
              </w:rPr>
              <w:t>12,9</w:t>
            </w:r>
          </w:p>
        </w:tc>
        <w:tc>
          <w:tcPr>
            <w:tcW w:w="851" w:type="dxa"/>
            <w:tcBorders>
              <w:left w:val="nil"/>
              <w:bottom w:val="nil"/>
              <w:right w:val="nil"/>
            </w:tcBorders>
            <w:vAlign w:val="center"/>
          </w:tcPr>
          <w:p w14:paraId="0C39F693" w14:textId="77777777" w:rsidR="00B635C9" w:rsidRPr="005E213E" w:rsidRDefault="00B635C9" w:rsidP="00045566">
            <w:pPr>
              <w:spacing w:before="40" w:after="40"/>
              <w:jc w:val="center"/>
              <w:rPr>
                <w:rFonts w:ascii="Arial" w:hAnsi="Arial" w:cs="Arial"/>
                <w:spacing w:val="-2"/>
                <w:sz w:val="20"/>
                <w:szCs w:val="20"/>
                <w:lang w:val="de-DE"/>
              </w:rPr>
            </w:pPr>
            <w:r w:rsidRPr="005E213E">
              <w:rPr>
                <w:rFonts w:ascii="Arial" w:hAnsi="Arial" w:cs="Arial"/>
                <w:spacing w:val="-2"/>
                <w:sz w:val="20"/>
                <w:szCs w:val="20"/>
                <w:lang w:val="de-DE"/>
              </w:rPr>
              <w:t>12,6</w:t>
            </w:r>
          </w:p>
        </w:tc>
        <w:tc>
          <w:tcPr>
            <w:tcW w:w="851" w:type="dxa"/>
            <w:tcBorders>
              <w:left w:val="nil"/>
              <w:bottom w:val="nil"/>
              <w:right w:val="nil"/>
            </w:tcBorders>
            <w:vAlign w:val="center"/>
          </w:tcPr>
          <w:p w14:paraId="26B51FEC" w14:textId="77777777" w:rsidR="00B635C9" w:rsidRPr="005E213E" w:rsidRDefault="00B635C9" w:rsidP="00045566">
            <w:pPr>
              <w:spacing w:before="40" w:after="40"/>
              <w:jc w:val="center"/>
              <w:rPr>
                <w:rFonts w:ascii="Arial" w:hAnsi="Arial" w:cs="Arial"/>
                <w:spacing w:val="-2"/>
                <w:sz w:val="20"/>
                <w:szCs w:val="20"/>
                <w:lang w:val="de-DE"/>
              </w:rPr>
            </w:pPr>
            <w:r w:rsidRPr="005E213E">
              <w:rPr>
                <w:rFonts w:ascii="Arial" w:hAnsi="Arial" w:cs="Arial"/>
                <w:spacing w:val="-2"/>
                <w:sz w:val="20"/>
                <w:szCs w:val="20"/>
                <w:lang w:val="de-DE"/>
              </w:rPr>
              <w:t>9,5</w:t>
            </w:r>
          </w:p>
        </w:tc>
      </w:tr>
      <w:tr w:rsidR="00B635C9" w:rsidRPr="0005111C" w14:paraId="6A42A2ED" w14:textId="77777777">
        <w:trPr>
          <w:trHeight w:val="542"/>
          <w:jc w:val="center"/>
        </w:trPr>
        <w:tc>
          <w:tcPr>
            <w:tcW w:w="4771" w:type="dxa"/>
            <w:tcBorders>
              <w:top w:val="nil"/>
              <w:left w:val="nil"/>
              <w:right w:val="nil"/>
            </w:tcBorders>
            <w:vAlign w:val="center"/>
          </w:tcPr>
          <w:p w14:paraId="601D1441" w14:textId="77777777" w:rsidR="00B635C9" w:rsidRPr="005E213E" w:rsidRDefault="00B635C9" w:rsidP="00045566">
            <w:pPr>
              <w:spacing w:before="40" w:after="40"/>
              <w:rPr>
                <w:rFonts w:ascii="Arial" w:hAnsi="Arial" w:cs="Arial"/>
                <w:spacing w:val="-2"/>
                <w:sz w:val="20"/>
                <w:szCs w:val="20"/>
                <w:lang w:val="de-DE"/>
              </w:rPr>
            </w:pPr>
            <w:r w:rsidRPr="005E213E">
              <w:rPr>
                <w:rFonts w:ascii="Arial" w:hAnsi="Arial" w:cs="Arial"/>
                <w:spacing w:val="-2"/>
                <w:sz w:val="20"/>
                <w:szCs w:val="20"/>
                <w:lang w:val="de-DE"/>
              </w:rPr>
              <w:t>Nhập siêu so với tổng kim ngạch xuất khẩu (%)</w:t>
            </w:r>
          </w:p>
        </w:tc>
        <w:tc>
          <w:tcPr>
            <w:tcW w:w="851" w:type="dxa"/>
            <w:tcBorders>
              <w:top w:val="nil"/>
              <w:left w:val="nil"/>
              <w:right w:val="nil"/>
            </w:tcBorders>
            <w:vAlign w:val="center"/>
          </w:tcPr>
          <w:p w14:paraId="569EF30E" w14:textId="77777777" w:rsidR="00B635C9" w:rsidRPr="005E213E" w:rsidRDefault="00B635C9" w:rsidP="00045566">
            <w:pPr>
              <w:spacing w:before="40" w:after="40"/>
              <w:jc w:val="center"/>
              <w:rPr>
                <w:rFonts w:ascii="Arial" w:hAnsi="Arial" w:cs="Arial"/>
                <w:spacing w:val="-2"/>
                <w:sz w:val="20"/>
                <w:szCs w:val="20"/>
                <w:lang w:val="de-DE"/>
              </w:rPr>
            </w:pPr>
            <w:r w:rsidRPr="005E213E">
              <w:rPr>
                <w:rFonts w:ascii="Arial" w:hAnsi="Arial" w:cs="Arial"/>
                <w:spacing w:val="-2"/>
                <w:sz w:val="20"/>
                <w:szCs w:val="20"/>
                <w:lang w:val="de-DE"/>
              </w:rPr>
              <w:t>29,2</w:t>
            </w:r>
          </w:p>
        </w:tc>
        <w:tc>
          <w:tcPr>
            <w:tcW w:w="851" w:type="dxa"/>
            <w:tcBorders>
              <w:top w:val="nil"/>
              <w:left w:val="nil"/>
              <w:right w:val="nil"/>
            </w:tcBorders>
            <w:vAlign w:val="center"/>
          </w:tcPr>
          <w:p w14:paraId="2ADF3A14" w14:textId="77777777" w:rsidR="00B635C9" w:rsidRPr="005E213E" w:rsidRDefault="00B635C9" w:rsidP="00045566">
            <w:pPr>
              <w:spacing w:before="40" w:after="40"/>
              <w:jc w:val="center"/>
              <w:rPr>
                <w:rFonts w:ascii="Arial" w:hAnsi="Arial" w:cs="Arial"/>
                <w:spacing w:val="-2"/>
                <w:sz w:val="20"/>
                <w:szCs w:val="20"/>
                <w:lang w:val="de-DE"/>
              </w:rPr>
            </w:pPr>
            <w:r w:rsidRPr="005E213E">
              <w:rPr>
                <w:rFonts w:ascii="Arial" w:hAnsi="Arial" w:cs="Arial"/>
                <w:spacing w:val="-2"/>
                <w:sz w:val="20"/>
                <w:szCs w:val="20"/>
                <w:lang w:val="de-DE"/>
              </w:rPr>
              <w:t>28,</w:t>
            </w:r>
            <w:r w:rsidR="008B6519" w:rsidRPr="005E213E">
              <w:rPr>
                <w:rFonts w:ascii="Arial" w:hAnsi="Arial" w:cs="Arial"/>
                <w:spacing w:val="-2"/>
                <w:sz w:val="20"/>
                <w:szCs w:val="20"/>
                <w:lang w:val="de-DE"/>
              </w:rPr>
              <w:t>8</w:t>
            </w:r>
          </w:p>
        </w:tc>
        <w:tc>
          <w:tcPr>
            <w:tcW w:w="851" w:type="dxa"/>
            <w:tcBorders>
              <w:top w:val="nil"/>
              <w:left w:val="nil"/>
              <w:right w:val="nil"/>
            </w:tcBorders>
            <w:vAlign w:val="center"/>
          </w:tcPr>
          <w:p w14:paraId="50C3CA83" w14:textId="77777777" w:rsidR="00B635C9" w:rsidRPr="005E213E" w:rsidRDefault="00B635C9" w:rsidP="00045566">
            <w:pPr>
              <w:spacing w:before="40" w:after="40"/>
              <w:jc w:val="center"/>
              <w:rPr>
                <w:rFonts w:ascii="Arial" w:hAnsi="Arial" w:cs="Arial"/>
                <w:spacing w:val="-2"/>
                <w:sz w:val="20"/>
                <w:szCs w:val="20"/>
                <w:lang w:val="de-DE"/>
              </w:rPr>
            </w:pPr>
            <w:r w:rsidRPr="005E213E">
              <w:rPr>
                <w:rFonts w:ascii="Arial" w:hAnsi="Arial" w:cs="Arial"/>
                <w:spacing w:val="-2"/>
                <w:sz w:val="20"/>
                <w:szCs w:val="20"/>
                <w:lang w:val="de-DE"/>
              </w:rPr>
              <w:t>22,</w:t>
            </w:r>
            <w:r w:rsidR="008B6519" w:rsidRPr="005E213E">
              <w:rPr>
                <w:rFonts w:ascii="Arial" w:hAnsi="Arial" w:cs="Arial"/>
                <w:spacing w:val="-2"/>
                <w:sz w:val="20"/>
                <w:szCs w:val="20"/>
                <w:lang w:val="de-DE"/>
              </w:rPr>
              <w:t>5</w:t>
            </w:r>
          </w:p>
        </w:tc>
        <w:tc>
          <w:tcPr>
            <w:tcW w:w="851" w:type="dxa"/>
            <w:tcBorders>
              <w:top w:val="nil"/>
              <w:left w:val="nil"/>
              <w:right w:val="nil"/>
            </w:tcBorders>
            <w:vAlign w:val="center"/>
          </w:tcPr>
          <w:p w14:paraId="023CD4BE" w14:textId="77777777" w:rsidR="00B635C9" w:rsidRPr="005E213E" w:rsidRDefault="00B635C9" w:rsidP="00045566">
            <w:pPr>
              <w:spacing w:before="40" w:after="40"/>
              <w:jc w:val="center"/>
              <w:rPr>
                <w:rFonts w:ascii="Arial" w:hAnsi="Arial" w:cs="Arial"/>
                <w:spacing w:val="-2"/>
                <w:sz w:val="20"/>
                <w:szCs w:val="20"/>
                <w:lang w:val="de-DE"/>
              </w:rPr>
            </w:pPr>
            <w:r w:rsidRPr="005E213E">
              <w:rPr>
                <w:rFonts w:ascii="Arial" w:hAnsi="Arial" w:cs="Arial"/>
                <w:spacing w:val="-2"/>
                <w:sz w:val="20"/>
                <w:szCs w:val="20"/>
                <w:lang w:val="de-DE"/>
              </w:rPr>
              <w:t>17,5</w:t>
            </w:r>
          </w:p>
        </w:tc>
        <w:tc>
          <w:tcPr>
            <w:tcW w:w="851" w:type="dxa"/>
            <w:tcBorders>
              <w:top w:val="nil"/>
              <w:left w:val="nil"/>
              <w:right w:val="nil"/>
            </w:tcBorders>
            <w:vAlign w:val="center"/>
          </w:tcPr>
          <w:p w14:paraId="72BA25A2" w14:textId="77777777" w:rsidR="00B635C9" w:rsidRPr="005E213E" w:rsidRDefault="00B635C9" w:rsidP="00045566">
            <w:pPr>
              <w:spacing w:before="40" w:after="40"/>
              <w:jc w:val="center"/>
              <w:rPr>
                <w:rFonts w:ascii="Arial" w:hAnsi="Arial" w:cs="Arial"/>
                <w:spacing w:val="-2"/>
                <w:sz w:val="20"/>
                <w:szCs w:val="20"/>
                <w:lang w:val="de-DE"/>
              </w:rPr>
            </w:pPr>
            <w:r w:rsidRPr="005E213E">
              <w:rPr>
                <w:rFonts w:ascii="Arial" w:hAnsi="Arial" w:cs="Arial"/>
                <w:spacing w:val="-2"/>
                <w:sz w:val="20"/>
                <w:szCs w:val="20"/>
                <w:lang w:val="de-DE"/>
              </w:rPr>
              <w:t>9,9</w:t>
            </w:r>
          </w:p>
        </w:tc>
      </w:tr>
    </w:tbl>
    <w:p w14:paraId="19713E3C" w14:textId="77777777" w:rsidR="00CE0B7D" w:rsidRDefault="00B60D3D" w:rsidP="00CE0B7D">
      <w:pPr>
        <w:spacing w:before="40" w:after="40" w:line="300" w:lineRule="auto"/>
        <w:ind w:firstLine="601"/>
        <w:jc w:val="both"/>
        <w:rPr>
          <w:b/>
          <w:i/>
          <w:sz w:val="29"/>
          <w:szCs w:val="29"/>
          <w:lang w:val="de-DE"/>
        </w:rPr>
      </w:pPr>
      <w:r w:rsidRPr="005E213E">
        <w:rPr>
          <w:b/>
          <w:i/>
          <w:sz w:val="29"/>
          <w:szCs w:val="29"/>
          <w:lang w:val="de-DE"/>
        </w:rPr>
        <w:t>c. Xuất, nhập khẩu dịch vụ</w:t>
      </w:r>
      <w:r w:rsidR="005D7CEF" w:rsidRPr="005E213E">
        <w:rPr>
          <w:b/>
          <w:i/>
          <w:sz w:val="29"/>
          <w:szCs w:val="29"/>
          <w:lang w:val="de-DE"/>
        </w:rPr>
        <w:t xml:space="preserve"> </w:t>
      </w:r>
    </w:p>
    <w:p w14:paraId="286D38FF" w14:textId="77777777" w:rsidR="00CE0B7D" w:rsidRDefault="00DE7DD3" w:rsidP="00CE0B7D">
      <w:pPr>
        <w:spacing w:before="40" w:after="40" w:line="307" w:lineRule="auto"/>
        <w:ind w:firstLine="601"/>
        <w:jc w:val="both"/>
        <w:rPr>
          <w:sz w:val="29"/>
          <w:szCs w:val="29"/>
          <w:lang w:val="es-NI"/>
        </w:rPr>
      </w:pPr>
      <w:r w:rsidRPr="005E213E">
        <w:rPr>
          <w:sz w:val="29"/>
          <w:szCs w:val="29"/>
          <w:lang w:val="es-NI"/>
        </w:rPr>
        <w:t>Kim ngạch dịch vụ xuất khẩu năm 2011 ước tính đạt 8879 triệu USD, tăng 19% so với năm 2010, trong đó dịch vụ du lịch đạt 5620 triệu USD, tăng 26,3%; dịch vụ vận tải 2505 triệu USD, tăng 8,7%. Kim ngạch dịch vụ nhập khẩu năm 2011 ước tính đạt 11859 triệu USD, tăng 19,5% so với năm 2010, trong đó dịch vụ vận tải đạt 8226 triệu USD, tăng 24,7%; dịch vụ du lịch 1710 triệu USD, tăng 16,3%. Nhập siêu dịch vụ năm 2011 là 2980 triệu USD, tăng 21,1% so với năm 2010 và bằng 33,6% kim ngạch dịch vụ xuất khẩu năm 2011.</w:t>
      </w:r>
    </w:p>
    <w:p w14:paraId="01306722" w14:textId="77777777" w:rsidR="00CE0B7D" w:rsidRPr="00CE0B7D" w:rsidRDefault="007E58A7" w:rsidP="00CE0B7D">
      <w:pPr>
        <w:spacing w:before="40" w:after="40" w:line="307" w:lineRule="auto"/>
        <w:ind w:firstLine="601"/>
        <w:jc w:val="both"/>
        <w:rPr>
          <w:b/>
          <w:sz w:val="29"/>
          <w:szCs w:val="29"/>
          <w:lang w:val="es-NI"/>
        </w:rPr>
      </w:pPr>
      <w:r w:rsidRPr="005E213E">
        <w:rPr>
          <w:b/>
          <w:sz w:val="29"/>
          <w:szCs w:val="29"/>
          <w:lang w:val="vi-VN"/>
        </w:rPr>
        <w:t>4</w:t>
      </w:r>
      <w:r w:rsidR="00E81C07" w:rsidRPr="005E213E">
        <w:rPr>
          <w:b/>
          <w:sz w:val="29"/>
          <w:szCs w:val="29"/>
          <w:lang w:val="vi-VN"/>
        </w:rPr>
        <w:t>. Chỉ số giá</w:t>
      </w:r>
    </w:p>
    <w:p w14:paraId="38F12452" w14:textId="77777777" w:rsidR="00CE0B7D" w:rsidRPr="00CE0B7D" w:rsidRDefault="00BA18F9" w:rsidP="00CE0B7D">
      <w:pPr>
        <w:spacing w:before="40" w:after="40" w:line="307" w:lineRule="auto"/>
        <w:ind w:firstLine="601"/>
        <w:jc w:val="both"/>
        <w:rPr>
          <w:b/>
          <w:i/>
          <w:sz w:val="29"/>
          <w:szCs w:val="29"/>
          <w:lang w:val="es-NI"/>
        </w:rPr>
      </w:pPr>
      <w:r w:rsidRPr="005E213E">
        <w:rPr>
          <w:b/>
          <w:i/>
          <w:sz w:val="29"/>
          <w:szCs w:val="29"/>
          <w:lang w:val="vi-VN"/>
        </w:rPr>
        <w:t>a. Chỉ số giá</w:t>
      </w:r>
      <w:r w:rsidR="00E81C07" w:rsidRPr="005E213E">
        <w:rPr>
          <w:b/>
          <w:i/>
          <w:sz w:val="29"/>
          <w:szCs w:val="29"/>
          <w:lang w:val="vi-VN"/>
        </w:rPr>
        <w:t xml:space="preserve"> tiêu dùng</w:t>
      </w:r>
      <w:r w:rsidRPr="005E213E">
        <w:rPr>
          <w:b/>
          <w:i/>
          <w:sz w:val="29"/>
          <w:szCs w:val="29"/>
          <w:lang w:val="vi-VN"/>
        </w:rPr>
        <w:t xml:space="preserve"> </w:t>
      </w:r>
    </w:p>
    <w:p w14:paraId="160B34A3" w14:textId="77777777" w:rsidR="009D7B7D" w:rsidRPr="005E213E" w:rsidRDefault="009D7B7D" w:rsidP="00CE0B7D">
      <w:pPr>
        <w:spacing w:before="40" w:after="40" w:line="307" w:lineRule="auto"/>
        <w:ind w:firstLine="601"/>
        <w:jc w:val="both"/>
        <w:rPr>
          <w:sz w:val="29"/>
          <w:szCs w:val="29"/>
        </w:rPr>
      </w:pPr>
      <w:r w:rsidRPr="005E213E">
        <w:rPr>
          <w:sz w:val="29"/>
          <w:szCs w:val="29"/>
        </w:rPr>
        <w:t xml:space="preserve">Chỉ số giá tiêu dùng </w:t>
      </w:r>
      <w:r w:rsidR="004B5633" w:rsidRPr="005E213E">
        <w:rPr>
          <w:sz w:val="29"/>
          <w:szCs w:val="29"/>
        </w:rPr>
        <w:t xml:space="preserve">tuy vẫn ở mức cao nhưng đã có xu hướng giảm. Chỉ số giá tiêu dùng </w:t>
      </w:r>
      <w:r w:rsidRPr="005E213E">
        <w:rPr>
          <w:sz w:val="29"/>
          <w:szCs w:val="29"/>
        </w:rPr>
        <w:t xml:space="preserve">tháng 12/2011 tăng 0,53% so với tháng trước, thấp hơn nhiều so với mức tăng 1,38% và 1,98% của cùng kỳ năm 2009 và năm 2010. Tháng Mười Hai là tháng thứ năm liên tiếp trong năm nay có chỉ số giá tiêu dùng </w:t>
      </w:r>
      <w:r w:rsidR="00D451D2" w:rsidRPr="005E213E">
        <w:rPr>
          <w:sz w:val="29"/>
          <w:szCs w:val="29"/>
        </w:rPr>
        <w:t xml:space="preserve">tăng </w:t>
      </w:r>
      <w:r w:rsidRPr="005E213E">
        <w:rPr>
          <w:sz w:val="29"/>
          <w:szCs w:val="29"/>
        </w:rPr>
        <w:t>thấp hơn 1%. Trong các nhóm hàng hóa và dịch vụ, các nhóm có chỉ số giá tăng cao hơn mức tăng chung là: May mặc, mũ nón, giày dép tăng 0,86%; nhóm hàng ăn và dịch vụ ăn uống tăng 0,69% (Lương thực tăng 1,40%; thực phẩm tăng 0,49%); Thiết bị và đồ dùng gia đình tăng 0,68%. Các nhóm hàng hóa và dịch vụ có chỉ số giá tăng thấp hơn mức tăng chung gồm: Nhà ở và vật liệu xây dựng tăng 0,51%; đồ uống và thuốc lá tăng 0,49%; văn hóa, giải trí và du lịch tăng 0,35%; thuốc và dịch vụ y tế tăng 0,24%; giao thông tăng 0,16%; giáo dục tăng 0,05%. Riêng nhóm bưu chính viễn thông có chỉ số giá giảm 0,09%.</w:t>
      </w:r>
    </w:p>
    <w:p w14:paraId="46EEFDCC" w14:textId="77777777" w:rsidR="009D7B7D" w:rsidRPr="005E213E" w:rsidRDefault="009D7B7D" w:rsidP="00CE0B7D">
      <w:pPr>
        <w:spacing w:before="40" w:after="40" w:line="307" w:lineRule="auto"/>
        <w:ind w:firstLine="601"/>
        <w:jc w:val="both"/>
        <w:rPr>
          <w:sz w:val="29"/>
          <w:szCs w:val="29"/>
        </w:rPr>
      </w:pPr>
      <w:r w:rsidRPr="005E213E">
        <w:rPr>
          <w:sz w:val="29"/>
          <w:szCs w:val="29"/>
        </w:rPr>
        <w:t>Chỉ số giá tiêu dùng tháng 12/201</w:t>
      </w:r>
      <w:r w:rsidR="00D451D2" w:rsidRPr="005E213E">
        <w:rPr>
          <w:sz w:val="29"/>
          <w:szCs w:val="29"/>
        </w:rPr>
        <w:t>1</w:t>
      </w:r>
      <w:r w:rsidRPr="005E213E">
        <w:rPr>
          <w:sz w:val="29"/>
          <w:szCs w:val="29"/>
        </w:rPr>
        <w:t xml:space="preserve"> so với tháng 12/20</w:t>
      </w:r>
      <w:r w:rsidR="00D451D2" w:rsidRPr="005E213E">
        <w:rPr>
          <w:sz w:val="29"/>
          <w:szCs w:val="29"/>
        </w:rPr>
        <w:t>10</w:t>
      </w:r>
      <w:r w:rsidRPr="005E213E">
        <w:rPr>
          <w:sz w:val="29"/>
          <w:szCs w:val="29"/>
        </w:rPr>
        <w:t xml:space="preserve"> tăng 1</w:t>
      </w:r>
      <w:r w:rsidR="00D451D2" w:rsidRPr="005E213E">
        <w:rPr>
          <w:sz w:val="29"/>
          <w:szCs w:val="29"/>
        </w:rPr>
        <w:t>8,13</w:t>
      </w:r>
      <w:r w:rsidRPr="005E213E">
        <w:rPr>
          <w:sz w:val="29"/>
          <w:szCs w:val="29"/>
        </w:rPr>
        <w:t>%</w:t>
      </w:r>
      <w:r w:rsidR="00F91D4D" w:rsidRPr="005E213E">
        <w:rPr>
          <w:sz w:val="29"/>
          <w:szCs w:val="29"/>
        </w:rPr>
        <w:t xml:space="preserve">. </w:t>
      </w:r>
      <w:r w:rsidRPr="005E213E">
        <w:rPr>
          <w:sz w:val="29"/>
          <w:szCs w:val="29"/>
        </w:rPr>
        <w:t>Chỉ số giá tiêu dùng bình quân năm 201</w:t>
      </w:r>
      <w:r w:rsidR="00D451D2" w:rsidRPr="005E213E">
        <w:rPr>
          <w:sz w:val="29"/>
          <w:szCs w:val="29"/>
        </w:rPr>
        <w:t>1</w:t>
      </w:r>
      <w:r w:rsidRPr="005E213E">
        <w:rPr>
          <w:sz w:val="29"/>
          <w:szCs w:val="29"/>
        </w:rPr>
        <w:t xml:space="preserve"> tăng </w:t>
      </w:r>
      <w:r w:rsidR="00D451D2" w:rsidRPr="005E213E">
        <w:rPr>
          <w:sz w:val="29"/>
          <w:szCs w:val="29"/>
        </w:rPr>
        <w:t>18,58</w:t>
      </w:r>
      <w:r w:rsidRPr="005E213E">
        <w:rPr>
          <w:sz w:val="29"/>
          <w:szCs w:val="29"/>
        </w:rPr>
        <w:t>% so với bình quân năm 20</w:t>
      </w:r>
      <w:r w:rsidR="00D451D2" w:rsidRPr="005E213E">
        <w:rPr>
          <w:sz w:val="29"/>
          <w:szCs w:val="29"/>
        </w:rPr>
        <w:t>10</w:t>
      </w:r>
      <w:r w:rsidRPr="005E213E">
        <w:rPr>
          <w:sz w:val="29"/>
          <w:szCs w:val="29"/>
        </w:rPr>
        <w:t>.</w:t>
      </w:r>
    </w:p>
    <w:p w14:paraId="598B57DF" w14:textId="77777777" w:rsidR="009D7B7D" w:rsidRPr="005E213E" w:rsidRDefault="009D7B7D" w:rsidP="00CE0B7D">
      <w:pPr>
        <w:spacing w:before="40" w:after="40" w:line="307" w:lineRule="auto"/>
        <w:ind w:firstLine="601"/>
        <w:jc w:val="both"/>
        <w:rPr>
          <w:sz w:val="29"/>
          <w:szCs w:val="29"/>
        </w:rPr>
      </w:pPr>
      <w:r w:rsidRPr="005E213E">
        <w:rPr>
          <w:sz w:val="29"/>
          <w:szCs w:val="29"/>
        </w:rPr>
        <w:t>Chỉ số giá vàng tháng 12/201</w:t>
      </w:r>
      <w:r w:rsidR="00D451D2" w:rsidRPr="005E213E">
        <w:rPr>
          <w:sz w:val="29"/>
          <w:szCs w:val="29"/>
        </w:rPr>
        <w:t>1 giảm 0,97</w:t>
      </w:r>
      <w:r w:rsidRPr="005E213E">
        <w:rPr>
          <w:sz w:val="29"/>
          <w:szCs w:val="29"/>
        </w:rPr>
        <w:t xml:space="preserve">% so với tháng trước; tăng </w:t>
      </w:r>
      <w:r w:rsidR="00D451D2" w:rsidRPr="005E213E">
        <w:rPr>
          <w:sz w:val="29"/>
          <w:szCs w:val="29"/>
        </w:rPr>
        <w:t>24,09</w:t>
      </w:r>
      <w:r w:rsidRPr="005E213E">
        <w:rPr>
          <w:sz w:val="29"/>
          <w:szCs w:val="29"/>
        </w:rPr>
        <w:t>% so với cùng kỳ năm 20</w:t>
      </w:r>
      <w:r w:rsidR="00D451D2" w:rsidRPr="005E213E">
        <w:rPr>
          <w:sz w:val="29"/>
          <w:szCs w:val="29"/>
        </w:rPr>
        <w:t>10</w:t>
      </w:r>
      <w:r w:rsidRPr="005E213E">
        <w:rPr>
          <w:sz w:val="29"/>
          <w:szCs w:val="29"/>
        </w:rPr>
        <w:t>. Chỉ số giá đô la Mỹ tháng 12/201</w:t>
      </w:r>
      <w:r w:rsidR="00D451D2" w:rsidRPr="005E213E">
        <w:rPr>
          <w:sz w:val="29"/>
          <w:szCs w:val="29"/>
        </w:rPr>
        <w:t>1</w:t>
      </w:r>
      <w:r w:rsidRPr="005E213E">
        <w:rPr>
          <w:sz w:val="29"/>
          <w:szCs w:val="29"/>
        </w:rPr>
        <w:t xml:space="preserve"> tăng </w:t>
      </w:r>
      <w:r w:rsidR="00D451D2" w:rsidRPr="005E213E">
        <w:rPr>
          <w:sz w:val="29"/>
          <w:szCs w:val="29"/>
        </w:rPr>
        <w:t>0,02</w:t>
      </w:r>
      <w:r w:rsidRPr="005E213E">
        <w:rPr>
          <w:sz w:val="29"/>
          <w:szCs w:val="29"/>
        </w:rPr>
        <w:t xml:space="preserve">% so với tháng trước; tăng </w:t>
      </w:r>
      <w:r w:rsidR="00D451D2" w:rsidRPr="005E213E">
        <w:rPr>
          <w:sz w:val="29"/>
          <w:szCs w:val="29"/>
        </w:rPr>
        <w:t>2,24</w:t>
      </w:r>
      <w:r w:rsidRPr="005E213E">
        <w:rPr>
          <w:sz w:val="29"/>
          <w:szCs w:val="29"/>
        </w:rPr>
        <w:t>% so với cùng kỳ năm 20</w:t>
      </w:r>
      <w:r w:rsidR="00D451D2" w:rsidRPr="005E213E">
        <w:rPr>
          <w:sz w:val="29"/>
          <w:szCs w:val="29"/>
        </w:rPr>
        <w:t>10</w:t>
      </w:r>
      <w:r w:rsidRPr="005E213E">
        <w:rPr>
          <w:sz w:val="29"/>
          <w:szCs w:val="29"/>
        </w:rPr>
        <w:t>.</w:t>
      </w:r>
    </w:p>
    <w:p w14:paraId="51B6DAE8" w14:textId="77777777" w:rsidR="007F7AAB" w:rsidRDefault="007F7AAB" w:rsidP="00BE56C8">
      <w:pPr>
        <w:spacing w:before="40" w:after="120" w:line="271" w:lineRule="auto"/>
        <w:jc w:val="center"/>
        <w:rPr>
          <w:rFonts w:ascii="Arial" w:hAnsi="Arial" w:cs="Arial"/>
          <w:b/>
          <w:iCs/>
        </w:rPr>
      </w:pPr>
    </w:p>
    <w:p w14:paraId="6EF8C866" w14:textId="77777777" w:rsidR="00BE56C8" w:rsidRPr="00BE56C8" w:rsidRDefault="006A7BE5" w:rsidP="00BE56C8">
      <w:pPr>
        <w:spacing w:before="40" w:after="120" w:line="271" w:lineRule="auto"/>
        <w:jc w:val="center"/>
        <w:rPr>
          <w:rFonts w:ascii="Arial" w:hAnsi="Arial" w:cs="Arial"/>
          <w:b/>
          <w:iCs/>
        </w:rPr>
      </w:pPr>
      <w:r w:rsidRPr="00BE56C8">
        <w:rPr>
          <w:rFonts w:ascii="Arial" w:hAnsi="Arial" w:cs="Arial"/>
          <w:b/>
          <w:iCs/>
        </w:rPr>
        <w:t xml:space="preserve">Chỉ số giá tiêu dùng (CPI) các tháng </w:t>
      </w:r>
      <w:r w:rsidRPr="00BE56C8">
        <w:rPr>
          <w:rFonts w:ascii="Arial" w:hAnsi="Arial" w:cs="Arial"/>
          <w:b/>
          <w:iCs/>
          <w:lang w:val="vi-VN"/>
        </w:rPr>
        <w:t>năm 2011</w:t>
      </w:r>
    </w:p>
    <w:p w14:paraId="592CF441" w14:textId="77777777" w:rsidR="009051E3" w:rsidRPr="00644B9F" w:rsidRDefault="00BE56C8" w:rsidP="006159AC">
      <w:pPr>
        <w:spacing w:before="240"/>
        <w:jc w:val="center"/>
        <w:rPr>
          <w:rFonts w:ascii="Arial" w:hAnsi="Arial" w:cs="Arial"/>
          <w:i/>
          <w:sz w:val="20"/>
          <w:szCs w:val="20"/>
        </w:rPr>
      </w:pPr>
      <w:r w:rsidRPr="007F7AAB">
        <w:rPr>
          <w:rFonts w:ascii="Arial" w:hAnsi="Arial" w:cs="Arial"/>
          <w:i/>
          <w:sz w:val="20"/>
          <w:szCs w:val="20"/>
        </w:rPr>
        <w:t xml:space="preserve">                                                                                                                                                 </w:t>
      </w:r>
      <w:r w:rsidRPr="00644B9F">
        <w:rPr>
          <w:rFonts w:ascii="Arial" w:hAnsi="Arial" w:cs="Arial"/>
          <w:i/>
          <w:sz w:val="20"/>
          <w:szCs w:val="20"/>
        </w:rPr>
        <w:t xml:space="preserve"> Đơn vị tính: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257"/>
        <w:gridCol w:w="694"/>
        <w:gridCol w:w="731"/>
        <w:gridCol w:w="694"/>
        <w:gridCol w:w="694"/>
        <w:gridCol w:w="700"/>
        <w:gridCol w:w="694"/>
        <w:gridCol w:w="694"/>
        <w:gridCol w:w="694"/>
        <w:gridCol w:w="694"/>
        <w:gridCol w:w="694"/>
        <w:gridCol w:w="694"/>
        <w:gridCol w:w="694"/>
      </w:tblGrid>
      <w:tr w:rsidR="006A7BE5" w:rsidRPr="007F7AAB" w14:paraId="7901086B" w14:textId="77777777">
        <w:tc>
          <w:tcPr>
            <w:tcW w:w="1548" w:type="dxa"/>
            <w:tcBorders>
              <w:top w:val="single" w:sz="4" w:space="0" w:color="auto"/>
            </w:tcBorders>
          </w:tcPr>
          <w:p w14:paraId="2CA33D8D" w14:textId="77777777" w:rsidR="00304BEA" w:rsidRPr="007F7AAB" w:rsidRDefault="00304BEA" w:rsidP="00AE1980">
            <w:pPr>
              <w:spacing w:before="40" w:after="40" w:line="302" w:lineRule="auto"/>
              <w:jc w:val="both"/>
              <w:rPr>
                <w:rFonts w:ascii="Arial" w:hAnsi="Arial" w:cs="Arial"/>
                <w:b/>
                <w:i/>
                <w:spacing w:val="-2"/>
                <w:sz w:val="16"/>
                <w:szCs w:val="16"/>
              </w:rPr>
            </w:pPr>
          </w:p>
        </w:tc>
        <w:tc>
          <w:tcPr>
            <w:tcW w:w="690" w:type="dxa"/>
            <w:tcBorders>
              <w:top w:val="single" w:sz="4" w:space="0" w:color="auto"/>
              <w:bottom w:val="single" w:sz="4" w:space="0" w:color="auto"/>
            </w:tcBorders>
            <w:vAlign w:val="center"/>
          </w:tcPr>
          <w:p w14:paraId="0D7D1F32" w14:textId="77777777" w:rsidR="00304BEA" w:rsidRPr="007F7AAB" w:rsidRDefault="009051E3" w:rsidP="009051E3">
            <w:pPr>
              <w:spacing w:before="40" w:after="40" w:line="302" w:lineRule="auto"/>
              <w:jc w:val="center"/>
              <w:rPr>
                <w:rFonts w:ascii="Arial" w:hAnsi="Arial" w:cs="Arial"/>
                <w:spacing w:val="-2"/>
                <w:sz w:val="16"/>
                <w:szCs w:val="16"/>
              </w:rPr>
            </w:pPr>
            <w:r w:rsidRPr="007F7AAB">
              <w:rPr>
                <w:rFonts w:ascii="Arial" w:hAnsi="Arial" w:cs="Arial"/>
                <w:spacing w:val="-2"/>
                <w:sz w:val="16"/>
                <w:szCs w:val="16"/>
              </w:rPr>
              <w:t>Tháng 1</w:t>
            </w:r>
          </w:p>
        </w:tc>
        <w:tc>
          <w:tcPr>
            <w:tcW w:w="747" w:type="dxa"/>
            <w:tcBorders>
              <w:top w:val="single" w:sz="4" w:space="0" w:color="auto"/>
              <w:bottom w:val="single" w:sz="4" w:space="0" w:color="auto"/>
            </w:tcBorders>
            <w:vAlign w:val="center"/>
          </w:tcPr>
          <w:p w14:paraId="142273E5" w14:textId="77777777" w:rsidR="00304BEA" w:rsidRPr="007F7AAB" w:rsidRDefault="00304BEA" w:rsidP="00B454D7">
            <w:pPr>
              <w:jc w:val="center"/>
              <w:rPr>
                <w:rFonts w:ascii="Arial" w:hAnsi="Arial" w:cs="Arial"/>
                <w:sz w:val="16"/>
                <w:szCs w:val="16"/>
              </w:rPr>
            </w:pPr>
            <w:r w:rsidRPr="007F7AAB">
              <w:rPr>
                <w:rFonts w:ascii="Arial" w:hAnsi="Arial" w:cs="Arial"/>
                <w:spacing w:val="-2"/>
                <w:sz w:val="16"/>
                <w:szCs w:val="16"/>
              </w:rPr>
              <w:t>Tháng 2</w:t>
            </w:r>
          </w:p>
        </w:tc>
        <w:tc>
          <w:tcPr>
            <w:tcW w:w="660" w:type="dxa"/>
            <w:tcBorders>
              <w:top w:val="single" w:sz="4" w:space="0" w:color="auto"/>
              <w:bottom w:val="single" w:sz="4" w:space="0" w:color="auto"/>
            </w:tcBorders>
            <w:vAlign w:val="center"/>
          </w:tcPr>
          <w:p w14:paraId="08C4CA8C" w14:textId="77777777" w:rsidR="00304BEA" w:rsidRPr="007F7AAB" w:rsidRDefault="00304BEA" w:rsidP="00B454D7">
            <w:pPr>
              <w:jc w:val="center"/>
              <w:rPr>
                <w:rFonts w:ascii="Arial" w:hAnsi="Arial" w:cs="Arial"/>
                <w:sz w:val="16"/>
                <w:szCs w:val="16"/>
              </w:rPr>
            </w:pPr>
            <w:r w:rsidRPr="007F7AAB">
              <w:rPr>
                <w:rFonts w:ascii="Arial" w:hAnsi="Arial" w:cs="Arial"/>
                <w:spacing w:val="-2"/>
                <w:sz w:val="16"/>
                <w:szCs w:val="16"/>
              </w:rPr>
              <w:t>Tháng 3</w:t>
            </w:r>
          </w:p>
        </w:tc>
        <w:tc>
          <w:tcPr>
            <w:tcW w:w="660" w:type="dxa"/>
            <w:tcBorders>
              <w:top w:val="single" w:sz="4" w:space="0" w:color="auto"/>
              <w:bottom w:val="single" w:sz="4" w:space="0" w:color="auto"/>
            </w:tcBorders>
            <w:vAlign w:val="center"/>
          </w:tcPr>
          <w:p w14:paraId="009B12BD" w14:textId="77777777" w:rsidR="00304BEA" w:rsidRPr="007F7AAB" w:rsidRDefault="00304BEA" w:rsidP="00B454D7">
            <w:pPr>
              <w:jc w:val="center"/>
              <w:rPr>
                <w:rFonts w:ascii="Arial" w:hAnsi="Arial" w:cs="Arial"/>
                <w:sz w:val="16"/>
                <w:szCs w:val="16"/>
              </w:rPr>
            </w:pPr>
            <w:r w:rsidRPr="007F7AAB">
              <w:rPr>
                <w:rFonts w:ascii="Arial" w:hAnsi="Arial" w:cs="Arial"/>
                <w:spacing w:val="-2"/>
                <w:sz w:val="16"/>
                <w:szCs w:val="16"/>
              </w:rPr>
              <w:t>Tháng 4</w:t>
            </w:r>
          </w:p>
        </w:tc>
        <w:tc>
          <w:tcPr>
            <w:tcW w:w="703" w:type="dxa"/>
            <w:tcBorders>
              <w:top w:val="single" w:sz="4" w:space="0" w:color="auto"/>
              <w:bottom w:val="single" w:sz="4" w:space="0" w:color="auto"/>
            </w:tcBorders>
            <w:vAlign w:val="center"/>
          </w:tcPr>
          <w:p w14:paraId="582A80C6" w14:textId="77777777" w:rsidR="00304BEA" w:rsidRPr="007F7AAB" w:rsidRDefault="00304BEA" w:rsidP="00B454D7">
            <w:pPr>
              <w:jc w:val="center"/>
              <w:rPr>
                <w:rFonts w:ascii="Arial" w:hAnsi="Arial" w:cs="Arial"/>
                <w:sz w:val="16"/>
                <w:szCs w:val="16"/>
              </w:rPr>
            </w:pPr>
            <w:r w:rsidRPr="007F7AAB">
              <w:rPr>
                <w:rFonts w:ascii="Arial" w:hAnsi="Arial" w:cs="Arial"/>
                <w:spacing w:val="-2"/>
                <w:sz w:val="16"/>
                <w:szCs w:val="16"/>
              </w:rPr>
              <w:t>Tháng 5</w:t>
            </w:r>
          </w:p>
        </w:tc>
        <w:tc>
          <w:tcPr>
            <w:tcW w:w="660" w:type="dxa"/>
            <w:tcBorders>
              <w:top w:val="single" w:sz="4" w:space="0" w:color="auto"/>
              <w:bottom w:val="single" w:sz="4" w:space="0" w:color="auto"/>
            </w:tcBorders>
            <w:vAlign w:val="center"/>
          </w:tcPr>
          <w:p w14:paraId="719B1AE6" w14:textId="77777777" w:rsidR="00304BEA" w:rsidRPr="007F7AAB" w:rsidRDefault="00304BEA" w:rsidP="00B454D7">
            <w:pPr>
              <w:jc w:val="center"/>
              <w:rPr>
                <w:rFonts w:ascii="Arial" w:hAnsi="Arial" w:cs="Arial"/>
                <w:sz w:val="16"/>
                <w:szCs w:val="16"/>
              </w:rPr>
            </w:pPr>
            <w:r w:rsidRPr="007F7AAB">
              <w:rPr>
                <w:rFonts w:ascii="Arial" w:hAnsi="Arial" w:cs="Arial"/>
                <w:spacing w:val="-2"/>
                <w:sz w:val="16"/>
                <w:szCs w:val="16"/>
              </w:rPr>
              <w:t>Tháng 6</w:t>
            </w:r>
          </w:p>
        </w:tc>
        <w:tc>
          <w:tcPr>
            <w:tcW w:w="660" w:type="dxa"/>
            <w:tcBorders>
              <w:top w:val="single" w:sz="4" w:space="0" w:color="auto"/>
              <w:bottom w:val="single" w:sz="4" w:space="0" w:color="auto"/>
            </w:tcBorders>
            <w:vAlign w:val="center"/>
          </w:tcPr>
          <w:p w14:paraId="6663CF3B" w14:textId="77777777" w:rsidR="00304BEA" w:rsidRPr="007F7AAB" w:rsidRDefault="00304BEA" w:rsidP="00B454D7">
            <w:pPr>
              <w:jc w:val="center"/>
              <w:rPr>
                <w:rFonts w:ascii="Arial" w:hAnsi="Arial" w:cs="Arial"/>
                <w:sz w:val="16"/>
                <w:szCs w:val="16"/>
              </w:rPr>
            </w:pPr>
            <w:r w:rsidRPr="007F7AAB">
              <w:rPr>
                <w:rFonts w:ascii="Arial" w:hAnsi="Arial" w:cs="Arial"/>
                <w:spacing w:val="-2"/>
                <w:sz w:val="16"/>
                <w:szCs w:val="16"/>
              </w:rPr>
              <w:t>Tháng 7</w:t>
            </w:r>
          </w:p>
        </w:tc>
        <w:tc>
          <w:tcPr>
            <w:tcW w:w="660" w:type="dxa"/>
            <w:tcBorders>
              <w:top w:val="single" w:sz="4" w:space="0" w:color="auto"/>
              <w:bottom w:val="single" w:sz="4" w:space="0" w:color="auto"/>
            </w:tcBorders>
            <w:vAlign w:val="center"/>
          </w:tcPr>
          <w:p w14:paraId="1E11F702" w14:textId="77777777" w:rsidR="00304BEA" w:rsidRPr="007F7AAB" w:rsidRDefault="00304BEA" w:rsidP="00B454D7">
            <w:pPr>
              <w:jc w:val="center"/>
              <w:rPr>
                <w:rFonts w:ascii="Arial" w:hAnsi="Arial" w:cs="Arial"/>
                <w:sz w:val="16"/>
                <w:szCs w:val="16"/>
              </w:rPr>
            </w:pPr>
            <w:r w:rsidRPr="007F7AAB">
              <w:rPr>
                <w:rFonts w:ascii="Arial" w:hAnsi="Arial" w:cs="Arial"/>
                <w:spacing w:val="-2"/>
                <w:sz w:val="16"/>
                <w:szCs w:val="16"/>
              </w:rPr>
              <w:t>Tháng 8</w:t>
            </w:r>
          </w:p>
        </w:tc>
        <w:tc>
          <w:tcPr>
            <w:tcW w:w="660" w:type="dxa"/>
            <w:tcBorders>
              <w:top w:val="single" w:sz="4" w:space="0" w:color="auto"/>
              <w:bottom w:val="single" w:sz="4" w:space="0" w:color="auto"/>
            </w:tcBorders>
            <w:vAlign w:val="center"/>
          </w:tcPr>
          <w:p w14:paraId="323DC2C5" w14:textId="77777777" w:rsidR="00304BEA" w:rsidRPr="007F7AAB" w:rsidRDefault="00304BEA" w:rsidP="00B454D7">
            <w:pPr>
              <w:jc w:val="center"/>
              <w:rPr>
                <w:rFonts w:ascii="Arial" w:hAnsi="Arial" w:cs="Arial"/>
                <w:sz w:val="16"/>
                <w:szCs w:val="16"/>
              </w:rPr>
            </w:pPr>
            <w:r w:rsidRPr="007F7AAB">
              <w:rPr>
                <w:rFonts w:ascii="Arial" w:hAnsi="Arial" w:cs="Arial"/>
                <w:spacing w:val="-2"/>
                <w:sz w:val="16"/>
                <w:szCs w:val="16"/>
              </w:rPr>
              <w:t>Tháng 9</w:t>
            </w:r>
          </w:p>
        </w:tc>
        <w:tc>
          <w:tcPr>
            <w:tcW w:w="660" w:type="dxa"/>
            <w:tcBorders>
              <w:top w:val="single" w:sz="4" w:space="0" w:color="auto"/>
              <w:bottom w:val="single" w:sz="4" w:space="0" w:color="auto"/>
            </w:tcBorders>
            <w:vAlign w:val="center"/>
          </w:tcPr>
          <w:p w14:paraId="0665DE81" w14:textId="77777777" w:rsidR="00304BEA" w:rsidRPr="007F7AAB" w:rsidRDefault="00304BEA" w:rsidP="00B454D7">
            <w:pPr>
              <w:jc w:val="center"/>
              <w:rPr>
                <w:rFonts w:ascii="Arial" w:hAnsi="Arial" w:cs="Arial"/>
                <w:sz w:val="16"/>
                <w:szCs w:val="16"/>
              </w:rPr>
            </w:pPr>
            <w:r w:rsidRPr="007F7AAB">
              <w:rPr>
                <w:rFonts w:ascii="Arial" w:hAnsi="Arial" w:cs="Arial"/>
                <w:spacing w:val="-2"/>
                <w:sz w:val="16"/>
                <w:szCs w:val="16"/>
              </w:rPr>
              <w:t>Tháng 10</w:t>
            </w:r>
          </w:p>
        </w:tc>
        <w:tc>
          <w:tcPr>
            <w:tcW w:w="660" w:type="dxa"/>
            <w:tcBorders>
              <w:top w:val="single" w:sz="4" w:space="0" w:color="auto"/>
              <w:bottom w:val="single" w:sz="4" w:space="0" w:color="auto"/>
            </w:tcBorders>
            <w:vAlign w:val="center"/>
          </w:tcPr>
          <w:p w14:paraId="0D15B3AA" w14:textId="77777777" w:rsidR="00304BEA" w:rsidRPr="007F7AAB" w:rsidRDefault="00304BEA" w:rsidP="00B454D7">
            <w:pPr>
              <w:jc w:val="center"/>
              <w:rPr>
                <w:rFonts w:ascii="Arial" w:hAnsi="Arial" w:cs="Arial"/>
                <w:sz w:val="16"/>
                <w:szCs w:val="16"/>
              </w:rPr>
            </w:pPr>
            <w:r w:rsidRPr="007F7AAB">
              <w:rPr>
                <w:rFonts w:ascii="Arial" w:hAnsi="Arial" w:cs="Arial"/>
                <w:spacing w:val="-2"/>
                <w:sz w:val="16"/>
                <w:szCs w:val="16"/>
              </w:rPr>
              <w:t>Tháng 11</w:t>
            </w:r>
          </w:p>
        </w:tc>
        <w:tc>
          <w:tcPr>
            <w:tcW w:w="660" w:type="dxa"/>
            <w:tcBorders>
              <w:top w:val="single" w:sz="4" w:space="0" w:color="auto"/>
              <w:bottom w:val="single" w:sz="4" w:space="0" w:color="auto"/>
            </w:tcBorders>
            <w:vAlign w:val="center"/>
          </w:tcPr>
          <w:p w14:paraId="149A2819" w14:textId="77777777" w:rsidR="00304BEA" w:rsidRPr="007F7AAB" w:rsidRDefault="00304BEA" w:rsidP="00B454D7">
            <w:pPr>
              <w:jc w:val="center"/>
              <w:rPr>
                <w:rFonts w:ascii="Arial" w:hAnsi="Arial" w:cs="Arial"/>
                <w:sz w:val="16"/>
                <w:szCs w:val="16"/>
              </w:rPr>
            </w:pPr>
            <w:r w:rsidRPr="007F7AAB">
              <w:rPr>
                <w:rFonts w:ascii="Arial" w:hAnsi="Arial" w:cs="Arial"/>
                <w:spacing w:val="-2"/>
                <w:sz w:val="16"/>
                <w:szCs w:val="16"/>
              </w:rPr>
              <w:t>Tháng 12</w:t>
            </w:r>
          </w:p>
        </w:tc>
      </w:tr>
      <w:tr w:rsidR="006A7BE5" w:rsidRPr="007F7AAB" w14:paraId="30443119" w14:textId="77777777">
        <w:tc>
          <w:tcPr>
            <w:tcW w:w="1548" w:type="dxa"/>
            <w:vAlign w:val="center"/>
          </w:tcPr>
          <w:p w14:paraId="37ACD9B2" w14:textId="77777777" w:rsidR="00F91D4D" w:rsidRPr="007F7AAB" w:rsidRDefault="009051E3" w:rsidP="009051E3">
            <w:pPr>
              <w:spacing w:before="40" w:after="40" w:line="302" w:lineRule="auto"/>
              <w:jc w:val="center"/>
              <w:rPr>
                <w:rFonts w:ascii="Arial" w:hAnsi="Arial" w:cs="Arial"/>
                <w:spacing w:val="-2"/>
                <w:sz w:val="16"/>
                <w:szCs w:val="16"/>
              </w:rPr>
            </w:pPr>
            <w:r w:rsidRPr="007F7AAB">
              <w:rPr>
                <w:rFonts w:ascii="Arial" w:hAnsi="Arial" w:cs="Arial"/>
                <w:spacing w:val="-2"/>
                <w:sz w:val="16"/>
                <w:szCs w:val="16"/>
              </w:rPr>
              <w:t>So với tháng trước</w:t>
            </w:r>
          </w:p>
        </w:tc>
        <w:tc>
          <w:tcPr>
            <w:tcW w:w="690" w:type="dxa"/>
            <w:tcBorders>
              <w:top w:val="single" w:sz="4" w:space="0" w:color="auto"/>
            </w:tcBorders>
            <w:vAlign w:val="center"/>
          </w:tcPr>
          <w:p w14:paraId="7D285FFF" w14:textId="77777777" w:rsidR="00F91D4D" w:rsidRPr="007F7AAB" w:rsidRDefault="008837D6" w:rsidP="006A7BE5">
            <w:pPr>
              <w:spacing w:before="40" w:after="40" w:line="302" w:lineRule="auto"/>
              <w:jc w:val="center"/>
              <w:rPr>
                <w:rFonts w:ascii="Arial" w:hAnsi="Arial" w:cs="Arial"/>
                <w:spacing w:val="-2"/>
                <w:sz w:val="16"/>
                <w:szCs w:val="16"/>
              </w:rPr>
            </w:pPr>
            <w:r w:rsidRPr="007F7AAB">
              <w:rPr>
                <w:rFonts w:ascii="Arial" w:hAnsi="Arial" w:cs="Arial"/>
                <w:spacing w:val="-2"/>
                <w:sz w:val="16"/>
                <w:szCs w:val="16"/>
              </w:rPr>
              <w:t>101,74</w:t>
            </w:r>
          </w:p>
        </w:tc>
        <w:tc>
          <w:tcPr>
            <w:tcW w:w="747" w:type="dxa"/>
            <w:tcBorders>
              <w:top w:val="single" w:sz="4" w:space="0" w:color="auto"/>
            </w:tcBorders>
            <w:vAlign w:val="center"/>
          </w:tcPr>
          <w:p w14:paraId="10F7ADC7" w14:textId="77777777" w:rsidR="00F91D4D" w:rsidRPr="007F7AAB" w:rsidRDefault="008837D6" w:rsidP="006A7BE5">
            <w:pPr>
              <w:spacing w:before="40" w:after="40" w:line="302" w:lineRule="auto"/>
              <w:jc w:val="center"/>
              <w:rPr>
                <w:rFonts w:ascii="Arial" w:hAnsi="Arial" w:cs="Arial"/>
                <w:spacing w:val="-2"/>
                <w:sz w:val="16"/>
                <w:szCs w:val="16"/>
              </w:rPr>
            </w:pPr>
            <w:r w:rsidRPr="007F7AAB">
              <w:rPr>
                <w:rFonts w:ascii="Arial" w:hAnsi="Arial" w:cs="Arial"/>
                <w:spacing w:val="-2"/>
                <w:sz w:val="16"/>
                <w:szCs w:val="16"/>
              </w:rPr>
              <w:t>102,09</w:t>
            </w:r>
          </w:p>
        </w:tc>
        <w:tc>
          <w:tcPr>
            <w:tcW w:w="660" w:type="dxa"/>
            <w:tcBorders>
              <w:top w:val="single" w:sz="4" w:space="0" w:color="auto"/>
            </w:tcBorders>
            <w:vAlign w:val="center"/>
          </w:tcPr>
          <w:p w14:paraId="08D273C1" w14:textId="77777777" w:rsidR="00F91D4D" w:rsidRPr="007F7AAB" w:rsidRDefault="008837D6" w:rsidP="006A7BE5">
            <w:pPr>
              <w:spacing w:before="40" w:after="40" w:line="302" w:lineRule="auto"/>
              <w:jc w:val="center"/>
              <w:rPr>
                <w:rFonts w:ascii="Arial" w:hAnsi="Arial" w:cs="Arial"/>
                <w:spacing w:val="-2"/>
                <w:sz w:val="16"/>
                <w:szCs w:val="16"/>
              </w:rPr>
            </w:pPr>
            <w:r w:rsidRPr="007F7AAB">
              <w:rPr>
                <w:rFonts w:ascii="Arial" w:hAnsi="Arial" w:cs="Arial"/>
                <w:spacing w:val="-2"/>
                <w:sz w:val="16"/>
                <w:szCs w:val="16"/>
              </w:rPr>
              <w:t>102,17</w:t>
            </w:r>
          </w:p>
        </w:tc>
        <w:tc>
          <w:tcPr>
            <w:tcW w:w="660" w:type="dxa"/>
            <w:tcBorders>
              <w:top w:val="single" w:sz="4" w:space="0" w:color="auto"/>
            </w:tcBorders>
            <w:vAlign w:val="center"/>
          </w:tcPr>
          <w:p w14:paraId="0CAF5908" w14:textId="77777777" w:rsidR="00F91D4D" w:rsidRPr="007F7AAB" w:rsidRDefault="008837D6" w:rsidP="006A7BE5">
            <w:pPr>
              <w:spacing w:before="40" w:after="40" w:line="302" w:lineRule="auto"/>
              <w:jc w:val="center"/>
              <w:rPr>
                <w:rFonts w:ascii="Arial" w:hAnsi="Arial" w:cs="Arial"/>
                <w:spacing w:val="-2"/>
                <w:sz w:val="16"/>
                <w:szCs w:val="16"/>
              </w:rPr>
            </w:pPr>
            <w:r w:rsidRPr="007F7AAB">
              <w:rPr>
                <w:rFonts w:ascii="Arial" w:hAnsi="Arial" w:cs="Arial"/>
                <w:spacing w:val="-2"/>
                <w:sz w:val="16"/>
                <w:szCs w:val="16"/>
              </w:rPr>
              <w:t>103,32</w:t>
            </w:r>
          </w:p>
        </w:tc>
        <w:tc>
          <w:tcPr>
            <w:tcW w:w="703" w:type="dxa"/>
            <w:tcBorders>
              <w:top w:val="single" w:sz="4" w:space="0" w:color="auto"/>
            </w:tcBorders>
            <w:vAlign w:val="center"/>
          </w:tcPr>
          <w:p w14:paraId="3DF737F0" w14:textId="77777777" w:rsidR="00F91D4D" w:rsidRPr="007F7AAB" w:rsidRDefault="008837D6" w:rsidP="006A7BE5">
            <w:pPr>
              <w:spacing w:before="40" w:after="40" w:line="302" w:lineRule="auto"/>
              <w:jc w:val="center"/>
              <w:rPr>
                <w:rFonts w:ascii="Arial" w:hAnsi="Arial" w:cs="Arial"/>
                <w:spacing w:val="-2"/>
                <w:sz w:val="16"/>
                <w:szCs w:val="16"/>
              </w:rPr>
            </w:pPr>
            <w:r w:rsidRPr="007F7AAB">
              <w:rPr>
                <w:rFonts w:ascii="Arial" w:hAnsi="Arial" w:cs="Arial"/>
                <w:spacing w:val="-2"/>
                <w:sz w:val="16"/>
                <w:szCs w:val="16"/>
              </w:rPr>
              <w:t>102,21</w:t>
            </w:r>
          </w:p>
        </w:tc>
        <w:tc>
          <w:tcPr>
            <w:tcW w:w="660" w:type="dxa"/>
            <w:tcBorders>
              <w:top w:val="single" w:sz="4" w:space="0" w:color="auto"/>
            </w:tcBorders>
            <w:vAlign w:val="center"/>
          </w:tcPr>
          <w:p w14:paraId="5029B639" w14:textId="77777777" w:rsidR="00F91D4D" w:rsidRPr="007F7AAB" w:rsidRDefault="008837D6" w:rsidP="006A7BE5">
            <w:pPr>
              <w:spacing w:before="40" w:after="40" w:line="302" w:lineRule="auto"/>
              <w:jc w:val="center"/>
              <w:rPr>
                <w:rFonts w:ascii="Arial" w:hAnsi="Arial" w:cs="Arial"/>
                <w:spacing w:val="-2"/>
                <w:sz w:val="16"/>
                <w:szCs w:val="16"/>
              </w:rPr>
            </w:pPr>
            <w:r w:rsidRPr="007F7AAB">
              <w:rPr>
                <w:rFonts w:ascii="Arial" w:hAnsi="Arial" w:cs="Arial"/>
                <w:spacing w:val="-2"/>
                <w:sz w:val="16"/>
                <w:szCs w:val="16"/>
              </w:rPr>
              <w:t>101,09</w:t>
            </w:r>
          </w:p>
        </w:tc>
        <w:tc>
          <w:tcPr>
            <w:tcW w:w="660" w:type="dxa"/>
            <w:tcBorders>
              <w:top w:val="single" w:sz="4" w:space="0" w:color="auto"/>
            </w:tcBorders>
            <w:vAlign w:val="center"/>
          </w:tcPr>
          <w:p w14:paraId="6B407FD9" w14:textId="77777777" w:rsidR="00F91D4D" w:rsidRPr="007F7AAB" w:rsidRDefault="006A7BE5" w:rsidP="006A7BE5">
            <w:pPr>
              <w:spacing w:before="40" w:after="40" w:line="302" w:lineRule="auto"/>
              <w:jc w:val="center"/>
              <w:rPr>
                <w:rFonts w:ascii="Arial" w:hAnsi="Arial" w:cs="Arial"/>
                <w:spacing w:val="-2"/>
                <w:sz w:val="16"/>
                <w:szCs w:val="16"/>
              </w:rPr>
            </w:pPr>
            <w:r w:rsidRPr="007F7AAB">
              <w:rPr>
                <w:rFonts w:ascii="Arial" w:hAnsi="Arial" w:cs="Arial"/>
                <w:spacing w:val="-2"/>
                <w:sz w:val="16"/>
                <w:szCs w:val="16"/>
              </w:rPr>
              <w:t>101,17</w:t>
            </w:r>
          </w:p>
        </w:tc>
        <w:tc>
          <w:tcPr>
            <w:tcW w:w="660" w:type="dxa"/>
            <w:tcBorders>
              <w:top w:val="single" w:sz="4" w:space="0" w:color="auto"/>
            </w:tcBorders>
            <w:vAlign w:val="center"/>
          </w:tcPr>
          <w:p w14:paraId="24758B30" w14:textId="77777777" w:rsidR="00F91D4D" w:rsidRPr="007F7AAB" w:rsidRDefault="006A7BE5" w:rsidP="006A7BE5">
            <w:pPr>
              <w:spacing w:before="40" w:after="40" w:line="302" w:lineRule="auto"/>
              <w:jc w:val="center"/>
              <w:rPr>
                <w:rFonts w:ascii="Arial" w:hAnsi="Arial" w:cs="Arial"/>
                <w:spacing w:val="-2"/>
                <w:sz w:val="16"/>
                <w:szCs w:val="16"/>
              </w:rPr>
            </w:pPr>
            <w:r w:rsidRPr="007F7AAB">
              <w:rPr>
                <w:rFonts w:ascii="Arial" w:hAnsi="Arial" w:cs="Arial"/>
                <w:spacing w:val="-2"/>
                <w:sz w:val="16"/>
                <w:szCs w:val="16"/>
              </w:rPr>
              <w:t>100,93</w:t>
            </w:r>
          </w:p>
        </w:tc>
        <w:tc>
          <w:tcPr>
            <w:tcW w:w="660" w:type="dxa"/>
            <w:tcBorders>
              <w:top w:val="single" w:sz="4" w:space="0" w:color="auto"/>
            </w:tcBorders>
            <w:vAlign w:val="center"/>
          </w:tcPr>
          <w:p w14:paraId="4C6984E2" w14:textId="77777777" w:rsidR="00F91D4D" w:rsidRPr="007F7AAB" w:rsidRDefault="006A7BE5" w:rsidP="006A7BE5">
            <w:pPr>
              <w:spacing w:before="40" w:after="40" w:line="302" w:lineRule="auto"/>
              <w:jc w:val="center"/>
              <w:rPr>
                <w:rFonts w:ascii="Arial" w:hAnsi="Arial" w:cs="Arial"/>
                <w:spacing w:val="-2"/>
                <w:sz w:val="16"/>
                <w:szCs w:val="16"/>
              </w:rPr>
            </w:pPr>
            <w:r w:rsidRPr="007F7AAB">
              <w:rPr>
                <w:rFonts w:ascii="Arial" w:hAnsi="Arial" w:cs="Arial"/>
                <w:spacing w:val="-2"/>
                <w:sz w:val="16"/>
                <w:szCs w:val="16"/>
              </w:rPr>
              <w:t>100,82</w:t>
            </w:r>
          </w:p>
        </w:tc>
        <w:tc>
          <w:tcPr>
            <w:tcW w:w="660" w:type="dxa"/>
            <w:tcBorders>
              <w:top w:val="single" w:sz="4" w:space="0" w:color="auto"/>
            </w:tcBorders>
            <w:vAlign w:val="center"/>
          </w:tcPr>
          <w:p w14:paraId="071BA0C8" w14:textId="77777777" w:rsidR="00F91D4D" w:rsidRPr="007F7AAB" w:rsidRDefault="006A7BE5" w:rsidP="006A7BE5">
            <w:pPr>
              <w:spacing w:before="40" w:after="40" w:line="302" w:lineRule="auto"/>
              <w:jc w:val="center"/>
              <w:rPr>
                <w:rFonts w:ascii="Arial" w:hAnsi="Arial" w:cs="Arial"/>
                <w:spacing w:val="-2"/>
                <w:sz w:val="16"/>
                <w:szCs w:val="16"/>
              </w:rPr>
            </w:pPr>
            <w:r w:rsidRPr="007F7AAB">
              <w:rPr>
                <w:rFonts w:ascii="Arial" w:hAnsi="Arial" w:cs="Arial"/>
                <w:spacing w:val="-2"/>
                <w:sz w:val="16"/>
                <w:szCs w:val="16"/>
              </w:rPr>
              <w:t>100,36</w:t>
            </w:r>
          </w:p>
        </w:tc>
        <w:tc>
          <w:tcPr>
            <w:tcW w:w="660" w:type="dxa"/>
            <w:tcBorders>
              <w:top w:val="single" w:sz="4" w:space="0" w:color="auto"/>
            </w:tcBorders>
            <w:vAlign w:val="center"/>
          </w:tcPr>
          <w:p w14:paraId="49F3C17E" w14:textId="77777777" w:rsidR="00F91D4D" w:rsidRPr="007F7AAB" w:rsidRDefault="006A7BE5" w:rsidP="006A7BE5">
            <w:pPr>
              <w:spacing w:before="40" w:after="40" w:line="302" w:lineRule="auto"/>
              <w:jc w:val="center"/>
              <w:rPr>
                <w:rFonts w:ascii="Arial" w:hAnsi="Arial" w:cs="Arial"/>
                <w:spacing w:val="-2"/>
                <w:sz w:val="16"/>
                <w:szCs w:val="16"/>
              </w:rPr>
            </w:pPr>
            <w:r w:rsidRPr="007F7AAB">
              <w:rPr>
                <w:rFonts w:ascii="Arial" w:hAnsi="Arial" w:cs="Arial"/>
                <w:spacing w:val="-2"/>
                <w:sz w:val="16"/>
                <w:szCs w:val="16"/>
              </w:rPr>
              <w:t>100,39</w:t>
            </w:r>
          </w:p>
        </w:tc>
        <w:tc>
          <w:tcPr>
            <w:tcW w:w="660" w:type="dxa"/>
            <w:tcBorders>
              <w:top w:val="single" w:sz="4" w:space="0" w:color="auto"/>
            </w:tcBorders>
            <w:vAlign w:val="center"/>
          </w:tcPr>
          <w:p w14:paraId="2752D864" w14:textId="77777777" w:rsidR="00F91D4D" w:rsidRPr="007F7AAB" w:rsidRDefault="006A7BE5" w:rsidP="006A7BE5">
            <w:pPr>
              <w:spacing w:before="40" w:after="40" w:line="302" w:lineRule="auto"/>
              <w:jc w:val="center"/>
              <w:rPr>
                <w:rFonts w:ascii="Arial" w:hAnsi="Arial" w:cs="Arial"/>
                <w:spacing w:val="-2"/>
                <w:sz w:val="16"/>
                <w:szCs w:val="16"/>
              </w:rPr>
            </w:pPr>
            <w:r w:rsidRPr="007F7AAB">
              <w:rPr>
                <w:rFonts w:ascii="Arial" w:hAnsi="Arial" w:cs="Arial"/>
                <w:spacing w:val="-2"/>
                <w:sz w:val="16"/>
                <w:szCs w:val="16"/>
              </w:rPr>
              <w:t>100,53</w:t>
            </w:r>
          </w:p>
        </w:tc>
      </w:tr>
      <w:tr w:rsidR="006A7BE5" w:rsidRPr="007F7AAB" w14:paraId="5EF41023" w14:textId="77777777">
        <w:tc>
          <w:tcPr>
            <w:tcW w:w="1548" w:type="dxa"/>
            <w:tcBorders>
              <w:bottom w:val="single" w:sz="4" w:space="0" w:color="auto"/>
            </w:tcBorders>
          </w:tcPr>
          <w:p w14:paraId="431C4B79" w14:textId="77777777" w:rsidR="00F91D4D" w:rsidRPr="007F7AAB" w:rsidRDefault="009051E3" w:rsidP="00AE1980">
            <w:pPr>
              <w:spacing w:before="40" w:after="40" w:line="302" w:lineRule="auto"/>
              <w:jc w:val="both"/>
              <w:rPr>
                <w:rFonts w:ascii="Arial" w:hAnsi="Arial" w:cs="Arial"/>
                <w:spacing w:val="-2"/>
                <w:sz w:val="16"/>
                <w:szCs w:val="16"/>
              </w:rPr>
            </w:pPr>
            <w:r w:rsidRPr="007F7AAB">
              <w:rPr>
                <w:rFonts w:ascii="Arial" w:hAnsi="Arial" w:cs="Arial"/>
                <w:spacing w:val="-2"/>
                <w:sz w:val="16"/>
                <w:szCs w:val="16"/>
              </w:rPr>
              <w:t>So với tháng 12 năm 2010</w:t>
            </w:r>
          </w:p>
        </w:tc>
        <w:tc>
          <w:tcPr>
            <w:tcW w:w="690" w:type="dxa"/>
            <w:tcBorders>
              <w:bottom w:val="single" w:sz="4" w:space="0" w:color="auto"/>
            </w:tcBorders>
            <w:vAlign w:val="center"/>
          </w:tcPr>
          <w:p w14:paraId="2F882E0F" w14:textId="77777777" w:rsidR="00F91D4D" w:rsidRPr="007F7AAB" w:rsidRDefault="006A7BE5" w:rsidP="006A7BE5">
            <w:pPr>
              <w:spacing w:before="40" w:after="40" w:line="302" w:lineRule="auto"/>
              <w:jc w:val="center"/>
              <w:rPr>
                <w:rFonts w:ascii="Arial" w:hAnsi="Arial" w:cs="Arial"/>
                <w:spacing w:val="-2"/>
                <w:sz w:val="16"/>
                <w:szCs w:val="16"/>
              </w:rPr>
            </w:pPr>
            <w:r w:rsidRPr="007F7AAB">
              <w:rPr>
                <w:rFonts w:ascii="Arial" w:hAnsi="Arial" w:cs="Arial"/>
                <w:spacing w:val="-2"/>
                <w:sz w:val="16"/>
                <w:szCs w:val="16"/>
              </w:rPr>
              <w:t>101,74</w:t>
            </w:r>
          </w:p>
        </w:tc>
        <w:tc>
          <w:tcPr>
            <w:tcW w:w="747" w:type="dxa"/>
            <w:tcBorders>
              <w:bottom w:val="single" w:sz="4" w:space="0" w:color="auto"/>
            </w:tcBorders>
            <w:vAlign w:val="center"/>
          </w:tcPr>
          <w:p w14:paraId="165BCBC5" w14:textId="77777777" w:rsidR="00F91D4D" w:rsidRPr="007F7AAB" w:rsidRDefault="006A7BE5" w:rsidP="006A7BE5">
            <w:pPr>
              <w:spacing w:before="40" w:after="40" w:line="302" w:lineRule="auto"/>
              <w:jc w:val="center"/>
              <w:rPr>
                <w:rFonts w:ascii="Arial" w:hAnsi="Arial" w:cs="Arial"/>
                <w:spacing w:val="-2"/>
                <w:sz w:val="16"/>
                <w:szCs w:val="16"/>
              </w:rPr>
            </w:pPr>
            <w:r w:rsidRPr="007F7AAB">
              <w:rPr>
                <w:rFonts w:ascii="Arial" w:hAnsi="Arial" w:cs="Arial"/>
                <w:spacing w:val="-2"/>
                <w:sz w:val="16"/>
                <w:szCs w:val="16"/>
              </w:rPr>
              <w:t>103,87</w:t>
            </w:r>
          </w:p>
        </w:tc>
        <w:tc>
          <w:tcPr>
            <w:tcW w:w="660" w:type="dxa"/>
            <w:tcBorders>
              <w:bottom w:val="single" w:sz="4" w:space="0" w:color="auto"/>
            </w:tcBorders>
            <w:vAlign w:val="center"/>
          </w:tcPr>
          <w:p w14:paraId="5AA501A2" w14:textId="77777777" w:rsidR="00F91D4D" w:rsidRPr="007F7AAB" w:rsidRDefault="006A7BE5" w:rsidP="006A7BE5">
            <w:pPr>
              <w:spacing w:before="40" w:after="40" w:line="302" w:lineRule="auto"/>
              <w:jc w:val="center"/>
              <w:rPr>
                <w:rFonts w:ascii="Arial" w:hAnsi="Arial" w:cs="Arial"/>
                <w:spacing w:val="-2"/>
                <w:sz w:val="16"/>
                <w:szCs w:val="16"/>
              </w:rPr>
            </w:pPr>
            <w:r w:rsidRPr="007F7AAB">
              <w:rPr>
                <w:rFonts w:ascii="Arial" w:hAnsi="Arial" w:cs="Arial"/>
                <w:spacing w:val="-2"/>
                <w:sz w:val="16"/>
                <w:szCs w:val="16"/>
              </w:rPr>
              <w:t>106,12</w:t>
            </w:r>
          </w:p>
        </w:tc>
        <w:tc>
          <w:tcPr>
            <w:tcW w:w="660" w:type="dxa"/>
            <w:tcBorders>
              <w:bottom w:val="single" w:sz="4" w:space="0" w:color="auto"/>
            </w:tcBorders>
            <w:vAlign w:val="center"/>
          </w:tcPr>
          <w:p w14:paraId="073C7F1E" w14:textId="77777777" w:rsidR="00F91D4D" w:rsidRPr="007F7AAB" w:rsidRDefault="006A7BE5" w:rsidP="006A7BE5">
            <w:pPr>
              <w:spacing w:before="40" w:after="40" w:line="302" w:lineRule="auto"/>
              <w:jc w:val="center"/>
              <w:rPr>
                <w:rFonts w:ascii="Arial" w:hAnsi="Arial" w:cs="Arial"/>
                <w:spacing w:val="-2"/>
                <w:sz w:val="16"/>
                <w:szCs w:val="16"/>
              </w:rPr>
            </w:pPr>
            <w:r w:rsidRPr="007F7AAB">
              <w:rPr>
                <w:rFonts w:ascii="Arial" w:hAnsi="Arial" w:cs="Arial"/>
                <w:spacing w:val="-2"/>
                <w:sz w:val="16"/>
                <w:szCs w:val="16"/>
              </w:rPr>
              <w:t>109,64</w:t>
            </w:r>
          </w:p>
        </w:tc>
        <w:tc>
          <w:tcPr>
            <w:tcW w:w="703" w:type="dxa"/>
            <w:tcBorders>
              <w:bottom w:val="single" w:sz="4" w:space="0" w:color="auto"/>
            </w:tcBorders>
            <w:vAlign w:val="center"/>
          </w:tcPr>
          <w:p w14:paraId="36E55E84" w14:textId="77777777" w:rsidR="00F91D4D" w:rsidRPr="007F7AAB" w:rsidRDefault="006A7BE5" w:rsidP="006A7BE5">
            <w:pPr>
              <w:spacing w:before="40" w:after="40" w:line="302" w:lineRule="auto"/>
              <w:jc w:val="center"/>
              <w:rPr>
                <w:rFonts w:ascii="Arial" w:hAnsi="Arial" w:cs="Arial"/>
                <w:spacing w:val="-2"/>
                <w:sz w:val="16"/>
                <w:szCs w:val="16"/>
              </w:rPr>
            </w:pPr>
            <w:r w:rsidRPr="007F7AAB">
              <w:rPr>
                <w:rFonts w:ascii="Arial" w:hAnsi="Arial" w:cs="Arial"/>
                <w:spacing w:val="-2"/>
                <w:sz w:val="16"/>
                <w:szCs w:val="16"/>
              </w:rPr>
              <w:t>112,07</w:t>
            </w:r>
          </w:p>
        </w:tc>
        <w:tc>
          <w:tcPr>
            <w:tcW w:w="660" w:type="dxa"/>
            <w:tcBorders>
              <w:bottom w:val="single" w:sz="4" w:space="0" w:color="auto"/>
            </w:tcBorders>
            <w:vAlign w:val="center"/>
          </w:tcPr>
          <w:p w14:paraId="1867C5C6" w14:textId="77777777" w:rsidR="00F91D4D" w:rsidRPr="007F7AAB" w:rsidRDefault="006A7BE5" w:rsidP="006A7BE5">
            <w:pPr>
              <w:spacing w:before="40" w:after="40" w:line="302" w:lineRule="auto"/>
              <w:jc w:val="center"/>
              <w:rPr>
                <w:rFonts w:ascii="Arial" w:hAnsi="Arial" w:cs="Arial"/>
                <w:spacing w:val="-2"/>
                <w:sz w:val="16"/>
                <w:szCs w:val="16"/>
              </w:rPr>
            </w:pPr>
            <w:r w:rsidRPr="007F7AAB">
              <w:rPr>
                <w:rFonts w:ascii="Arial" w:hAnsi="Arial" w:cs="Arial"/>
                <w:spacing w:val="-2"/>
                <w:sz w:val="16"/>
                <w:szCs w:val="16"/>
              </w:rPr>
              <w:t>113,29</w:t>
            </w:r>
          </w:p>
        </w:tc>
        <w:tc>
          <w:tcPr>
            <w:tcW w:w="660" w:type="dxa"/>
            <w:tcBorders>
              <w:bottom w:val="single" w:sz="4" w:space="0" w:color="auto"/>
            </w:tcBorders>
            <w:vAlign w:val="center"/>
          </w:tcPr>
          <w:p w14:paraId="601AEBE8" w14:textId="77777777" w:rsidR="00F91D4D" w:rsidRPr="007F7AAB" w:rsidRDefault="006A7BE5" w:rsidP="006A7BE5">
            <w:pPr>
              <w:spacing w:before="40" w:after="40" w:line="302" w:lineRule="auto"/>
              <w:jc w:val="center"/>
              <w:rPr>
                <w:rFonts w:ascii="Arial" w:hAnsi="Arial" w:cs="Arial"/>
                <w:spacing w:val="-2"/>
                <w:sz w:val="16"/>
                <w:szCs w:val="16"/>
              </w:rPr>
            </w:pPr>
            <w:r w:rsidRPr="007F7AAB">
              <w:rPr>
                <w:rFonts w:ascii="Arial" w:hAnsi="Arial" w:cs="Arial"/>
                <w:spacing w:val="-2"/>
                <w:sz w:val="16"/>
                <w:szCs w:val="16"/>
              </w:rPr>
              <w:t>114,61</w:t>
            </w:r>
          </w:p>
        </w:tc>
        <w:tc>
          <w:tcPr>
            <w:tcW w:w="660" w:type="dxa"/>
            <w:tcBorders>
              <w:bottom w:val="single" w:sz="4" w:space="0" w:color="auto"/>
            </w:tcBorders>
            <w:vAlign w:val="center"/>
          </w:tcPr>
          <w:p w14:paraId="03D91F37" w14:textId="77777777" w:rsidR="00F91D4D" w:rsidRPr="007F7AAB" w:rsidRDefault="006A7BE5" w:rsidP="006A7BE5">
            <w:pPr>
              <w:spacing w:before="40" w:after="40" w:line="302" w:lineRule="auto"/>
              <w:jc w:val="center"/>
              <w:rPr>
                <w:rFonts w:ascii="Arial" w:hAnsi="Arial" w:cs="Arial"/>
                <w:spacing w:val="-2"/>
                <w:sz w:val="16"/>
                <w:szCs w:val="16"/>
              </w:rPr>
            </w:pPr>
            <w:r w:rsidRPr="007F7AAB">
              <w:rPr>
                <w:rFonts w:ascii="Arial" w:hAnsi="Arial" w:cs="Arial"/>
                <w:spacing w:val="-2"/>
                <w:sz w:val="16"/>
                <w:szCs w:val="16"/>
              </w:rPr>
              <w:t>115,68</w:t>
            </w:r>
          </w:p>
        </w:tc>
        <w:tc>
          <w:tcPr>
            <w:tcW w:w="660" w:type="dxa"/>
            <w:tcBorders>
              <w:bottom w:val="single" w:sz="4" w:space="0" w:color="auto"/>
            </w:tcBorders>
            <w:vAlign w:val="center"/>
          </w:tcPr>
          <w:p w14:paraId="3B8F4517" w14:textId="77777777" w:rsidR="00F91D4D" w:rsidRPr="007F7AAB" w:rsidRDefault="006A7BE5" w:rsidP="006A7BE5">
            <w:pPr>
              <w:spacing w:before="40" w:after="40" w:line="302" w:lineRule="auto"/>
              <w:jc w:val="center"/>
              <w:rPr>
                <w:rFonts w:ascii="Arial" w:hAnsi="Arial" w:cs="Arial"/>
                <w:spacing w:val="-2"/>
                <w:sz w:val="16"/>
                <w:szCs w:val="16"/>
              </w:rPr>
            </w:pPr>
            <w:r w:rsidRPr="007F7AAB">
              <w:rPr>
                <w:rFonts w:ascii="Arial" w:hAnsi="Arial" w:cs="Arial"/>
                <w:spacing w:val="-2"/>
                <w:sz w:val="16"/>
                <w:szCs w:val="16"/>
              </w:rPr>
              <w:t>116,63</w:t>
            </w:r>
          </w:p>
        </w:tc>
        <w:tc>
          <w:tcPr>
            <w:tcW w:w="660" w:type="dxa"/>
            <w:tcBorders>
              <w:bottom w:val="single" w:sz="4" w:space="0" w:color="auto"/>
            </w:tcBorders>
            <w:vAlign w:val="center"/>
          </w:tcPr>
          <w:p w14:paraId="025A6178" w14:textId="77777777" w:rsidR="00F91D4D" w:rsidRPr="007F7AAB" w:rsidRDefault="006A7BE5" w:rsidP="006A7BE5">
            <w:pPr>
              <w:spacing w:before="40" w:after="40" w:line="302" w:lineRule="auto"/>
              <w:jc w:val="center"/>
              <w:rPr>
                <w:rFonts w:ascii="Arial" w:hAnsi="Arial" w:cs="Arial"/>
                <w:spacing w:val="-2"/>
                <w:sz w:val="16"/>
                <w:szCs w:val="16"/>
              </w:rPr>
            </w:pPr>
            <w:r w:rsidRPr="007F7AAB">
              <w:rPr>
                <w:rFonts w:ascii="Arial" w:hAnsi="Arial" w:cs="Arial"/>
                <w:spacing w:val="-2"/>
                <w:sz w:val="16"/>
                <w:szCs w:val="16"/>
              </w:rPr>
              <w:t>117,05</w:t>
            </w:r>
          </w:p>
        </w:tc>
        <w:tc>
          <w:tcPr>
            <w:tcW w:w="660" w:type="dxa"/>
            <w:tcBorders>
              <w:bottom w:val="single" w:sz="4" w:space="0" w:color="auto"/>
            </w:tcBorders>
            <w:vAlign w:val="center"/>
          </w:tcPr>
          <w:p w14:paraId="6059F176" w14:textId="77777777" w:rsidR="00F91D4D" w:rsidRPr="007F7AAB" w:rsidRDefault="006A7BE5" w:rsidP="006A7BE5">
            <w:pPr>
              <w:spacing w:before="40" w:after="40" w:line="302" w:lineRule="auto"/>
              <w:jc w:val="center"/>
              <w:rPr>
                <w:rFonts w:ascii="Arial" w:hAnsi="Arial" w:cs="Arial"/>
                <w:spacing w:val="-2"/>
                <w:sz w:val="16"/>
                <w:szCs w:val="16"/>
              </w:rPr>
            </w:pPr>
            <w:r w:rsidRPr="007F7AAB">
              <w:rPr>
                <w:rFonts w:ascii="Arial" w:hAnsi="Arial" w:cs="Arial"/>
                <w:spacing w:val="-2"/>
                <w:sz w:val="16"/>
                <w:szCs w:val="16"/>
              </w:rPr>
              <w:t>117,50</w:t>
            </w:r>
          </w:p>
        </w:tc>
        <w:tc>
          <w:tcPr>
            <w:tcW w:w="660" w:type="dxa"/>
            <w:tcBorders>
              <w:bottom w:val="single" w:sz="4" w:space="0" w:color="auto"/>
            </w:tcBorders>
            <w:vAlign w:val="center"/>
          </w:tcPr>
          <w:p w14:paraId="759136E6" w14:textId="77777777" w:rsidR="00F91D4D" w:rsidRPr="007F7AAB" w:rsidRDefault="006A7BE5" w:rsidP="006A7BE5">
            <w:pPr>
              <w:spacing w:before="40" w:after="40" w:line="302" w:lineRule="auto"/>
              <w:jc w:val="center"/>
              <w:rPr>
                <w:rFonts w:ascii="Arial" w:hAnsi="Arial" w:cs="Arial"/>
                <w:spacing w:val="-2"/>
                <w:sz w:val="16"/>
                <w:szCs w:val="16"/>
              </w:rPr>
            </w:pPr>
            <w:r w:rsidRPr="007F7AAB">
              <w:rPr>
                <w:rFonts w:ascii="Arial" w:hAnsi="Arial" w:cs="Arial"/>
                <w:spacing w:val="-2"/>
                <w:sz w:val="16"/>
                <w:szCs w:val="16"/>
              </w:rPr>
              <w:t>118,13</w:t>
            </w:r>
          </w:p>
        </w:tc>
      </w:tr>
    </w:tbl>
    <w:p w14:paraId="541BEED9" w14:textId="77777777" w:rsidR="00CE0B7D" w:rsidRDefault="00FC751C" w:rsidP="00CE0B7D">
      <w:pPr>
        <w:spacing w:before="40" w:after="40" w:line="288" w:lineRule="auto"/>
        <w:ind w:firstLine="600"/>
        <w:jc w:val="both"/>
        <w:rPr>
          <w:b/>
          <w:i/>
          <w:sz w:val="29"/>
          <w:szCs w:val="29"/>
        </w:rPr>
      </w:pPr>
      <w:r w:rsidRPr="007F7AAB">
        <w:rPr>
          <w:b/>
          <w:i/>
          <w:sz w:val="29"/>
          <w:szCs w:val="29"/>
          <w:lang w:val="vi-VN"/>
        </w:rPr>
        <w:t>b</w:t>
      </w:r>
      <w:r w:rsidR="00D66975" w:rsidRPr="007F7AAB">
        <w:rPr>
          <w:b/>
          <w:i/>
          <w:sz w:val="29"/>
          <w:szCs w:val="29"/>
          <w:lang w:val="vi-VN"/>
        </w:rPr>
        <w:t>. Chỉ số giá sản xuất</w:t>
      </w:r>
      <w:r w:rsidR="00044D48" w:rsidRPr="007F7AAB">
        <w:rPr>
          <w:b/>
          <w:i/>
          <w:sz w:val="29"/>
          <w:szCs w:val="29"/>
          <w:lang w:val="vi-VN"/>
        </w:rPr>
        <w:t xml:space="preserve"> </w:t>
      </w:r>
    </w:p>
    <w:p w14:paraId="4EA6D665" w14:textId="77777777" w:rsidR="00CE0B7D" w:rsidRDefault="00AA7564" w:rsidP="00CE0B7D">
      <w:pPr>
        <w:spacing w:before="40" w:after="40" w:line="278" w:lineRule="auto"/>
        <w:ind w:firstLine="601"/>
        <w:jc w:val="both"/>
        <w:rPr>
          <w:sz w:val="29"/>
          <w:szCs w:val="29"/>
        </w:rPr>
      </w:pPr>
      <w:r w:rsidRPr="007F7AAB">
        <w:rPr>
          <w:sz w:val="29"/>
          <w:szCs w:val="29"/>
          <w:lang w:val="vi-VN"/>
        </w:rPr>
        <w:t xml:space="preserve">Chỉ số giá bán sản phẩm của người sản xuất hàng nông, lâm nghiệp và thủy sản năm </w:t>
      </w:r>
      <w:r w:rsidRPr="007F7AAB">
        <w:rPr>
          <w:sz w:val="29"/>
          <w:szCs w:val="29"/>
        </w:rPr>
        <w:t>2011</w:t>
      </w:r>
      <w:r w:rsidRPr="007F7AAB">
        <w:rPr>
          <w:sz w:val="29"/>
          <w:szCs w:val="29"/>
          <w:lang w:val="vi-VN"/>
        </w:rPr>
        <w:t xml:space="preserve"> tăng 31,</w:t>
      </w:r>
      <w:r w:rsidRPr="007F7AAB">
        <w:rPr>
          <w:sz w:val="29"/>
          <w:szCs w:val="29"/>
        </w:rPr>
        <w:t>8</w:t>
      </w:r>
      <w:r w:rsidRPr="007F7AAB">
        <w:rPr>
          <w:sz w:val="29"/>
          <w:szCs w:val="29"/>
          <w:lang w:val="vi-VN"/>
        </w:rPr>
        <w:t xml:space="preserve">% so với </w:t>
      </w:r>
      <w:r w:rsidR="004025BA" w:rsidRPr="007F7AAB">
        <w:rPr>
          <w:sz w:val="29"/>
          <w:szCs w:val="29"/>
          <w:lang w:val="vi-VN"/>
        </w:rPr>
        <w:t>năm trước</w:t>
      </w:r>
      <w:r w:rsidR="000D4ADF" w:rsidRPr="007F7AAB">
        <w:rPr>
          <w:sz w:val="29"/>
          <w:szCs w:val="29"/>
        </w:rPr>
        <w:t xml:space="preserve">, trong đó </w:t>
      </w:r>
      <w:r w:rsidR="00C95E19" w:rsidRPr="007F7AAB">
        <w:rPr>
          <w:sz w:val="29"/>
          <w:szCs w:val="29"/>
        </w:rPr>
        <w:t>c</w:t>
      </w:r>
      <w:r w:rsidR="00C95E19" w:rsidRPr="007F7AAB">
        <w:rPr>
          <w:sz w:val="29"/>
          <w:szCs w:val="29"/>
          <w:lang w:val="vi-VN"/>
        </w:rPr>
        <w:t>hỉ số giá bán sản phẩm của người sản xuất</w:t>
      </w:r>
      <w:r w:rsidR="00C95E19" w:rsidRPr="007F7AAB">
        <w:rPr>
          <w:sz w:val="29"/>
          <w:szCs w:val="29"/>
        </w:rPr>
        <w:t xml:space="preserve"> </w:t>
      </w:r>
      <w:r w:rsidR="000D4ADF" w:rsidRPr="007F7AAB">
        <w:rPr>
          <w:sz w:val="29"/>
          <w:szCs w:val="29"/>
        </w:rPr>
        <w:t>hàng nông nghiệp tăng 33,49%; hàng lâm nghiệp tăng 13,58%; hàng thủy sản tăng 27,23%.</w:t>
      </w:r>
      <w:r w:rsidR="004025BA" w:rsidRPr="007F7AAB">
        <w:rPr>
          <w:sz w:val="29"/>
          <w:szCs w:val="29"/>
        </w:rPr>
        <w:t xml:space="preserve"> </w:t>
      </w:r>
      <w:r w:rsidRPr="007F7AAB">
        <w:rPr>
          <w:sz w:val="29"/>
          <w:szCs w:val="29"/>
          <w:lang w:val="vi-VN"/>
        </w:rPr>
        <w:t xml:space="preserve">Chỉ số giá bán sản phẩm của người sản xuất hàng công nghiệp năm </w:t>
      </w:r>
      <w:r w:rsidR="004025BA" w:rsidRPr="007F7AAB">
        <w:rPr>
          <w:sz w:val="29"/>
          <w:szCs w:val="29"/>
        </w:rPr>
        <w:t>nay</w:t>
      </w:r>
      <w:r w:rsidR="004025BA" w:rsidRPr="007F7AAB">
        <w:rPr>
          <w:sz w:val="29"/>
          <w:szCs w:val="29"/>
          <w:lang w:val="vi-VN"/>
        </w:rPr>
        <w:t xml:space="preserve"> tăng </w:t>
      </w:r>
      <w:r w:rsidR="004025BA" w:rsidRPr="007F7AAB">
        <w:rPr>
          <w:sz w:val="29"/>
          <w:szCs w:val="29"/>
        </w:rPr>
        <w:t>18,43</w:t>
      </w:r>
      <w:r w:rsidR="000D4ADF" w:rsidRPr="007F7AAB">
        <w:rPr>
          <w:sz w:val="29"/>
          <w:szCs w:val="29"/>
        </w:rPr>
        <w:t>%</w:t>
      </w:r>
      <w:r w:rsidR="004025BA" w:rsidRPr="007F7AAB">
        <w:rPr>
          <w:sz w:val="29"/>
          <w:szCs w:val="29"/>
        </w:rPr>
        <w:t xml:space="preserve"> so với </w:t>
      </w:r>
      <w:r w:rsidRPr="007F7AAB">
        <w:rPr>
          <w:sz w:val="29"/>
          <w:szCs w:val="29"/>
          <w:lang w:val="vi-VN"/>
        </w:rPr>
        <w:t>năm trước</w:t>
      </w:r>
      <w:r w:rsidR="000D4ADF" w:rsidRPr="007F7AAB">
        <w:rPr>
          <w:sz w:val="29"/>
          <w:szCs w:val="29"/>
        </w:rPr>
        <w:t xml:space="preserve">, trong đó </w:t>
      </w:r>
      <w:r w:rsidR="00C95E19" w:rsidRPr="007F7AAB">
        <w:rPr>
          <w:sz w:val="29"/>
          <w:szCs w:val="29"/>
        </w:rPr>
        <w:t>c</w:t>
      </w:r>
      <w:r w:rsidR="00C95E19" w:rsidRPr="007F7AAB">
        <w:rPr>
          <w:sz w:val="29"/>
          <w:szCs w:val="29"/>
          <w:lang w:val="vi-VN"/>
        </w:rPr>
        <w:t>hỉ số giá bán sản phẩm của người sản xuất</w:t>
      </w:r>
      <w:r w:rsidR="00C95E19" w:rsidRPr="007F7AAB">
        <w:rPr>
          <w:sz w:val="29"/>
          <w:szCs w:val="29"/>
        </w:rPr>
        <w:t xml:space="preserve"> </w:t>
      </w:r>
      <w:r w:rsidR="000D4ADF" w:rsidRPr="007F7AAB">
        <w:rPr>
          <w:sz w:val="29"/>
          <w:szCs w:val="29"/>
        </w:rPr>
        <w:t>sản phẩm khai khoáng tăng 30,33%; sản phẩm công nghiệp chế biến tăng 16,49%; điện, nước tăng 11,92%.</w:t>
      </w:r>
    </w:p>
    <w:p w14:paraId="717BB92E" w14:textId="77777777" w:rsidR="00CE0B7D" w:rsidRDefault="000D4ADF" w:rsidP="00CE0B7D">
      <w:pPr>
        <w:spacing w:before="40" w:after="40" w:line="278" w:lineRule="auto"/>
        <w:ind w:firstLine="601"/>
        <w:jc w:val="both"/>
        <w:rPr>
          <w:sz w:val="29"/>
          <w:szCs w:val="29"/>
        </w:rPr>
      </w:pPr>
      <w:r w:rsidRPr="007F7AAB">
        <w:rPr>
          <w:sz w:val="29"/>
          <w:szCs w:val="29"/>
          <w:lang w:val="vi-VN"/>
        </w:rPr>
        <w:t>Chỉ số giá nguyên, nhiên, vật liệu dùng cho sản xuất</w:t>
      </w:r>
      <w:r w:rsidRPr="007F7AAB">
        <w:rPr>
          <w:sz w:val="29"/>
          <w:szCs w:val="29"/>
        </w:rPr>
        <w:t xml:space="preserve"> năm 2011 tăng 21,27% so với năm 2010, trong đó chỉ số giá nguyên</w:t>
      </w:r>
      <w:r w:rsidR="000441F0" w:rsidRPr="007F7AAB">
        <w:rPr>
          <w:sz w:val="29"/>
          <w:szCs w:val="29"/>
        </w:rPr>
        <w:t>,</w:t>
      </w:r>
      <w:r w:rsidRPr="007F7AAB">
        <w:rPr>
          <w:sz w:val="29"/>
          <w:szCs w:val="29"/>
        </w:rPr>
        <w:t xml:space="preserve"> nhiên</w:t>
      </w:r>
      <w:r w:rsidR="000441F0" w:rsidRPr="007F7AAB">
        <w:rPr>
          <w:sz w:val="29"/>
          <w:szCs w:val="29"/>
        </w:rPr>
        <w:t>,</w:t>
      </w:r>
      <w:r w:rsidRPr="007F7AAB">
        <w:rPr>
          <w:sz w:val="29"/>
          <w:szCs w:val="29"/>
        </w:rPr>
        <w:t xml:space="preserve"> vật liệu dùng cho sản xuất của một số ngành tăng cao là: Sản xuất nông, lâm nghiệp và thủy sản tăng 30,65%; thực phẩm, đồ uống và thuốc lá tăng 22,75%; than cốc, sản phẩm dầu mỏ tinh chế tăng 27,68%; khí đốt, nước nóng, hơi nước và điều hòa không khí tăng 21,8%; hóa chất và các sản phẩm hóa chất tăng 18,33%.</w:t>
      </w:r>
    </w:p>
    <w:p w14:paraId="327C0768" w14:textId="77777777" w:rsidR="00CE0B7D" w:rsidRDefault="00AA7564" w:rsidP="00CE0B7D">
      <w:pPr>
        <w:spacing w:before="40" w:after="40" w:line="278" w:lineRule="auto"/>
        <w:ind w:firstLine="601"/>
        <w:jc w:val="both"/>
        <w:rPr>
          <w:sz w:val="29"/>
          <w:szCs w:val="29"/>
        </w:rPr>
      </w:pPr>
      <w:r w:rsidRPr="007F7AAB">
        <w:rPr>
          <w:sz w:val="29"/>
          <w:szCs w:val="29"/>
          <w:lang w:val="vi-VN"/>
        </w:rPr>
        <w:t xml:space="preserve">Chỉ số giá cước vận tải </w:t>
      </w:r>
      <w:r w:rsidR="000D4ADF" w:rsidRPr="007F7AAB">
        <w:rPr>
          <w:sz w:val="29"/>
          <w:szCs w:val="29"/>
          <w:lang w:val="vi-VN"/>
        </w:rPr>
        <w:t xml:space="preserve">năm </w:t>
      </w:r>
      <w:r w:rsidR="000D1B6E" w:rsidRPr="007F7AAB">
        <w:rPr>
          <w:sz w:val="29"/>
          <w:szCs w:val="29"/>
        </w:rPr>
        <w:t>2011</w:t>
      </w:r>
      <w:r w:rsidRPr="007F7AAB">
        <w:rPr>
          <w:sz w:val="29"/>
          <w:szCs w:val="29"/>
          <w:lang w:val="vi-VN"/>
        </w:rPr>
        <w:t xml:space="preserve"> tăng 1</w:t>
      </w:r>
      <w:r w:rsidR="000D4ADF" w:rsidRPr="007F7AAB">
        <w:rPr>
          <w:sz w:val="29"/>
          <w:szCs w:val="29"/>
        </w:rPr>
        <w:t>8,52</w:t>
      </w:r>
      <w:r w:rsidRPr="007F7AAB">
        <w:rPr>
          <w:sz w:val="29"/>
          <w:szCs w:val="29"/>
          <w:lang w:val="vi-VN"/>
        </w:rPr>
        <w:t xml:space="preserve">% so với năm trước, trong đó </w:t>
      </w:r>
      <w:r w:rsidR="00C95E19" w:rsidRPr="007F7AAB">
        <w:rPr>
          <w:sz w:val="29"/>
          <w:szCs w:val="29"/>
        </w:rPr>
        <w:t xml:space="preserve">giá cước vận tải hành khách tăng 22,96%; vận tải hàng hóa tăng 16,23%. Chỉ số giá cước vận tải đường sắt năm </w:t>
      </w:r>
      <w:r w:rsidR="000D1B6E" w:rsidRPr="007F7AAB">
        <w:rPr>
          <w:sz w:val="29"/>
          <w:szCs w:val="29"/>
        </w:rPr>
        <w:t>2011</w:t>
      </w:r>
      <w:r w:rsidR="00C95E19" w:rsidRPr="007F7AAB">
        <w:rPr>
          <w:sz w:val="29"/>
          <w:szCs w:val="29"/>
        </w:rPr>
        <w:t xml:space="preserve"> tăng 20,34% so với năm 2010; đường bộ tăng 18,77%; đường thủy tăng 16,65%; đường hàng không tăng 13,13%</w:t>
      </w:r>
      <w:r w:rsidR="007E4424" w:rsidRPr="007F7AAB">
        <w:rPr>
          <w:sz w:val="29"/>
          <w:szCs w:val="29"/>
        </w:rPr>
        <w:t>.</w:t>
      </w:r>
    </w:p>
    <w:p w14:paraId="5B34F79F" w14:textId="77777777" w:rsidR="00CE0B7D" w:rsidRDefault="00B60D3D" w:rsidP="00CE0B7D">
      <w:pPr>
        <w:spacing w:before="40" w:after="40" w:line="278" w:lineRule="auto"/>
        <w:ind w:firstLine="601"/>
        <w:jc w:val="both"/>
        <w:rPr>
          <w:b/>
          <w:i/>
          <w:sz w:val="29"/>
          <w:szCs w:val="29"/>
        </w:rPr>
      </w:pPr>
      <w:r w:rsidRPr="007F7AAB">
        <w:rPr>
          <w:b/>
          <w:i/>
          <w:sz w:val="29"/>
          <w:szCs w:val="29"/>
        </w:rPr>
        <w:t>c. C</w:t>
      </w:r>
      <w:r w:rsidRPr="007F7AAB">
        <w:rPr>
          <w:b/>
          <w:i/>
          <w:sz w:val="29"/>
          <w:szCs w:val="29"/>
          <w:lang w:val="vi-VN"/>
        </w:rPr>
        <w:t>hỉ số giá xuất, nhập khẩu hàng hóa</w:t>
      </w:r>
    </w:p>
    <w:p w14:paraId="1A0C7C9C" w14:textId="77777777" w:rsidR="00CE0B7D" w:rsidRDefault="00AA7564" w:rsidP="00CE0B7D">
      <w:pPr>
        <w:spacing w:before="40" w:after="40" w:line="278" w:lineRule="auto"/>
        <w:ind w:firstLine="601"/>
        <w:jc w:val="both"/>
        <w:rPr>
          <w:spacing w:val="-2"/>
          <w:sz w:val="29"/>
          <w:szCs w:val="29"/>
        </w:rPr>
      </w:pPr>
      <w:r w:rsidRPr="006159AC">
        <w:rPr>
          <w:spacing w:val="-2"/>
          <w:sz w:val="29"/>
          <w:szCs w:val="29"/>
          <w:lang w:val="vi-VN"/>
        </w:rPr>
        <w:t>Chỉ số giá xuất khẩu hàng hoá năm 2011 tăng 19,</w:t>
      </w:r>
      <w:r w:rsidR="00A31090" w:rsidRPr="006159AC">
        <w:rPr>
          <w:spacing w:val="-2"/>
          <w:sz w:val="29"/>
          <w:szCs w:val="29"/>
        </w:rPr>
        <w:t>62</w:t>
      </w:r>
      <w:r w:rsidRPr="006159AC">
        <w:rPr>
          <w:spacing w:val="-2"/>
          <w:sz w:val="29"/>
          <w:szCs w:val="29"/>
          <w:lang w:val="vi-VN"/>
        </w:rPr>
        <w:t xml:space="preserve">% so với năm trước, trong đó </w:t>
      </w:r>
      <w:r w:rsidR="00A31090" w:rsidRPr="006159AC">
        <w:rPr>
          <w:spacing w:val="-2"/>
          <w:sz w:val="29"/>
          <w:szCs w:val="29"/>
        </w:rPr>
        <w:t xml:space="preserve">chỉ số giá lương thực, thực phẩm tăng 21,41%; hàng phi lương thực, thực phẩm tăng 13,27%; nguyên liệu tăng 25,40%; máy móc, thiết bị tăng 7,74%. </w:t>
      </w:r>
      <w:r w:rsidRPr="006159AC">
        <w:rPr>
          <w:spacing w:val="-2"/>
          <w:sz w:val="29"/>
          <w:szCs w:val="29"/>
          <w:lang w:val="vi-VN"/>
        </w:rPr>
        <w:t xml:space="preserve">Chỉ số giá nhập khẩu hàng hoá năm </w:t>
      </w:r>
      <w:r w:rsidR="00A31090" w:rsidRPr="006159AC">
        <w:rPr>
          <w:spacing w:val="-2"/>
          <w:sz w:val="29"/>
          <w:szCs w:val="29"/>
        </w:rPr>
        <w:t>nay</w:t>
      </w:r>
      <w:r w:rsidRPr="006159AC">
        <w:rPr>
          <w:spacing w:val="-2"/>
          <w:sz w:val="29"/>
          <w:szCs w:val="29"/>
          <w:lang w:val="vi-VN"/>
        </w:rPr>
        <w:t xml:space="preserve"> tăng </w:t>
      </w:r>
      <w:r w:rsidR="00A31090" w:rsidRPr="006159AC">
        <w:rPr>
          <w:spacing w:val="-2"/>
          <w:sz w:val="29"/>
          <w:szCs w:val="29"/>
        </w:rPr>
        <w:t>20,18</w:t>
      </w:r>
      <w:r w:rsidRPr="006159AC">
        <w:rPr>
          <w:spacing w:val="-2"/>
          <w:sz w:val="29"/>
          <w:szCs w:val="29"/>
          <w:lang w:val="vi-VN"/>
        </w:rPr>
        <w:t xml:space="preserve">% so với năm trước, trong đó </w:t>
      </w:r>
      <w:r w:rsidR="00A31090" w:rsidRPr="006159AC">
        <w:rPr>
          <w:spacing w:val="-2"/>
          <w:sz w:val="29"/>
          <w:szCs w:val="29"/>
        </w:rPr>
        <w:t>chỉ số giá lương thực, thực phẩm tăng 20,65%; hàng phi lương thực, thực phẩm tăng 18,60%; nguyên liệu tăng 22,89%; máy móc, thiết bị tăng 12,72%.</w:t>
      </w:r>
    </w:p>
    <w:p w14:paraId="6C152B16" w14:textId="77777777" w:rsidR="00CE0B7D" w:rsidRDefault="00593934" w:rsidP="00CE0B7D">
      <w:pPr>
        <w:spacing w:before="120" w:after="40" w:line="288" w:lineRule="auto"/>
        <w:ind w:firstLine="601"/>
        <w:jc w:val="both"/>
        <w:rPr>
          <w:rFonts w:eastAsia="MS Mincho"/>
          <w:b/>
          <w:sz w:val="29"/>
          <w:szCs w:val="29"/>
          <w:lang w:eastAsia="ja-JP"/>
        </w:rPr>
      </w:pPr>
      <w:r w:rsidRPr="007F7AAB">
        <w:rPr>
          <w:rFonts w:eastAsia="MS Mincho"/>
          <w:b/>
          <w:sz w:val="29"/>
          <w:szCs w:val="29"/>
          <w:lang w:val="vi-VN" w:eastAsia="ja-JP"/>
        </w:rPr>
        <w:t xml:space="preserve">III. </w:t>
      </w:r>
      <w:r w:rsidR="00365B57" w:rsidRPr="007F7AAB">
        <w:rPr>
          <w:rFonts w:eastAsia="MS Mincho"/>
          <w:b/>
          <w:sz w:val="29"/>
          <w:szCs w:val="29"/>
          <w:lang w:val="vi-VN" w:eastAsia="ja-JP"/>
        </w:rPr>
        <w:t>MỘT SỐ VẤN ĐỀ XÃ HỘI</w:t>
      </w:r>
    </w:p>
    <w:p w14:paraId="0322D099" w14:textId="77777777" w:rsidR="00CE0B7D" w:rsidRDefault="00A0406C" w:rsidP="00CE0B7D">
      <w:pPr>
        <w:spacing w:before="40" w:after="40" w:line="288" w:lineRule="auto"/>
        <w:ind w:firstLine="600"/>
        <w:jc w:val="both"/>
        <w:rPr>
          <w:b/>
          <w:sz w:val="29"/>
          <w:szCs w:val="29"/>
        </w:rPr>
      </w:pPr>
      <w:r w:rsidRPr="007F7AAB">
        <w:rPr>
          <w:b/>
          <w:sz w:val="29"/>
          <w:szCs w:val="29"/>
          <w:lang w:val="vi-VN"/>
        </w:rPr>
        <w:t xml:space="preserve">1. </w:t>
      </w:r>
      <w:r w:rsidR="00343734" w:rsidRPr="007F7AAB">
        <w:rPr>
          <w:b/>
          <w:sz w:val="29"/>
          <w:szCs w:val="29"/>
          <w:lang w:val="vi-VN"/>
        </w:rPr>
        <w:t>Dân số, lao động và</w:t>
      </w:r>
      <w:r w:rsidRPr="007F7AAB">
        <w:rPr>
          <w:b/>
          <w:sz w:val="29"/>
          <w:szCs w:val="29"/>
          <w:lang w:val="vi-VN"/>
        </w:rPr>
        <w:t xml:space="preserve"> việc làm</w:t>
      </w:r>
    </w:p>
    <w:p w14:paraId="69A93CBF" w14:textId="77777777" w:rsidR="00CE0B7D" w:rsidRDefault="00343734" w:rsidP="00CE0B7D">
      <w:pPr>
        <w:spacing w:before="40" w:after="40" w:line="288" w:lineRule="auto"/>
        <w:ind w:firstLine="600"/>
        <w:jc w:val="both"/>
        <w:rPr>
          <w:bCs/>
          <w:sz w:val="29"/>
          <w:szCs w:val="29"/>
        </w:rPr>
      </w:pPr>
      <w:r w:rsidRPr="00CE0B7D">
        <w:rPr>
          <w:bCs/>
          <w:sz w:val="29"/>
          <w:szCs w:val="29"/>
        </w:rPr>
        <w:t>Dân số trung bình cả nước năm 2011 ước tính 87,84 triệu người, tăng 1,04% so với năm 2010, bao gồm: Dân số nam 43,47 triệu người, chiếm 49,5% tổng dân số cả nước, tăng 1,1%; dân số nữ 44,37 triệu người, chiếm 50,5%, tăng 0,99%. Trong tổng dân số cả nước năm nay, dân số khu vực thành thị là 26,88 triệu người, chiếm 30,6% tổng dân số, tăng 2,5% so với năm trước; dân số khu vực nông thôn là 60,96 triệu người, chiếm 69,4%, tăng 0,41%.</w:t>
      </w:r>
    </w:p>
    <w:p w14:paraId="1C8C49F3" w14:textId="77777777" w:rsidR="00CE0B7D" w:rsidRDefault="00343734" w:rsidP="00CE0B7D">
      <w:pPr>
        <w:spacing w:before="40" w:after="40" w:line="288" w:lineRule="auto"/>
        <w:ind w:firstLine="600"/>
        <w:jc w:val="both"/>
        <w:rPr>
          <w:sz w:val="29"/>
          <w:szCs w:val="29"/>
          <w:lang w:val="pt-BR"/>
        </w:rPr>
      </w:pPr>
      <w:r w:rsidRPr="00CE0B7D">
        <w:rPr>
          <w:sz w:val="29"/>
          <w:szCs w:val="29"/>
        </w:rPr>
        <w:t xml:space="preserve">Tổng tỷ suất sinh năm 2011 đạt 1,99 con/phụ nữ, giảm so với mức 2,00 của năm 2010. </w:t>
      </w:r>
      <w:r w:rsidRPr="007F7AAB">
        <w:rPr>
          <w:sz w:val="29"/>
          <w:szCs w:val="29"/>
          <w:lang w:val="pt-BR"/>
        </w:rPr>
        <w:t>Tỷ suất sinh thô đạt 16,6 trẻ sinh ra sống trên 1000 người dân. Tỷ số giới tính của trẻ em mới sinh duy trì ở mức khá cao với 111,9 bé trai/100 bé gái, tăng so với mức 111,2 bé trai/100 bé gái của năm 2010.</w:t>
      </w:r>
    </w:p>
    <w:p w14:paraId="4CFDC299" w14:textId="77777777" w:rsidR="00CE0B7D" w:rsidRDefault="00343734" w:rsidP="00CE0B7D">
      <w:pPr>
        <w:spacing w:before="40" w:after="40" w:line="288" w:lineRule="auto"/>
        <w:ind w:firstLine="600"/>
        <w:jc w:val="both"/>
        <w:rPr>
          <w:spacing w:val="-4"/>
          <w:sz w:val="29"/>
          <w:szCs w:val="29"/>
          <w:lang w:val="pt-BR"/>
        </w:rPr>
      </w:pPr>
      <w:r w:rsidRPr="006159AC">
        <w:rPr>
          <w:spacing w:val="-4"/>
          <w:sz w:val="29"/>
          <w:szCs w:val="29"/>
          <w:lang w:val="pt-BR"/>
        </w:rPr>
        <w:t xml:space="preserve">Tỷ suất chết thô năm 2011 là 6,9‰, trong đó khu vực thành thị 5,8‰; khu vực nông thôn 7,4‰. Tỷ suất chết của trẻ em dưới 1 tuổi là 15,5‰; tỷ suất chết của trẻ em dưới 5 tuổi là 23,3‰. </w:t>
      </w:r>
      <w:r w:rsidR="000441F0" w:rsidRPr="006159AC">
        <w:rPr>
          <w:spacing w:val="-4"/>
          <w:sz w:val="29"/>
          <w:szCs w:val="29"/>
          <w:lang w:val="pt-BR"/>
        </w:rPr>
        <w:t xml:space="preserve">Tỷ suất </w:t>
      </w:r>
      <w:r w:rsidRPr="006159AC">
        <w:rPr>
          <w:spacing w:val="-4"/>
          <w:sz w:val="29"/>
          <w:szCs w:val="29"/>
          <w:lang w:val="pt-BR"/>
        </w:rPr>
        <w:t>chết tiếp tục giữ ở mức thấp, thể hiện rõ hiệu quả của chương trình chăm sóc sức khoẻ bà mẹ và trẻ em nói riêng và công tác bảo vệ sức khoẻ, nâng cao mức sống cho người dân nói chung trong năm qua.</w:t>
      </w:r>
    </w:p>
    <w:p w14:paraId="3E1F40D2" w14:textId="77777777" w:rsidR="00CE0B7D" w:rsidRDefault="00343734" w:rsidP="00CE0B7D">
      <w:pPr>
        <w:spacing w:before="40" w:after="40" w:line="288" w:lineRule="auto"/>
        <w:ind w:firstLine="600"/>
        <w:jc w:val="both"/>
        <w:rPr>
          <w:sz w:val="29"/>
          <w:szCs w:val="29"/>
          <w:lang w:val="pt-BR"/>
        </w:rPr>
      </w:pPr>
      <w:r w:rsidRPr="007F7AAB">
        <w:rPr>
          <w:sz w:val="29"/>
          <w:szCs w:val="29"/>
          <w:lang w:val="pt-BR"/>
        </w:rPr>
        <w:t>Theo kết quả điều tra, tỷ lệ phụ nữ 15-49 tuổi sinh con thứ ba trở lên của năm 2011 là 14,7%, giảm so với mức 15,1% của năm 2010; tỷ lệ phụ nữ 15-49 tuổi có chồng đang sử dụng biện pháp tránh thai đạt 78,2%, trong đó sử dụng biện pháp hiện đại là 68,6%; biện pháp khác là 9,6%.</w:t>
      </w:r>
    </w:p>
    <w:p w14:paraId="50069EF1" w14:textId="77777777" w:rsidR="00CE0B7D" w:rsidRDefault="00343734" w:rsidP="00CE0B7D">
      <w:pPr>
        <w:spacing w:before="40" w:after="40" w:line="288" w:lineRule="auto"/>
        <w:ind w:firstLine="600"/>
        <w:jc w:val="both"/>
        <w:rPr>
          <w:bCs/>
          <w:sz w:val="29"/>
          <w:szCs w:val="29"/>
          <w:lang w:val="pt-BR"/>
        </w:rPr>
      </w:pPr>
      <w:r w:rsidRPr="007F7AAB">
        <w:rPr>
          <w:bCs/>
          <w:sz w:val="29"/>
          <w:szCs w:val="29"/>
          <w:lang w:val="pt-BR"/>
        </w:rPr>
        <w:t>Lực lượng lao động từ 15 tuổi trở lên năm 2011 là 51,39 triệu người, tăng 1,97% so với năm 2010, trong đó lao động nam chiếm 51,6%; lao động nữ chiếm 48,4%. Lực lượng lao động trong độ tuổi lao động là 46,48 triệu người, tăng 0,12%, trong đó nam chiếm 53,4%; nữ chiếm 46,6%. Cơ cấu lao động khu vực nông, lâm nghiệp và thủy sản giảm từ 48,7% năm 2010 xuống 48,0% năm 2011; khu vực công nghiệp và xây dựng tăng từ 21,7% lên 22,4%; khu vực dịch vụ duy trì ở mức 29,6%.</w:t>
      </w:r>
    </w:p>
    <w:p w14:paraId="290C578C" w14:textId="77777777" w:rsidR="00343734" w:rsidRPr="007F7AAB" w:rsidRDefault="00343734" w:rsidP="00CE0B7D">
      <w:pPr>
        <w:spacing w:before="40" w:after="40" w:line="288" w:lineRule="auto"/>
        <w:ind w:firstLine="600"/>
        <w:jc w:val="both"/>
        <w:rPr>
          <w:bCs/>
          <w:sz w:val="29"/>
          <w:szCs w:val="29"/>
          <w:lang w:val="pt-BR"/>
        </w:rPr>
      </w:pPr>
      <w:r w:rsidRPr="007F7AAB">
        <w:rPr>
          <w:bCs/>
          <w:sz w:val="29"/>
          <w:szCs w:val="29"/>
          <w:lang w:val="pt-BR"/>
        </w:rPr>
        <w:t xml:space="preserve">Tỷ lệ thất nghiệp của lao động trong độ tuổi năm 2011 là 2,27%, trong đó khu vực thành thị là 3,6%, khu vực nông thôn là </w:t>
      </w:r>
      <w:r w:rsidR="008B6519" w:rsidRPr="007F7AAB">
        <w:rPr>
          <w:bCs/>
          <w:sz w:val="29"/>
          <w:szCs w:val="29"/>
          <w:lang w:val="pt-BR"/>
        </w:rPr>
        <w:t>1,71</w:t>
      </w:r>
      <w:r w:rsidRPr="007F7AAB">
        <w:rPr>
          <w:bCs/>
          <w:sz w:val="29"/>
          <w:szCs w:val="29"/>
          <w:lang w:val="pt-BR"/>
        </w:rPr>
        <w:t>% (Năm 2010 các tỷ lệ tương ứng là: 2,88%; 4,29%; 2,30%). Tỷ lệ thiếu việc làm của lao động trong độ tuổi năm 2011 là 3,34%, trong đó khu vực thành thị là 1,82%, khu vực nông thôn là 3,96% (Năm 2010 các tỷ lệ tương ứng là: 3,57%; 1,82%; 4,26%).</w:t>
      </w:r>
    </w:p>
    <w:p w14:paraId="59876116" w14:textId="77777777" w:rsidR="00CE0B7D" w:rsidRPr="00CE0B7D" w:rsidRDefault="0005111C" w:rsidP="006159AC">
      <w:pPr>
        <w:spacing w:before="40" w:after="40" w:line="293" w:lineRule="auto"/>
        <w:ind w:firstLine="601"/>
        <w:jc w:val="both"/>
        <w:rPr>
          <w:b/>
          <w:sz w:val="29"/>
          <w:szCs w:val="29"/>
          <w:lang w:val="pt-BR"/>
        </w:rPr>
      </w:pPr>
      <w:r w:rsidRPr="007F7AAB">
        <w:rPr>
          <w:b/>
          <w:sz w:val="29"/>
          <w:szCs w:val="29"/>
          <w:lang w:val="vi-VN"/>
        </w:rPr>
        <w:t>2. Đời s</w:t>
      </w:r>
      <w:r w:rsidRPr="00CE0B7D">
        <w:rPr>
          <w:b/>
          <w:sz w:val="29"/>
          <w:szCs w:val="29"/>
          <w:lang w:val="pt-BR"/>
        </w:rPr>
        <w:t>ố</w:t>
      </w:r>
      <w:r w:rsidRPr="007F7AAB">
        <w:rPr>
          <w:b/>
          <w:sz w:val="29"/>
          <w:szCs w:val="29"/>
          <w:lang w:val="vi-VN"/>
        </w:rPr>
        <w:t>ng dân cư, bảo đảm an sinh xã hội</w:t>
      </w:r>
    </w:p>
    <w:p w14:paraId="39A470EB" w14:textId="77777777" w:rsidR="00CE0B7D" w:rsidRPr="00CE0B7D" w:rsidRDefault="0005111C" w:rsidP="006159AC">
      <w:pPr>
        <w:spacing w:before="40" w:after="40" w:line="293" w:lineRule="auto"/>
        <w:ind w:firstLine="601"/>
        <w:jc w:val="both"/>
        <w:rPr>
          <w:sz w:val="29"/>
          <w:szCs w:val="29"/>
          <w:lang w:val="vi-VN"/>
        </w:rPr>
      </w:pPr>
      <w:r w:rsidRPr="007F7AAB">
        <w:rPr>
          <w:sz w:val="29"/>
          <w:szCs w:val="29"/>
          <w:lang w:val="vi-VN"/>
        </w:rPr>
        <w:t>Năm 2011, giá cả hàng hóa tăng cao cùng với thiên tai</w:t>
      </w:r>
      <w:r w:rsidR="000441F0" w:rsidRPr="00CE0B7D">
        <w:rPr>
          <w:sz w:val="29"/>
          <w:szCs w:val="29"/>
        </w:rPr>
        <w:t>,</w:t>
      </w:r>
      <w:r w:rsidRPr="007F7AAB">
        <w:rPr>
          <w:sz w:val="29"/>
          <w:szCs w:val="29"/>
          <w:lang w:val="vi-VN"/>
        </w:rPr>
        <w:t xml:space="preserve"> dịch bệnh xảy ra trên cây trồng, vật nuôi đã ảnh hưởng không nhỏ đến sản xuất và đời sống của dân cư, đặc biệt là nông dân và người lao động có thu nhập thấp ở khu vực thành thị. Tuy nhiên, được sự quan tâm của Đảng và Chính phủ cùng với việc thực </w:t>
      </w:r>
      <w:r w:rsidR="004640B9" w:rsidRPr="007F7AAB">
        <w:rPr>
          <w:sz w:val="29"/>
          <w:szCs w:val="29"/>
          <w:lang w:val="vi-VN"/>
        </w:rPr>
        <w:t>hiện tốt các chính sách an sinh</w:t>
      </w:r>
      <w:r w:rsidRPr="007F7AAB">
        <w:rPr>
          <w:sz w:val="29"/>
          <w:szCs w:val="29"/>
          <w:lang w:val="vi-VN"/>
        </w:rPr>
        <w:t xml:space="preserve"> xã hội của các cấp, các ngành, các địa phương nên nhìn chung đời sống đại bộ phận dân cư có những cải thiện.</w:t>
      </w:r>
    </w:p>
    <w:p w14:paraId="748CBEBC" w14:textId="77777777" w:rsidR="00CE0B7D" w:rsidRPr="00CE0B7D" w:rsidRDefault="0005111C" w:rsidP="00CE0B7D">
      <w:pPr>
        <w:spacing w:before="40" w:after="40" w:line="293" w:lineRule="auto"/>
        <w:ind w:firstLine="601"/>
        <w:jc w:val="both"/>
        <w:rPr>
          <w:sz w:val="29"/>
          <w:szCs w:val="29"/>
          <w:lang w:val="vi-VN"/>
        </w:rPr>
      </w:pPr>
      <w:r w:rsidRPr="007F7AAB">
        <w:rPr>
          <w:sz w:val="29"/>
          <w:szCs w:val="29"/>
          <w:lang w:val="vi-VN"/>
        </w:rPr>
        <w:t>Ở khu vực nông thôn, tình trạng thiếu đói giáp hạt trong năm tuy còn xảy ra nhưng đã giảm so với năm trước. Cả nước có 622,8 nghìn lượt hộ thiếu đói, giảm 21,7% so với năm 2010, tương ứng với 2621 nghìn lượt nhân khẩu bị thiếu đói, giảm 14,6%.</w:t>
      </w:r>
    </w:p>
    <w:p w14:paraId="567E2A8E" w14:textId="77777777" w:rsidR="00CE0B7D" w:rsidRPr="00CE0B7D" w:rsidRDefault="0005111C" w:rsidP="00045566">
      <w:pPr>
        <w:spacing w:before="40" w:after="40" w:line="293" w:lineRule="auto"/>
        <w:ind w:firstLine="601"/>
        <w:jc w:val="both"/>
        <w:rPr>
          <w:sz w:val="29"/>
          <w:szCs w:val="29"/>
          <w:lang w:val="vi-VN"/>
        </w:rPr>
      </w:pPr>
      <w:r w:rsidRPr="007F7AAB">
        <w:rPr>
          <w:sz w:val="29"/>
          <w:szCs w:val="29"/>
          <w:lang w:val="vi-VN"/>
        </w:rPr>
        <w:t>Đời sống của người làm công ăn lương cũng được cải thiện hơn. Mức lương tối thiểu của cán bộ công chức tăng từ 730 nghìn đồng/tháng lên 830 nghìn đồng/tháng từ 01/5/2011.</w:t>
      </w:r>
      <w:r w:rsidRPr="007F7AAB">
        <w:rPr>
          <w:color w:val="FF0000"/>
          <w:sz w:val="29"/>
          <w:szCs w:val="29"/>
          <w:lang w:val="vi-VN"/>
        </w:rPr>
        <w:t xml:space="preserve"> </w:t>
      </w:r>
      <w:r w:rsidR="00921492" w:rsidRPr="007F7AAB">
        <w:rPr>
          <w:sz w:val="29"/>
          <w:szCs w:val="29"/>
          <w:lang w:val="vi-VN"/>
        </w:rPr>
        <w:t>Theo Nghị định số 70/2011/NĐ-CP của Chính phủ, l</w:t>
      </w:r>
      <w:r w:rsidRPr="007F7AAB">
        <w:rPr>
          <w:sz w:val="29"/>
          <w:szCs w:val="29"/>
          <w:lang w:val="vi-VN"/>
        </w:rPr>
        <w:t xml:space="preserve">ương tối thiểu cho các doanh nghiệp được điều chỉnh tăng </w:t>
      </w:r>
      <w:r w:rsidR="00921492" w:rsidRPr="007F7AAB">
        <w:rPr>
          <w:sz w:val="29"/>
          <w:szCs w:val="29"/>
          <w:lang w:val="vi-VN"/>
        </w:rPr>
        <w:t xml:space="preserve">áp dụng cho </w:t>
      </w:r>
      <w:r w:rsidRPr="007F7AAB">
        <w:rPr>
          <w:sz w:val="29"/>
          <w:szCs w:val="29"/>
          <w:lang w:val="vi-VN"/>
        </w:rPr>
        <w:t xml:space="preserve">4 vùng từ 01/10/2011, theo đó </w:t>
      </w:r>
      <w:r w:rsidR="00921492" w:rsidRPr="007F7AAB">
        <w:rPr>
          <w:sz w:val="29"/>
          <w:szCs w:val="29"/>
          <w:lang w:val="vi-VN"/>
        </w:rPr>
        <w:t xml:space="preserve">mức lương tối thiểu của </w:t>
      </w:r>
      <w:r w:rsidRPr="007F7AAB">
        <w:rPr>
          <w:sz w:val="29"/>
          <w:szCs w:val="29"/>
          <w:lang w:val="vi-VN"/>
        </w:rPr>
        <w:t xml:space="preserve">vùng 1 </w:t>
      </w:r>
      <w:r w:rsidR="00921492" w:rsidRPr="007F7AAB">
        <w:rPr>
          <w:sz w:val="29"/>
          <w:szCs w:val="29"/>
          <w:lang w:val="vi-VN"/>
        </w:rPr>
        <w:t>là 2,0</w:t>
      </w:r>
      <w:r w:rsidRPr="007F7AAB">
        <w:rPr>
          <w:sz w:val="29"/>
          <w:szCs w:val="29"/>
          <w:lang w:val="vi-VN"/>
        </w:rPr>
        <w:t xml:space="preserve"> triệu đồng/tháng; vùng 2 </w:t>
      </w:r>
      <w:r w:rsidR="00921492" w:rsidRPr="007F7AAB">
        <w:rPr>
          <w:sz w:val="29"/>
          <w:szCs w:val="29"/>
          <w:lang w:val="vi-VN"/>
        </w:rPr>
        <w:t xml:space="preserve">là </w:t>
      </w:r>
      <w:r w:rsidRPr="007F7AAB">
        <w:rPr>
          <w:sz w:val="29"/>
          <w:szCs w:val="29"/>
          <w:lang w:val="vi-VN"/>
        </w:rPr>
        <w:t>1,7</w:t>
      </w:r>
      <w:r w:rsidR="00921492" w:rsidRPr="007F7AAB">
        <w:rPr>
          <w:sz w:val="29"/>
          <w:szCs w:val="29"/>
          <w:lang w:val="vi-VN"/>
        </w:rPr>
        <w:t>8</w:t>
      </w:r>
      <w:r w:rsidRPr="007F7AAB">
        <w:rPr>
          <w:sz w:val="29"/>
          <w:szCs w:val="29"/>
          <w:lang w:val="vi-VN"/>
        </w:rPr>
        <w:t xml:space="preserve"> triệu đồng/tháng; vùng 3 </w:t>
      </w:r>
      <w:r w:rsidR="00921492" w:rsidRPr="007F7AAB">
        <w:rPr>
          <w:sz w:val="29"/>
          <w:szCs w:val="29"/>
          <w:lang w:val="vi-VN"/>
        </w:rPr>
        <w:t xml:space="preserve">là </w:t>
      </w:r>
      <w:r w:rsidRPr="007F7AAB">
        <w:rPr>
          <w:sz w:val="29"/>
          <w:szCs w:val="29"/>
          <w:lang w:val="vi-VN"/>
        </w:rPr>
        <w:t xml:space="preserve">1,55 triệu đồng/tháng; vùng 4 </w:t>
      </w:r>
      <w:r w:rsidR="00921492" w:rsidRPr="007F7AAB">
        <w:rPr>
          <w:sz w:val="29"/>
          <w:szCs w:val="29"/>
          <w:lang w:val="vi-VN"/>
        </w:rPr>
        <w:t xml:space="preserve">là </w:t>
      </w:r>
      <w:r w:rsidRPr="007F7AAB">
        <w:rPr>
          <w:sz w:val="29"/>
          <w:szCs w:val="29"/>
          <w:lang w:val="vi-VN"/>
        </w:rPr>
        <w:t>1,4 triệu đồng/tháng. Như vậy, lần đầu tiên mức lương tối thiểu khu vực doanh nghiệp trong nước và doanh nghiệp có vốn đầu tư nước ngoài đã được thống nhất.</w:t>
      </w:r>
    </w:p>
    <w:p w14:paraId="413377F5" w14:textId="77777777" w:rsidR="00CE0B7D" w:rsidRPr="00CE0B7D" w:rsidRDefault="0005111C" w:rsidP="00045566">
      <w:pPr>
        <w:spacing w:before="40" w:after="40" w:line="293" w:lineRule="auto"/>
        <w:ind w:firstLine="601"/>
        <w:jc w:val="both"/>
        <w:rPr>
          <w:sz w:val="29"/>
          <w:szCs w:val="29"/>
          <w:lang w:val="vi-VN"/>
        </w:rPr>
      </w:pPr>
      <w:r w:rsidRPr="007F7AAB">
        <w:rPr>
          <w:sz w:val="29"/>
          <w:szCs w:val="29"/>
          <w:lang w:val="vi-VN"/>
        </w:rPr>
        <w:t>Công tác an sinh xã hội và giảm nghèo trong năm qua được Đảng, Nhà nước v</w:t>
      </w:r>
      <w:r w:rsidR="00921492" w:rsidRPr="007F7AAB">
        <w:rPr>
          <w:sz w:val="29"/>
          <w:szCs w:val="29"/>
          <w:lang w:val="vi-VN"/>
        </w:rPr>
        <w:t xml:space="preserve">à Chính phủ tập trung quan tâm. Bên cạnh đó, </w:t>
      </w:r>
      <w:r w:rsidRPr="007F7AAB">
        <w:rPr>
          <w:sz w:val="29"/>
          <w:szCs w:val="29"/>
          <w:lang w:val="vi-VN"/>
        </w:rPr>
        <w:t xml:space="preserve">các cấp, các ngành và địa phương tích cực triển khai thực hiện các hoạt động </w:t>
      </w:r>
      <w:r w:rsidR="00921492" w:rsidRPr="007F7AAB">
        <w:rPr>
          <w:sz w:val="29"/>
          <w:szCs w:val="29"/>
          <w:lang w:val="vi-VN"/>
        </w:rPr>
        <w:t xml:space="preserve">mang nhiều </w:t>
      </w:r>
      <w:r w:rsidRPr="007F7AAB">
        <w:rPr>
          <w:sz w:val="29"/>
          <w:szCs w:val="29"/>
          <w:lang w:val="vi-VN"/>
        </w:rPr>
        <w:t xml:space="preserve">ý nghĩa nên đã thu được những kết quả nhất định. Trong năm 2011, Chính phủ đã phân bổ 2740 tỷ đồng vốn đầu tư phát triển và 550 tỷ đồng vốn sự nghiệp cho 62 huyện nghèo trên cả nước. Bên cạnh đó, đã có 40 tập đoàn kinh tế, tổng công ty nhà nước và doanh nghiệp cam kết hỗ trợ cho các huyện nghèo trong giai đoạn 2009-2020 với tổng số tiền là 2,1 nghìn tỷ đồng, riêng mười tháng năm 2011 đã giải ngân được 350 tỷ đồng. </w:t>
      </w:r>
      <w:r w:rsidRPr="00CE0B7D">
        <w:rPr>
          <w:sz w:val="29"/>
          <w:szCs w:val="29"/>
          <w:lang w:val="vi-VN"/>
        </w:rPr>
        <w:t>Trong dịp Tết Nguyên Đán Tân Mão, trị giá quà tặng cho các đối tượng chính sách trên phạm vi cả nước khoảng 950 tỷ đồng.</w:t>
      </w:r>
    </w:p>
    <w:p w14:paraId="6E8DBAD5" w14:textId="77777777" w:rsidR="00CE0B7D" w:rsidRPr="00CE0B7D" w:rsidRDefault="0005111C" w:rsidP="00045566">
      <w:pPr>
        <w:spacing w:before="40" w:after="40" w:line="293" w:lineRule="auto"/>
        <w:ind w:firstLine="601"/>
        <w:jc w:val="both"/>
        <w:rPr>
          <w:sz w:val="29"/>
          <w:szCs w:val="29"/>
          <w:lang w:val="vi-VN"/>
        </w:rPr>
      </w:pPr>
      <w:r w:rsidRPr="007F7AAB">
        <w:rPr>
          <w:sz w:val="29"/>
          <w:szCs w:val="29"/>
          <w:lang w:val="vi-VN"/>
        </w:rPr>
        <w:t xml:space="preserve">Thực hiện Nghị quyết số 80/NQ-CP của Chính phủ ngày 19/5/2011 về định hướng giảm nghèo bền vững thời kỳ 2011-2020, đến nay đã có hơn 500 nghìn hộ nghèo được vay vốn tín dụng ưu đãi; 300 nghìn lượt người nghèo được hướng dẫn cách làm ăn thông qua 800 mô hình trình diễn và 5 nghìn lớp tập huấn kỹ thuật; 14 triệu người nghèo được cấp thẻ bảo hiểm y tế; 2,5 triệu học sinh nghèo được miễn, </w:t>
      </w:r>
      <w:r w:rsidR="000D1B6E" w:rsidRPr="007F7AAB">
        <w:rPr>
          <w:sz w:val="29"/>
          <w:szCs w:val="29"/>
          <w:lang w:val="vi-VN"/>
        </w:rPr>
        <w:t>giảm học phí năm học 2010-2011</w:t>
      </w:r>
      <w:r w:rsidR="000D1B6E" w:rsidRPr="00CE0B7D">
        <w:rPr>
          <w:sz w:val="29"/>
          <w:szCs w:val="29"/>
          <w:lang w:val="vi-VN"/>
        </w:rPr>
        <w:t xml:space="preserve"> </w:t>
      </w:r>
      <w:r w:rsidRPr="007F7AAB">
        <w:rPr>
          <w:sz w:val="29"/>
          <w:szCs w:val="29"/>
          <w:lang w:val="vi-VN"/>
        </w:rPr>
        <w:t>và 20 nghìn hộ nghèo được hỗ trợ về nhà ở.</w:t>
      </w:r>
    </w:p>
    <w:p w14:paraId="4E456C7F" w14:textId="77777777" w:rsidR="00CE0B7D" w:rsidRPr="00CE0B7D" w:rsidRDefault="0005111C" w:rsidP="00045566">
      <w:pPr>
        <w:spacing w:before="40" w:after="40" w:line="293" w:lineRule="auto"/>
        <w:ind w:firstLine="601"/>
        <w:jc w:val="both"/>
        <w:rPr>
          <w:sz w:val="29"/>
          <w:szCs w:val="29"/>
          <w:lang w:val="vi-VN"/>
        </w:rPr>
      </w:pPr>
      <w:r w:rsidRPr="007F7AAB">
        <w:rPr>
          <w:sz w:val="29"/>
          <w:szCs w:val="29"/>
          <w:lang w:val="vi-VN"/>
        </w:rPr>
        <w:t>Công tác bồi dưỡng, đào tạo cán bộ làm công tác xã hội cũng được các địa phương xây dựng kế hoạch và triển khai thực hiện tốt. Theo đó, trong n</w:t>
      </w:r>
      <w:r w:rsidRPr="00CE0B7D">
        <w:rPr>
          <w:sz w:val="29"/>
          <w:szCs w:val="29"/>
          <w:lang w:val="vi-VN"/>
        </w:rPr>
        <w:t>ăm 2011, ngân sách Trung ương hỗ trợ 22,5 tỷ đồng cho 36 tỉnh</w:t>
      </w:r>
      <w:r w:rsidR="004640B9" w:rsidRPr="00CE0B7D">
        <w:rPr>
          <w:sz w:val="29"/>
          <w:szCs w:val="29"/>
          <w:lang w:val="vi-VN"/>
        </w:rPr>
        <w:t xml:space="preserve">, </w:t>
      </w:r>
      <w:r w:rsidRPr="00CE0B7D">
        <w:rPr>
          <w:sz w:val="29"/>
          <w:szCs w:val="29"/>
          <w:lang w:val="vi-VN"/>
        </w:rPr>
        <w:t xml:space="preserve">thành phố trực thuộc trung ương </w:t>
      </w:r>
      <w:r w:rsidR="00CB6156" w:rsidRPr="00CE0B7D">
        <w:rPr>
          <w:sz w:val="29"/>
          <w:szCs w:val="29"/>
          <w:lang w:val="vi-VN"/>
        </w:rPr>
        <w:t>để</w:t>
      </w:r>
      <w:r w:rsidRPr="00CE0B7D">
        <w:rPr>
          <w:sz w:val="29"/>
          <w:szCs w:val="29"/>
          <w:lang w:val="vi-VN"/>
        </w:rPr>
        <w:t xml:space="preserve"> đào tạo, bồi dưỡng nâng cao trình độ đội ngũ cán bộ, nhân viên làm công tác xã hội và xây dựng mô hình điểm về trung tâm cung cấp dịch vụ công tác xã hội.</w:t>
      </w:r>
    </w:p>
    <w:p w14:paraId="58602C5C" w14:textId="77777777" w:rsidR="00CE0B7D" w:rsidRPr="00CE0B7D" w:rsidRDefault="0005111C" w:rsidP="00CE0B7D">
      <w:pPr>
        <w:spacing w:before="40" w:after="40" w:line="293" w:lineRule="auto"/>
        <w:ind w:firstLine="601"/>
        <w:jc w:val="both"/>
        <w:rPr>
          <w:sz w:val="29"/>
          <w:szCs w:val="29"/>
          <w:lang w:val="vi-VN"/>
        </w:rPr>
      </w:pPr>
      <w:r w:rsidRPr="007F7AAB">
        <w:rPr>
          <w:sz w:val="29"/>
          <w:szCs w:val="29"/>
          <w:lang w:val="vi-VN"/>
        </w:rPr>
        <w:t>Theo báo cáo sơ bộ của 5</w:t>
      </w:r>
      <w:r w:rsidRPr="00CE0B7D">
        <w:rPr>
          <w:sz w:val="29"/>
          <w:szCs w:val="29"/>
          <w:lang w:val="vi-VN"/>
        </w:rPr>
        <w:t>4</w:t>
      </w:r>
      <w:r w:rsidRPr="007F7AAB">
        <w:rPr>
          <w:sz w:val="29"/>
          <w:szCs w:val="29"/>
          <w:lang w:val="vi-VN"/>
        </w:rPr>
        <w:t xml:space="preserve"> tỉnh</w:t>
      </w:r>
      <w:r w:rsidR="00921492" w:rsidRPr="00CE0B7D">
        <w:rPr>
          <w:sz w:val="29"/>
          <w:szCs w:val="29"/>
          <w:lang w:val="vi-VN"/>
        </w:rPr>
        <w:t xml:space="preserve">, </w:t>
      </w:r>
      <w:r w:rsidRPr="007F7AAB">
        <w:rPr>
          <w:sz w:val="29"/>
          <w:szCs w:val="29"/>
          <w:lang w:val="vi-VN"/>
        </w:rPr>
        <w:t xml:space="preserve">thành phố trực thuộc </w:t>
      </w:r>
      <w:r w:rsidR="000D1B6E" w:rsidRPr="00CE0B7D">
        <w:rPr>
          <w:sz w:val="29"/>
          <w:szCs w:val="29"/>
          <w:lang w:val="vi-VN"/>
        </w:rPr>
        <w:t>T</w:t>
      </w:r>
      <w:r w:rsidRPr="007F7AAB">
        <w:rPr>
          <w:sz w:val="29"/>
          <w:szCs w:val="29"/>
          <w:lang w:val="vi-VN"/>
        </w:rPr>
        <w:t xml:space="preserve">rung ương, tổng kinh phí dành cho hoạt động an sinh xã hội và giảm nghèo trong năm 2011 là </w:t>
      </w:r>
      <w:r w:rsidRPr="00CE0B7D">
        <w:rPr>
          <w:sz w:val="29"/>
          <w:szCs w:val="29"/>
          <w:lang w:val="vi-VN"/>
        </w:rPr>
        <w:t>3213</w:t>
      </w:r>
      <w:r w:rsidRPr="007F7AAB">
        <w:rPr>
          <w:sz w:val="29"/>
          <w:szCs w:val="29"/>
          <w:lang w:val="vi-VN"/>
        </w:rPr>
        <w:t xml:space="preserve"> tỷ đồng, bao gồm: </w:t>
      </w:r>
      <w:r w:rsidRPr="00CE0B7D">
        <w:rPr>
          <w:sz w:val="29"/>
          <w:szCs w:val="29"/>
          <w:lang w:val="vi-VN"/>
        </w:rPr>
        <w:t>1269</w:t>
      </w:r>
      <w:r w:rsidRPr="007F7AAB">
        <w:rPr>
          <w:sz w:val="29"/>
          <w:szCs w:val="29"/>
          <w:lang w:val="vi-VN"/>
        </w:rPr>
        <w:t xml:space="preserve"> tỷ đồng hỗ trợ các đối tượng chính sách; </w:t>
      </w:r>
      <w:r w:rsidRPr="00CE0B7D">
        <w:rPr>
          <w:sz w:val="29"/>
          <w:szCs w:val="29"/>
          <w:lang w:val="vi-VN"/>
        </w:rPr>
        <w:t>988</w:t>
      </w:r>
      <w:r w:rsidRPr="007F7AAB">
        <w:rPr>
          <w:sz w:val="29"/>
          <w:szCs w:val="29"/>
          <w:lang w:val="vi-VN"/>
        </w:rPr>
        <w:t xml:space="preserve"> tỷ đồng hỗ trợ các hộ nghèo và </w:t>
      </w:r>
      <w:r w:rsidRPr="00CE0B7D">
        <w:rPr>
          <w:sz w:val="29"/>
          <w:szCs w:val="29"/>
          <w:lang w:val="vi-VN"/>
        </w:rPr>
        <w:t>956</w:t>
      </w:r>
      <w:r w:rsidRPr="007F7AAB">
        <w:rPr>
          <w:sz w:val="29"/>
          <w:szCs w:val="29"/>
          <w:lang w:val="vi-VN"/>
        </w:rPr>
        <w:t xml:space="preserve"> tỷ đồng cứu đói, cứu trợ xã hội khác.</w:t>
      </w:r>
    </w:p>
    <w:p w14:paraId="7C92B8A9" w14:textId="77777777" w:rsidR="00CE0B7D" w:rsidRPr="00CE0B7D" w:rsidRDefault="0005111C" w:rsidP="00CE0B7D">
      <w:pPr>
        <w:spacing w:before="40" w:after="40" w:line="293" w:lineRule="auto"/>
        <w:ind w:firstLine="601"/>
        <w:jc w:val="both"/>
        <w:rPr>
          <w:b/>
          <w:sz w:val="29"/>
          <w:szCs w:val="29"/>
          <w:lang w:val="vi-VN"/>
        </w:rPr>
      </w:pPr>
      <w:r w:rsidRPr="007F7AAB">
        <w:rPr>
          <w:b/>
          <w:sz w:val="29"/>
          <w:szCs w:val="29"/>
          <w:lang w:val="vi-VN"/>
        </w:rPr>
        <w:t>3. Giáo dục, đào tạo</w:t>
      </w:r>
    </w:p>
    <w:p w14:paraId="23C3132C" w14:textId="77777777" w:rsidR="0005111C" w:rsidRPr="00CE0B7D" w:rsidRDefault="0005111C" w:rsidP="00CE0B7D">
      <w:pPr>
        <w:spacing w:before="40" w:after="40" w:line="293" w:lineRule="auto"/>
        <w:ind w:firstLine="601"/>
        <w:jc w:val="both"/>
        <w:rPr>
          <w:sz w:val="29"/>
          <w:szCs w:val="29"/>
          <w:lang w:val="vi-VN"/>
        </w:rPr>
      </w:pPr>
      <w:r w:rsidRPr="007F7AAB">
        <w:rPr>
          <w:sz w:val="29"/>
          <w:szCs w:val="29"/>
          <w:lang w:val="vi-VN"/>
        </w:rPr>
        <w:t xml:space="preserve">Tính đến </w:t>
      </w:r>
      <w:r w:rsidR="008A3F31" w:rsidRPr="007F7AAB">
        <w:rPr>
          <w:sz w:val="29"/>
          <w:szCs w:val="29"/>
          <w:lang w:val="vi-VN"/>
        </w:rPr>
        <w:t xml:space="preserve">cuối </w:t>
      </w:r>
      <w:r w:rsidRPr="007F7AAB">
        <w:rPr>
          <w:sz w:val="29"/>
          <w:szCs w:val="29"/>
          <w:lang w:val="vi-VN"/>
        </w:rPr>
        <w:t>năm 2011</w:t>
      </w:r>
      <w:r w:rsidRPr="00CE0B7D">
        <w:rPr>
          <w:sz w:val="29"/>
          <w:szCs w:val="29"/>
          <w:lang w:val="vi-VN"/>
        </w:rPr>
        <w:t xml:space="preserve">, cả nước có 57/63 tỉnh, thành phố trực thuộc </w:t>
      </w:r>
      <w:r w:rsidR="000D1B6E" w:rsidRPr="00CE0B7D">
        <w:rPr>
          <w:sz w:val="29"/>
          <w:szCs w:val="29"/>
          <w:lang w:val="vi-VN"/>
        </w:rPr>
        <w:t>T</w:t>
      </w:r>
      <w:r w:rsidRPr="00CE0B7D">
        <w:rPr>
          <w:sz w:val="29"/>
          <w:szCs w:val="29"/>
          <w:lang w:val="vi-VN"/>
        </w:rPr>
        <w:t xml:space="preserve">rung ương đạt chuẩn phổ cập giáo dục tiểu học đúng độ tuổi và 63/63 tỉnh, thành phố trực thuộc </w:t>
      </w:r>
      <w:r w:rsidR="000D1B6E" w:rsidRPr="00CE0B7D">
        <w:rPr>
          <w:sz w:val="29"/>
          <w:szCs w:val="29"/>
          <w:lang w:val="vi-VN"/>
        </w:rPr>
        <w:t>T</w:t>
      </w:r>
      <w:r w:rsidRPr="00CE0B7D">
        <w:rPr>
          <w:sz w:val="29"/>
          <w:szCs w:val="29"/>
          <w:lang w:val="vi-VN"/>
        </w:rPr>
        <w:t>rung ương đạt chuẩn phổ cập giáo dục trung học cơ sở.</w:t>
      </w:r>
    </w:p>
    <w:p w14:paraId="0DC3487E" w14:textId="77777777" w:rsidR="00CE0B7D" w:rsidRDefault="0005111C" w:rsidP="00CE0B7D">
      <w:pPr>
        <w:spacing w:before="40" w:after="40" w:line="271" w:lineRule="auto"/>
        <w:ind w:firstLine="601"/>
        <w:jc w:val="both"/>
        <w:rPr>
          <w:sz w:val="29"/>
          <w:szCs w:val="29"/>
          <w:lang w:val="pt-BR"/>
        </w:rPr>
      </w:pPr>
      <w:r w:rsidRPr="007F7AAB">
        <w:rPr>
          <w:sz w:val="29"/>
          <w:szCs w:val="29"/>
          <w:lang w:val="pt-BR"/>
        </w:rPr>
        <w:t xml:space="preserve">Công tác xây dựng trường, lớp và đào tạo giáo viên theo các tiêu chí trường chuẩn tiếp tục được triển khai tại các địa phương. Do đó số trường đạt chuẩn quốc gia trong năm học 2010-2011 ở các cấp tăng so với năm học trước, trong đó có 1901 trường mầm non, chiếm 19% số trường mầm non trên cả nước và tăng 20,6%; 5548 trường tiểu học, chiếm 36,4% số trường tiểu học và tăng 11,5%; 2001 trường trung học cơ sở, chiếm 19,7% số trường trung học cơ sở và tăng 22,3%; 235 trường trung học phổ thông, chiếm 10,3% số trường trung học phổ thông và tăng 24,3%. </w:t>
      </w:r>
      <w:r w:rsidR="000441F0" w:rsidRPr="007F7AAB">
        <w:rPr>
          <w:sz w:val="29"/>
          <w:szCs w:val="29"/>
          <w:lang w:val="pt-BR"/>
        </w:rPr>
        <w:t>Vùng Đồng bằng sông Hồng</w:t>
      </w:r>
      <w:r w:rsidRPr="007F7AAB">
        <w:rPr>
          <w:sz w:val="29"/>
          <w:szCs w:val="29"/>
          <w:lang w:val="pt-BR"/>
        </w:rPr>
        <w:t xml:space="preserve"> có tỷ lệ trường đạt chuẩn quốc gia cao nhất cả nước với 23,2% số trường mầm non; 67,1% trường tiểu học; 33,8% trường trung học cơ sở và 18,1% trường trung học phổ thông.</w:t>
      </w:r>
    </w:p>
    <w:p w14:paraId="17C0C485" w14:textId="77777777" w:rsidR="00CE0B7D" w:rsidRDefault="0005111C" w:rsidP="006159AC">
      <w:pPr>
        <w:spacing w:before="40" w:after="40" w:line="271" w:lineRule="auto"/>
        <w:ind w:firstLine="601"/>
        <w:jc w:val="both"/>
        <w:rPr>
          <w:sz w:val="29"/>
          <w:szCs w:val="29"/>
          <w:lang w:val="pt-BR"/>
        </w:rPr>
      </w:pPr>
      <w:r w:rsidRPr="007F7AAB">
        <w:rPr>
          <w:sz w:val="29"/>
          <w:szCs w:val="29"/>
          <w:lang w:val="pt-BR"/>
        </w:rPr>
        <w:t>Số giáo viên phổ thông năm học 2010-2011 là 830,9 nghìn giáo viên, tăng hơn 12 nghìn giáo viên so với năm học trước. Tỷ lệ giáo viên đạt chuẩn cấp tiểu học trong năm học này là 97,6%; cấp trung học cơ sở là 97,4% và cấp trung học phổ thông là 99,0%. Vùng Bắc Trung Bộ và duyên hải miền Trung có tỷ lệ giáo viên đạt chuẩn cao nhất ở cả ba cấp với 99,4% giáo viên tiểu học; 99,</w:t>
      </w:r>
      <w:r w:rsidR="00045FD3" w:rsidRPr="007F7AAB">
        <w:rPr>
          <w:sz w:val="29"/>
          <w:szCs w:val="29"/>
          <w:lang w:val="pt-BR"/>
        </w:rPr>
        <w:t>2</w:t>
      </w:r>
      <w:r w:rsidRPr="007F7AAB">
        <w:rPr>
          <w:sz w:val="29"/>
          <w:szCs w:val="29"/>
          <w:lang w:val="pt-BR"/>
        </w:rPr>
        <w:t>% giáo viên trung học cơ sở và 99,7% giáo viên trung học phổ thông.</w:t>
      </w:r>
    </w:p>
    <w:p w14:paraId="593FE560" w14:textId="77777777" w:rsidR="00CE0B7D" w:rsidRDefault="0005111C" w:rsidP="006159AC">
      <w:pPr>
        <w:spacing w:before="40" w:after="40" w:line="271" w:lineRule="auto"/>
        <w:ind w:firstLine="601"/>
        <w:jc w:val="both"/>
        <w:rPr>
          <w:sz w:val="29"/>
          <w:szCs w:val="29"/>
          <w:lang w:val="pt-BR"/>
        </w:rPr>
      </w:pPr>
      <w:r w:rsidRPr="007F7AAB">
        <w:rPr>
          <w:sz w:val="29"/>
          <w:szCs w:val="29"/>
          <w:lang w:val="pt-BR"/>
        </w:rPr>
        <w:t xml:space="preserve">Tình trạng học sinh bỏ học nhìn chung đã có xu hướng giảm. Tỷ lệ học sinh bỏ học năm 2010-2011 cấp tiểu học là 0,2%, giảm </w:t>
      </w:r>
      <w:r w:rsidR="00045FD3" w:rsidRPr="007F7AAB">
        <w:rPr>
          <w:sz w:val="29"/>
          <w:szCs w:val="29"/>
          <w:lang w:val="pt-BR"/>
        </w:rPr>
        <w:t xml:space="preserve">so với mức </w:t>
      </w:r>
      <w:r w:rsidRPr="007F7AAB">
        <w:rPr>
          <w:sz w:val="29"/>
          <w:szCs w:val="29"/>
          <w:lang w:val="pt-BR"/>
        </w:rPr>
        <w:t xml:space="preserve">0,24% </w:t>
      </w:r>
      <w:r w:rsidR="00045FD3" w:rsidRPr="007F7AAB">
        <w:rPr>
          <w:sz w:val="29"/>
          <w:szCs w:val="29"/>
          <w:lang w:val="pt-BR"/>
        </w:rPr>
        <w:t xml:space="preserve">của năm </w:t>
      </w:r>
      <w:r w:rsidRPr="007F7AAB">
        <w:rPr>
          <w:sz w:val="29"/>
          <w:szCs w:val="29"/>
          <w:lang w:val="pt-BR"/>
        </w:rPr>
        <w:t xml:space="preserve">học trước; cấp trung học cơ sở là 1,17%, </w:t>
      </w:r>
      <w:r w:rsidR="00045FD3" w:rsidRPr="007F7AAB">
        <w:rPr>
          <w:sz w:val="29"/>
          <w:szCs w:val="29"/>
          <w:lang w:val="pt-BR"/>
        </w:rPr>
        <w:t xml:space="preserve">năm học trước là </w:t>
      </w:r>
      <w:r w:rsidRPr="007F7AAB">
        <w:rPr>
          <w:sz w:val="29"/>
          <w:szCs w:val="29"/>
          <w:lang w:val="pt-BR"/>
        </w:rPr>
        <w:t xml:space="preserve">1,29%; cấp trung học phổ thông là 1,8%, giảm </w:t>
      </w:r>
      <w:r w:rsidR="00045FD3" w:rsidRPr="007F7AAB">
        <w:rPr>
          <w:sz w:val="29"/>
          <w:szCs w:val="29"/>
          <w:lang w:val="pt-BR"/>
        </w:rPr>
        <w:t xml:space="preserve">so với mức </w:t>
      </w:r>
      <w:r w:rsidRPr="007F7AAB">
        <w:rPr>
          <w:sz w:val="29"/>
          <w:szCs w:val="29"/>
          <w:lang w:val="pt-BR"/>
        </w:rPr>
        <w:t>2,11%</w:t>
      </w:r>
      <w:r w:rsidR="00045FD3" w:rsidRPr="007F7AAB">
        <w:rPr>
          <w:sz w:val="29"/>
          <w:szCs w:val="29"/>
          <w:lang w:val="pt-BR"/>
        </w:rPr>
        <w:t xml:space="preserve"> của năm học 2009-2010</w:t>
      </w:r>
      <w:r w:rsidRPr="007F7AAB">
        <w:rPr>
          <w:sz w:val="29"/>
          <w:szCs w:val="29"/>
          <w:lang w:val="pt-BR"/>
        </w:rPr>
        <w:t>. Vùng Đồng bằng sông Cửu Long có tỷ lệ học sinh bỏ học cao nhất, trong đó tỷ lệ ở cấp tiểu học là 0,56%; trung học cơ sở là 2,85% và trung học phổ thông là 4,06%.</w:t>
      </w:r>
    </w:p>
    <w:p w14:paraId="034F8386" w14:textId="77777777" w:rsidR="00CE0B7D" w:rsidRDefault="0005111C" w:rsidP="006159AC">
      <w:pPr>
        <w:spacing w:before="40" w:after="40" w:line="271" w:lineRule="auto"/>
        <w:ind w:firstLine="601"/>
        <w:jc w:val="both"/>
        <w:rPr>
          <w:sz w:val="29"/>
          <w:szCs w:val="29"/>
          <w:lang w:val="es-BO"/>
        </w:rPr>
      </w:pPr>
      <w:r w:rsidRPr="007F7AAB">
        <w:rPr>
          <w:sz w:val="29"/>
          <w:szCs w:val="29"/>
          <w:lang w:val="es-BO"/>
        </w:rPr>
        <w:t>Công tác đào tạo nghề cũng được các cấp, các ngành và địa phương tiếp tục quan tâm đầu tư. Tính đến cuối năm 2011, cả nước có 128 trường cao đẳng nghề, tăng 8,5% so với năm 2010; 308 trường trung cấp nghề, tăng 8,1%; 908 trung tâm dạy nghề, tăng 12,1% và trên 1 nghìn cơ sở có các lớp dạy nghề. Số học sinh học nghề được tuyển mới trong năm nay là 1860 nghìn lượt người, tăng 6,4% so với năm trước, bao gồm: Cao đẳng nghề và trung cấp nghề là 420 nghìn lượt người; sơ cấp nghề 1440 nghìn lượt người.</w:t>
      </w:r>
    </w:p>
    <w:p w14:paraId="1C755185" w14:textId="77777777" w:rsidR="00CE0B7D" w:rsidRPr="00CE0B7D" w:rsidRDefault="002478E5" w:rsidP="006159AC">
      <w:pPr>
        <w:numPr>
          <w:ins w:id="1" w:author="user" w:date="2009-12-26T16:25:00Z"/>
        </w:numPr>
        <w:spacing w:before="40" w:after="40" w:line="271" w:lineRule="auto"/>
        <w:ind w:firstLine="601"/>
        <w:jc w:val="both"/>
        <w:rPr>
          <w:b/>
          <w:sz w:val="29"/>
          <w:szCs w:val="29"/>
          <w:lang w:val="es-BO"/>
        </w:rPr>
      </w:pPr>
      <w:r w:rsidRPr="007F7AAB">
        <w:rPr>
          <w:b/>
          <w:sz w:val="29"/>
          <w:szCs w:val="29"/>
          <w:lang w:val="vi-VN"/>
        </w:rPr>
        <w:t xml:space="preserve">4. </w:t>
      </w:r>
      <w:r w:rsidR="008C0249" w:rsidRPr="007F7AAB">
        <w:rPr>
          <w:b/>
          <w:sz w:val="29"/>
          <w:szCs w:val="29"/>
          <w:lang w:val="vi-VN"/>
        </w:rPr>
        <w:t>Tình hình dịch bệnh</w:t>
      </w:r>
      <w:r w:rsidR="00EE6714" w:rsidRPr="007F7AAB">
        <w:rPr>
          <w:b/>
          <w:sz w:val="29"/>
          <w:szCs w:val="29"/>
          <w:lang w:val="vi-VN"/>
        </w:rPr>
        <w:t xml:space="preserve"> và ngộ độc thực phẩm</w:t>
      </w:r>
    </w:p>
    <w:p w14:paraId="5BC52ABE" w14:textId="77777777" w:rsidR="00CE0B7D" w:rsidRPr="00CE0B7D" w:rsidRDefault="00750B1C" w:rsidP="006159AC">
      <w:pPr>
        <w:spacing w:before="40" w:after="40" w:line="271" w:lineRule="auto"/>
        <w:ind w:firstLine="601"/>
        <w:jc w:val="both"/>
        <w:rPr>
          <w:bCs/>
          <w:sz w:val="29"/>
          <w:szCs w:val="29"/>
          <w:lang w:val="de-DE"/>
        </w:rPr>
      </w:pPr>
      <w:r w:rsidRPr="00CE0B7D">
        <w:rPr>
          <w:sz w:val="29"/>
          <w:szCs w:val="29"/>
        </w:rPr>
        <w:t xml:space="preserve">Tình hình dịch bệnh năm 2011 diễn biến tương đối phức tạp. </w:t>
      </w:r>
      <w:r w:rsidRPr="007F7AAB">
        <w:rPr>
          <w:bCs/>
          <w:sz w:val="29"/>
          <w:szCs w:val="29"/>
          <w:lang w:val="pt-BR"/>
        </w:rPr>
        <w:t>Tính từ đầu năm, cả nước đã có 65,5 nghìn trường hợp mắc bệnh sốt xuất huyết (56 trường hợp tử vong); 9,3 nghìn trư</w:t>
      </w:r>
      <w:r w:rsidR="00B724FA" w:rsidRPr="007F7AAB">
        <w:rPr>
          <w:bCs/>
          <w:sz w:val="29"/>
          <w:szCs w:val="29"/>
          <w:lang w:val="pt-BR"/>
        </w:rPr>
        <w:t>ờng hợp mắc bệnh viêm gan virút</w:t>
      </w:r>
      <w:r w:rsidRPr="007F7AAB">
        <w:rPr>
          <w:bCs/>
          <w:sz w:val="29"/>
          <w:szCs w:val="29"/>
          <w:lang w:val="pt-BR"/>
        </w:rPr>
        <w:t>; 995 trường hợp mắc bệnh viêm não virút (21 trường hợp tử vong); 664 trường hợp mắc bệnh thương hàn; 767 trường hợp mắc cúm A (H1N1)</w:t>
      </w:r>
      <w:r w:rsidR="000441F0" w:rsidRPr="007F7AAB">
        <w:rPr>
          <w:bCs/>
          <w:sz w:val="29"/>
          <w:szCs w:val="29"/>
          <w:lang w:val="pt-BR"/>
        </w:rPr>
        <w:t xml:space="preserve"> (</w:t>
      </w:r>
      <w:r w:rsidRPr="007F7AAB">
        <w:rPr>
          <w:bCs/>
          <w:sz w:val="29"/>
          <w:szCs w:val="29"/>
          <w:lang w:val="pt-BR"/>
        </w:rPr>
        <w:t>17 trường hợp tử vong</w:t>
      </w:r>
      <w:r w:rsidR="000441F0" w:rsidRPr="007F7AAB">
        <w:rPr>
          <w:bCs/>
          <w:sz w:val="29"/>
          <w:szCs w:val="29"/>
          <w:lang w:val="pt-BR"/>
        </w:rPr>
        <w:t>)</w:t>
      </w:r>
      <w:r w:rsidRPr="007F7AAB">
        <w:rPr>
          <w:bCs/>
          <w:sz w:val="29"/>
          <w:szCs w:val="29"/>
          <w:lang w:val="pt-BR"/>
        </w:rPr>
        <w:t xml:space="preserve">. </w:t>
      </w:r>
      <w:r w:rsidR="00B724FA" w:rsidRPr="007F7AAB">
        <w:rPr>
          <w:sz w:val="29"/>
          <w:szCs w:val="29"/>
          <w:lang w:val="de-DE"/>
        </w:rPr>
        <w:t xml:space="preserve">Trong năm, dịch chân, tay, miệng lây lan với mức độ nhanh trong cộng đồng, chủ yếu xuất hiện ở trẻ em với tỷ lệ tử vong cao so với các dịch bệnh nguy hiểm khác. Số trường hợp mắc bệnh </w:t>
      </w:r>
      <w:r w:rsidRPr="00CE0B7D">
        <w:rPr>
          <w:bCs/>
          <w:sz w:val="29"/>
          <w:szCs w:val="29"/>
          <w:lang w:val="de-DE"/>
        </w:rPr>
        <w:t xml:space="preserve">chân, tay, miệng </w:t>
      </w:r>
      <w:r w:rsidR="00B724FA" w:rsidRPr="00CE0B7D">
        <w:rPr>
          <w:bCs/>
          <w:sz w:val="29"/>
          <w:szCs w:val="29"/>
          <w:lang w:val="de-DE"/>
        </w:rPr>
        <w:t xml:space="preserve">năm 2011 là </w:t>
      </w:r>
      <w:r w:rsidR="00B635C9" w:rsidRPr="00CE0B7D">
        <w:rPr>
          <w:bCs/>
          <w:sz w:val="29"/>
          <w:szCs w:val="29"/>
          <w:lang w:val="de-DE"/>
        </w:rPr>
        <w:t>106,5 nghìn</w:t>
      </w:r>
      <w:r w:rsidR="00B724FA" w:rsidRPr="00CE0B7D">
        <w:rPr>
          <w:bCs/>
          <w:sz w:val="29"/>
          <w:szCs w:val="29"/>
          <w:lang w:val="de-DE"/>
        </w:rPr>
        <w:t xml:space="preserve"> người</w:t>
      </w:r>
      <w:r w:rsidR="00B635C9" w:rsidRPr="00CE0B7D">
        <w:rPr>
          <w:bCs/>
          <w:sz w:val="29"/>
          <w:szCs w:val="29"/>
          <w:lang w:val="de-DE"/>
        </w:rPr>
        <w:t xml:space="preserve">, trong đó 162 </w:t>
      </w:r>
      <w:r w:rsidR="00B724FA" w:rsidRPr="00CE0B7D">
        <w:rPr>
          <w:bCs/>
          <w:sz w:val="29"/>
          <w:szCs w:val="29"/>
          <w:lang w:val="de-DE"/>
        </w:rPr>
        <w:t>trườ</w:t>
      </w:r>
      <w:r w:rsidR="00B635C9" w:rsidRPr="00CE0B7D">
        <w:rPr>
          <w:bCs/>
          <w:sz w:val="29"/>
          <w:szCs w:val="29"/>
          <w:lang w:val="de-DE"/>
        </w:rPr>
        <w:t>ng hợp tử vong.</w:t>
      </w:r>
    </w:p>
    <w:p w14:paraId="36059A2F" w14:textId="77777777" w:rsidR="00CE0B7D" w:rsidRDefault="00750B1C" w:rsidP="006159AC">
      <w:pPr>
        <w:spacing w:before="40" w:after="40" w:line="271" w:lineRule="auto"/>
        <w:ind w:firstLine="601"/>
        <w:jc w:val="both"/>
        <w:rPr>
          <w:bCs/>
          <w:sz w:val="29"/>
          <w:szCs w:val="29"/>
          <w:lang w:val="pt-BR"/>
        </w:rPr>
      </w:pPr>
      <w:r w:rsidRPr="007F7AAB">
        <w:rPr>
          <w:bCs/>
          <w:sz w:val="29"/>
          <w:szCs w:val="29"/>
          <w:lang w:val="pt-BR"/>
        </w:rPr>
        <w:t xml:space="preserve">Công tác phòng, chống HIV/AIDS mặc dù đã được tăng cường, tuy nhiên số trường hợp nhiễm HIV/AIDS tại các địa phương vẫn gia tăng. Tính từ ca phát hiện đầu tiên đến </w:t>
      </w:r>
      <w:r w:rsidR="00B724FA" w:rsidRPr="007F7AAB">
        <w:rPr>
          <w:bCs/>
          <w:sz w:val="29"/>
          <w:szCs w:val="29"/>
          <w:lang w:val="pt-BR"/>
        </w:rPr>
        <w:t>giữa tháng 12/</w:t>
      </w:r>
      <w:r w:rsidRPr="007F7AAB">
        <w:rPr>
          <w:bCs/>
          <w:sz w:val="29"/>
          <w:szCs w:val="29"/>
          <w:lang w:val="pt-BR"/>
        </w:rPr>
        <w:t>2011, trên địa bàn cả nước đã có 248,6 nghìn trường hợp nhiễm HIV, trong đó 100,8 nghìn người đã chuyển sang giai đoạn AIDS và gần 52 nghìn người đã tử vong do AIDS. Trong năm 2011, cả nước đã x</w:t>
      </w:r>
      <w:r w:rsidR="004640B9" w:rsidRPr="007F7AAB">
        <w:rPr>
          <w:bCs/>
          <w:sz w:val="29"/>
          <w:szCs w:val="29"/>
          <w:lang w:val="pt-BR"/>
        </w:rPr>
        <w:t>ả</w:t>
      </w:r>
      <w:r w:rsidRPr="007F7AAB">
        <w:rPr>
          <w:bCs/>
          <w:sz w:val="29"/>
          <w:szCs w:val="29"/>
          <w:lang w:val="pt-BR"/>
        </w:rPr>
        <w:t xml:space="preserve">y ra 105 vụ ngộ độc thực phẩm </w:t>
      </w:r>
      <w:r w:rsidR="00890FAE" w:rsidRPr="007F7AAB">
        <w:rPr>
          <w:bCs/>
          <w:sz w:val="29"/>
          <w:szCs w:val="29"/>
          <w:lang w:val="pt-BR"/>
        </w:rPr>
        <w:t>làm</w:t>
      </w:r>
      <w:r w:rsidRPr="007F7AAB">
        <w:rPr>
          <w:bCs/>
          <w:sz w:val="29"/>
          <w:szCs w:val="29"/>
          <w:lang w:val="pt-BR"/>
        </w:rPr>
        <w:t xml:space="preserve"> 4,8 nghìn người bị ngộ độc, trong đó 17 người tử vong.</w:t>
      </w:r>
    </w:p>
    <w:p w14:paraId="0FF8CAC7" w14:textId="77777777" w:rsidR="00CE0B7D" w:rsidRPr="00CE0B7D" w:rsidRDefault="002478E5" w:rsidP="00CE0B7D">
      <w:pPr>
        <w:spacing w:before="40" w:after="40" w:line="271" w:lineRule="auto"/>
        <w:ind w:firstLine="601"/>
        <w:jc w:val="both"/>
        <w:rPr>
          <w:b/>
          <w:sz w:val="29"/>
          <w:szCs w:val="29"/>
        </w:rPr>
      </w:pPr>
      <w:r w:rsidRPr="00CE0B7D">
        <w:rPr>
          <w:b/>
          <w:sz w:val="29"/>
          <w:szCs w:val="29"/>
          <w:lang w:val="vi-VN"/>
        </w:rPr>
        <w:t xml:space="preserve">5. </w:t>
      </w:r>
      <w:r w:rsidR="008C0249" w:rsidRPr="00CE0B7D">
        <w:rPr>
          <w:b/>
          <w:sz w:val="29"/>
          <w:szCs w:val="29"/>
          <w:lang w:val="vi-VN"/>
        </w:rPr>
        <w:t>Văn hóa, thể thao</w:t>
      </w:r>
    </w:p>
    <w:p w14:paraId="5687F5A1" w14:textId="77777777" w:rsidR="00CE0B7D" w:rsidRPr="00CE0B7D" w:rsidRDefault="00890FAE" w:rsidP="006159AC">
      <w:pPr>
        <w:spacing w:before="40" w:after="40" w:line="271" w:lineRule="auto"/>
        <w:ind w:firstLine="601"/>
        <w:jc w:val="both"/>
        <w:rPr>
          <w:sz w:val="29"/>
          <w:szCs w:val="29"/>
        </w:rPr>
      </w:pPr>
      <w:r w:rsidRPr="00CE0B7D">
        <w:rPr>
          <w:sz w:val="29"/>
          <w:szCs w:val="29"/>
        </w:rPr>
        <w:t>Trong n</w:t>
      </w:r>
      <w:r w:rsidR="00750B1C" w:rsidRPr="00CE0B7D">
        <w:rPr>
          <w:sz w:val="29"/>
          <w:szCs w:val="29"/>
        </w:rPr>
        <w:t xml:space="preserve">ăm 2011, </w:t>
      </w:r>
      <w:r w:rsidR="00B3361F" w:rsidRPr="00CE0B7D">
        <w:rPr>
          <w:sz w:val="29"/>
          <w:szCs w:val="29"/>
        </w:rPr>
        <w:t>c</w:t>
      </w:r>
      <w:r w:rsidR="00750B1C" w:rsidRPr="00CE0B7D">
        <w:rPr>
          <w:sz w:val="29"/>
          <w:szCs w:val="29"/>
        </w:rPr>
        <w:t xml:space="preserve">ác địa phương </w:t>
      </w:r>
      <w:r w:rsidR="00B3361F" w:rsidRPr="00CE0B7D">
        <w:rPr>
          <w:sz w:val="29"/>
          <w:szCs w:val="29"/>
        </w:rPr>
        <w:t xml:space="preserve">trên cả nước </w:t>
      </w:r>
      <w:r w:rsidR="00A457FB" w:rsidRPr="00CE0B7D">
        <w:rPr>
          <w:sz w:val="29"/>
          <w:szCs w:val="29"/>
        </w:rPr>
        <w:t>triển khai</w:t>
      </w:r>
      <w:r w:rsidR="00750B1C" w:rsidRPr="00CE0B7D">
        <w:rPr>
          <w:sz w:val="29"/>
          <w:szCs w:val="29"/>
        </w:rPr>
        <w:t xml:space="preserve"> thành công nhiều hoạt động văn hóa </w:t>
      </w:r>
      <w:r w:rsidRPr="00CE0B7D">
        <w:rPr>
          <w:sz w:val="29"/>
          <w:szCs w:val="29"/>
        </w:rPr>
        <w:t xml:space="preserve">có ý nghĩa </w:t>
      </w:r>
      <w:r w:rsidR="00750B1C" w:rsidRPr="00CE0B7D">
        <w:rPr>
          <w:sz w:val="29"/>
          <w:szCs w:val="29"/>
        </w:rPr>
        <w:t xml:space="preserve">phục vụ các ngày lễ trọng đại </w:t>
      </w:r>
      <w:r w:rsidRPr="00CE0B7D">
        <w:rPr>
          <w:sz w:val="29"/>
          <w:szCs w:val="29"/>
        </w:rPr>
        <w:t xml:space="preserve">của </w:t>
      </w:r>
      <w:r w:rsidR="00750B1C" w:rsidRPr="00CE0B7D">
        <w:rPr>
          <w:sz w:val="29"/>
          <w:szCs w:val="29"/>
        </w:rPr>
        <w:t>năm</w:t>
      </w:r>
      <w:r w:rsidR="00A457FB" w:rsidRPr="00CE0B7D">
        <w:rPr>
          <w:sz w:val="29"/>
          <w:szCs w:val="29"/>
        </w:rPr>
        <w:t xml:space="preserve">, trong đó </w:t>
      </w:r>
      <w:r w:rsidR="00750B1C" w:rsidRPr="00CE0B7D">
        <w:rPr>
          <w:sz w:val="29"/>
          <w:szCs w:val="29"/>
        </w:rPr>
        <w:t xml:space="preserve">công tác tuyên truyền cho cuộc bầu cử Quốc hội khóa XIII </w:t>
      </w:r>
      <w:r w:rsidR="00A457FB" w:rsidRPr="00CE0B7D">
        <w:rPr>
          <w:sz w:val="29"/>
          <w:szCs w:val="29"/>
        </w:rPr>
        <w:t>được tổ chức chu đáo. Ngày 27/12/2011, Bộ Văn hóa Thể thao và Du lịch công bố 10 sự kiện văn hóa, thể thao, du lịch nổi bật trong năm 2011</w:t>
      </w:r>
      <w:r w:rsidR="00A81E28" w:rsidRPr="00CE0B7D">
        <w:rPr>
          <w:rStyle w:val="FootnoteReference"/>
          <w:sz w:val="29"/>
          <w:szCs w:val="29"/>
          <w:lang w:val="pt-BR"/>
        </w:rPr>
        <w:footnoteReference w:id="3"/>
      </w:r>
      <w:r w:rsidR="00A81E28" w:rsidRPr="00CE0B7D">
        <w:rPr>
          <w:sz w:val="29"/>
          <w:szCs w:val="29"/>
        </w:rPr>
        <w:t>.</w:t>
      </w:r>
    </w:p>
    <w:p w14:paraId="38E70A50" w14:textId="77777777" w:rsidR="00CE0B7D" w:rsidRPr="00CE0B7D" w:rsidRDefault="00750B1C" w:rsidP="006159AC">
      <w:pPr>
        <w:spacing w:before="40" w:after="40" w:line="271" w:lineRule="auto"/>
        <w:ind w:firstLine="601"/>
        <w:jc w:val="both"/>
        <w:rPr>
          <w:spacing w:val="-2"/>
          <w:sz w:val="29"/>
          <w:szCs w:val="29"/>
          <w:lang w:val="pt-BR"/>
        </w:rPr>
      </w:pPr>
      <w:r w:rsidRPr="00A81E28">
        <w:rPr>
          <w:spacing w:val="-2"/>
          <w:sz w:val="29"/>
          <w:szCs w:val="29"/>
          <w:lang w:val="pt-BR"/>
        </w:rPr>
        <w:t xml:space="preserve">Công tác xuất bản cũng </w:t>
      </w:r>
      <w:r w:rsidR="00890FAE" w:rsidRPr="00A81E28">
        <w:rPr>
          <w:spacing w:val="-2"/>
          <w:sz w:val="29"/>
          <w:szCs w:val="29"/>
          <w:lang w:val="pt-BR"/>
        </w:rPr>
        <w:t>thu</w:t>
      </w:r>
      <w:r w:rsidRPr="00A81E28">
        <w:rPr>
          <w:spacing w:val="-2"/>
          <w:sz w:val="29"/>
          <w:szCs w:val="29"/>
          <w:lang w:val="pt-BR"/>
        </w:rPr>
        <w:t xml:space="preserve"> được những </w:t>
      </w:r>
      <w:r w:rsidR="00890FAE" w:rsidRPr="00A81E28">
        <w:rPr>
          <w:spacing w:val="-2"/>
          <w:sz w:val="29"/>
          <w:szCs w:val="29"/>
          <w:lang w:val="pt-BR"/>
        </w:rPr>
        <w:t>thành tích</w:t>
      </w:r>
      <w:r w:rsidRPr="00A81E28">
        <w:rPr>
          <w:spacing w:val="-2"/>
          <w:sz w:val="29"/>
          <w:szCs w:val="29"/>
          <w:lang w:val="pt-BR"/>
        </w:rPr>
        <w:t xml:space="preserve"> đáng khích lệ. </w:t>
      </w:r>
      <w:r w:rsidRPr="00CE0B7D">
        <w:rPr>
          <w:spacing w:val="-2"/>
          <w:sz w:val="29"/>
          <w:szCs w:val="29"/>
          <w:lang w:val="pt-BR"/>
        </w:rPr>
        <w:t xml:space="preserve">Trong năm 2011, ngành xuất bản đã xuất bản được 20,4 nghìn </w:t>
      </w:r>
      <w:r w:rsidR="00C00885" w:rsidRPr="00CE0B7D">
        <w:rPr>
          <w:spacing w:val="-2"/>
          <w:sz w:val="29"/>
          <w:szCs w:val="29"/>
          <w:lang w:val="pt-BR"/>
        </w:rPr>
        <w:t>đầu</w:t>
      </w:r>
      <w:r w:rsidR="00890FAE" w:rsidRPr="00CE0B7D">
        <w:rPr>
          <w:spacing w:val="-2"/>
          <w:sz w:val="29"/>
          <w:szCs w:val="29"/>
          <w:lang w:val="pt-BR"/>
        </w:rPr>
        <w:t xml:space="preserve"> sách với gần 267 triệu bản (T</w:t>
      </w:r>
      <w:r w:rsidRPr="00CE0B7D">
        <w:rPr>
          <w:spacing w:val="-2"/>
          <w:sz w:val="29"/>
          <w:szCs w:val="29"/>
          <w:lang w:val="pt-BR"/>
        </w:rPr>
        <w:t xml:space="preserve">ăng 10% về số </w:t>
      </w:r>
      <w:r w:rsidR="00C00885" w:rsidRPr="00CE0B7D">
        <w:rPr>
          <w:spacing w:val="-2"/>
          <w:sz w:val="29"/>
          <w:szCs w:val="29"/>
          <w:lang w:val="pt-BR"/>
        </w:rPr>
        <w:t>đầu sách</w:t>
      </w:r>
      <w:r w:rsidRPr="00CE0B7D">
        <w:rPr>
          <w:spacing w:val="-2"/>
          <w:sz w:val="29"/>
          <w:szCs w:val="29"/>
          <w:lang w:val="pt-BR"/>
        </w:rPr>
        <w:t xml:space="preserve"> và </w:t>
      </w:r>
      <w:r w:rsidR="00890FAE" w:rsidRPr="00CE0B7D">
        <w:rPr>
          <w:spacing w:val="-2"/>
          <w:sz w:val="29"/>
          <w:szCs w:val="29"/>
          <w:lang w:val="pt-BR"/>
        </w:rPr>
        <w:t xml:space="preserve">tăng </w:t>
      </w:r>
      <w:r w:rsidRPr="00CE0B7D">
        <w:rPr>
          <w:spacing w:val="-2"/>
          <w:sz w:val="29"/>
          <w:szCs w:val="29"/>
          <w:lang w:val="pt-BR"/>
        </w:rPr>
        <w:t>3% về số bản sách so với năm trước); 26 triệu bản văn hóa phẩm, trong đó riêng lịch bloc đạt gần 17,7 triệu bản.</w:t>
      </w:r>
    </w:p>
    <w:p w14:paraId="12837D53" w14:textId="77777777" w:rsidR="00CE0B7D" w:rsidRDefault="00750B1C" w:rsidP="006159AC">
      <w:pPr>
        <w:spacing w:before="40" w:after="40" w:line="271" w:lineRule="auto"/>
        <w:ind w:firstLine="601"/>
        <w:jc w:val="both"/>
        <w:rPr>
          <w:bCs/>
          <w:spacing w:val="-2"/>
          <w:sz w:val="29"/>
          <w:szCs w:val="29"/>
          <w:lang w:val="de-DE"/>
        </w:rPr>
      </w:pPr>
      <w:r w:rsidRPr="006159AC">
        <w:rPr>
          <w:bCs/>
          <w:spacing w:val="-2"/>
          <w:sz w:val="29"/>
          <w:szCs w:val="29"/>
          <w:lang w:val="de-DE"/>
        </w:rPr>
        <w:t xml:space="preserve">Hoạt động thể dục, thể thao quần chúng tiếp tục được duy trì, phát triển sâu rộng với nhiều nội dung phong phú, thu hút đông đảo quần chúng tham gia. Trong năm 2011, ngành </w:t>
      </w:r>
      <w:r w:rsidR="00890FAE" w:rsidRPr="006159AC">
        <w:rPr>
          <w:bCs/>
          <w:spacing w:val="-2"/>
          <w:sz w:val="29"/>
          <w:szCs w:val="29"/>
          <w:lang w:val="de-DE"/>
        </w:rPr>
        <w:t>T</w:t>
      </w:r>
      <w:r w:rsidRPr="006159AC">
        <w:rPr>
          <w:bCs/>
          <w:spacing w:val="-2"/>
          <w:sz w:val="29"/>
          <w:szCs w:val="29"/>
          <w:lang w:val="de-DE"/>
        </w:rPr>
        <w:t xml:space="preserve">hể dục </w:t>
      </w:r>
      <w:r w:rsidR="00890FAE" w:rsidRPr="006159AC">
        <w:rPr>
          <w:bCs/>
          <w:spacing w:val="-2"/>
          <w:sz w:val="29"/>
          <w:szCs w:val="29"/>
          <w:lang w:val="de-DE"/>
        </w:rPr>
        <w:t>T</w:t>
      </w:r>
      <w:r w:rsidRPr="006159AC">
        <w:rPr>
          <w:bCs/>
          <w:spacing w:val="-2"/>
          <w:sz w:val="29"/>
          <w:szCs w:val="29"/>
          <w:lang w:val="de-DE"/>
        </w:rPr>
        <w:t xml:space="preserve">hể thao đã phối hợp với các Bộ, ngành </w:t>
      </w:r>
      <w:r w:rsidR="00890FAE" w:rsidRPr="006159AC">
        <w:rPr>
          <w:bCs/>
          <w:spacing w:val="-2"/>
          <w:sz w:val="29"/>
          <w:szCs w:val="29"/>
          <w:lang w:val="de-DE"/>
        </w:rPr>
        <w:t xml:space="preserve">liên quan </w:t>
      </w:r>
      <w:r w:rsidRPr="006159AC">
        <w:rPr>
          <w:bCs/>
          <w:spacing w:val="-2"/>
          <w:sz w:val="29"/>
          <w:szCs w:val="29"/>
          <w:lang w:val="de-DE"/>
        </w:rPr>
        <w:t>tổ chức thành công nhiều giải thể thao quần chúng lớn như</w:t>
      </w:r>
      <w:r w:rsidR="00890FAE" w:rsidRPr="006159AC">
        <w:rPr>
          <w:bCs/>
          <w:spacing w:val="-2"/>
          <w:sz w:val="29"/>
          <w:szCs w:val="29"/>
          <w:lang w:val="de-DE"/>
        </w:rPr>
        <w:t>:</w:t>
      </w:r>
      <w:r w:rsidRPr="006159AC">
        <w:rPr>
          <w:bCs/>
          <w:spacing w:val="-2"/>
          <w:sz w:val="29"/>
          <w:szCs w:val="29"/>
          <w:lang w:val="de-DE"/>
        </w:rPr>
        <w:t xml:space="preserve"> Hội thi thể thao các dân tộc thiểu số toàn quốc lần thứ VII  khu vực I tại Điện Biên; </w:t>
      </w:r>
      <w:r w:rsidR="00890FAE" w:rsidRPr="006159AC">
        <w:rPr>
          <w:bCs/>
          <w:spacing w:val="-2"/>
          <w:sz w:val="29"/>
          <w:szCs w:val="29"/>
          <w:lang w:val="de-DE"/>
        </w:rPr>
        <w:t>G</w:t>
      </w:r>
      <w:r w:rsidRPr="006159AC">
        <w:rPr>
          <w:bCs/>
          <w:spacing w:val="-2"/>
          <w:sz w:val="29"/>
          <w:szCs w:val="29"/>
          <w:lang w:val="de-DE"/>
        </w:rPr>
        <w:t xml:space="preserve">iải Vô địch vật dân tộc toàn quốc lần thứ 15 tại Hà Nội; </w:t>
      </w:r>
      <w:r w:rsidR="00890FAE" w:rsidRPr="006159AC">
        <w:rPr>
          <w:bCs/>
          <w:spacing w:val="-2"/>
          <w:sz w:val="29"/>
          <w:szCs w:val="29"/>
          <w:lang w:val="de-DE"/>
        </w:rPr>
        <w:t>G</w:t>
      </w:r>
      <w:r w:rsidRPr="006159AC">
        <w:rPr>
          <w:bCs/>
          <w:spacing w:val="-2"/>
          <w:sz w:val="29"/>
          <w:szCs w:val="29"/>
          <w:lang w:val="de-DE"/>
        </w:rPr>
        <w:t xml:space="preserve">iải Bóng chuyền nữ học sinh </w:t>
      </w:r>
      <w:r w:rsidR="00226FA6" w:rsidRPr="006159AC">
        <w:rPr>
          <w:bCs/>
          <w:spacing w:val="-2"/>
          <w:sz w:val="29"/>
          <w:szCs w:val="29"/>
          <w:lang w:val="de-DE"/>
        </w:rPr>
        <w:t>C</w:t>
      </w:r>
      <w:r w:rsidRPr="006159AC">
        <w:rPr>
          <w:bCs/>
          <w:spacing w:val="-2"/>
          <w:sz w:val="29"/>
          <w:szCs w:val="29"/>
          <w:lang w:val="de-DE"/>
        </w:rPr>
        <w:t>hâu Á.</w:t>
      </w:r>
    </w:p>
    <w:p w14:paraId="596B9FF5" w14:textId="77777777" w:rsidR="00CE0B7D" w:rsidRDefault="00890FAE" w:rsidP="00CE0B7D">
      <w:pPr>
        <w:spacing w:before="40" w:after="40" w:line="276" w:lineRule="auto"/>
        <w:ind w:firstLine="601"/>
        <w:jc w:val="both"/>
        <w:rPr>
          <w:sz w:val="29"/>
          <w:szCs w:val="29"/>
          <w:lang w:val="de-DE"/>
        </w:rPr>
      </w:pPr>
      <w:r w:rsidRPr="007F7AAB">
        <w:rPr>
          <w:sz w:val="29"/>
          <w:szCs w:val="29"/>
          <w:lang w:val="de-DE"/>
        </w:rPr>
        <w:t>Trong h</w:t>
      </w:r>
      <w:r w:rsidR="00750B1C" w:rsidRPr="007F7AAB">
        <w:rPr>
          <w:sz w:val="29"/>
          <w:szCs w:val="29"/>
          <w:lang w:val="de-DE"/>
        </w:rPr>
        <w:t>oạt động thể thao</w:t>
      </w:r>
      <w:r w:rsidRPr="007F7AAB">
        <w:rPr>
          <w:sz w:val="29"/>
          <w:szCs w:val="29"/>
          <w:lang w:val="de-DE"/>
        </w:rPr>
        <w:t xml:space="preserve"> thành tích cao, ngành Thể dục T</w:t>
      </w:r>
      <w:r w:rsidR="00750B1C" w:rsidRPr="007F7AAB">
        <w:rPr>
          <w:sz w:val="29"/>
          <w:szCs w:val="29"/>
          <w:lang w:val="de-DE"/>
        </w:rPr>
        <w:t xml:space="preserve">hể thao tổ chức thành công 171 giải thể thao quốc gia và quốc tế. Để chuẩn bị lực lượng cho các giải thi đấu lớn, các đội tuyển </w:t>
      </w:r>
      <w:r w:rsidRPr="007F7AAB">
        <w:rPr>
          <w:sz w:val="29"/>
          <w:szCs w:val="29"/>
          <w:lang w:val="de-DE"/>
        </w:rPr>
        <w:t xml:space="preserve">quốc gia </w:t>
      </w:r>
      <w:r w:rsidR="00750B1C" w:rsidRPr="007F7AAB">
        <w:rPr>
          <w:sz w:val="29"/>
          <w:szCs w:val="29"/>
          <w:lang w:val="de-DE"/>
        </w:rPr>
        <w:t xml:space="preserve">và </w:t>
      </w:r>
      <w:r w:rsidRPr="007F7AAB">
        <w:rPr>
          <w:sz w:val="29"/>
          <w:szCs w:val="29"/>
          <w:lang w:val="de-DE"/>
        </w:rPr>
        <w:t xml:space="preserve">đội </w:t>
      </w:r>
      <w:r w:rsidR="00750B1C" w:rsidRPr="007F7AAB">
        <w:rPr>
          <w:sz w:val="29"/>
          <w:szCs w:val="29"/>
          <w:lang w:val="de-DE"/>
        </w:rPr>
        <w:t xml:space="preserve">tuyển trẻ </w:t>
      </w:r>
      <w:r w:rsidRPr="007F7AAB">
        <w:rPr>
          <w:sz w:val="29"/>
          <w:szCs w:val="29"/>
          <w:lang w:val="de-DE"/>
        </w:rPr>
        <w:t xml:space="preserve">được triệu tập để tham gia </w:t>
      </w:r>
      <w:r w:rsidR="00750B1C" w:rsidRPr="007F7AAB">
        <w:rPr>
          <w:sz w:val="29"/>
          <w:szCs w:val="29"/>
          <w:lang w:val="de-DE"/>
        </w:rPr>
        <w:t>tập huấn tại các trung tâm huấn luyện thể thao</w:t>
      </w:r>
      <w:r w:rsidRPr="007F7AAB">
        <w:rPr>
          <w:sz w:val="29"/>
          <w:szCs w:val="29"/>
          <w:lang w:val="de-DE"/>
        </w:rPr>
        <w:t xml:space="preserve">; </w:t>
      </w:r>
      <w:r w:rsidR="00750B1C" w:rsidRPr="007F7AAB">
        <w:rPr>
          <w:sz w:val="29"/>
          <w:szCs w:val="29"/>
          <w:lang w:val="de-DE"/>
        </w:rPr>
        <w:t>mở 36 lớp tập huấn, nâng cao trình độ cho các trọng tài, huấn luyện viên thể thao và cử 188 đoàn thể th</w:t>
      </w:r>
      <w:r w:rsidR="00DE7DD3" w:rsidRPr="007F7AAB">
        <w:rPr>
          <w:sz w:val="29"/>
          <w:szCs w:val="29"/>
          <w:lang w:val="de-DE"/>
        </w:rPr>
        <w:t>a</w:t>
      </w:r>
      <w:r w:rsidR="00750B1C" w:rsidRPr="007F7AAB">
        <w:rPr>
          <w:sz w:val="29"/>
          <w:szCs w:val="29"/>
          <w:lang w:val="de-DE"/>
        </w:rPr>
        <w:t xml:space="preserve">o đi tập huấn và tham dự các giải thể thao cấp khu vực, châu lục và thế giới. Thành tích của đoàn thể thao Việt Nam </w:t>
      </w:r>
      <w:r w:rsidRPr="007F7AAB">
        <w:rPr>
          <w:sz w:val="29"/>
          <w:szCs w:val="29"/>
          <w:lang w:val="de-DE"/>
        </w:rPr>
        <w:t xml:space="preserve">đạt được </w:t>
      </w:r>
      <w:r w:rsidR="00750B1C" w:rsidRPr="007F7AAB">
        <w:rPr>
          <w:sz w:val="29"/>
          <w:szCs w:val="29"/>
          <w:lang w:val="de-DE"/>
        </w:rPr>
        <w:t>tại các giải thể thao quốc tế năm 2011 là</w:t>
      </w:r>
      <w:r w:rsidRPr="007F7AAB">
        <w:rPr>
          <w:sz w:val="29"/>
          <w:szCs w:val="29"/>
          <w:lang w:val="de-DE"/>
        </w:rPr>
        <w:t>:</w:t>
      </w:r>
      <w:r w:rsidR="00750B1C" w:rsidRPr="007F7AAB">
        <w:rPr>
          <w:sz w:val="29"/>
          <w:szCs w:val="29"/>
          <w:lang w:val="de-DE"/>
        </w:rPr>
        <w:t xml:space="preserve"> 297 huy </w:t>
      </w:r>
      <w:r w:rsidR="00375B29" w:rsidRPr="007F7AAB">
        <w:rPr>
          <w:sz w:val="29"/>
          <w:szCs w:val="29"/>
          <w:lang w:val="de-DE"/>
        </w:rPr>
        <w:t>chương vàng, 228 huy chương bạc và</w:t>
      </w:r>
      <w:r w:rsidR="00750B1C" w:rsidRPr="007F7AAB">
        <w:rPr>
          <w:sz w:val="29"/>
          <w:szCs w:val="29"/>
          <w:lang w:val="de-DE"/>
        </w:rPr>
        <w:t xml:space="preserve"> </w:t>
      </w:r>
      <w:r w:rsidRPr="007F7AAB">
        <w:rPr>
          <w:sz w:val="29"/>
          <w:szCs w:val="29"/>
          <w:lang w:val="de-DE"/>
        </w:rPr>
        <w:t>248 huy chương đồng. Đáng chú ý là</w:t>
      </w:r>
      <w:r w:rsidR="00750B1C" w:rsidRPr="007F7AAB">
        <w:rPr>
          <w:sz w:val="29"/>
          <w:szCs w:val="29"/>
          <w:lang w:val="de-DE"/>
        </w:rPr>
        <w:t xml:space="preserve"> tại Đại hội thể thao Đông</w:t>
      </w:r>
      <w:r w:rsidRPr="007F7AAB">
        <w:rPr>
          <w:sz w:val="29"/>
          <w:szCs w:val="29"/>
          <w:lang w:val="de-DE"/>
        </w:rPr>
        <w:t xml:space="preserve"> </w:t>
      </w:r>
      <w:r w:rsidR="00750B1C" w:rsidRPr="007F7AAB">
        <w:rPr>
          <w:sz w:val="29"/>
          <w:szCs w:val="29"/>
          <w:lang w:val="de-DE"/>
        </w:rPr>
        <w:t>Nam Á lần thứ 26 (Sea Games 26), đoàn thể thao Việt Nam đã giành 96 huy</w:t>
      </w:r>
      <w:r w:rsidR="00375B29" w:rsidRPr="007F7AAB">
        <w:rPr>
          <w:sz w:val="29"/>
          <w:szCs w:val="29"/>
          <w:lang w:val="de-DE"/>
        </w:rPr>
        <w:t xml:space="preserve"> chương vàng, 9</w:t>
      </w:r>
      <w:r w:rsidR="00A34C87" w:rsidRPr="007F7AAB">
        <w:rPr>
          <w:sz w:val="29"/>
          <w:szCs w:val="29"/>
          <w:lang w:val="de-DE"/>
        </w:rPr>
        <w:t>2</w:t>
      </w:r>
      <w:r w:rsidR="00375B29" w:rsidRPr="007F7AAB">
        <w:rPr>
          <w:sz w:val="29"/>
          <w:szCs w:val="29"/>
          <w:lang w:val="de-DE"/>
        </w:rPr>
        <w:t xml:space="preserve"> huy chương bạc và</w:t>
      </w:r>
      <w:r w:rsidR="00750B1C" w:rsidRPr="007F7AAB">
        <w:rPr>
          <w:sz w:val="29"/>
          <w:szCs w:val="29"/>
          <w:lang w:val="de-DE"/>
        </w:rPr>
        <w:t xml:space="preserve"> 10</w:t>
      </w:r>
      <w:r w:rsidR="00A34C87" w:rsidRPr="007F7AAB">
        <w:rPr>
          <w:sz w:val="29"/>
          <w:szCs w:val="29"/>
          <w:lang w:val="de-DE"/>
        </w:rPr>
        <w:t>0</w:t>
      </w:r>
      <w:r w:rsidR="00750B1C" w:rsidRPr="007F7AAB">
        <w:rPr>
          <w:sz w:val="29"/>
          <w:szCs w:val="29"/>
          <w:lang w:val="de-DE"/>
        </w:rPr>
        <w:t xml:space="preserve"> huy chương đồng, đứng vị trí thứ 3 tr</w:t>
      </w:r>
      <w:r w:rsidR="006159AC">
        <w:rPr>
          <w:sz w:val="29"/>
          <w:szCs w:val="29"/>
          <w:lang w:val="de-DE"/>
        </w:rPr>
        <w:t>ong bảng tổng sắp huy chương.</w:t>
      </w:r>
    </w:p>
    <w:p w14:paraId="10E46CCC" w14:textId="77777777" w:rsidR="00CE0B7D" w:rsidRDefault="00750B1C" w:rsidP="00685D8E">
      <w:pPr>
        <w:spacing w:before="40" w:after="40" w:line="288" w:lineRule="auto"/>
        <w:ind w:firstLine="601"/>
        <w:jc w:val="both"/>
        <w:rPr>
          <w:sz w:val="29"/>
          <w:szCs w:val="29"/>
          <w:lang w:val="de-DE"/>
        </w:rPr>
      </w:pPr>
      <w:r w:rsidRPr="007F7AAB">
        <w:rPr>
          <w:sz w:val="29"/>
          <w:szCs w:val="29"/>
          <w:lang w:val="de-DE"/>
        </w:rPr>
        <w:t>Hoạt động thể thao dành cho người khuyết tật cũng nhận được sự quan tâm đặc biệt</w:t>
      </w:r>
      <w:r w:rsidR="00375B29" w:rsidRPr="007F7AAB">
        <w:rPr>
          <w:sz w:val="29"/>
          <w:szCs w:val="29"/>
          <w:lang w:val="de-DE"/>
        </w:rPr>
        <w:t xml:space="preserve"> và giành được nhiều thành tích</w:t>
      </w:r>
      <w:r w:rsidRPr="007F7AAB">
        <w:rPr>
          <w:sz w:val="29"/>
          <w:szCs w:val="29"/>
          <w:lang w:val="de-DE"/>
        </w:rPr>
        <w:t>. Đoàn thể thao khuyết tật của Việt Nam đã tham dự 6 nội dung trong Đại hội thể thao người khuyết tật khu vực Đông Nam Á và xếp thứ 4 toàn đoàn với 1</w:t>
      </w:r>
      <w:r w:rsidR="00A34C87" w:rsidRPr="007F7AAB">
        <w:rPr>
          <w:sz w:val="29"/>
          <w:szCs w:val="29"/>
          <w:lang w:val="de-DE"/>
        </w:rPr>
        <w:t>60</w:t>
      </w:r>
      <w:r w:rsidRPr="007F7AAB">
        <w:rPr>
          <w:sz w:val="29"/>
          <w:szCs w:val="29"/>
          <w:lang w:val="de-DE"/>
        </w:rPr>
        <w:t xml:space="preserve"> huy chương </w:t>
      </w:r>
      <w:r w:rsidR="00375B29" w:rsidRPr="007F7AAB">
        <w:rPr>
          <w:sz w:val="29"/>
          <w:szCs w:val="29"/>
          <w:lang w:val="de-DE"/>
        </w:rPr>
        <w:t xml:space="preserve">gồm: </w:t>
      </w:r>
      <w:r w:rsidRPr="007F7AAB">
        <w:rPr>
          <w:sz w:val="29"/>
          <w:szCs w:val="29"/>
          <w:lang w:val="de-DE"/>
        </w:rPr>
        <w:t>4</w:t>
      </w:r>
      <w:r w:rsidR="00A34C87" w:rsidRPr="007F7AAB">
        <w:rPr>
          <w:sz w:val="29"/>
          <w:szCs w:val="29"/>
          <w:lang w:val="de-DE"/>
        </w:rPr>
        <w:t>4</w:t>
      </w:r>
      <w:r w:rsidRPr="007F7AAB">
        <w:rPr>
          <w:sz w:val="29"/>
          <w:szCs w:val="29"/>
          <w:lang w:val="de-DE"/>
        </w:rPr>
        <w:t xml:space="preserve"> huy chương vàng, 4</w:t>
      </w:r>
      <w:r w:rsidR="00A34C87" w:rsidRPr="007F7AAB">
        <w:rPr>
          <w:sz w:val="29"/>
          <w:szCs w:val="29"/>
          <w:lang w:val="de-DE"/>
        </w:rPr>
        <w:t>4</w:t>
      </w:r>
      <w:r w:rsidRPr="007F7AAB">
        <w:rPr>
          <w:sz w:val="29"/>
          <w:szCs w:val="29"/>
          <w:lang w:val="de-DE"/>
        </w:rPr>
        <w:t xml:space="preserve"> huy chương bạc và </w:t>
      </w:r>
      <w:r w:rsidR="00A34C87" w:rsidRPr="007F7AAB">
        <w:rPr>
          <w:sz w:val="29"/>
          <w:szCs w:val="29"/>
          <w:lang w:val="de-DE"/>
        </w:rPr>
        <w:t>7</w:t>
      </w:r>
      <w:r w:rsidRPr="007F7AAB">
        <w:rPr>
          <w:sz w:val="29"/>
          <w:szCs w:val="29"/>
          <w:lang w:val="de-DE"/>
        </w:rPr>
        <w:t>2 huy chương đồng.</w:t>
      </w:r>
    </w:p>
    <w:p w14:paraId="262E8C14" w14:textId="77777777" w:rsidR="00CE0B7D" w:rsidRDefault="002478E5" w:rsidP="00685D8E">
      <w:pPr>
        <w:spacing w:before="40" w:after="40" w:line="288" w:lineRule="auto"/>
        <w:ind w:firstLine="601"/>
        <w:jc w:val="both"/>
        <w:rPr>
          <w:b/>
          <w:sz w:val="29"/>
          <w:szCs w:val="29"/>
        </w:rPr>
      </w:pPr>
      <w:r w:rsidRPr="007F7AAB">
        <w:rPr>
          <w:b/>
          <w:sz w:val="29"/>
          <w:szCs w:val="29"/>
          <w:lang w:val="vi-VN"/>
        </w:rPr>
        <w:t>6</w:t>
      </w:r>
      <w:r w:rsidR="008C0249" w:rsidRPr="007F7AAB">
        <w:rPr>
          <w:b/>
          <w:sz w:val="29"/>
          <w:szCs w:val="29"/>
          <w:lang w:val="vi-VN"/>
        </w:rPr>
        <w:t>. Tai nạn giao thông</w:t>
      </w:r>
    </w:p>
    <w:p w14:paraId="62C0970E" w14:textId="77777777" w:rsidR="00CE0B7D" w:rsidRPr="00CE0B7D" w:rsidRDefault="00811581" w:rsidP="00685D8E">
      <w:pPr>
        <w:spacing w:before="40" w:after="40" w:line="288" w:lineRule="auto"/>
        <w:ind w:firstLine="601"/>
        <w:jc w:val="both"/>
        <w:rPr>
          <w:sz w:val="29"/>
          <w:szCs w:val="29"/>
          <w:lang w:val="vi-VN"/>
        </w:rPr>
      </w:pPr>
      <w:r w:rsidRPr="007F7AAB">
        <w:rPr>
          <w:sz w:val="29"/>
          <w:szCs w:val="29"/>
          <w:lang w:val="vi-VN"/>
        </w:rPr>
        <w:t xml:space="preserve">Trong tháng </w:t>
      </w:r>
      <w:r w:rsidRPr="007F7AAB">
        <w:rPr>
          <w:sz w:val="29"/>
          <w:szCs w:val="29"/>
          <w:lang w:val="es-BO"/>
        </w:rPr>
        <w:t>11</w:t>
      </w:r>
      <w:r w:rsidRPr="007F7AAB">
        <w:rPr>
          <w:sz w:val="29"/>
          <w:szCs w:val="29"/>
          <w:lang w:val="vi-VN"/>
        </w:rPr>
        <w:t>/2011 trên địa bàn cả nước đã xảy ra 1087 vụ tai nạn giao thông, làm chết 864 người và làm bị thương 908 người. So với cùng kỳ năm trước, số vụ tai nạn giao thông giảm 14%, số người chết giảm 14% và số người bị thương tăng 5%. Tính chung mười một tháng năm nay, trên địa bàn cả nước đã xảy ra 12,1 nghìn vụ tai nạn giao thông, làm chết 10,1 nghìn người và làm bị thương 9,3 nghìn người. So với cùng kỳ năm 2010, số vụ tai nạn giao thông giảm 2,9%, số người chết giảm 2,5% và số người bị thương tăng 2,9%. Bình quân 1 ngày trong mười một tháng năm 2011, cả nước xảy ra 36 vụ tai nạn giao thông, làm chết 30 người và làm bị thương 28 người.</w:t>
      </w:r>
    </w:p>
    <w:p w14:paraId="116FF258" w14:textId="77777777" w:rsidR="00CE0B7D" w:rsidRPr="00685D8E" w:rsidRDefault="0005111C" w:rsidP="00685D8E">
      <w:pPr>
        <w:spacing w:before="40" w:after="40" w:line="288" w:lineRule="auto"/>
        <w:ind w:firstLine="601"/>
        <w:jc w:val="both"/>
        <w:rPr>
          <w:b/>
          <w:sz w:val="29"/>
          <w:szCs w:val="29"/>
          <w:lang w:val="vi-VN"/>
        </w:rPr>
      </w:pPr>
      <w:r w:rsidRPr="00685D8E">
        <w:rPr>
          <w:b/>
          <w:sz w:val="29"/>
          <w:szCs w:val="29"/>
          <w:lang w:val="vi-VN"/>
        </w:rPr>
        <w:t>7. Thiệt hại do thiên tai gây ra</w:t>
      </w:r>
    </w:p>
    <w:p w14:paraId="0EB0CFEC" w14:textId="77777777" w:rsidR="0005111C" w:rsidRPr="00CE0B7D" w:rsidRDefault="00037645" w:rsidP="00685D8E">
      <w:pPr>
        <w:spacing w:before="40" w:after="40" w:line="288" w:lineRule="auto"/>
        <w:ind w:firstLine="601"/>
        <w:jc w:val="both"/>
        <w:rPr>
          <w:sz w:val="29"/>
          <w:szCs w:val="29"/>
          <w:lang w:val="vi-VN"/>
        </w:rPr>
      </w:pPr>
      <w:r w:rsidRPr="00CE0B7D">
        <w:rPr>
          <w:sz w:val="29"/>
          <w:szCs w:val="29"/>
        </w:rPr>
        <w:t xml:space="preserve">Thiên tai trong nước xảy ra trong </w:t>
      </w:r>
      <w:r w:rsidRPr="00CE0B7D">
        <w:rPr>
          <w:sz w:val="29"/>
          <w:szCs w:val="29"/>
          <w:lang w:val="vi-VN"/>
        </w:rPr>
        <w:t>năm 2011</w:t>
      </w:r>
      <w:r w:rsidRPr="00CE0B7D">
        <w:rPr>
          <w:sz w:val="29"/>
          <w:szCs w:val="29"/>
        </w:rPr>
        <w:t xml:space="preserve"> đã làm </w:t>
      </w:r>
      <w:r w:rsidR="0005111C" w:rsidRPr="00CE0B7D">
        <w:rPr>
          <w:sz w:val="29"/>
          <w:szCs w:val="29"/>
          <w:lang w:val="vi-VN"/>
        </w:rPr>
        <w:t xml:space="preserve">257 người chết và mất tích, 267 người bị thương; gần 1,2 nghìn ngôi nhà bị sập đổ, cuốn trôi; 391,8 nghìn ngôi nhà bị ngập nước, hư hỏng; hơn </w:t>
      </w:r>
      <w:r w:rsidRPr="00CE0B7D">
        <w:rPr>
          <w:sz w:val="29"/>
          <w:szCs w:val="29"/>
        </w:rPr>
        <w:t>760</w:t>
      </w:r>
      <w:r w:rsidR="0005111C" w:rsidRPr="00CE0B7D">
        <w:rPr>
          <w:sz w:val="29"/>
          <w:szCs w:val="29"/>
          <w:lang w:val="vi-VN"/>
        </w:rPr>
        <w:t xml:space="preserve"> km đê, kè và </w:t>
      </w:r>
      <w:r w:rsidRPr="00CE0B7D">
        <w:rPr>
          <w:sz w:val="29"/>
          <w:szCs w:val="29"/>
        </w:rPr>
        <w:t>trên</w:t>
      </w:r>
      <w:r w:rsidR="0005111C" w:rsidRPr="00CE0B7D">
        <w:rPr>
          <w:sz w:val="29"/>
          <w:szCs w:val="29"/>
          <w:lang w:val="vi-VN"/>
        </w:rPr>
        <w:t xml:space="preserve"> 68</w:t>
      </w:r>
      <w:r w:rsidRPr="00CE0B7D">
        <w:rPr>
          <w:sz w:val="29"/>
          <w:szCs w:val="29"/>
        </w:rPr>
        <w:t>0</w:t>
      </w:r>
      <w:r w:rsidR="0005111C" w:rsidRPr="00CE0B7D">
        <w:rPr>
          <w:sz w:val="29"/>
          <w:szCs w:val="29"/>
          <w:lang w:val="vi-VN"/>
        </w:rPr>
        <w:t xml:space="preserve"> km đường giao thông cơ giới bị vỡ, sạt lở; 867 cột điện gãy, đổ; </w:t>
      </w:r>
      <w:r w:rsidRPr="00CE0B7D">
        <w:rPr>
          <w:sz w:val="29"/>
          <w:szCs w:val="29"/>
        </w:rPr>
        <w:t xml:space="preserve">gần </w:t>
      </w:r>
      <w:r w:rsidR="0005111C" w:rsidRPr="00CE0B7D">
        <w:rPr>
          <w:sz w:val="29"/>
          <w:szCs w:val="29"/>
          <w:lang w:val="vi-VN"/>
        </w:rPr>
        <w:t>5</w:t>
      </w:r>
      <w:r w:rsidRPr="00CE0B7D">
        <w:rPr>
          <w:sz w:val="29"/>
          <w:szCs w:val="29"/>
        </w:rPr>
        <w:t>4</w:t>
      </w:r>
      <w:r w:rsidR="0005111C" w:rsidRPr="00CE0B7D">
        <w:rPr>
          <w:sz w:val="29"/>
          <w:szCs w:val="29"/>
          <w:lang w:val="vi-VN"/>
        </w:rPr>
        <w:t xml:space="preserve"> nghìn ha lúa và hoa màu bị mất trắng; </w:t>
      </w:r>
      <w:r w:rsidRPr="00CE0B7D">
        <w:rPr>
          <w:sz w:val="29"/>
          <w:szCs w:val="29"/>
        </w:rPr>
        <w:t xml:space="preserve">hơn </w:t>
      </w:r>
      <w:r w:rsidR="0005111C" w:rsidRPr="00CE0B7D">
        <w:rPr>
          <w:sz w:val="29"/>
          <w:szCs w:val="29"/>
          <w:lang w:val="vi-VN"/>
        </w:rPr>
        <w:t xml:space="preserve">330 nghìn ha lúa và hoa màu bị ngập, hư hỏng. Nghệ An là địa phương bị thiệt hại nặng nhất với 23 người chết và mất tích; 5,6 nghìn ngôi nhà bị sập đổ, hư hỏng; </w:t>
      </w:r>
      <w:r w:rsidRPr="00CE0B7D">
        <w:rPr>
          <w:sz w:val="29"/>
          <w:szCs w:val="29"/>
          <w:lang w:val="vi-VN"/>
        </w:rPr>
        <w:t xml:space="preserve">trên </w:t>
      </w:r>
      <w:r w:rsidR="0005111C" w:rsidRPr="00CE0B7D">
        <w:rPr>
          <w:sz w:val="29"/>
          <w:szCs w:val="29"/>
          <w:lang w:val="vi-VN"/>
        </w:rPr>
        <w:t xml:space="preserve">22 nghìn ha lúa và hoa màu bị mất trắng; </w:t>
      </w:r>
      <w:r w:rsidRPr="00CE0B7D">
        <w:rPr>
          <w:sz w:val="29"/>
          <w:szCs w:val="29"/>
          <w:lang w:val="vi-VN"/>
        </w:rPr>
        <w:t xml:space="preserve">hơn </w:t>
      </w:r>
      <w:r w:rsidR="0005111C" w:rsidRPr="00CE0B7D">
        <w:rPr>
          <w:sz w:val="29"/>
          <w:szCs w:val="29"/>
          <w:lang w:val="vi-VN"/>
        </w:rPr>
        <w:t xml:space="preserve">50 nghìn ha lúa và hoa màu bị ngập, hư hỏng. Tổng giá trị thiệt hại do thiên tai gây ra trong năm </w:t>
      </w:r>
      <w:r w:rsidRPr="00CE0B7D">
        <w:rPr>
          <w:sz w:val="29"/>
          <w:szCs w:val="29"/>
          <w:lang w:val="vi-VN"/>
        </w:rPr>
        <w:t>nay</w:t>
      </w:r>
      <w:r w:rsidR="0005111C" w:rsidRPr="00CE0B7D">
        <w:rPr>
          <w:sz w:val="29"/>
          <w:szCs w:val="29"/>
          <w:lang w:val="vi-VN"/>
        </w:rPr>
        <w:t xml:space="preserve"> ước tính hơn 10 nghìn tỷ đồng, trong đó Nghệ An thiệt hại gầ</w:t>
      </w:r>
      <w:r w:rsidRPr="00CE0B7D">
        <w:rPr>
          <w:sz w:val="29"/>
          <w:szCs w:val="29"/>
          <w:lang w:val="vi-VN"/>
        </w:rPr>
        <w:t xml:space="preserve">n </w:t>
      </w:r>
      <w:r w:rsidR="00634E55" w:rsidRPr="00CE0B7D">
        <w:rPr>
          <w:sz w:val="29"/>
          <w:szCs w:val="29"/>
          <w:lang w:val="vi-VN"/>
        </w:rPr>
        <w:t>2,9</w:t>
      </w:r>
      <w:r w:rsidR="0005111C" w:rsidRPr="00CE0B7D">
        <w:rPr>
          <w:sz w:val="29"/>
          <w:szCs w:val="29"/>
          <w:lang w:val="vi-VN"/>
        </w:rPr>
        <w:t xml:space="preserve"> nghìn tỷ đồng.</w:t>
      </w:r>
    </w:p>
    <w:p w14:paraId="30253BD2" w14:textId="77777777" w:rsidR="00685D8E" w:rsidRPr="00685D8E" w:rsidRDefault="00685D8E" w:rsidP="00685D8E">
      <w:pPr>
        <w:pStyle w:val="NormalWeb"/>
        <w:spacing w:before="40" w:beforeAutospacing="0" w:after="40" w:afterAutospacing="0" w:line="288" w:lineRule="auto"/>
        <w:ind w:firstLine="601"/>
        <w:jc w:val="both"/>
        <w:rPr>
          <w:i/>
          <w:sz w:val="19"/>
          <w:szCs w:val="29"/>
        </w:rPr>
      </w:pPr>
    </w:p>
    <w:p w14:paraId="1F74ABC7" w14:textId="77777777" w:rsidR="00CE0B7D" w:rsidRPr="00CE0B7D" w:rsidRDefault="000F70F4" w:rsidP="00685D8E">
      <w:pPr>
        <w:pStyle w:val="NormalWeb"/>
        <w:spacing w:before="40" w:beforeAutospacing="0" w:after="40" w:afterAutospacing="0" w:line="288" w:lineRule="auto"/>
        <w:ind w:firstLine="601"/>
        <w:jc w:val="both"/>
        <w:rPr>
          <w:sz w:val="29"/>
          <w:szCs w:val="29"/>
          <w:lang w:val="vi-VN"/>
        </w:rPr>
      </w:pPr>
      <w:r w:rsidRPr="007F7AAB">
        <w:rPr>
          <w:i/>
          <w:sz w:val="29"/>
          <w:szCs w:val="29"/>
          <w:lang w:val="vi-VN"/>
        </w:rPr>
        <w:t>Khái quát lại,</w:t>
      </w:r>
      <w:r w:rsidRPr="007F7AAB">
        <w:rPr>
          <w:sz w:val="29"/>
          <w:szCs w:val="29"/>
          <w:lang w:val="vi-VN"/>
        </w:rPr>
        <w:t xml:space="preserve"> </w:t>
      </w:r>
      <w:r w:rsidR="008D36F7" w:rsidRPr="007F7AAB">
        <w:rPr>
          <w:sz w:val="29"/>
          <w:szCs w:val="29"/>
          <w:lang w:val="vi-VN"/>
        </w:rPr>
        <w:t xml:space="preserve">kinh tế-xã hội nước ta năm 2011 </w:t>
      </w:r>
      <w:r w:rsidR="00BF225E" w:rsidRPr="007F7AAB">
        <w:rPr>
          <w:sz w:val="29"/>
          <w:szCs w:val="29"/>
          <w:lang w:val="vi-VN"/>
        </w:rPr>
        <w:t>đối mặt với một loạt</w:t>
      </w:r>
      <w:r w:rsidR="008D36F7" w:rsidRPr="007F7AAB">
        <w:rPr>
          <w:sz w:val="29"/>
          <w:szCs w:val="29"/>
          <w:lang w:val="vi-VN"/>
        </w:rPr>
        <w:t xml:space="preserve"> </w:t>
      </w:r>
      <w:r w:rsidR="00EA2777" w:rsidRPr="007F7AAB">
        <w:rPr>
          <w:sz w:val="29"/>
          <w:szCs w:val="29"/>
          <w:lang w:val="vi-VN"/>
        </w:rPr>
        <w:t>khó khăn</w:t>
      </w:r>
      <w:r w:rsidR="005D7CEF" w:rsidRPr="007F7AAB">
        <w:rPr>
          <w:sz w:val="29"/>
          <w:szCs w:val="29"/>
          <w:lang w:val="vi-VN"/>
        </w:rPr>
        <w:t xml:space="preserve"> và</w:t>
      </w:r>
      <w:r w:rsidR="00EA2777" w:rsidRPr="007F7AAB">
        <w:rPr>
          <w:sz w:val="29"/>
          <w:szCs w:val="29"/>
          <w:lang w:val="vi-VN"/>
        </w:rPr>
        <w:t xml:space="preserve"> thách thức</w:t>
      </w:r>
      <w:r w:rsidR="00C359F6" w:rsidRPr="007F7AAB">
        <w:rPr>
          <w:sz w:val="29"/>
          <w:szCs w:val="29"/>
          <w:lang w:val="vi-VN"/>
        </w:rPr>
        <w:t xml:space="preserve">: </w:t>
      </w:r>
      <w:r w:rsidR="00CF7E3B" w:rsidRPr="007F7AAB">
        <w:rPr>
          <w:sz w:val="29"/>
          <w:szCs w:val="29"/>
          <w:lang w:val="vi-VN"/>
        </w:rPr>
        <w:t>Lạm phát tăng trở lại; k</w:t>
      </w:r>
      <w:r w:rsidR="00EA2777" w:rsidRPr="007F7AAB">
        <w:rPr>
          <w:sz w:val="29"/>
          <w:szCs w:val="29"/>
          <w:lang w:val="vi-VN"/>
        </w:rPr>
        <w:t>inh tế vĩ mô còn nhiều bất ổn;</w:t>
      </w:r>
      <w:r w:rsidR="00C359F6" w:rsidRPr="007F7AAB">
        <w:rPr>
          <w:sz w:val="29"/>
          <w:szCs w:val="29"/>
          <w:lang w:val="vi-VN"/>
        </w:rPr>
        <w:t xml:space="preserve"> </w:t>
      </w:r>
      <w:r w:rsidR="00634E55" w:rsidRPr="007F7AAB">
        <w:rPr>
          <w:sz w:val="29"/>
          <w:szCs w:val="29"/>
          <w:lang w:val="vi-VN"/>
        </w:rPr>
        <w:t xml:space="preserve">lãi suất tăng cao; </w:t>
      </w:r>
      <w:r w:rsidR="00C359F6" w:rsidRPr="007F7AAB">
        <w:rPr>
          <w:sz w:val="29"/>
          <w:szCs w:val="29"/>
          <w:lang w:val="vi-VN"/>
        </w:rPr>
        <w:t xml:space="preserve">doanh nghiệp gặp </w:t>
      </w:r>
      <w:r w:rsidR="00CF7E3B" w:rsidRPr="007F7AAB">
        <w:rPr>
          <w:sz w:val="29"/>
          <w:szCs w:val="29"/>
          <w:lang w:val="vi-VN"/>
        </w:rPr>
        <w:t xml:space="preserve">nhiều </w:t>
      </w:r>
      <w:r w:rsidR="00EA2777" w:rsidRPr="007F7AAB">
        <w:rPr>
          <w:sz w:val="29"/>
          <w:szCs w:val="29"/>
          <w:lang w:val="vi-VN"/>
        </w:rPr>
        <w:t xml:space="preserve">khó </w:t>
      </w:r>
      <w:r w:rsidR="00CF7E3B" w:rsidRPr="007F7AAB">
        <w:rPr>
          <w:sz w:val="29"/>
          <w:szCs w:val="29"/>
          <w:lang w:val="vi-VN"/>
        </w:rPr>
        <w:t xml:space="preserve">khăn </w:t>
      </w:r>
      <w:r w:rsidR="00EA2777" w:rsidRPr="007F7AAB">
        <w:rPr>
          <w:sz w:val="29"/>
          <w:szCs w:val="29"/>
          <w:lang w:val="vi-VN"/>
        </w:rPr>
        <w:t>trong sản xuất, kinh doanh</w:t>
      </w:r>
      <w:r w:rsidR="007F634A" w:rsidRPr="007F7AAB">
        <w:rPr>
          <w:sz w:val="29"/>
          <w:szCs w:val="29"/>
          <w:lang w:val="vi-VN"/>
        </w:rPr>
        <w:t xml:space="preserve"> do tín dụng thu hẹp</w:t>
      </w:r>
      <w:r w:rsidR="00EA2777" w:rsidRPr="007F7AAB">
        <w:rPr>
          <w:sz w:val="29"/>
          <w:szCs w:val="29"/>
          <w:lang w:val="vi-VN"/>
        </w:rPr>
        <w:t xml:space="preserve">; </w:t>
      </w:r>
      <w:r w:rsidR="007F201E" w:rsidRPr="007F7AAB">
        <w:rPr>
          <w:sz w:val="29"/>
          <w:szCs w:val="29"/>
          <w:lang w:val="vi-VN"/>
        </w:rPr>
        <w:t xml:space="preserve">tỷ giá có </w:t>
      </w:r>
      <w:r w:rsidR="00CF7E3B" w:rsidRPr="007F7AAB">
        <w:rPr>
          <w:sz w:val="29"/>
          <w:szCs w:val="29"/>
          <w:lang w:val="vi-VN"/>
        </w:rPr>
        <w:t xml:space="preserve">những </w:t>
      </w:r>
      <w:r w:rsidR="007F201E" w:rsidRPr="007F7AAB">
        <w:rPr>
          <w:sz w:val="29"/>
          <w:szCs w:val="29"/>
          <w:lang w:val="vi-VN"/>
        </w:rPr>
        <w:t xml:space="preserve">thời điểm biến động phức tạp. </w:t>
      </w:r>
      <w:r w:rsidR="00634E55" w:rsidRPr="007F7AAB">
        <w:rPr>
          <w:sz w:val="29"/>
          <w:szCs w:val="29"/>
          <w:lang w:val="vi-VN"/>
        </w:rPr>
        <w:t xml:space="preserve">Những </w:t>
      </w:r>
      <w:r w:rsidR="005D7CEF" w:rsidRPr="007F7AAB">
        <w:rPr>
          <w:sz w:val="29"/>
          <w:szCs w:val="29"/>
          <w:lang w:val="vi-VN"/>
        </w:rPr>
        <w:t xml:space="preserve">bất ổn </w:t>
      </w:r>
      <w:r w:rsidR="00634E55" w:rsidRPr="007F7AAB">
        <w:rPr>
          <w:sz w:val="29"/>
          <w:szCs w:val="29"/>
          <w:lang w:val="vi-VN"/>
        </w:rPr>
        <w:t xml:space="preserve">trên đây </w:t>
      </w:r>
      <w:r w:rsidR="008B7512" w:rsidRPr="007F7AAB">
        <w:rPr>
          <w:sz w:val="29"/>
          <w:szCs w:val="29"/>
          <w:lang w:val="vi-VN"/>
        </w:rPr>
        <w:t xml:space="preserve">do nhiều nguyên nhân khách quan và chủ quan, trong đó chủ yếu là </w:t>
      </w:r>
      <w:r w:rsidR="00005020" w:rsidRPr="007F7AAB">
        <w:rPr>
          <w:sz w:val="29"/>
          <w:szCs w:val="29"/>
          <w:lang w:val="vi-VN"/>
        </w:rPr>
        <w:t xml:space="preserve">các </w:t>
      </w:r>
      <w:r w:rsidR="008B7512" w:rsidRPr="007F7AAB">
        <w:rPr>
          <w:sz w:val="29"/>
          <w:szCs w:val="29"/>
          <w:lang w:val="vi-VN"/>
        </w:rPr>
        <w:t xml:space="preserve">cân đối vĩ mô </w:t>
      </w:r>
      <w:r w:rsidR="00005020" w:rsidRPr="007F7AAB">
        <w:rPr>
          <w:sz w:val="29"/>
          <w:szCs w:val="29"/>
          <w:lang w:val="vi-VN"/>
        </w:rPr>
        <w:t xml:space="preserve">không ổn định, thiếu vững chắc </w:t>
      </w:r>
      <w:r w:rsidR="00BF225E" w:rsidRPr="007F7AAB">
        <w:rPr>
          <w:sz w:val="29"/>
          <w:szCs w:val="29"/>
          <w:lang w:val="vi-VN"/>
        </w:rPr>
        <w:t xml:space="preserve">tiềm ẩn </w:t>
      </w:r>
      <w:r w:rsidR="008B7512" w:rsidRPr="007F7AAB">
        <w:rPr>
          <w:sz w:val="29"/>
          <w:szCs w:val="29"/>
          <w:lang w:val="vi-VN"/>
        </w:rPr>
        <w:t>trong nền</w:t>
      </w:r>
      <w:r w:rsidR="00BF225E" w:rsidRPr="007F7AAB">
        <w:rPr>
          <w:sz w:val="29"/>
          <w:szCs w:val="29"/>
          <w:lang w:val="vi-VN"/>
        </w:rPr>
        <w:t xml:space="preserve"> kinh tế nước </w:t>
      </w:r>
      <w:r w:rsidR="008B7512" w:rsidRPr="007F7AAB">
        <w:rPr>
          <w:sz w:val="29"/>
          <w:szCs w:val="29"/>
          <w:lang w:val="vi-VN"/>
        </w:rPr>
        <w:t xml:space="preserve">ta </w:t>
      </w:r>
      <w:r w:rsidR="00BF225E" w:rsidRPr="007F7AAB">
        <w:rPr>
          <w:sz w:val="29"/>
          <w:szCs w:val="29"/>
          <w:lang w:val="vi-VN"/>
        </w:rPr>
        <w:t xml:space="preserve">từ nhiều năm qua. </w:t>
      </w:r>
      <w:r w:rsidR="00634E55" w:rsidRPr="007F7AAB">
        <w:rPr>
          <w:sz w:val="29"/>
          <w:szCs w:val="29"/>
          <w:lang w:val="vi-VN"/>
        </w:rPr>
        <w:t xml:space="preserve">Tăng trưởng kinh tế </w:t>
      </w:r>
      <w:r w:rsidR="00CF7E3B" w:rsidRPr="007F7AAB">
        <w:rPr>
          <w:sz w:val="29"/>
          <w:szCs w:val="29"/>
          <w:lang w:val="vi-VN"/>
        </w:rPr>
        <w:t xml:space="preserve">chủ yếu theo chiều rộng, </w:t>
      </w:r>
      <w:r w:rsidR="00634E55" w:rsidRPr="007F7AAB">
        <w:rPr>
          <w:sz w:val="29"/>
          <w:szCs w:val="29"/>
          <w:lang w:val="vi-VN"/>
        </w:rPr>
        <w:t xml:space="preserve">chưa tập trung quan tâm đến chiều sâu, </w:t>
      </w:r>
      <w:r w:rsidR="00005020" w:rsidRPr="007F7AAB">
        <w:rPr>
          <w:sz w:val="29"/>
          <w:szCs w:val="29"/>
          <w:lang w:val="vi-VN"/>
        </w:rPr>
        <w:t xml:space="preserve">đặc biệt là chưa coi trọng </w:t>
      </w:r>
      <w:r w:rsidR="00634E55" w:rsidRPr="007F7AAB">
        <w:rPr>
          <w:sz w:val="29"/>
          <w:szCs w:val="29"/>
          <w:lang w:val="vi-VN"/>
        </w:rPr>
        <w:t xml:space="preserve">chất lượng và sự bền vững trong </w:t>
      </w:r>
      <w:r w:rsidR="00245AC7" w:rsidRPr="007F7AAB">
        <w:rPr>
          <w:sz w:val="29"/>
          <w:szCs w:val="29"/>
          <w:lang w:val="vi-VN"/>
        </w:rPr>
        <w:t>phát triển của từng ngành, lĩnh vực nói riêng và của tăng trưởng toàn nền kinh tế nói chung</w:t>
      </w:r>
      <w:r w:rsidR="00634E55" w:rsidRPr="007F7AAB">
        <w:rPr>
          <w:sz w:val="29"/>
          <w:szCs w:val="29"/>
          <w:lang w:val="vi-VN"/>
        </w:rPr>
        <w:t>.</w:t>
      </w:r>
    </w:p>
    <w:p w14:paraId="59EEA584" w14:textId="77777777" w:rsidR="00461AFC" w:rsidRPr="007F7AAB" w:rsidRDefault="00F35C23" w:rsidP="00685D8E">
      <w:pPr>
        <w:pStyle w:val="NormalWeb"/>
        <w:spacing w:before="240" w:beforeAutospacing="0" w:after="40" w:afterAutospacing="0" w:line="278" w:lineRule="auto"/>
        <w:ind w:firstLine="601"/>
        <w:jc w:val="both"/>
        <w:rPr>
          <w:sz w:val="29"/>
          <w:szCs w:val="29"/>
          <w:lang w:val="vi-VN"/>
        </w:rPr>
      </w:pPr>
      <w:r w:rsidRPr="007F7AAB">
        <w:rPr>
          <w:sz w:val="29"/>
          <w:szCs w:val="29"/>
          <w:lang w:val="vi-VN"/>
        </w:rPr>
        <w:t>Đảng, Quốc hội và Chính phủ</w:t>
      </w:r>
      <w:r w:rsidR="00CF7E3B" w:rsidRPr="007F7AAB">
        <w:rPr>
          <w:sz w:val="29"/>
          <w:szCs w:val="29"/>
          <w:lang w:val="vi-VN"/>
        </w:rPr>
        <w:t xml:space="preserve"> đã nhìn nhận </w:t>
      </w:r>
      <w:r w:rsidR="008A3F31" w:rsidRPr="007F7AAB">
        <w:rPr>
          <w:sz w:val="29"/>
          <w:szCs w:val="29"/>
          <w:lang w:val="vi-VN"/>
        </w:rPr>
        <w:t xml:space="preserve">khách quan, toàn diện về </w:t>
      </w:r>
      <w:r w:rsidR="00CF7E3B" w:rsidRPr="007F7AAB">
        <w:rPr>
          <w:sz w:val="29"/>
          <w:szCs w:val="29"/>
          <w:lang w:val="vi-VN"/>
        </w:rPr>
        <w:t xml:space="preserve">những thiếu sót </w:t>
      </w:r>
      <w:r w:rsidR="00005020" w:rsidRPr="007F7AAB">
        <w:rPr>
          <w:sz w:val="29"/>
          <w:szCs w:val="29"/>
          <w:lang w:val="vi-VN"/>
        </w:rPr>
        <w:t xml:space="preserve">và tồn tại </w:t>
      </w:r>
      <w:r w:rsidR="004B7C38" w:rsidRPr="007F7AAB">
        <w:rPr>
          <w:sz w:val="29"/>
          <w:szCs w:val="29"/>
          <w:lang w:val="vi-VN"/>
        </w:rPr>
        <w:t xml:space="preserve">của nền kinh tế, trên cơ sở đó </w:t>
      </w:r>
      <w:r w:rsidR="00CF7E3B" w:rsidRPr="007F7AAB">
        <w:rPr>
          <w:sz w:val="29"/>
          <w:szCs w:val="29"/>
          <w:lang w:val="vi-VN"/>
        </w:rPr>
        <w:t>đề ra nhiều giải pháp, biện pháp quan trọng</w:t>
      </w:r>
      <w:r w:rsidRPr="007F7AAB">
        <w:rPr>
          <w:sz w:val="29"/>
          <w:szCs w:val="29"/>
          <w:lang w:val="vi-VN"/>
        </w:rPr>
        <w:t>, cùng với sự quyết tâm và đồng</w:t>
      </w:r>
      <w:r w:rsidR="008A3F31" w:rsidRPr="007F7AAB">
        <w:rPr>
          <w:sz w:val="29"/>
          <w:szCs w:val="29"/>
          <w:lang w:val="vi-VN"/>
        </w:rPr>
        <w:t xml:space="preserve"> thuận cao của nhân dân cả nước. </w:t>
      </w:r>
      <w:r w:rsidRPr="007F7AAB">
        <w:rPr>
          <w:sz w:val="29"/>
          <w:szCs w:val="29"/>
          <w:lang w:val="vi-VN"/>
        </w:rPr>
        <w:t xml:space="preserve">Các giải pháp </w:t>
      </w:r>
      <w:r w:rsidR="00461AFC" w:rsidRPr="007F7AAB">
        <w:rPr>
          <w:sz w:val="29"/>
          <w:szCs w:val="29"/>
          <w:lang w:val="vi-VN"/>
        </w:rPr>
        <w:t xml:space="preserve">nhằm thực hiện mục tiêu ưu tiên hàng đầu là kiềm chế lạm phát </w:t>
      </w:r>
      <w:r w:rsidRPr="007F7AAB">
        <w:rPr>
          <w:sz w:val="29"/>
          <w:szCs w:val="29"/>
          <w:lang w:val="vi-VN"/>
        </w:rPr>
        <w:t>được triển khai đồng bộ đã phát huy tác dụng</w:t>
      </w:r>
      <w:r w:rsidR="00B1582C" w:rsidRPr="007F7AAB">
        <w:rPr>
          <w:sz w:val="29"/>
          <w:szCs w:val="29"/>
          <w:lang w:val="vi-VN"/>
        </w:rPr>
        <w:t>. C</w:t>
      </w:r>
      <w:r w:rsidRPr="007F7AAB">
        <w:rPr>
          <w:sz w:val="29"/>
          <w:szCs w:val="29"/>
          <w:lang w:val="vi-VN"/>
        </w:rPr>
        <w:t xml:space="preserve">hỉ số giá tiêu dùng </w:t>
      </w:r>
      <w:r w:rsidR="00461AFC" w:rsidRPr="007F7AAB">
        <w:rPr>
          <w:sz w:val="29"/>
          <w:szCs w:val="29"/>
          <w:lang w:val="vi-VN"/>
        </w:rPr>
        <w:t xml:space="preserve">tuy vẫn ở mức cao nhưng </w:t>
      </w:r>
      <w:r w:rsidR="00B1582C" w:rsidRPr="007F7AAB">
        <w:rPr>
          <w:sz w:val="29"/>
          <w:szCs w:val="29"/>
          <w:lang w:val="vi-VN"/>
        </w:rPr>
        <w:t>diễn biến theo hướng tích cực trong sáu tháng cuối năm. Kim ngạch xuất</w:t>
      </w:r>
      <w:r w:rsidR="00461AFC" w:rsidRPr="007F7AAB">
        <w:rPr>
          <w:sz w:val="29"/>
          <w:szCs w:val="29"/>
          <w:lang w:val="vi-VN"/>
        </w:rPr>
        <w:t xml:space="preserve"> khẩu hàng hóa tăng cao. N</w:t>
      </w:r>
      <w:r w:rsidR="00B1582C" w:rsidRPr="007F7AAB">
        <w:rPr>
          <w:sz w:val="29"/>
          <w:szCs w:val="29"/>
          <w:lang w:val="vi-VN"/>
        </w:rPr>
        <w:t xml:space="preserve">hập siêu được </w:t>
      </w:r>
      <w:r w:rsidR="00461AFC" w:rsidRPr="007F7AAB">
        <w:rPr>
          <w:sz w:val="29"/>
          <w:szCs w:val="29"/>
          <w:lang w:val="vi-VN"/>
        </w:rPr>
        <w:t>kiểm soát và đã giảm ở mức hợp lý</w:t>
      </w:r>
      <w:r w:rsidR="00B1582C" w:rsidRPr="007F7AAB">
        <w:rPr>
          <w:sz w:val="29"/>
          <w:szCs w:val="29"/>
          <w:lang w:val="vi-VN"/>
        </w:rPr>
        <w:t>. Mức tăng tổng phương tiện thanh toán</w:t>
      </w:r>
      <w:r w:rsidR="00993F80" w:rsidRPr="007F7AAB">
        <w:rPr>
          <w:sz w:val="29"/>
          <w:szCs w:val="29"/>
          <w:lang w:val="vi-VN"/>
        </w:rPr>
        <w:t xml:space="preserve">, </w:t>
      </w:r>
      <w:r w:rsidR="00B1582C" w:rsidRPr="007F7AAB">
        <w:rPr>
          <w:sz w:val="29"/>
          <w:szCs w:val="29"/>
          <w:lang w:val="vi-VN"/>
        </w:rPr>
        <w:t xml:space="preserve">tổng dư nợ tín dụng </w:t>
      </w:r>
      <w:r w:rsidR="00993F80" w:rsidRPr="007F7AAB">
        <w:rPr>
          <w:sz w:val="29"/>
          <w:szCs w:val="29"/>
          <w:lang w:val="vi-VN"/>
        </w:rPr>
        <w:t xml:space="preserve">và tỷ lệ bội chi ngân sách Nhà nước </w:t>
      </w:r>
      <w:r w:rsidR="00B1582C" w:rsidRPr="007F7AAB">
        <w:rPr>
          <w:sz w:val="29"/>
          <w:szCs w:val="29"/>
          <w:lang w:val="vi-VN"/>
        </w:rPr>
        <w:t xml:space="preserve">thấp hơn </w:t>
      </w:r>
      <w:r w:rsidR="008A3F31" w:rsidRPr="007F7AAB">
        <w:rPr>
          <w:sz w:val="29"/>
          <w:szCs w:val="29"/>
          <w:lang w:val="vi-VN"/>
        </w:rPr>
        <w:t>nhiều so với mục</w:t>
      </w:r>
      <w:r w:rsidR="00B1582C" w:rsidRPr="007F7AAB">
        <w:rPr>
          <w:sz w:val="29"/>
          <w:szCs w:val="29"/>
          <w:lang w:val="vi-VN"/>
        </w:rPr>
        <w:t xml:space="preserve"> tiêu đề ra. </w:t>
      </w:r>
      <w:r w:rsidR="00461AFC" w:rsidRPr="007F7AAB">
        <w:rPr>
          <w:sz w:val="29"/>
          <w:szCs w:val="29"/>
          <w:lang w:val="vi-VN"/>
        </w:rPr>
        <w:t xml:space="preserve">Sản xuất nông nghiệp đạt kết quả khá. </w:t>
      </w:r>
      <w:r w:rsidR="003B5F74" w:rsidRPr="007F7AAB">
        <w:rPr>
          <w:sz w:val="29"/>
          <w:szCs w:val="29"/>
          <w:lang w:val="vi-VN"/>
        </w:rPr>
        <w:t xml:space="preserve">An sinh </w:t>
      </w:r>
      <w:r w:rsidR="00005020" w:rsidRPr="007F7AAB">
        <w:rPr>
          <w:sz w:val="29"/>
          <w:szCs w:val="29"/>
          <w:lang w:val="vi-VN"/>
        </w:rPr>
        <w:t xml:space="preserve">xã hội </w:t>
      </w:r>
      <w:r w:rsidR="003B5F74" w:rsidRPr="007F7AAB">
        <w:rPr>
          <w:sz w:val="29"/>
          <w:szCs w:val="29"/>
          <w:lang w:val="vi-VN"/>
        </w:rPr>
        <w:t>và phúc lợi xã hội được Chính phủ</w:t>
      </w:r>
      <w:r w:rsidR="00005020" w:rsidRPr="007F7AAB">
        <w:rPr>
          <w:sz w:val="29"/>
          <w:szCs w:val="29"/>
          <w:lang w:val="vi-VN"/>
        </w:rPr>
        <w:t xml:space="preserve"> </w:t>
      </w:r>
      <w:r w:rsidR="003B5F74" w:rsidRPr="007F7AAB">
        <w:rPr>
          <w:sz w:val="29"/>
          <w:szCs w:val="29"/>
          <w:lang w:val="vi-VN"/>
        </w:rPr>
        <w:t>quan tâm chỉ đạo thường xuyên.</w:t>
      </w:r>
      <w:r w:rsidR="00914B67" w:rsidRPr="007F7AAB">
        <w:rPr>
          <w:sz w:val="29"/>
          <w:szCs w:val="29"/>
          <w:lang w:val="vi-VN"/>
        </w:rPr>
        <w:t xml:space="preserve"> </w:t>
      </w:r>
    </w:p>
    <w:p w14:paraId="3350A9F2" w14:textId="77777777" w:rsidR="00794C06" w:rsidRPr="00794C06" w:rsidRDefault="004F1687" w:rsidP="00685D8E">
      <w:pPr>
        <w:pStyle w:val="NormalWeb"/>
        <w:spacing w:before="40" w:beforeAutospacing="0" w:after="40" w:afterAutospacing="0" w:line="278" w:lineRule="auto"/>
        <w:ind w:firstLine="601"/>
        <w:jc w:val="both"/>
        <w:rPr>
          <w:sz w:val="29"/>
          <w:szCs w:val="29"/>
          <w:lang w:val="vi-VN"/>
        </w:rPr>
      </w:pPr>
      <w:r w:rsidRPr="00794C06">
        <w:rPr>
          <w:sz w:val="29"/>
          <w:szCs w:val="29"/>
          <w:lang w:val="vi-VN"/>
        </w:rPr>
        <w:t>Tuy nhiên, b</w:t>
      </w:r>
      <w:r w:rsidR="00914B67" w:rsidRPr="00794C06">
        <w:rPr>
          <w:sz w:val="29"/>
          <w:szCs w:val="29"/>
          <w:lang w:val="vi-VN"/>
        </w:rPr>
        <w:t xml:space="preserve">ên cạnh những </w:t>
      </w:r>
      <w:r w:rsidR="00461AFC" w:rsidRPr="00794C06">
        <w:rPr>
          <w:sz w:val="29"/>
          <w:szCs w:val="29"/>
          <w:lang w:val="vi-VN"/>
        </w:rPr>
        <w:t xml:space="preserve">kết quả đạt được, </w:t>
      </w:r>
      <w:r w:rsidR="00914B67" w:rsidRPr="00794C06">
        <w:rPr>
          <w:sz w:val="29"/>
          <w:szCs w:val="29"/>
          <w:lang w:val="vi-VN"/>
        </w:rPr>
        <w:t>kinh tế</w:t>
      </w:r>
      <w:r w:rsidR="00461AFC" w:rsidRPr="00794C06">
        <w:rPr>
          <w:sz w:val="29"/>
          <w:szCs w:val="29"/>
          <w:lang w:val="vi-VN"/>
        </w:rPr>
        <w:t xml:space="preserve">-xã hội </w:t>
      </w:r>
      <w:r w:rsidR="00914B67" w:rsidRPr="00794C06">
        <w:rPr>
          <w:sz w:val="29"/>
          <w:szCs w:val="29"/>
          <w:lang w:val="vi-VN"/>
        </w:rPr>
        <w:t xml:space="preserve">nước ta </w:t>
      </w:r>
      <w:r w:rsidR="00461AFC" w:rsidRPr="00794C06">
        <w:rPr>
          <w:sz w:val="29"/>
          <w:szCs w:val="29"/>
          <w:lang w:val="vi-VN"/>
        </w:rPr>
        <w:t xml:space="preserve">trong năm tới </w:t>
      </w:r>
      <w:r w:rsidRPr="00794C06">
        <w:rPr>
          <w:sz w:val="29"/>
          <w:szCs w:val="29"/>
          <w:lang w:val="vi-VN"/>
        </w:rPr>
        <w:t xml:space="preserve">tiếp tục </w:t>
      </w:r>
      <w:r w:rsidR="00461AFC" w:rsidRPr="00794C06">
        <w:rPr>
          <w:sz w:val="29"/>
          <w:szCs w:val="29"/>
          <w:lang w:val="vi-VN"/>
        </w:rPr>
        <w:t>đối mặt với những thách thức</w:t>
      </w:r>
      <w:r w:rsidRPr="00794C06">
        <w:rPr>
          <w:sz w:val="29"/>
          <w:szCs w:val="29"/>
          <w:lang w:val="vi-VN"/>
        </w:rPr>
        <w:t xml:space="preserve"> và </w:t>
      </w:r>
      <w:r w:rsidR="00005020" w:rsidRPr="00794C06">
        <w:rPr>
          <w:sz w:val="29"/>
          <w:szCs w:val="29"/>
          <w:lang w:val="vi-VN"/>
        </w:rPr>
        <w:t xml:space="preserve">có </w:t>
      </w:r>
      <w:r w:rsidRPr="00794C06">
        <w:rPr>
          <w:sz w:val="29"/>
          <w:szCs w:val="29"/>
          <w:lang w:val="vi-VN"/>
        </w:rPr>
        <w:t>nhiều dấu hiệu bất lợi</w:t>
      </w:r>
      <w:r w:rsidR="00461AFC" w:rsidRPr="00794C06">
        <w:rPr>
          <w:sz w:val="29"/>
          <w:szCs w:val="29"/>
          <w:lang w:val="vi-VN"/>
        </w:rPr>
        <w:t xml:space="preserve">: </w:t>
      </w:r>
      <w:r w:rsidRPr="00794C06">
        <w:rPr>
          <w:sz w:val="29"/>
          <w:szCs w:val="29"/>
          <w:lang w:val="vi-VN"/>
        </w:rPr>
        <w:t xml:space="preserve">Kinh tế thế giới thiếu ổn định do một số nền kinh tế lớn gặp rủi ro và </w:t>
      </w:r>
      <w:r w:rsidR="00005020" w:rsidRPr="00794C06">
        <w:rPr>
          <w:sz w:val="29"/>
          <w:szCs w:val="29"/>
          <w:lang w:val="vi-VN"/>
        </w:rPr>
        <w:t xml:space="preserve">có xu hướng </w:t>
      </w:r>
      <w:r w:rsidRPr="00794C06">
        <w:rPr>
          <w:sz w:val="29"/>
          <w:szCs w:val="29"/>
          <w:lang w:val="vi-VN"/>
        </w:rPr>
        <w:t xml:space="preserve">suy thoái. </w:t>
      </w:r>
      <w:r w:rsidR="007166F1" w:rsidRPr="00794C06">
        <w:rPr>
          <w:sz w:val="29"/>
          <w:szCs w:val="29"/>
          <w:lang w:val="vi-VN"/>
        </w:rPr>
        <w:t>T</w:t>
      </w:r>
      <w:r w:rsidR="00005020" w:rsidRPr="00794C06">
        <w:rPr>
          <w:sz w:val="29"/>
          <w:szCs w:val="29"/>
          <w:lang w:val="vi-VN"/>
        </w:rPr>
        <w:t xml:space="preserve">ái </w:t>
      </w:r>
      <w:r w:rsidR="00AD7A0A" w:rsidRPr="00794C06">
        <w:rPr>
          <w:sz w:val="29"/>
          <w:szCs w:val="29"/>
          <w:lang w:val="vi-VN"/>
        </w:rPr>
        <w:t xml:space="preserve">cơ </w:t>
      </w:r>
      <w:r w:rsidR="00005020" w:rsidRPr="00794C06">
        <w:rPr>
          <w:sz w:val="29"/>
          <w:szCs w:val="29"/>
          <w:lang w:val="vi-VN"/>
        </w:rPr>
        <w:t xml:space="preserve">cấu kinh tế </w:t>
      </w:r>
      <w:r w:rsidR="007166F1" w:rsidRPr="00794C06">
        <w:rPr>
          <w:sz w:val="29"/>
          <w:szCs w:val="29"/>
          <w:lang w:val="vi-VN"/>
        </w:rPr>
        <w:t xml:space="preserve">trong các ngành, lĩnh vực và các tập đoàn kinh tế cũng như các doanh nghiệp còn lúng túng nên </w:t>
      </w:r>
      <w:r w:rsidR="00005020" w:rsidRPr="00794C06">
        <w:rPr>
          <w:sz w:val="29"/>
          <w:szCs w:val="29"/>
          <w:lang w:val="vi-VN"/>
        </w:rPr>
        <w:t xml:space="preserve">chuyển biến chậm. </w:t>
      </w:r>
      <w:r w:rsidRPr="00794C06">
        <w:rPr>
          <w:sz w:val="29"/>
          <w:szCs w:val="29"/>
          <w:lang w:val="vi-VN"/>
        </w:rPr>
        <w:t xml:space="preserve">Khó khăn trong sản </w:t>
      </w:r>
      <w:r w:rsidR="00914B67" w:rsidRPr="00794C06">
        <w:rPr>
          <w:sz w:val="29"/>
          <w:szCs w:val="29"/>
          <w:lang w:val="vi-VN"/>
        </w:rPr>
        <w:t>xuất</w:t>
      </w:r>
      <w:r w:rsidR="00005020" w:rsidRPr="00794C06">
        <w:rPr>
          <w:sz w:val="29"/>
          <w:szCs w:val="29"/>
          <w:lang w:val="vi-VN"/>
        </w:rPr>
        <w:t>, kinh doanh</w:t>
      </w:r>
      <w:r w:rsidR="00914B67" w:rsidRPr="00794C06">
        <w:rPr>
          <w:sz w:val="29"/>
          <w:szCs w:val="29"/>
          <w:lang w:val="vi-VN"/>
        </w:rPr>
        <w:t xml:space="preserve"> của </w:t>
      </w:r>
      <w:r w:rsidR="00D64A4D" w:rsidRPr="00794C06">
        <w:rPr>
          <w:sz w:val="29"/>
          <w:szCs w:val="29"/>
          <w:lang w:val="vi-VN"/>
        </w:rPr>
        <w:t xml:space="preserve">các </w:t>
      </w:r>
      <w:r w:rsidR="00914B67" w:rsidRPr="00794C06">
        <w:rPr>
          <w:sz w:val="29"/>
          <w:szCs w:val="29"/>
          <w:lang w:val="vi-VN"/>
        </w:rPr>
        <w:t>doan</w:t>
      </w:r>
      <w:r w:rsidR="00D64A4D" w:rsidRPr="00794C06">
        <w:rPr>
          <w:sz w:val="29"/>
          <w:szCs w:val="29"/>
          <w:lang w:val="vi-VN"/>
        </w:rPr>
        <w:t>h nghiệp</w:t>
      </w:r>
      <w:r w:rsidRPr="00794C06">
        <w:rPr>
          <w:sz w:val="29"/>
          <w:szCs w:val="29"/>
          <w:lang w:val="vi-VN"/>
        </w:rPr>
        <w:t xml:space="preserve"> trong nước</w:t>
      </w:r>
      <w:r w:rsidR="00D64A4D" w:rsidRPr="00794C06">
        <w:rPr>
          <w:sz w:val="29"/>
          <w:szCs w:val="29"/>
          <w:lang w:val="vi-VN"/>
        </w:rPr>
        <w:t xml:space="preserve">, đặc biệt là doanh nghiệp nhỏ và vừa chưa được tháo gỡ. </w:t>
      </w:r>
      <w:r w:rsidR="006D152D" w:rsidRPr="00794C06">
        <w:rPr>
          <w:sz w:val="29"/>
          <w:szCs w:val="29"/>
          <w:lang w:val="vi-VN"/>
        </w:rPr>
        <w:t xml:space="preserve">Lạm phát </w:t>
      </w:r>
      <w:r w:rsidRPr="00794C06">
        <w:rPr>
          <w:sz w:val="29"/>
          <w:szCs w:val="29"/>
          <w:lang w:val="vi-VN"/>
        </w:rPr>
        <w:t xml:space="preserve">có nguy cơ tăng cao trở lại do </w:t>
      </w:r>
      <w:r w:rsidR="006D152D" w:rsidRPr="00794C06">
        <w:rPr>
          <w:sz w:val="29"/>
          <w:szCs w:val="29"/>
          <w:lang w:val="vi-VN"/>
        </w:rPr>
        <w:t xml:space="preserve">tác động từ </w:t>
      </w:r>
      <w:r w:rsidRPr="00794C06">
        <w:rPr>
          <w:sz w:val="29"/>
          <w:szCs w:val="29"/>
          <w:lang w:val="vi-VN"/>
        </w:rPr>
        <w:t>nhiều yếu tố cả trong và ngoài nước</w:t>
      </w:r>
      <w:r w:rsidR="003678D8" w:rsidRPr="00794C06">
        <w:rPr>
          <w:sz w:val="29"/>
          <w:szCs w:val="29"/>
          <w:lang w:val="vi-VN"/>
        </w:rPr>
        <w:t xml:space="preserve">. Bên cạnh đó, </w:t>
      </w:r>
      <w:r w:rsidR="006D152D" w:rsidRPr="00794C06">
        <w:rPr>
          <w:sz w:val="29"/>
          <w:szCs w:val="29"/>
          <w:lang w:val="vi-VN"/>
        </w:rPr>
        <w:t xml:space="preserve">nhu cầu tiêu dùng hàng hóa </w:t>
      </w:r>
      <w:r w:rsidR="008A3F31" w:rsidRPr="00794C06">
        <w:rPr>
          <w:sz w:val="29"/>
          <w:szCs w:val="29"/>
          <w:lang w:val="vi-VN"/>
        </w:rPr>
        <w:t xml:space="preserve">và sức mua của dân cư </w:t>
      </w:r>
      <w:r w:rsidR="00D64A4D" w:rsidRPr="00794C06">
        <w:rPr>
          <w:sz w:val="29"/>
          <w:szCs w:val="29"/>
          <w:lang w:val="vi-VN"/>
        </w:rPr>
        <w:t xml:space="preserve">tăng mạnh </w:t>
      </w:r>
      <w:r w:rsidR="006D152D" w:rsidRPr="00794C06">
        <w:rPr>
          <w:sz w:val="29"/>
          <w:szCs w:val="29"/>
          <w:lang w:val="vi-VN"/>
        </w:rPr>
        <w:t>trong dịp Tết Nguyên Đán</w:t>
      </w:r>
      <w:r w:rsidRPr="00794C06">
        <w:rPr>
          <w:sz w:val="29"/>
          <w:szCs w:val="29"/>
          <w:lang w:val="vi-VN"/>
        </w:rPr>
        <w:t xml:space="preserve"> Nhâm Thìn</w:t>
      </w:r>
      <w:r w:rsidR="008A3F31" w:rsidRPr="00794C06">
        <w:rPr>
          <w:sz w:val="29"/>
          <w:szCs w:val="29"/>
          <w:lang w:val="vi-VN"/>
        </w:rPr>
        <w:t>.</w:t>
      </w:r>
    </w:p>
    <w:p w14:paraId="38947F75" w14:textId="77777777" w:rsidR="00794C06" w:rsidRPr="00794C06" w:rsidRDefault="000D1B6E" w:rsidP="00685D8E">
      <w:pPr>
        <w:pStyle w:val="NormalWeb"/>
        <w:spacing w:before="40" w:beforeAutospacing="0" w:after="40" w:afterAutospacing="0" w:line="278" w:lineRule="auto"/>
        <w:ind w:firstLine="601"/>
        <w:jc w:val="both"/>
        <w:rPr>
          <w:sz w:val="29"/>
          <w:szCs w:val="29"/>
        </w:rPr>
      </w:pPr>
      <w:r w:rsidRPr="00794C06">
        <w:rPr>
          <w:sz w:val="29"/>
          <w:szCs w:val="29"/>
          <w:lang w:val="vi-VN"/>
        </w:rPr>
        <w:t>Đ</w:t>
      </w:r>
      <w:r w:rsidR="007F634A" w:rsidRPr="00794C06">
        <w:rPr>
          <w:sz w:val="29"/>
          <w:szCs w:val="29"/>
          <w:lang w:val="vi-VN"/>
        </w:rPr>
        <w:t>ể</w:t>
      </w:r>
      <w:r w:rsidR="00343734" w:rsidRPr="00794C06">
        <w:rPr>
          <w:bCs/>
          <w:sz w:val="29"/>
          <w:szCs w:val="29"/>
          <w:lang w:val="vi-VN"/>
        </w:rPr>
        <w:t xml:space="preserve"> thực hiện tốt mục tiêu của năm 2012 là ưu tiên kiềm chế lạm phát, ổn định kinh tế vĩ mô, duy trì tăng trưởng ở mức hợp lý gắn với đổi mới mô hình tăng trưởng và cơ cấu lại nền kinh tế, nâng cao chất lượng, hiệu quả và sức cạnh tranh; bảo đảm phúc lợi xã hội, an sinh xã hội và cải thiện đời sống nhân dân, </w:t>
      </w:r>
      <w:r w:rsidR="00EB3A55" w:rsidRPr="00794C06">
        <w:rPr>
          <w:sz w:val="29"/>
          <w:szCs w:val="29"/>
          <w:lang w:val="vi-VN"/>
        </w:rPr>
        <w:t xml:space="preserve">các ngành, các cấp và các địa phương cần </w:t>
      </w:r>
      <w:r w:rsidR="00AD7A0A" w:rsidRPr="00794C06">
        <w:rPr>
          <w:sz w:val="29"/>
          <w:szCs w:val="29"/>
          <w:lang w:val="vi-VN"/>
        </w:rPr>
        <w:t xml:space="preserve">tiếp tục </w:t>
      </w:r>
      <w:r w:rsidR="008A3F31" w:rsidRPr="00794C06">
        <w:rPr>
          <w:sz w:val="29"/>
          <w:szCs w:val="29"/>
          <w:lang w:val="vi-VN"/>
        </w:rPr>
        <w:t xml:space="preserve">thực hiện đồng bộ các giải pháp, </w:t>
      </w:r>
      <w:r w:rsidR="00EB3A55" w:rsidRPr="00794C06">
        <w:rPr>
          <w:sz w:val="29"/>
          <w:szCs w:val="29"/>
          <w:lang w:val="vi-VN"/>
        </w:rPr>
        <w:t>tập trung vào một số việc trọng tâm sau đây:</w:t>
      </w:r>
    </w:p>
    <w:p w14:paraId="33EA7D7A" w14:textId="77777777" w:rsidR="00794C06" w:rsidRPr="00794C06" w:rsidRDefault="00343734" w:rsidP="00685D8E">
      <w:pPr>
        <w:spacing w:before="40" w:after="40" w:line="278" w:lineRule="auto"/>
        <w:ind w:right="-34" w:firstLine="601"/>
        <w:jc w:val="both"/>
        <w:rPr>
          <w:bCs/>
          <w:spacing w:val="-2"/>
          <w:sz w:val="29"/>
          <w:szCs w:val="29"/>
        </w:rPr>
      </w:pPr>
      <w:r w:rsidRPr="00F04E78">
        <w:rPr>
          <w:bCs/>
          <w:i/>
          <w:spacing w:val="-2"/>
          <w:sz w:val="29"/>
          <w:szCs w:val="29"/>
        </w:rPr>
        <w:t>Một là,</w:t>
      </w:r>
      <w:r w:rsidRPr="00F04E78">
        <w:rPr>
          <w:bCs/>
          <w:spacing w:val="-2"/>
          <w:sz w:val="29"/>
          <w:szCs w:val="29"/>
        </w:rPr>
        <w:t xml:space="preserve"> tiếp tục thực hiện </w:t>
      </w:r>
      <w:r w:rsidR="008A3F31" w:rsidRPr="00F04E78">
        <w:rPr>
          <w:bCs/>
          <w:spacing w:val="-2"/>
          <w:sz w:val="29"/>
          <w:szCs w:val="29"/>
        </w:rPr>
        <w:t xml:space="preserve">nhất quán </w:t>
      </w:r>
      <w:r w:rsidRPr="00F04E78">
        <w:rPr>
          <w:bCs/>
          <w:spacing w:val="-2"/>
          <w:sz w:val="29"/>
          <w:szCs w:val="29"/>
        </w:rPr>
        <w:t xml:space="preserve">chính sách tiền tệ chặt chẽ, bảo đảm chủ động linh hoạt và hiệu quả trong điều hành. </w:t>
      </w:r>
      <w:r w:rsidRPr="00794C06">
        <w:rPr>
          <w:bCs/>
          <w:spacing w:val="-2"/>
          <w:sz w:val="29"/>
          <w:szCs w:val="29"/>
        </w:rPr>
        <w:t>Thực hiện chính sách tài khoá chặt chẽ và hiệu quả, theo đó cần tập trung kiểm tra, kiểm soát và quản lý các nguồn thu</w:t>
      </w:r>
      <w:r w:rsidR="008A3F31" w:rsidRPr="00794C06">
        <w:rPr>
          <w:bCs/>
          <w:spacing w:val="-2"/>
          <w:sz w:val="29"/>
          <w:szCs w:val="29"/>
        </w:rPr>
        <w:t xml:space="preserve"> và việc sử dụng</w:t>
      </w:r>
      <w:r w:rsidR="000D1B6E" w:rsidRPr="00794C06">
        <w:rPr>
          <w:bCs/>
          <w:spacing w:val="-2"/>
          <w:sz w:val="29"/>
          <w:szCs w:val="29"/>
        </w:rPr>
        <w:t xml:space="preserve"> ngân sách</w:t>
      </w:r>
      <w:r w:rsidRPr="00794C06">
        <w:rPr>
          <w:bCs/>
          <w:spacing w:val="-2"/>
          <w:sz w:val="29"/>
          <w:szCs w:val="29"/>
        </w:rPr>
        <w:t>; tăng cường quản lý, bố trí hợp lý và sử dụng hiệu quả nguồn vốn đầu tư từ ngân sách nhà nước và vốn trái phiếu chính phủ.</w:t>
      </w:r>
    </w:p>
    <w:p w14:paraId="45DC8038" w14:textId="77777777" w:rsidR="00685D8E" w:rsidRPr="00685D8E" w:rsidRDefault="00546557" w:rsidP="00E163D0">
      <w:pPr>
        <w:spacing w:before="40" w:after="40" w:line="278" w:lineRule="auto"/>
        <w:ind w:right="-34" w:firstLine="601"/>
        <w:jc w:val="both"/>
        <w:rPr>
          <w:bCs/>
          <w:spacing w:val="-2"/>
          <w:sz w:val="29"/>
          <w:szCs w:val="29"/>
        </w:rPr>
      </w:pPr>
      <w:r w:rsidRPr="00685D8E">
        <w:rPr>
          <w:bCs/>
          <w:i/>
          <w:spacing w:val="-2"/>
          <w:sz w:val="29"/>
          <w:szCs w:val="29"/>
        </w:rPr>
        <w:t>Hai là</w:t>
      </w:r>
      <w:r w:rsidRPr="00685D8E">
        <w:rPr>
          <w:bCs/>
          <w:spacing w:val="-2"/>
          <w:sz w:val="29"/>
          <w:szCs w:val="29"/>
        </w:rPr>
        <w:t xml:space="preserve">, </w:t>
      </w:r>
      <w:r w:rsidR="00EB3A55" w:rsidRPr="00685D8E">
        <w:rPr>
          <w:bCs/>
          <w:spacing w:val="-2"/>
          <w:sz w:val="29"/>
          <w:szCs w:val="29"/>
        </w:rPr>
        <w:t>khẩn trương xây dựng kế hoạch với lộ trình cụ thể trong thực hiện nhiệm vụ quan trọng</w:t>
      </w:r>
      <w:r w:rsidR="00AD7A0A" w:rsidRPr="00685D8E">
        <w:rPr>
          <w:bCs/>
          <w:spacing w:val="-2"/>
          <w:sz w:val="29"/>
          <w:szCs w:val="29"/>
        </w:rPr>
        <w:t>, vừa cấp bách vừa mang tính lâu dài</w:t>
      </w:r>
      <w:r w:rsidR="00EB3A55" w:rsidRPr="00685D8E">
        <w:rPr>
          <w:bCs/>
          <w:spacing w:val="-2"/>
          <w:sz w:val="29"/>
          <w:szCs w:val="29"/>
        </w:rPr>
        <w:t xml:space="preserve"> </w:t>
      </w:r>
      <w:r w:rsidR="00AD7A0A" w:rsidRPr="00685D8E">
        <w:rPr>
          <w:bCs/>
          <w:spacing w:val="-2"/>
          <w:sz w:val="29"/>
          <w:szCs w:val="29"/>
        </w:rPr>
        <w:t xml:space="preserve">là tái cơ </w:t>
      </w:r>
      <w:r w:rsidRPr="00685D8E">
        <w:rPr>
          <w:bCs/>
          <w:spacing w:val="-2"/>
          <w:sz w:val="29"/>
          <w:szCs w:val="29"/>
        </w:rPr>
        <w:t>cấu kinh tế</w:t>
      </w:r>
      <w:r w:rsidR="00AD7A0A" w:rsidRPr="00685D8E">
        <w:rPr>
          <w:bCs/>
          <w:spacing w:val="-2"/>
          <w:sz w:val="29"/>
          <w:szCs w:val="29"/>
        </w:rPr>
        <w:t xml:space="preserve"> theo tinh thần Hội nghị lần thứ 3 Ban Chấp hành Trung ương khóa XI đã quyết định, đó là: Tập trung ưu tiên tái cơ cấu 3 lĩnh vực quan trọng nhất gồm: Tái cơ cấu đầu tư với trọng tâm là đầu tư công; tái cơ cấu doanh nghiệp nhà nước mà trọng tâm là các tập đoàn, tổng công ty nhà nước; cơ cấu lại </w:t>
      </w:r>
      <w:r w:rsidR="000D1B6E" w:rsidRPr="00685D8E">
        <w:rPr>
          <w:bCs/>
          <w:spacing w:val="-2"/>
          <w:sz w:val="29"/>
          <w:szCs w:val="29"/>
        </w:rPr>
        <w:t>hệ thống</w:t>
      </w:r>
      <w:r w:rsidR="00AD7A0A" w:rsidRPr="00685D8E">
        <w:rPr>
          <w:bCs/>
          <w:spacing w:val="-2"/>
          <w:sz w:val="29"/>
          <w:szCs w:val="29"/>
        </w:rPr>
        <w:t xml:space="preserve"> tài chính với trọng tâm là tái cơ cấu hệ thống ngân hàng thương mại và các tổ chức tài chính khác</w:t>
      </w:r>
      <w:r w:rsidR="006159AC" w:rsidRPr="00685D8E">
        <w:rPr>
          <w:bCs/>
          <w:spacing w:val="-2"/>
          <w:sz w:val="29"/>
          <w:szCs w:val="29"/>
        </w:rPr>
        <w:t>.</w:t>
      </w:r>
    </w:p>
    <w:p w14:paraId="372FC873" w14:textId="77777777" w:rsidR="000D1B6E" w:rsidRPr="006159AC" w:rsidRDefault="000D1B6E" w:rsidP="00E163D0">
      <w:pPr>
        <w:spacing w:before="40" w:after="40" w:line="278" w:lineRule="auto"/>
        <w:ind w:right="-34" w:firstLine="601"/>
        <w:jc w:val="both"/>
        <w:rPr>
          <w:bCs/>
          <w:sz w:val="29"/>
          <w:szCs w:val="29"/>
          <w:lang w:val="pt-BR"/>
        </w:rPr>
      </w:pPr>
      <w:r w:rsidRPr="006159AC">
        <w:rPr>
          <w:bCs/>
          <w:i/>
          <w:sz w:val="29"/>
          <w:szCs w:val="29"/>
          <w:lang w:val="pt-BR"/>
        </w:rPr>
        <w:t>Ba là,</w:t>
      </w:r>
      <w:r w:rsidRPr="006159AC">
        <w:rPr>
          <w:bCs/>
          <w:sz w:val="29"/>
          <w:szCs w:val="29"/>
          <w:lang w:val="pt-BR"/>
        </w:rPr>
        <w:t xml:space="preserve"> tăng cường kiểm tra, </w:t>
      </w:r>
      <w:r w:rsidR="00A81E28" w:rsidRPr="006159AC">
        <w:rPr>
          <w:bCs/>
          <w:sz w:val="29"/>
          <w:szCs w:val="29"/>
          <w:lang w:val="pt-BR"/>
        </w:rPr>
        <w:t>kiểm soát</w:t>
      </w:r>
      <w:r w:rsidRPr="006159AC">
        <w:rPr>
          <w:bCs/>
          <w:sz w:val="29"/>
          <w:szCs w:val="29"/>
          <w:lang w:val="pt-BR"/>
        </w:rPr>
        <w:t xml:space="preserve"> tài chính đối với các tập đoàn, tổng công ty,</w:t>
      </w:r>
      <w:r w:rsidR="00A81E28" w:rsidRPr="006159AC">
        <w:rPr>
          <w:bCs/>
          <w:sz w:val="29"/>
          <w:szCs w:val="29"/>
          <w:lang w:val="pt-BR"/>
        </w:rPr>
        <w:t xml:space="preserve"> khu vực có vốn đầu tư nước ngoài</w:t>
      </w:r>
      <w:r w:rsidRPr="006159AC">
        <w:rPr>
          <w:bCs/>
          <w:sz w:val="29"/>
          <w:szCs w:val="29"/>
          <w:lang w:val="pt-BR"/>
        </w:rPr>
        <w:t xml:space="preserve"> để đảm bảo sử dụng hiệu quả nguồn vốn đầu tư, </w:t>
      </w:r>
      <w:r w:rsidR="00A81E28" w:rsidRPr="006159AC">
        <w:rPr>
          <w:bCs/>
          <w:sz w:val="29"/>
          <w:szCs w:val="29"/>
          <w:lang w:val="pt-BR"/>
        </w:rPr>
        <w:t xml:space="preserve">ngăn chặn </w:t>
      </w:r>
      <w:r w:rsidRPr="006159AC">
        <w:rPr>
          <w:bCs/>
          <w:sz w:val="29"/>
          <w:szCs w:val="29"/>
          <w:lang w:val="pt-BR"/>
        </w:rPr>
        <w:t xml:space="preserve">hiện tượng chuyển giá và các </w:t>
      </w:r>
      <w:r w:rsidR="00A81E28" w:rsidRPr="006159AC">
        <w:rPr>
          <w:bCs/>
          <w:sz w:val="29"/>
          <w:szCs w:val="29"/>
          <w:lang w:val="pt-BR"/>
        </w:rPr>
        <w:t xml:space="preserve">khoản </w:t>
      </w:r>
      <w:r w:rsidRPr="006159AC">
        <w:rPr>
          <w:bCs/>
          <w:sz w:val="29"/>
          <w:szCs w:val="29"/>
          <w:lang w:val="pt-BR"/>
        </w:rPr>
        <w:t>chi bất hợp lý</w:t>
      </w:r>
      <w:r w:rsidR="00A81E28" w:rsidRPr="006159AC">
        <w:rPr>
          <w:bCs/>
          <w:sz w:val="29"/>
          <w:szCs w:val="29"/>
          <w:lang w:val="pt-BR"/>
        </w:rPr>
        <w:t>,</w:t>
      </w:r>
      <w:r w:rsidRPr="006159AC">
        <w:rPr>
          <w:bCs/>
          <w:sz w:val="29"/>
          <w:szCs w:val="29"/>
          <w:lang w:val="pt-BR"/>
        </w:rPr>
        <w:t xml:space="preserve"> nhằm hạ giá bán sản phẩm, nâng cao năng lực cạnh tranh của sản phẩm Việt Nam ở thị trường trong nước và quốc tế.</w:t>
      </w:r>
    </w:p>
    <w:p w14:paraId="3F29B107" w14:textId="77777777" w:rsidR="00343734" w:rsidRPr="007F7AAB" w:rsidRDefault="00AD7A0A" w:rsidP="007F7AAB">
      <w:pPr>
        <w:spacing w:before="40" w:after="40" w:line="288" w:lineRule="auto"/>
        <w:ind w:firstLine="600"/>
        <w:jc w:val="both"/>
        <w:rPr>
          <w:sz w:val="29"/>
          <w:szCs w:val="29"/>
          <w:lang w:val="pt-BR"/>
        </w:rPr>
      </w:pPr>
      <w:r w:rsidRPr="006159AC">
        <w:rPr>
          <w:i/>
          <w:sz w:val="29"/>
          <w:szCs w:val="29"/>
          <w:lang w:val="pt-BR"/>
        </w:rPr>
        <w:t>B</w:t>
      </w:r>
      <w:r w:rsidR="002A761F" w:rsidRPr="006159AC">
        <w:rPr>
          <w:i/>
          <w:sz w:val="29"/>
          <w:szCs w:val="29"/>
          <w:lang w:val="pt-BR"/>
        </w:rPr>
        <w:t xml:space="preserve">ốn </w:t>
      </w:r>
      <w:r w:rsidR="00343734" w:rsidRPr="006159AC">
        <w:rPr>
          <w:i/>
          <w:sz w:val="29"/>
          <w:szCs w:val="29"/>
          <w:lang w:val="pt-BR"/>
        </w:rPr>
        <w:t>là,</w:t>
      </w:r>
      <w:r w:rsidR="00343734" w:rsidRPr="006159AC">
        <w:rPr>
          <w:sz w:val="29"/>
          <w:szCs w:val="29"/>
          <w:lang w:val="pt-BR"/>
        </w:rPr>
        <w:t xml:space="preserve"> tập trung th</w:t>
      </w:r>
      <w:r w:rsidR="007F634A" w:rsidRPr="006159AC">
        <w:rPr>
          <w:sz w:val="29"/>
          <w:szCs w:val="29"/>
          <w:lang w:val="pt-BR"/>
        </w:rPr>
        <w:t>áo</w:t>
      </w:r>
      <w:r w:rsidR="00343734" w:rsidRPr="006159AC">
        <w:rPr>
          <w:sz w:val="29"/>
          <w:szCs w:val="29"/>
          <w:lang w:val="pt-BR"/>
        </w:rPr>
        <w:t xml:space="preserve"> gỡ khó khăn cho các doanh nghiệp. Bên cạnh việc Chính phủ hỗ trợ</w:t>
      </w:r>
      <w:r w:rsidR="003678D8" w:rsidRPr="006159AC">
        <w:rPr>
          <w:sz w:val="29"/>
          <w:szCs w:val="29"/>
          <w:lang w:val="pt-BR"/>
        </w:rPr>
        <w:t xml:space="preserve"> thông qua nhiều</w:t>
      </w:r>
      <w:r w:rsidR="003678D8" w:rsidRPr="007F7AAB">
        <w:rPr>
          <w:sz w:val="29"/>
          <w:szCs w:val="29"/>
          <w:lang w:val="pt-BR"/>
        </w:rPr>
        <w:t xml:space="preserve"> chính sách thì </w:t>
      </w:r>
      <w:r w:rsidR="00343734" w:rsidRPr="007F7AAB">
        <w:rPr>
          <w:sz w:val="29"/>
          <w:szCs w:val="29"/>
          <w:lang w:val="pt-BR"/>
        </w:rPr>
        <w:t>mức lãi suất hợp lý và minh bạch</w:t>
      </w:r>
      <w:r w:rsidR="00B92072" w:rsidRPr="007F7AAB">
        <w:rPr>
          <w:sz w:val="29"/>
          <w:szCs w:val="29"/>
          <w:lang w:val="pt-BR"/>
        </w:rPr>
        <w:t xml:space="preserve"> phù hợp với từng lĩnh vực, từng đối tượng</w:t>
      </w:r>
      <w:r w:rsidR="003678D8" w:rsidRPr="007F7AAB">
        <w:rPr>
          <w:sz w:val="29"/>
          <w:szCs w:val="29"/>
          <w:lang w:val="pt-BR"/>
        </w:rPr>
        <w:t xml:space="preserve"> cũng là điều kiện thuận lợi</w:t>
      </w:r>
      <w:r w:rsidR="00343734" w:rsidRPr="007F7AAB">
        <w:rPr>
          <w:sz w:val="29"/>
          <w:szCs w:val="29"/>
          <w:lang w:val="pt-BR"/>
        </w:rPr>
        <w:t xml:space="preserve"> </w:t>
      </w:r>
      <w:r w:rsidR="003678D8" w:rsidRPr="007F7AAB">
        <w:rPr>
          <w:sz w:val="29"/>
          <w:szCs w:val="29"/>
          <w:lang w:val="pt-BR"/>
        </w:rPr>
        <w:t xml:space="preserve">giúp </w:t>
      </w:r>
      <w:r w:rsidR="00343734" w:rsidRPr="007F7AAB">
        <w:rPr>
          <w:sz w:val="29"/>
          <w:szCs w:val="29"/>
          <w:lang w:val="pt-BR"/>
        </w:rPr>
        <w:t xml:space="preserve">các doanh nghiệp </w:t>
      </w:r>
      <w:r w:rsidR="003678D8" w:rsidRPr="007F7AAB">
        <w:rPr>
          <w:sz w:val="29"/>
          <w:szCs w:val="29"/>
          <w:lang w:val="pt-BR"/>
        </w:rPr>
        <w:t xml:space="preserve">trong </w:t>
      </w:r>
      <w:r w:rsidR="00343734" w:rsidRPr="007F7AAB">
        <w:rPr>
          <w:sz w:val="29"/>
          <w:szCs w:val="29"/>
          <w:lang w:val="pt-BR"/>
        </w:rPr>
        <w:t>tiếp cận vốn sản xuất kinh doanh</w:t>
      </w:r>
      <w:r w:rsidR="003678D8" w:rsidRPr="007F7AAB">
        <w:rPr>
          <w:sz w:val="29"/>
          <w:szCs w:val="29"/>
          <w:lang w:val="pt-BR"/>
        </w:rPr>
        <w:t>.</w:t>
      </w:r>
      <w:r w:rsidR="00B92072" w:rsidRPr="007F7AAB">
        <w:rPr>
          <w:sz w:val="29"/>
          <w:szCs w:val="29"/>
          <w:lang w:val="pt-BR"/>
        </w:rPr>
        <w:t xml:space="preserve"> Tuy nhiên, trong điều kiện </w:t>
      </w:r>
      <w:r w:rsidR="003678D8" w:rsidRPr="007F7AAB">
        <w:rPr>
          <w:sz w:val="29"/>
          <w:szCs w:val="29"/>
          <w:lang w:val="pt-BR"/>
        </w:rPr>
        <w:t xml:space="preserve">khó khăn thì </w:t>
      </w:r>
      <w:r w:rsidR="00B92072" w:rsidRPr="007F7AAB">
        <w:rPr>
          <w:sz w:val="29"/>
          <w:szCs w:val="29"/>
          <w:lang w:val="pt-BR"/>
        </w:rPr>
        <w:t xml:space="preserve">vấn đề quản trị </w:t>
      </w:r>
      <w:r w:rsidR="00C1097C">
        <w:rPr>
          <w:sz w:val="29"/>
          <w:szCs w:val="29"/>
          <w:lang w:val="pt-BR"/>
        </w:rPr>
        <w:t xml:space="preserve">tốt </w:t>
      </w:r>
      <w:r w:rsidR="00B92072" w:rsidRPr="007F7AAB">
        <w:rPr>
          <w:sz w:val="29"/>
          <w:szCs w:val="29"/>
          <w:lang w:val="pt-BR"/>
        </w:rPr>
        <w:t>doanh nghiệp là hết sức cần thiết để tồn tại và phát triển</w:t>
      </w:r>
      <w:r w:rsidR="00343734" w:rsidRPr="007F7AAB">
        <w:rPr>
          <w:sz w:val="29"/>
          <w:szCs w:val="29"/>
          <w:lang w:val="pt-BR"/>
        </w:rPr>
        <w:t xml:space="preserve">, đồng thời phải xây dựng được chiến lược đầu tư sản xuất phù hợp và mở rộng </w:t>
      </w:r>
      <w:r w:rsidR="0062535B" w:rsidRPr="007F7AAB">
        <w:rPr>
          <w:sz w:val="29"/>
          <w:szCs w:val="29"/>
          <w:lang w:val="pt-BR"/>
        </w:rPr>
        <w:t xml:space="preserve">thêm </w:t>
      </w:r>
      <w:r w:rsidR="00343734" w:rsidRPr="007F7AAB">
        <w:rPr>
          <w:sz w:val="29"/>
          <w:szCs w:val="29"/>
          <w:lang w:val="pt-BR"/>
        </w:rPr>
        <w:t xml:space="preserve">các kênh huy động vốn. </w:t>
      </w:r>
    </w:p>
    <w:p w14:paraId="3D793DCC" w14:textId="77777777" w:rsidR="00343734" w:rsidRPr="000E20F9" w:rsidRDefault="002A761F" w:rsidP="007F7AAB">
      <w:pPr>
        <w:pStyle w:val="NormalWeb"/>
        <w:spacing w:before="40" w:beforeAutospacing="0" w:after="40" w:afterAutospacing="0" w:line="288" w:lineRule="auto"/>
        <w:ind w:firstLine="600"/>
        <w:jc w:val="both"/>
        <w:rPr>
          <w:color w:val="000000"/>
          <w:sz w:val="29"/>
          <w:szCs w:val="29"/>
          <w:lang w:val="pt-BR"/>
        </w:rPr>
      </w:pPr>
      <w:r w:rsidRPr="000E20F9">
        <w:rPr>
          <w:rStyle w:val="Strong"/>
          <w:b w:val="0"/>
          <w:i/>
          <w:sz w:val="29"/>
          <w:szCs w:val="29"/>
          <w:lang w:val="pt-BR"/>
        </w:rPr>
        <w:t>Năm</w:t>
      </w:r>
      <w:r w:rsidR="00343734" w:rsidRPr="000E20F9">
        <w:rPr>
          <w:rStyle w:val="Strong"/>
          <w:b w:val="0"/>
          <w:i/>
          <w:sz w:val="29"/>
          <w:szCs w:val="29"/>
          <w:lang w:val="pt-BR"/>
        </w:rPr>
        <w:t xml:space="preserve"> là</w:t>
      </w:r>
      <w:r w:rsidR="00343734" w:rsidRPr="000E20F9">
        <w:rPr>
          <w:rStyle w:val="Strong"/>
          <w:b w:val="0"/>
          <w:sz w:val="29"/>
          <w:szCs w:val="29"/>
          <w:lang w:val="pt-BR"/>
        </w:rPr>
        <w:t>, thực hiện nghiêm Chỉ thị số 2051/CT-TTg ngày 16</w:t>
      </w:r>
      <w:r w:rsidR="002D4D5B" w:rsidRPr="000E20F9">
        <w:rPr>
          <w:rStyle w:val="Strong"/>
          <w:b w:val="0"/>
          <w:sz w:val="29"/>
          <w:szCs w:val="29"/>
          <w:lang w:val="pt-BR"/>
        </w:rPr>
        <w:t xml:space="preserve"> tháng 11 năm </w:t>
      </w:r>
      <w:r w:rsidR="00343734" w:rsidRPr="000E20F9">
        <w:rPr>
          <w:rStyle w:val="Strong"/>
          <w:b w:val="0"/>
          <w:sz w:val="29"/>
          <w:szCs w:val="29"/>
          <w:lang w:val="pt-BR"/>
        </w:rPr>
        <w:t>2011 của Thủ tướng Chính phủ về việc tăng cường biện pháp nhằm bình ổn giá cả, thị trường, bảo đảm trật tự an toàn xã hội dịp Tết Nhâm Thìn. Theo đó</w:t>
      </w:r>
      <w:r w:rsidR="00DE7DD3" w:rsidRPr="000E20F9">
        <w:rPr>
          <w:rStyle w:val="Strong"/>
          <w:b w:val="0"/>
          <w:sz w:val="29"/>
          <w:szCs w:val="29"/>
          <w:lang w:val="pt-BR"/>
        </w:rPr>
        <w:t>,</w:t>
      </w:r>
      <w:r w:rsidR="00343734" w:rsidRPr="000E20F9">
        <w:rPr>
          <w:rStyle w:val="Strong"/>
          <w:b w:val="0"/>
          <w:sz w:val="29"/>
          <w:szCs w:val="29"/>
          <w:lang w:val="pt-BR"/>
        </w:rPr>
        <w:t xml:space="preserve"> </w:t>
      </w:r>
      <w:r w:rsidR="00785A3D" w:rsidRPr="000E20F9">
        <w:rPr>
          <w:sz w:val="29"/>
          <w:szCs w:val="29"/>
          <w:lang w:val="pt-BR"/>
        </w:rPr>
        <w:t>tập trung tháo gỡ khó khăn, vướng mắc trong sản xuất, kinh doanh liên quan đến thủ tục hành chính, tiêu thụ sản phẩm và khả năng tiếp cận vốn của các doanh nghiệp vừa và nhỏ. Chỉ đạo tốt sản xuất và lưu thông hàng hóa, nhất là lương thực, thực phẩm. Phòng chống dịch bệnh cho gia súc, gia cầm, khống chế dịch bệnh hiệu quả để bảo đảm nguồn cung thực phẩm. Tăng cường kiểm tra, kiểm soát và xử lý nghiêm các hành vi vi phạm pháp luật về giá; hành vi buôn bán hàng giả, hàng không rõ nguồn gốc; gian lận thương mại cũng như đầu cơ găm hàng, thao túng giá cả. </w:t>
      </w:r>
    </w:p>
    <w:p w14:paraId="6F44964B" w14:textId="77777777" w:rsidR="00AB1B73" w:rsidRPr="0039061B" w:rsidRDefault="00343734" w:rsidP="006D7D62">
      <w:pPr>
        <w:jc w:val="both"/>
        <w:rPr>
          <w:color w:val="000000"/>
          <w:sz w:val="28"/>
          <w:szCs w:val="28"/>
          <w:lang w:val="vi-VN"/>
        </w:rPr>
      </w:pPr>
      <w:r w:rsidRPr="00D13419">
        <w:rPr>
          <w:sz w:val="28"/>
          <w:szCs w:val="28"/>
          <w:lang w:val="pt-BR"/>
        </w:rPr>
        <w:t> </w:t>
      </w:r>
      <w:r w:rsidRPr="00D13419">
        <w:rPr>
          <w:lang w:val="pt-BR"/>
        </w:rPr>
        <w:t> </w:t>
      </w:r>
      <w:r w:rsidR="00914B67" w:rsidRPr="00914B67">
        <w:rPr>
          <w:lang w:val="vi-VN"/>
        </w:rPr>
        <w:t xml:space="preserve">  </w:t>
      </w:r>
      <w:r w:rsidR="00B1582C" w:rsidRPr="00B1582C">
        <w:rPr>
          <w:lang w:val="vi-VN"/>
        </w:rPr>
        <w:t xml:space="preserve"> </w:t>
      </w:r>
    </w:p>
    <w:p w14:paraId="3546BD9F" w14:textId="77777777" w:rsidR="002F0C10" w:rsidRPr="00573C14" w:rsidRDefault="002F0C10" w:rsidP="006159AC">
      <w:pPr>
        <w:ind w:firstLine="5640"/>
        <w:jc w:val="center"/>
        <w:rPr>
          <w:b/>
          <w:lang w:val="pt-BR"/>
        </w:rPr>
      </w:pPr>
      <w:r w:rsidRPr="00DE779C">
        <w:rPr>
          <w:b/>
          <w:sz w:val="28"/>
          <w:lang w:val="pt-BR"/>
        </w:rPr>
        <w:t>TỔNG CỤC TRƯỞNG</w:t>
      </w:r>
    </w:p>
    <w:p w14:paraId="75E558B2" w14:textId="77777777" w:rsidR="00B54A27" w:rsidRDefault="00B54A27" w:rsidP="006159AC">
      <w:pPr>
        <w:spacing w:before="40" w:after="40" w:line="300" w:lineRule="auto"/>
        <w:ind w:firstLine="5640"/>
        <w:jc w:val="center"/>
        <w:rPr>
          <w:b/>
          <w:lang w:val="pt-BR"/>
        </w:rPr>
      </w:pPr>
    </w:p>
    <w:p w14:paraId="7A889FFE" w14:textId="77777777" w:rsidR="008D569D" w:rsidRDefault="008D569D" w:rsidP="006159AC">
      <w:pPr>
        <w:spacing w:before="40" w:after="40" w:line="300" w:lineRule="auto"/>
        <w:ind w:firstLine="5640"/>
        <w:jc w:val="center"/>
        <w:rPr>
          <w:b/>
          <w:lang w:val="pt-BR"/>
        </w:rPr>
      </w:pPr>
    </w:p>
    <w:p w14:paraId="666ED2E0" w14:textId="77777777" w:rsidR="00AB1B73" w:rsidRDefault="00AB1B73" w:rsidP="006159AC">
      <w:pPr>
        <w:spacing w:before="40" w:after="40" w:line="300" w:lineRule="auto"/>
        <w:ind w:firstLine="5640"/>
        <w:jc w:val="center"/>
        <w:rPr>
          <w:b/>
          <w:lang w:val="pt-BR"/>
        </w:rPr>
      </w:pPr>
    </w:p>
    <w:p w14:paraId="449CC21A" w14:textId="77777777" w:rsidR="006159AC" w:rsidRDefault="006159AC" w:rsidP="006159AC">
      <w:pPr>
        <w:spacing w:before="40" w:after="40" w:line="300" w:lineRule="auto"/>
        <w:ind w:firstLine="5640"/>
        <w:jc w:val="center"/>
        <w:rPr>
          <w:b/>
          <w:lang w:val="pt-BR"/>
        </w:rPr>
      </w:pPr>
    </w:p>
    <w:p w14:paraId="4CCF3A68" w14:textId="77777777" w:rsidR="006159AC" w:rsidRDefault="006159AC" w:rsidP="006159AC">
      <w:pPr>
        <w:spacing w:before="40" w:after="40" w:line="300" w:lineRule="auto"/>
        <w:ind w:firstLine="5640"/>
        <w:jc w:val="center"/>
        <w:rPr>
          <w:b/>
          <w:lang w:val="pt-BR"/>
        </w:rPr>
      </w:pPr>
    </w:p>
    <w:p w14:paraId="45009540" w14:textId="77777777" w:rsidR="0005111C" w:rsidRPr="00F04E78" w:rsidRDefault="00611267" w:rsidP="006159AC">
      <w:pPr>
        <w:spacing w:before="40" w:after="40" w:line="300" w:lineRule="auto"/>
        <w:ind w:firstLine="5640"/>
        <w:jc w:val="center"/>
        <w:rPr>
          <w:b/>
          <w:sz w:val="29"/>
          <w:szCs w:val="29"/>
          <w:lang w:val="pt-BR"/>
        </w:rPr>
      </w:pPr>
      <w:r w:rsidRPr="00F04E78">
        <w:rPr>
          <w:b/>
          <w:sz w:val="29"/>
          <w:szCs w:val="29"/>
          <w:lang w:val="pt-BR"/>
        </w:rPr>
        <w:t>Đỗ Thức</w:t>
      </w:r>
    </w:p>
    <w:sectPr w:rsidR="0005111C" w:rsidRPr="00F04E78" w:rsidSect="00045566">
      <w:headerReference w:type="default" r:id="rId7"/>
      <w:footerReference w:type="even" r:id="rId8"/>
      <w:pgSz w:w="11907" w:h="16840" w:code="9"/>
      <w:pgMar w:top="1474" w:right="851" w:bottom="510" w:left="1644"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85DA4D" w14:textId="77777777" w:rsidR="00036DDF" w:rsidRDefault="00036DDF">
      <w:r>
        <w:separator/>
      </w:r>
    </w:p>
  </w:endnote>
  <w:endnote w:type="continuationSeparator" w:id="0">
    <w:p w14:paraId="0F5C4BE0" w14:textId="77777777" w:rsidR="00036DDF" w:rsidRDefault="00036D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nTimeH">
    <w:altName w:val="Times New Roman"/>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021AB" w14:textId="77777777" w:rsidR="005C01D1" w:rsidRDefault="005C01D1" w:rsidP="004A6FA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D588D96" w14:textId="77777777" w:rsidR="005C01D1" w:rsidRDefault="005C01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9B10D5" w14:textId="77777777" w:rsidR="00036DDF" w:rsidRDefault="00036DDF">
      <w:r>
        <w:separator/>
      </w:r>
    </w:p>
  </w:footnote>
  <w:footnote w:type="continuationSeparator" w:id="0">
    <w:p w14:paraId="2FBF32B1" w14:textId="77777777" w:rsidR="00036DDF" w:rsidRDefault="00036DDF">
      <w:r>
        <w:continuationSeparator/>
      </w:r>
    </w:p>
  </w:footnote>
  <w:footnote w:id="1">
    <w:p w14:paraId="3EA05BA4" w14:textId="77777777" w:rsidR="005C01D1" w:rsidRPr="00F36E29" w:rsidRDefault="005C01D1">
      <w:pPr>
        <w:pStyle w:val="FootnoteText"/>
        <w:rPr>
          <w:sz w:val="18"/>
          <w:szCs w:val="18"/>
        </w:rPr>
      </w:pPr>
      <w:r w:rsidRPr="00F36E29">
        <w:rPr>
          <w:rStyle w:val="FootnoteReference"/>
          <w:sz w:val="18"/>
          <w:szCs w:val="18"/>
        </w:rPr>
        <w:footnoteRef/>
      </w:r>
      <w:r w:rsidRPr="00F36E29">
        <w:rPr>
          <w:sz w:val="18"/>
          <w:szCs w:val="18"/>
        </w:rPr>
        <w:t xml:space="preserve"> </w:t>
      </w:r>
      <w:r w:rsidRPr="00F36E29">
        <w:rPr>
          <w:rFonts w:ascii="Arial" w:hAnsi="Arial" w:cs="Arial"/>
          <w:sz w:val="18"/>
          <w:szCs w:val="18"/>
          <w:lang w:val="pt-BR"/>
        </w:rPr>
        <w:t>Dự án Bảo vệ và phát triển rừng bền vững; Chương trình hỗ trợ giảm nghèo nhanh theo Nghị quyết 30a của Chính phủ; Dự án trồng rừng theo Quyết định 147 của Thủ tướng Chính phủ</w:t>
      </w:r>
    </w:p>
  </w:footnote>
  <w:footnote w:id="2">
    <w:p w14:paraId="28E878F9" w14:textId="77777777" w:rsidR="005C01D1" w:rsidRDefault="005C01D1" w:rsidP="000441F0">
      <w:pPr>
        <w:pStyle w:val="FootnoteText"/>
        <w:jc w:val="both"/>
      </w:pPr>
      <w:r w:rsidRPr="000441F0">
        <w:rPr>
          <w:rStyle w:val="FootnoteReference"/>
        </w:rPr>
        <w:footnoteRef/>
      </w:r>
      <w:r w:rsidRPr="000441F0">
        <w:t xml:space="preserve"> </w:t>
      </w:r>
      <w:r w:rsidRPr="00045566">
        <w:rPr>
          <w:rFonts w:ascii="Arial" w:hAnsi="Arial" w:cs="Arial"/>
          <w:sz w:val="18"/>
          <w:szCs w:val="18"/>
        </w:rPr>
        <w:t>Năm 2010 có 10 mặt hàng là: Dệt may; giày dép; thủy sản; dầu thô; điện tử máy tính và linh kiện; gỗ và sản phẩm gỗ; gạo; máy móc</w:t>
      </w:r>
      <w:r w:rsidR="001B71B3">
        <w:rPr>
          <w:rFonts w:ascii="Arial" w:hAnsi="Arial" w:cs="Arial"/>
          <w:sz w:val="18"/>
          <w:szCs w:val="18"/>
        </w:rPr>
        <w:t>,</w:t>
      </w:r>
      <w:r w:rsidRPr="00045566">
        <w:rPr>
          <w:rFonts w:ascii="Arial" w:hAnsi="Arial" w:cs="Arial"/>
          <w:sz w:val="18"/>
          <w:szCs w:val="18"/>
        </w:rPr>
        <w:t xml:space="preserve"> thiết bị</w:t>
      </w:r>
      <w:r>
        <w:rPr>
          <w:rFonts w:ascii="Arial" w:hAnsi="Arial" w:cs="Arial"/>
          <w:sz w:val="18"/>
          <w:szCs w:val="18"/>
        </w:rPr>
        <w:t>,</w:t>
      </w:r>
      <w:r w:rsidRPr="00045566">
        <w:rPr>
          <w:rFonts w:ascii="Arial" w:hAnsi="Arial" w:cs="Arial"/>
          <w:sz w:val="18"/>
          <w:szCs w:val="18"/>
        </w:rPr>
        <w:t xml:space="preserve"> dụng cụ phụ tùng; đá quý</w:t>
      </w:r>
      <w:r>
        <w:rPr>
          <w:rFonts w:ascii="Arial" w:hAnsi="Arial" w:cs="Arial"/>
          <w:sz w:val="18"/>
          <w:szCs w:val="18"/>
        </w:rPr>
        <w:t>,</w:t>
      </w:r>
      <w:r w:rsidRPr="00045566">
        <w:rPr>
          <w:rFonts w:ascii="Arial" w:hAnsi="Arial" w:cs="Arial"/>
          <w:sz w:val="18"/>
          <w:szCs w:val="18"/>
        </w:rPr>
        <w:t xml:space="preserve"> kim loại quý và sản phẩm; cao su.</w:t>
      </w:r>
    </w:p>
  </w:footnote>
  <w:footnote w:id="3">
    <w:p w14:paraId="7975AC7D" w14:textId="77777777" w:rsidR="005C01D1" w:rsidRPr="00A81E28" w:rsidRDefault="005C01D1" w:rsidP="00A81E28">
      <w:pPr>
        <w:pStyle w:val="FootnoteText"/>
        <w:jc w:val="both"/>
      </w:pPr>
      <w:r>
        <w:rPr>
          <w:rStyle w:val="FootnoteReference"/>
        </w:rPr>
        <w:footnoteRef/>
      </w:r>
      <w:r>
        <w:t xml:space="preserve"> </w:t>
      </w:r>
      <w:r w:rsidRPr="00A81E28">
        <w:rPr>
          <w:rFonts w:ascii="Arial" w:hAnsi="Arial" w:cs="Arial"/>
          <w:sz w:val="16"/>
          <w:szCs w:val="16"/>
        </w:rPr>
        <w:t>(1) UNESCO công nhận Thành nhà Hồ là Di sản văn hóa Thế giới; (2) UNESCO công nhận hát xoan là Di sản văn hóa phi vật thể cần được bảo vệ khẩn cấp; (3) Trình diễn trang phục truyền thống cộng đồng các dân tộc Việt Nam lần thứ nhất năm 2011; (4) Kỷ niệm 100 năm Nhà hát Lớn Hà Nội; (5) Liên hoan Trà quốc tế lần thứ nhất tại Thái Nguyên; (6) Đoàn thể thao Việt Nam giành 96 HCV, 92 HCB, 100 HCĐ, đứng thứ 3 tại SEA Games lần thứ 26; (7) Lần đầu tiên tại giải Thể dục dụng cụ thế giới (Nhật Bản), vận động viên Phan Thị Hà Thanh giành huy chương đồng, chính thức tham dự Olympic London 2012; (8) Vận động viên Hoàng Quý Phước giành 2 huy chương vàng tại SEA Games 26, phá kỷ lục Đông Nam Á nội dung 100m bơi bướm, đạt chuẩn tham dự Olympic London 2012; (9) Vịnh Hạ Long được đưa vào danh sách là một trong bảy kỳ quan thiên nhiên thế giới mới của thế giới; (10) Du lịch Việt Nam đón vị khách quốc tế thứ 6 triệu.</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330F4" w14:textId="77777777" w:rsidR="005C01D1" w:rsidRPr="005E213E" w:rsidRDefault="005C01D1">
    <w:pPr>
      <w:pStyle w:val="Header"/>
      <w:jc w:val="center"/>
      <w:rPr>
        <w:rFonts w:ascii="Arial" w:hAnsi="Arial" w:cs="Arial"/>
        <w:sz w:val="22"/>
        <w:szCs w:val="22"/>
      </w:rPr>
    </w:pPr>
    <w:r w:rsidRPr="005E213E">
      <w:rPr>
        <w:rFonts w:ascii="Arial" w:hAnsi="Arial" w:cs="Arial"/>
        <w:sz w:val="22"/>
        <w:szCs w:val="22"/>
      </w:rPr>
      <w:fldChar w:fldCharType="begin"/>
    </w:r>
    <w:r w:rsidRPr="005E213E">
      <w:rPr>
        <w:rFonts w:ascii="Arial" w:hAnsi="Arial" w:cs="Arial"/>
        <w:sz w:val="22"/>
        <w:szCs w:val="22"/>
      </w:rPr>
      <w:instrText xml:space="preserve"> PAGE   \* MERGEFORMAT </w:instrText>
    </w:r>
    <w:r w:rsidRPr="005E213E">
      <w:rPr>
        <w:rFonts w:ascii="Arial" w:hAnsi="Arial" w:cs="Arial"/>
        <w:sz w:val="22"/>
        <w:szCs w:val="22"/>
      </w:rPr>
      <w:fldChar w:fldCharType="separate"/>
    </w:r>
    <w:r w:rsidR="005C3471">
      <w:rPr>
        <w:rFonts w:ascii="Arial" w:hAnsi="Arial" w:cs="Arial"/>
        <w:noProof/>
        <w:sz w:val="22"/>
        <w:szCs w:val="22"/>
      </w:rPr>
      <w:t>4</w:t>
    </w:r>
    <w:r w:rsidRPr="005E213E">
      <w:rPr>
        <w:rFonts w:ascii="Arial" w:hAnsi="Arial" w:cs="Arial"/>
        <w:sz w:val="22"/>
        <w:szCs w:val="22"/>
      </w:rPr>
      <w:fldChar w:fldCharType="end"/>
    </w:r>
  </w:p>
  <w:p w14:paraId="1B5A0005" w14:textId="77777777" w:rsidR="005C01D1" w:rsidRDefault="005C01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430FF"/>
    <w:multiLevelType w:val="hybridMultilevel"/>
    <w:tmpl w:val="D0E0D2B4"/>
    <w:lvl w:ilvl="0" w:tplc="8BBAF33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29549CF"/>
    <w:multiLevelType w:val="hybridMultilevel"/>
    <w:tmpl w:val="CF04580A"/>
    <w:lvl w:ilvl="0" w:tplc="C4661F86">
      <w:start w:val="5"/>
      <w:numFmt w:val="decimal"/>
      <w:lvlText w:val="%1."/>
      <w:lvlJc w:val="left"/>
      <w:pPr>
        <w:tabs>
          <w:tab w:val="num" w:pos="1620"/>
        </w:tabs>
        <w:ind w:left="1620" w:hanging="360"/>
      </w:pPr>
      <w:rPr>
        <w:rFonts w:hint="default"/>
      </w:rPr>
    </w:lvl>
    <w:lvl w:ilvl="1" w:tplc="04090019">
      <w:start w:val="1"/>
      <w:numFmt w:val="lowerLetter"/>
      <w:lvlText w:val="%2."/>
      <w:lvlJc w:val="left"/>
      <w:pPr>
        <w:tabs>
          <w:tab w:val="num" w:pos="2340"/>
        </w:tabs>
        <w:ind w:left="2340" w:hanging="360"/>
      </w:pPr>
    </w:lvl>
    <w:lvl w:ilvl="2" w:tplc="0409001B" w:tentative="1">
      <w:start w:val="1"/>
      <w:numFmt w:val="lowerRoman"/>
      <w:lvlText w:val="%3."/>
      <w:lvlJc w:val="right"/>
      <w:pPr>
        <w:tabs>
          <w:tab w:val="num" w:pos="3060"/>
        </w:tabs>
        <w:ind w:left="3060" w:hanging="180"/>
      </w:pPr>
    </w:lvl>
    <w:lvl w:ilvl="3" w:tplc="0409000F" w:tentative="1">
      <w:start w:val="1"/>
      <w:numFmt w:val="decimal"/>
      <w:lvlText w:val="%4."/>
      <w:lvlJc w:val="left"/>
      <w:pPr>
        <w:tabs>
          <w:tab w:val="num" w:pos="3780"/>
        </w:tabs>
        <w:ind w:left="3780" w:hanging="360"/>
      </w:pPr>
    </w:lvl>
    <w:lvl w:ilvl="4" w:tplc="04090019" w:tentative="1">
      <w:start w:val="1"/>
      <w:numFmt w:val="lowerLetter"/>
      <w:lvlText w:val="%5."/>
      <w:lvlJc w:val="left"/>
      <w:pPr>
        <w:tabs>
          <w:tab w:val="num" w:pos="4500"/>
        </w:tabs>
        <w:ind w:left="4500" w:hanging="360"/>
      </w:pPr>
    </w:lvl>
    <w:lvl w:ilvl="5" w:tplc="0409001B" w:tentative="1">
      <w:start w:val="1"/>
      <w:numFmt w:val="lowerRoman"/>
      <w:lvlText w:val="%6."/>
      <w:lvlJc w:val="right"/>
      <w:pPr>
        <w:tabs>
          <w:tab w:val="num" w:pos="5220"/>
        </w:tabs>
        <w:ind w:left="5220" w:hanging="180"/>
      </w:pPr>
    </w:lvl>
    <w:lvl w:ilvl="6" w:tplc="0409000F" w:tentative="1">
      <w:start w:val="1"/>
      <w:numFmt w:val="decimal"/>
      <w:lvlText w:val="%7."/>
      <w:lvlJc w:val="left"/>
      <w:pPr>
        <w:tabs>
          <w:tab w:val="num" w:pos="5940"/>
        </w:tabs>
        <w:ind w:left="5940" w:hanging="360"/>
      </w:pPr>
    </w:lvl>
    <w:lvl w:ilvl="7" w:tplc="04090019" w:tentative="1">
      <w:start w:val="1"/>
      <w:numFmt w:val="lowerLetter"/>
      <w:lvlText w:val="%8."/>
      <w:lvlJc w:val="left"/>
      <w:pPr>
        <w:tabs>
          <w:tab w:val="num" w:pos="6660"/>
        </w:tabs>
        <w:ind w:left="6660" w:hanging="360"/>
      </w:pPr>
    </w:lvl>
    <w:lvl w:ilvl="8" w:tplc="0409001B" w:tentative="1">
      <w:start w:val="1"/>
      <w:numFmt w:val="lowerRoman"/>
      <w:lvlText w:val="%9."/>
      <w:lvlJc w:val="right"/>
      <w:pPr>
        <w:tabs>
          <w:tab w:val="num" w:pos="7380"/>
        </w:tabs>
        <w:ind w:left="7380" w:hanging="180"/>
      </w:pPr>
    </w:lvl>
  </w:abstractNum>
  <w:abstractNum w:abstractNumId="2" w15:restartNumberingAfterBreak="0">
    <w:nsid w:val="04427458"/>
    <w:multiLevelType w:val="hybridMultilevel"/>
    <w:tmpl w:val="877414AA"/>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8A84EFB"/>
    <w:multiLevelType w:val="hybridMultilevel"/>
    <w:tmpl w:val="2BBACA0E"/>
    <w:lvl w:ilvl="0" w:tplc="5CFA5250">
      <w:start w:val="1"/>
      <w:numFmt w:val="decimal"/>
      <w:lvlText w:val="%1."/>
      <w:lvlJc w:val="left"/>
      <w:pPr>
        <w:tabs>
          <w:tab w:val="num" w:pos="961"/>
        </w:tabs>
        <w:ind w:left="961" w:hanging="360"/>
      </w:pPr>
      <w:rPr>
        <w:rFonts w:hint="default"/>
      </w:rPr>
    </w:lvl>
    <w:lvl w:ilvl="1" w:tplc="04090019" w:tentative="1">
      <w:start w:val="1"/>
      <w:numFmt w:val="lowerLetter"/>
      <w:lvlText w:val="%2."/>
      <w:lvlJc w:val="left"/>
      <w:pPr>
        <w:tabs>
          <w:tab w:val="num" w:pos="1681"/>
        </w:tabs>
        <w:ind w:left="1681" w:hanging="360"/>
      </w:pPr>
    </w:lvl>
    <w:lvl w:ilvl="2" w:tplc="0409001B" w:tentative="1">
      <w:start w:val="1"/>
      <w:numFmt w:val="lowerRoman"/>
      <w:lvlText w:val="%3."/>
      <w:lvlJc w:val="right"/>
      <w:pPr>
        <w:tabs>
          <w:tab w:val="num" w:pos="2401"/>
        </w:tabs>
        <w:ind w:left="2401" w:hanging="180"/>
      </w:pPr>
    </w:lvl>
    <w:lvl w:ilvl="3" w:tplc="0409000F" w:tentative="1">
      <w:start w:val="1"/>
      <w:numFmt w:val="decimal"/>
      <w:lvlText w:val="%4."/>
      <w:lvlJc w:val="left"/>
      <w:pPr>
        <w:tabs>
          <w:tab w:val="num" w:pos="3121"/>
        </w:tabs>
        <w:ind w:left="3121" w:hanging="360"/>
      </w:pPr>
    </w:lvl>
    <w:lvl w:ilvl="4" w:tplc="04090019" w:tentative="1">
      <w:start w:val="1"/>
      <w:numFmt w:val="lowerLetter"/>
      <w:lvlText w:val="%5."/>
      <w:lvlJc w:val="left"/>
      <w:pPr>
        <w:tabs>
          <w:tab w:val="num" w:pos="3841"/>
        </w:tabs>
        <w:ind w:left="3841" w:hanging="360"/>
      </w:pPr>
    </w:lvl>
    <w:lvl w:ilvl="5" w:tplc="0409001B" w:tentative="1">
      <w:start w:val="1"/>
      <w:numFmt w:val="lowerRoman"/>
      <w:lvlText w:val="%6."/>
      <w:lvlJc w:val="right"/>
      <w:pPr>
        <w:tabs>
          <w:tab w:val="num" w:pos="4561"/>
        </w:tabs>
        <w:ind w:left="4561" w:hanging="180"/>
      </w:pPr>
    </w:lvl>
    <w:lvl w:ilvl="6" w:tplc="0409000F" w:tentative="1">
      <w:start w:val="1"/>
      <w:numFmt w:val="decimal"/>
      <w:lvlText w:val="%7."/>
      <w:lvlJc w:val="left"/>
      <w:pPr>
        <w:tabs>
          <w:tab w:val="num" w:pos="5281"/>
        </w:tabs>
        <w:ind w:left="5281" w:hanging="360"/>
      </w:pPr>
    </w:lvl>
    <w:lvl w:ilvl="7" w:tplc="04090019" w:tentative="1">
      <w:start w:val="1"/>
      <w:numFmt w:val="lowerLetter"/>
      <w:lvlText w:val="%8."/>
      <w:lvlJc w:val="left"/>
      <w:pPr>
        <w:tabs>
          <w:tab w:val="num" w:pos="6001"/>
        </w:tabs>
        <w:ind w:left="6001" w:hanging="360"/>
      </w:pPr>
    </w:lvl>
    <w:lvl w:ilvl="8" w:tplc="0409001B" w:tentative="1">
      <w:start w:val="1"/>
      <w:numFmt w:val="lowerRoman"/>
      <w:lvlText w:val="%9."/>
      <w:lvlJc w:val="right"/>
      <w:pPr>
        <w:tabs>
          <w:tab w:val="num" w:pos="6721"/>
        </w:tabs>
        <w:ind w:left="6721" w:hanging="180"/>
      </w:pPr>
    </w:lvl>
  </w:abstractNum>
  <w:abstractNum w:abstractNumId="4" w15:restartNumberingAfterBreak="0">
    <w:nsid w:val="439B6517"/>
    <w:multiLevelType w:val="hybridMultilevel"/>
    <w:tmpl w:val="31E6B11E"/>
    <w:lvl w:ilvl="0" w:tplc="50B243A2">
      <w:start w:val="1"/>
      <w:numFmt w:val="upperRoman"/>
      <w:lvlText w:val="%1."/>
      <w:lvlJc w:val="left"/>
      <w:pPr>
        <w:tabs>
          <w:tab w:val="num" w:pos="1320"/>
        </w:tabs>
        <w:ind w:left="1320" w:hanging="780"/>
      </w:pPr>
      <w:rPr>
        <w:rFonts w:hint="default"/>
        <w:sz w:val="24"/>
      </w:rPr>
    </w:lvl>
    <w:lvl w:ilvl="1" w:tplc="506A60B4">
      <w:start w:val="1"/>
      <w:numFmt w:val="decimal"/>
      <w:lvlText w:val="%2."/>
      <w:lvlJc w:val="left"/>
      <w:pPr>
        <w:tabs>
          <w:tab w:val="num" w:pos="1620"/>
        </w:tabs>
        <w:ind w:left="1620" w:hanging="360"/>
      </w:pPr>
      <w:rPr>
        <w:rFonts w:hint="default"/>
      </w:r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5" w15:restartNumberingAfterBreak="0">
    <w:nsid w:val="5EB870A5"/>
    <w:multiLevelType w:val="hybridMultilevel"/>
    <w:tmpl w:val="F7725DCC"/>
    <w:lvl w:ilvl="0" w:tplc="541E98D6">
      <w:start w:val="1"/>
      <w:numFmt w:val="decimal"/>
      <w:lvlText w:val="%1."/>
      <w:lvlJc w:val="left"/>
      <w:pPr>
        <w:tabs>
          <w:tab w:val="num" w:pos="961"/>
        </w:tabs>
        <w:ind w:left="961" w:hanging="360"/>
      </w:pPr>
      <w:rPr>
        <w:rFonts w:hint="default"/>
      </w:rPr>
    </w:lvl>
    <w:lvl w:ilvl="1" w:tplc="04090019" w:tentative="1">
      <w:start w:val="1"/>
      <w:numFmt w:val="lowerLetter"/>
      <w:lvlText w:val="%2."/>
      <w:lvlJc w:val="left"/>
      <w:pPr>
        <w:tabs>
          <w:tab w:val="num" w:pos="1681"/>
        </w:tabs>
        <w:ind w:left="1681" w:hanging="360"/>
      </w:pPr>
    </w:lvl>
    <w:lvl w:ilvl="2" w:tplc="0409001B" w:tentative="1">
      <w:start w:val="1"/>
      <w:numFmt w:val="lowerRoman"/>
      <w:lvlText w:val="%3."/>
      <w:lvlJc w:val="right"/>
      <w:pPr>
        <w:tabs>
          <w:tab w:val="num" w:pos="2401"/>
        </w:tabs>
        <w:ind w:left="2401" w:hanging="180"/>
      </w:pPr>
    </w:lvl>
    <w:lvl w:ilvl="3" w:tplc="0409000F" w:tentative="1">
      <w:start w:val="1"/>
      <w:numFmt w:val="decimal"/>
      <w:lvlText w:val="%4."/>
      <w:lvlJc w:val="left"/>
      <w:pPr>
        <w:tabs>
          <w:tab w:val="num" w:pos="3121"/>
        </w:tabs>
        <w:ind w:left="3121" w:hanging="360"/>
      </w:pPr>
    </w:lvl>
    <w:lvl w:ilvl="4" w:tplc="04090019" w:tentative="1">
      <w:start w:val="1"/>
      <w:numFmt w:val="lowerLetter"/>
      <w:lvlText w:val="%5."/>
      <w:lvlJc w:val="left"/>
      <w:pPr>
        <w:tabs>
          <w:tab w:val="num" w:pos="3841"/>
        </w:tabs>
        <w:ind w:left="3841" w:hanging="360"/>
      </w:pPr>
    </w:lvl>
    <w:lvl w:ilvl="5" w:tplc="0409001B" w:tentative="1">
      <w:start w:val="1"/>
      <w:numFmt w:val="lowerRoman"/>
      <w:lvlText w:val="%6."/>
      <w:lvlJc w:val="right"/>
      <w:pPr>
        <w:tabs>
          <w:tab w:val="num" w:pos="4561"/>
        </w:tabs>
        <w:ind w:left="4561" w:hanging="180"/>
      </w:pPr>
    </w:lvl>
    <w:lvl w:ilvl="6" w:tplc="0409000F" w:tentative="1">
      <w:start w:val="1"/>
      <w:numFmt w:val="decimal"/>
      <w:lvlText w:val="%7."/>
      <w:lvlJc w:val="left"/>
      <w:pPr>
        <w:tabs>
          <w:tab w:val="num" w:pos="5281"/>
        </w:tabs>
        <w:ind w:left="5281" w:hanging="360"/>
      </w:pPr>
    </w:lvl>
    <w:lvl w:ilvl="7" w:tplc="04090019" w:tentative="1">
      <w:start w:val="1"/>
      <w:numFmt w:val="lowerLetter"/>
      <w:lvlText w:val="%8."/>
      <w:lvlJc w:val="left"/>
      <w:pPr>
        <w:tabs>
          <w:tab w:val="num" w:pos="6001"/>
        </w:tabs>
        <w:ind w:left="6001" w:hanging="360"/>
      </w:pPr>
    </w:lvl>
    <w:lvl w:ilvl="8" w:tplc="0409001B" w:tentative="1">
      <w:start w:val="1"/>
      <w:numFmt w:val="lowerRoman"/>
      <w:lvlText w:val="%9."/>
      <w:lvlJc w:val="right"/>
      <w:pPr>
        <w:tabs>
          <w:tab w:val="num" w:pos="6721"/>
        </w:tabs>
        <w:ind w:left="6721" w:hanging="180"/>
      </w:pPr>
    </w:lvl>
  </w:abstractNum>
  <w:abstractNum w:abstractNumId="6" w15:restartNumberingAfterBreak="0">
    <w:nsid w:val="67032ABD"/>
    <w:multiLevelType w:val="hybridMultilevel"/>
    <w:tmpl w:val="01768CA0"/>
    <w:lvl w:ilvl="0" w:tplc="EBE0737C">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7" w15:restartNumberingAfterBreak="0">
    <w:nsid w:val="6A323DD4"/>
    <w:multiLevelType w:val="hybridMultilevel"/>
    <w:tmpl w:val="6C4C32C8"/>
    <w:lvl w:ilvl="0" w:tplc="9F504520">
      <w:start w:val="6"/>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num w:numId="1">
    <w:abstractNumId w:val="2"/>
  </w:num>
  <w:num w:numId="2">
    <w:abstractNumId w:val="4"/>
  </w:num>
  <w:num w:numId="3">
    <w:abstractNumId w:val="6"/>
  </w:num>
  <w:num w:numId="4">
    <w:abstractNumId w:val="0"/>
  </w:num>
  <w:num w:numId="5">
    <w:abstractNumId w:val="1"/>
  </w:num>
  <w:num w:numId="6">
    <w:abstractNumId w:val="7"/>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B1D41"/>
    <w:rsid w:val="0000226A"/>
    <w:rsid w:val="00005020"/>
    <w:rsid w:val="000052F2"/>
    <w:rsid w:val="0000599A"/>
    <w:rsid w:val="00006DC3"/>
    <w:rsid w:val="00007D3C"/>
    <w:rsid w:val="00010FBD"/>
    <w:rsid w:val="000146F9"/>
    <w:rsid w:val="00024CFD"/>
    <w:rsid w:val="00025648"/>
    <w:rsid w:val="000321C5"/>
    <w:rsid w:val="00036DDF"/>
    <w:rsid w:val="00037645"/>
    <w:rsid w:val="00041478"/>
    <w:rsid w:val="000441F0"/>
    <w:rsid w:val="00044D48"/>
    <w:rsid w:val="00045566"/>
    <w:rsid w:val="00045FD3"/>
    <w:rsid w:val="0005111C"/>
    <w:rsid w:val="00052376"/>
    <w:rsid w:val="00054821"/>
    <w:rsid w:val="00062C52"/>
    <w:rsid w:val="00065AEB"/>
    <w:rsid w:val="000737A5"/>
    <w:rsid w:val="000764DB"/>
    <w:rsid w:val="00085F03"/>
    <w:rsid w:val="00092C1F"/>
    <w:rsid w:val="000968DD"/>
    <w:rsid w:val="000A0A4C"/>
    <w:rsid w:val="000A2A99"/>
    <w:rsid w:val="000A35A9"/>
    <w:rsid w:val="000A626D"/>
    <w:rsid w:val="000B7DCF"/>
    <w:rsid w:val="000C0A19"/>
    <w:rsid w:val="000C296B"/>
    <w:rsid w:val="000C2DC8"/>
    <w:rsid w:val="000C6704"/>
    <w:rsid w:val="000D1B6E"/>
    <w:rsid w:val="000D29E2"/>
    <w:rsid w:val="000D4ADF"/>
    <w:rsid w:val="000D7C77"/>
    <w:rsid w:val="000E0649"/>
    <w:rsid w:val="000E20F9"/>
    <w:rsid w:val="000E6DB5"/>
    <w:rsid w:val="000F38C3"/>
    <w:rsid w:val="000F6790"/>
    <w:rsid w:val="000F70F4"/>
    <w:rsid w:val="00101BAA"/>
    <w:rsid w:val="00101DB7"/>
    <w:rsid w:val="00104527"/>
    <w:rsid w:val="001066FC"/>
    <w:rsid w:val="00112401"/>
    <w:rsid w:val="00114784"/>
    <w:rsid w:val="001155D2"/>
    <w:rsid w:val="00116355"/>
    <w:rsid w:val="00123BB9"/>
    <w:rsid w:val="001313AB"/>
    <w:rsid w:val="00132882"/>
    <w:rsid w:val="00137135"/>
    <w:rsid w:val="00143AE2"/>
    <w:rsid w:val="00144261"/>
    <w:rsid w:val="00147ABA"/>
    <w:rsid w:val="00151E10"/>
    <w:rsid w:val="00153112"/>
    <w:rsid w:val="00162D76"/>
    <w:rsid w:val="0016613F"/>
    <w:rsid w:val="001663C3"/>
    <w:rsid w:val="0017131F"/>
    <w:rsid w:val="0017572A"/>
    <w:rsid w:val="00176173"/>
    <w:rsid w:val="00180196"/>
    <w:rsid w:val="00187001"/>
    <w:rsid w:val="00192A0F"/>
    <w:rsid w:val="00194BBE"/>
    <w:rsid w:val="001A2060"/>
    <w:rsid w:val="001A7D71"/>
    <w:rsid w:val="001B0CC2"/>
    <w:rsid w:val="001B71B3"/>
    <w:rsid w:val="001C4BD6"/>
    <w:rsid w:val="001C6ABD"/>
    <w:rsid w:val="001C6CE2"/>
    <w:rsid w:val="001D055F"/>
    <w:rsid w:val="001E2FF0"/>
    <w:rsid w:val="001E3434"/>
    <w:rsid w:val="001E4D54"/>
    <w:rsid w:val="001F10EA"/>
    <w:rsid w:val="002003DC"/>
    <w:rsid w:val="00206026"/>
    <w:rsid w:val="002071B6"/>
    <w:rsid w:val="00211EA9"/>
    <w:rsid w:val="00222E86"/>
    <w:rsid w:val="00226FA6"/>
    <w:rsid w:val="00232A44"/>
    <w:rsid w:val="00245AC7"/>
    <w:rsid w:val="002478E5"/>
    <w:rsid w:val="0025253A"/>
    <w:rsid w:val="002608D9"/>
    <w:rsid w:val="00261219"/>
    <w:rsid w:val="00262CB1"/>
    <w:rsid w:val="002742DA"/>
    <w:rsid w:val="00274B35"/>
    <w:rsid w:val="002753DF"/>
    <w:rsid w:val="00282CC3"/>
    <w:rsid w:val="00291FFD"/>
    <w:rsid w:val="002920E8"/>
    <w:rsid w:val="0029385A"/>
    <w:rsid w:val="00294120"/>
    <w:rsid w:val="00294355"/>
    <w:rsid w:val="002A761F"/>
    <w:rsid w:val="002C13F4"/>
    <w:rsid w:val="002C58D6"/>
    <w:rsid w:val="002D36DD"/>
    <w:rsid w:val="002D4D5B"/>
    <w:rsid w:val="002F0C10"/>
    <w:rsid w:val="002F513E"/>
    <w:rsid w:val="002F61EC"/>
    <w:rsid w:val="002F74AB"/>
    <w:rsid w:val="00304AB8"/>
    <w:rsid w:val="00304BEA"/>
    <w:rsid w:val="003061BC"/>
    <w:rsid w:val="00306884"/>
    <w:rsid w:val="00327436"/>
    <w:rsid w:val="003314C6"/>
    <w:rsid w:val="0033319F"/>
    <w:rsid w:val="00333FAC"/>
    <w:rsid w:val="00337857"/>
    <w:rsid w:val="003403B1"/>
    <w:rsid w:val="0034222D"/>
    <w:rsid w:val="00343734"/>
    <w:rsid w:val="0034626E"/>
    <w:rsid w:val="0035227C"/>
    <w:rsid w:val="003537EA"/>
    <w:rsid w:val="0035756F"/>
    <w:rsid w:val="00363B09"/>
    <w:rsid w:val="00365B57"/>
    <w:rsid w:val="003678D8"/>
    <w:rsid w:val="00372622"/>
    <w:rsid w:val="00373861"/>
    <w:rsid w:val="003758CE"/>
    <w:rsid w:val="00375B29"/>
    <w:rsid w:val="003846D9"/>
    <w:rsid w:val="0039061B"/>
    <w:rsid w:val="00390C91"/>
    <w:rsid w:val="0039229D"/>
    <w:rsid w:val="003967B1"/>
    <w:rsid w:val="003A15FA"/>
    <w:rsid w:val="003A245E"/>
    <w:rsid w:val="003A2B62"/>
    <w:rsid w:val="003A3847"/>
    <w:rsid w:val="003A4070"/>
    <w:rsid w:val="003A6466"/>
    <w:rsid w:val="003B04D6"/>
    <w:rsid w:val="003B5F74"/>
    <w:rsid w:val="003D3B3D"/>
    <w:rsid w:val="003D41FD"/>
    <w:rsid w:val="003D59C6"/>
    <w:rsid w:val="003E337B"/>
    <w:rsid w:val="003E4A47"/>
    <w:rsid w:val="003E603E"/>
    <w:rsid w:val="003E64B3"/>
    <w:rsid w:val="003F2AC4"/>
    <w:rsid w:val="003F303A"/>
    <w:rsid w:val="004006DE"/>
    <w:rsid w:val="004025BA"/>
    <w:rsid w:val="00405967"/>
    <w:rsid w:val="00406FA3"/>
    <w:rsid w:val="004074D0"/>
    <w:rsid w:val="00415232"/>
    <w:rsid w:val="00430BF9"/>
    <w:rsid w:val="0043202D"/>
    <w:rsid w:val="0043233C"/>
    <w:rsid w:val="00432AD6"/>
    <w:rsid w:val="00432C85"/>
    <w:rsid w:val="004365D0"/>
    <w:rsid w:val="0044210E"/>
    <w:rsid w:val="0044688C"/>
    <w:rsid w:val="00461AFC"/>
    <w:rsid w:val="004640B9"/>
    <w:rsid w:val="004651A0"/>
    <w:rsid w:val="00467E1C"/>
    <w:rsid w:val="00480990"/>
    <w:rsid w:val="00481200"/>
    <w:rsid w:val="00481D52"/>
    <w:rsid w:val="00482EAB"/>
    <w:rsid w:val="004831D6"/>
    <w:rsid w:val="004857DD"/>
    <w:rsid w:val="00486F4C"/>
    <w:rsid w:val="00490CAF"/>
    <w:rsid w:val="00495134"/>
    <w:rsid w:val="004973B9"/>
    <w:rsid w:val="004A2025"/>
    <w:rsid w:val="004A5B25"/>
    <w:rsid w:val="004A65E2"/>
    <w:rsid w:val="004A6FAA"/>
    <w:rsid w:val="004B5633"/>
    <w:rsid w:val="004B6F43"/>
    <w:rsid w:val="004B76B9"/>
    <w:rsid w:val="004B7C38"/>
    <w:rsid w:val="004C0B48"/>
    <w:rsid w:val="004C100E"/>
    <w:rsid w:val="004C21A6"/>
    <w:rsid w:val="004C5FA1"/>
    <w:rsid w:val="004D577C"/>
    <w:rsid w:val="004E05B8"/>
    <w:rsid w:val="004F1687"/>
    <w:rsid w:val="004F20DA"/>
    <w:rsid w:val="004F2553"/>
    <w:rsid w:val="004F5962"/>
    <w:rsid w:val="004F6DCE"/>
    <w:rsid w:val="00503F1B"/>
    <w:rsid w:val="00515B03"/>
    <w:rsid w:val="00525E69"/>
    <w:rsid w:val="00532C3C"/>
    <w:rsid w:val="00534434"/>
    <w:rsid w:val="00534B8C"/>
    <w:rsid w:val="00537443"/>
    <w:rsid w:val="00541F86"/>
    <w:rsid w:val="00544227"/>
    <w:rsid w:val="00544CF9"/>
    <w:rsid w:val="00545680"/>
    <w:rsid w:val="00546557"/>
    <w:rsid w:val="00564F21"/>
    <w:rsid w:val="005662DC"/>
    <w:rsid w:val="005669A6"/>
    <w:rsid w:val="0057292B"/>
    <w:rsid w:val="00580072"/>
    <w:rsid w:val="0058575B"/>
    <w:rsid w:val="00587643"/>
    <w:rsid w:val="00592D4C"/>
    <w:rsid w:val="00593934"/>
    <w:rsid w:val="00596A8A"/>
    <w:rsid w:val="005A23F8"/>
    <w:rsid w:val="005B1204"/>
    <w:rsid w:val="005B2597"/>
    <w:rsid w:val="005B3DAE"/>
    <w:rsid w:val="005B4F40"/>
    <w:rsid w:val="005C01D1"/>
    <w:rsid w:val="005C3471"/>
    <w:rsid w:val="005D3E5D"/>
    <w:rsid w:val="005D7CEF"/>
    <w:rsid w:val="005E0EEE"/>
    <w:rsid w:val="005E10B2"/>
    <w:rsid w:val="005E213E"/>
    <w:rsid w:val="005E32F7"/>
    <w:rsid w:val="005E7404"/>
    <w:rsid w:val="005F463E"/>
    <w:rsid w:val="00603932"/>
    <w:rsid w:val="00603AA1"/>
    <w:rsid w:val="00603E5A"/>
    <w:rsid w:val="00606B4B"/>
    <w:rsid w:val="00611267"/>
    <w:rsid w:val="006133F1"/>
    <w:rsid w:val="00614C3C"/>
    <w:rsid w:val="006159AC"/>
    <w:rsid w:val="006167A5"/>
    <w:rsid w:val="00625019"/>
    <w:rsid w:val="0062535B"/>
    <w:rsid w:val="006342CD"/>
    <w:rsid w:val="00634E55"/>
    <w:rsid w:val="0064227A"/>
    <w:rsid w:val="0064411E"/>
    <w:rsid w:val="00644B9F"/>
    <w:rsid w:val="006512AC"/>
    <w:rsid w:val="00656CAB"/>
    <w:rsid w:val="0066370B"/>
    <w:rsid w:val="006733D1"/>
    <w:rsid w:val="00677472"/>
    <w:rsid w:val="0067798D"/>
    <w:rsid w:val="00677C6D"/>
    <w:rsid w:val="00680A38"/>
    <w:rsid w:val="00683881"/>
    <w:rsid w:val="006849D9"/>
    <w:rsid w:val="00685D8E"/>
    <w:rsid w:val="0069304C"/>
    <w:rsid w:val="006954BB"/>
    <w:rsid w:val="006A31AD"/>
    <w:rsid w:val="006A715A"/>
    <w:rsid w:val="006A7BE5"/>
    <w:rsid w:val="006A7FAF"/>
    <w:rsid w:val="006B0A3B"/>
    <w:rsid w:val="006B3061"/>
    <w:rsid w:val="006B4371"/>
    <w:rsid w:val="006C311C"/>
    <w:rsid w:val="006D152D"/>
    <w:rsid w:val="006D16B0"/>
    <w:rsid w:val="006D23D9"/>
    <w:rsid w:val="006D37B3"/>
    <w:rsid w:val="006D7886"/>
    <w:rsid w:val="006D7D62"/>
    <w:rsid w:val="006E7234"/>
    <w:rsid w:val="006F1E76"/>
    <w:rsid w:val="006F3541"/>
    <w:rsid w:val="0071394F"/>
    <w:rsid w:val="00714688"/>
    <w:rsid w:val="00714E2E"/>
    <w:rsid w:val="007150FB"/>
    <w:rsid w:val="007166F1"/>
    <w:rsid w:val="007229BD"/>
    <w:rsid w:val="00727572"/>
    <w:rsid w:val="00730461"/>
    <w:rsid w:val="0073587B"/>
    <w:rsid w:val="00736982"/>
    <w:rsid w:val="00741285"/>
    <w:rsid w:val="00750B1C"/>
    <w:rsid w:val="00753DF4"/>
    <w:rsid w:val="00755E46"/>
    <w:rsid w:val="00756ED1"/>
    <w:rsid w:val="00760968"/>
    <w:rsid w:val="00761ABB"/>
    <w:rsid w:val="00762FBC"/>
    <w:rsid w:val="007656A6"/>
    <w:rsid w:val="00767022"/>
    <w:rsid w:val="00770175"/>
    <w:rsid w:val="00774130"/>
    <w:rsid w:val="00774EE2"/>
    <w:rsid w:val="007777DE"/>
    <w:rsid w:val="007805A5"/>
    <w:rsid w:val="00785A3D"/>
    <w:rsid w:val="00790D9D"/>
    <w:rsid w:val="00794C06"/>
    <w:rsid w:val="007B0FFA"/>
    <w:rsid w:val="007C184D"/>
    <w:rsid w:val="007C25BB"/>
    <w:rsid w:val="007C4381"/>
    <w:rsid w:val="007C6E77"/>
    <w:rsid w:val="007D2922"/>
    <w:rsid w:val="007D4091"/>
    <w:rsid w:val="007E004F"/>
    <w:rsid w:val="007E0160"/>
    <w:rsid w:val="007E0560"/>
    <w:rsid w:val="007E4424"/>
    <w:rsid w:val="007E58A7"/>
    <w:rsid w:val="007E6835"/>
    <w:rsid w:val="007E7C8E"/>
    <w:rsid w:val="007F04AA"/>
    <w:rsid w:val="007F1738"/>
    <w:rsid w:val="007F201E"/>
    <w:rsid w:val="007F634A"/>
    <w:rsid w:val="007F6F2B"/>
    <w:rsid w:val="007F7AAB"/>
    <w:rsid w:val="0080297E"/>
    <w:rsid w:val="00803B29"/>
    <w:rsid w:val="00804583"/>
    <w:rsid w:val="00805D5D"/>
    <w:rsid w:val="00807924"/>
    <w:rsid w:val="00807FB8"/>
    <w:rsid w:val="00811581"/>
    <w:rsid w:val="00822CD9"/>
    <w:rsid w:val="008310A0"/>
    <w:rsid w:val="00834D0C"/>
    <w:rsid w:val="00834FD5"/>
    <w:rsid w:val="0084127F"/>
    <w:rsid w:val="008419F5"/>
    <w:rsid w:val="008504B8"/>
    <w:rsid w:val="0085488A"/>
    <w:rsid w:val="0085499C"/>
    <w:rsid w:val="00854C29"/>
    <w:rsid w:val="00866113"/>
    <w:rsid w:val="00866739"/>
    <w:rsid w:val="00866B44"/>
    <w:rsid w:val="008710AD"/>
    <w:rsid w:val="008762A0"/>
    <w:rsid w:val="00880A1A"/>
    <w:rsid w:val="00880C96"/>
    <w:rsid w:val="008816D2"/>
    <w:rsid w:val="00881A18"/>
    <w:rsid w:val="008837D6"/>
    <w:rsid w:val="00884112"/>
    <w:rsid w:val="00885C89"/>
    <w:rsid w:val="00885DB4"/>
    <w:rsid w:val="00886F66"/>
    <w:rsid w:val="00890FAE"/>
    <w:rsid w:val="008944C2"/>
    <w:rsid w:val="008A3183"/>
    <w:rsid w:val="008A37C7"/>
    <w:rsid w:val="008A3F31"/>
    <w:rsid w:val="008A42B0"/>
    <w:rsid w:val="008A5E36"/>
    <w:rsid w:val="008A716D"/>
    <w:rsid w:val="008B0777"/>
    <w:rsid w:val="008B4544"/>
    <w:rsid w:val="008B6519"/>
    <w:rsid w:val="008B7512"/>
    <w:rsid w:val="008C0249"/>
    <w:rsid w:val="008C2EE4"/>
    <w:rsid w:val="008C66DF"/>
    <w:rsid w:val="008D36F7"/>
    <w:rsid w:val="008D569D"/>
    <w:rsid w:val="008E220A"/>
    <w:rsid w:val="008E2459"/>
    <w:rsid w:val="008F3441"/>
    <w:rsid w:val="008F4199"/>
    <w:rsid w:val="008F4DC5"/>
    <w:rsid w:val="008F6171"/>
    <w:rsid w:val="00900370"/>
    <w:rsid w:val="00902E15"/>
    <w:rsid w:val="00903437"/>
    <w:rsid w:val="009051E3"/>
    <w:rsid w:val="00906A86"/>
    <w:rsid w:val="00911EA9"/>
    <w:rsid w:val="00914B67"/>
    <w:rsid w:val="00921492"/>
    <w:rsid w:val="00926DCA"/>
    <w:rsid w:val="009278F9"/>
    <w:rsid w:val="00936F0C"/>
    <w:rsid w:val="00940A5D"/>
    <w:rsid w:val="00942370"/>
    <w:rsid w:val="00951431"/>
    <w:rsid w:val="009575DB"/>
    <w:rsid w:val="00957640"/>
    <w:rsid w:val="00957ADE"/>
    <w:rsid w:val="009608E8"/>
    <w:rsid w:val="00965EE2"/>
    <w:rsid w:val="0097058D"/>
    <w:rsid w:val="00973E7D"/>
    <w:rsid w:val="00975557"/>
    <w:rsid w:val="009826BD"/>
    <w:rsid w:val="00984AAA"/>
    <w:rsid w:val="00985CC8"/>
    <w:rsid w:val="00985DBD"/>
    <w:rsid w:val="00992E48"/>
    <w:rsid w:val="00993F80"/>
    <w:rsid w:val="00996559"/>
    <w:rsid w:val="009966D1"/>
    <w:rsid w:val="00996D94"/>
    <w:rsid w:val="009A08B0"/>
    <w:rsid w:val="009B552A"/>
    <w:rsid w:val="009C0674"/>
    <w:rsid w:val="009C5030"/>
    <w:rsid w:val="009C74F4"/>
    <w:rsid w:val="009D408A"/>
    <w:rsid w:val="009D5342"/>
    <w:rsid w:val="009D7B7D"/>
    <w:rsid w:val="009E0F33"/>
    <w:rsid w:val="009E6611"/>
    <w:rsid w:val="009E6E42"/>
    <w:rsid w:val="009E7CF4"/>
    <w:rsid w:val="009F00B6"/>
    <w:rsid w:val="009F7A73"/>
    <w:rsid w:val="00A0406C"/>
    <w:rsid w:val="00A0432A"/>
    <w:rsid w:val="00A162A6"/>
    <w:rsid w:val="00A20EA5"/>
    <w:rsid w:val="00A243F5"/>
    <w:rsid w:val="00A24EEC"/>
    <w:rsid w:val="00A3029B"/>
    <w:rsid w:val="00A31090"/>
    <w:rsid w:val="00A34C87"/>
    <w:rsid w:val="00A35EA9"/>
    <w:rsid w:val="00A35F7F"/>
    <w:rsid w:val="00A437B3"/>
    <w:rsid w:val="00A457FB"/>
    <w:rsid w:val="00A479DB"/>
    <w:rsid w:val="00A55FE6"/>
    <w:rsid w:val="00A667BE"/>
    <w:rsid w:val="00A746FA"/>
    <w:rsid w:val="00A81E28"/>
    <w:rsid w:val="00A83C84"/>
    <w:rsid w:val="00A867B1"/>
    <w:rsid w:val="00A86E17"/>
    <w:rsid w:val="00AA169B"/>
    <w:rsid w:val="00AA7564"/>
    <w:rsid w:val="00AB1B73"/>
    <w:rsid w:val="00AB279F"/>
    <w:rsid w:val="00AB2822"/>
    <w:rsid w:val="00AB59F4"/>
    <w:rsid w:val="00AC50C8"/>
    <w:rsid w:val="00AC525C"/>
    <w:rsid w:val="00AC5686"/>
    <w:rsid w:val="00AC62E9"/>
    <w:rsid w:val="00AC637C"/>
    <w:rsid w:val="00AD3F50"/>
    <w:rsid w:val="00AD7A0A"/>
    <w:rsid w:val="00AE1980"/>
    <w:rsid w:val="00AE32D1"/>
    <w:rsid w:val="00AE3C64"/>
    <w:rsid w:val="00AF016D"/>
    <w:rsid w:val="00AF1DEC"/>
    <w:rsid w:val="00AF6037"/>
    <w:rsid w:val="00B01811"/>
    <w:rsid w:val="00B0436B"/>
    <w:rsid w:val="00B1040A"/>
    <w:rsid w:val="00B14E09"/>
    <w:rsid w:val="00B153C0"/>
    <w:rsid w:val="00B1582C"/>
    <w:rsid w:val="00B25360"/>
    <w:rsid w:val="00B2696C"/>
    <w:rsid w:val="00B310B8"/>
    <w:rsid w:val="00B31BCD"/>
    <w:rsid w:val="00B31DA2"/>
    <w:rsid w:val="00B3361F"/>
    <w:rsid w:val="00B34BDA"/>
    <w:rsid w:val="00B35CF8"/>
    <w:rsid w:val="00B454D7"/>
    <w:rsid w:val="00B54A27"/>
    <w:rsid w:val="00B5693C"/>
    <w:rsid w:val="00B60D3D"/>
    <w:rsid w:val="00B611AC"/>
    <w:rsid w:val="00B635C9"/>
    <w:rsid w:val="00B724FA"/>
    <w:rsid w:val="00B875C7"/>
    <w:rsid w:val="00B87EF4"/>
    <w:rsid w:val="00B92072"/>
    <w:rsid w:val="00B965C4"/>
    <w:rsid w:val="00B97F46"/>
    <w:rsid w:val="00BA18F9"/>
    <w:rsid w:val="00BA3EAD"/>
    <w:rsid w:val="00BA6CFB"/>
    <w:rsid w:val="00BA7F83"/>
    <w:rsid w:val="00BC1133"/>
    <w:rsid w:val="00BC2ABF"/>
    <w:rsid w:val="00BC717D"/>
    <w:rsid w:val="00BD0A0E"/>
    <w:rsid w:val="00BD28E7"/>
    <w:rsid w:val="00BE56C8"/>
    <w:rsid w:val="00BF01DE"/>
    <w:rsid w:val="00BF225E"/>
    <w:rsid w:val="00BF303C"/>
    <w:rsid w:val="00BF3796"/>
    <w:rsid w:val="00BF74DF"/>
    <w:rsid w:val="00C00885"/>
    <w:rsid w:val="00C03768"/>
    <w:rsid w:val="00C064D6"/>
    <w:rsid w:val="00C07502"/>
    <w:rsid w:val="00C07B08"/>
    <w:rsid w:val="00C1097C"/>
    <w:rsid w:val="00C14EC0"/>
    <w:rsid w:val="00C16F64"/>
    <w:rsid w:val="00C2049C"/>
    <w:rsid w:val="00C22FEC"/>
    <w:rsid w:val="00C30467"/>
    <w:rsid w:val="00C3539E"/>
    <w:rsid w:val="00C359F6"/>
    <w:rsid w:val="00C4503D"/>
    <w:rsid w:val="00C45908"/>
    <w:rsid w:val="00C5369B"/>
    <w:rsid w:val="00C5380B"/>
    <w:rsid w:val="00C53CCD"/>
    <w:rsid w:val="00C54DDA"/>
    <w:rsid w:val="00C62D67"/>
    <w:rsid w:val="00C63CB7"/>
    <w:rsid w:val="00C64417"/>
    <w:rsid w:val="00C66168"/>
    <w:rsid w:val="00C74971"/>
    <w:rsid w:val="00C7719F"/>
    <w:rsid w:val="00C8081E"/>
    <w:rsid w:val="00C95D9E"/>
    <w:rsid w:val="00C95DA6"/>
    <w:rsid w:val="00C95E19"/>
    <w:rsid w:val="00CB1AA1"/>
    <w:rsid w:val="00CB2216"/>
    <w:rsid w:val="00CB2D8D"/>
    <w:rsid w:val="00CB313D"/>
    <w:rsid w:val="00CB6156"/>
    <w:rsid w:val="00CC42EA"/>
    <w:rsid w:val="00CD1CF8"/>
    <w:rsid w:val="00CD6770"/>
    <w:rsid w:val="00CE0B7D"/>
    <w:rsid w:val="00CE1D4B"/>
    <w:rsid w:val="00CE1D7D"/>
    <w:rsid w:val="00CF23F0"/>
    <w:rsid w:val="00CF4E3B"/>
    <w:rsid w:val="00CF6E80"/>
    <w:rsid w:val="00CF7E3B"/>
    <w:rsid w:val="00D13419"/>
    <w:rsid w:val="00D14CD0"/>
    <w:rsid w:val="00D26173"/>
    <w:rsid w:val="00D26CBD"/>
    <w:rsid w:val="00D27F6F"/>
    <w:rsid w:val="00D33103"/>
    <w:rsid w:val="00D3384E"/>
    <w:rsid w:val="00D33B8B"/>
    <w:rsid w:val="00D347D2"/>
    <w:rsid w:val="00D36E13"/>
    <w:rsid w:val="00D446E5"/>
    <w:rsid w:val="00D44F36"/>
    <w:rsid w:val="00D451D2"/>
    <w:rsid w:val="00D52D9D"/>
    <w:rsid w:val="00D54F0D"/>
    <w:rsid w:val="00D55E7B"/>
    <w:rsid w:val="00D57CD7"/>
    <w:rsid w:val="00D57EBA"/>
    <w:rsid w:val="00D64A4D"/>
    <w:rsid w:val="00D66322"/>
    <w:rsid w:val="00D66975"/>
    <w:rsid w:val="00D7398F"/>
    <w:rsid w:val="00D81F51"/>
    <w:rsid w:val="00D90824"/>
    <w:rsid w:val="00D92CD9"/>
    <w:rsid w:val="00DA02DF"/>
    <w:rsid w:val="00DA5205"/>
    <w:rsid w:val="00DA7190"/>
    <w:rsid w:val="00DB00BB"/>
    <w:rsid w:val="00DB1D41"/>
    <w:rsid w:val="00DB2E75"/>
    <w:rsid w:val="00DB3EB8"/>
    <w:rsid w:val="00DB62DD"/>
    <w:rsid w:val="00DC053E"/>
    <w:rsid w:val="00DC1468"/>
    <w:rsid w:val="00DC20A1"/>
    <w:rsid w:val="00DC4E32"/>
    <w:rsid w:val="00DC63FF"/>
    <w:rsid w:val="00DC66C0"/>
    <w:rsid w:val="00DD1FF8"/>
    <w:rsid w:val="00DD2A34"/>
    <w:rsid w:val="00DD4C71"/>
    <w:rsid w:val="00DD5690"/>
    <w:rsid w:val="00DE2A53"/>
    <w:rsid w:val="00DE779C"/>
    <w:rsid w:val="00DE7DD3"/>
    <w:rsid w:val="00DF01FE"/>
    <w:rsid w:val="00DF3419"/>
    <w:rsid w:val="00DF5FF5"/>
    <w:rsid w:val="00DF7B4E"/>
    <w:rsid w:val="00E0043C"/>
    <w:rsid w:val="00E00602"/>
    <w:rsid w:val="00E100A4"/>
    <w:rsid w:val="00E12530"/>
    <w:rsid w:val="00E14BCB"/>
    <w:rsid w:val="00E163D0"/>
    <w:rsid w:val="00E2018A"/>
    <w:rsid w:val="00E22324"/>
    <w:rsid w:val="00E23C47"/>
    <w:rsid w:val="00E317CD"/>
    <w:rsid w:val="00E32C0D"/>
    <w:rsid w:val="00E41D33"/>
    <w:rsid w:val="00E43A40"/>
    <w:rsid w:val="00E47E84"/>
    <w:rsid w:val="00E50928"/>
    <w:rsid w:val="00E54405"/>
    <w:rsid w:val="00E57ABF"/>
    <w:rsid w:val="00E63164"/>
    <w:rsid w:val="00E71355"/>
    <w:rsid w:val="00E72E22"/>
    <w:rsid w:val="00E81C07"/>
    <w:rsid w:val="00E91BF7"/>
    <w:rsid w:val="00E9656A"/>
    <w:rsid w:val="00EA26FB"/>
    <w:rsid w:val="00EA2777"/>
    <w:rsid w:val="00EB37C3"/>
    <w:rsid w:val="00EB3997"/>
    <w:rsid w:val="00EB3A55"/>
    <w:rsid w:val="00EC03C3"/>
    <w:rsid w:val="00EC0E09"/>
    <w:rsid w:val="00ED0F84"/>
    <w:rsid w:val="00ED3E28"/>
    <w:rsid w:val="00EE56FA"/>
    <w:rsid w:val="00EE5DCC"/>
    <w:rsid w:val="00EE6714"/>
    <w:rsid w:val="00EE7612"/>
    <w:rsid w:val="00F01814"/>
    <w:rsid w:val="00F0450C"/>
    <w:rsid w:val="00F04583"/>
    <w:rsid w:val="00F04803"/>
    <w:rsid w:val="00F04E78"/>
    <w:rsid w:val="00F05A63"/>
    <w:rsid w:val="00F1151B"/>
    <w:rsid w:val="00F11B81"/>
    <w:rsid w:val="00F14504"/>
    <w:rsid w:val="00F35C23"/>
    <w:rsid w:val="00F36E29"/>
    <w:rsid w:val="00F4453C"/>
    <w:rsid w:val="00F52F55"/>
    <w:rsid w:val="00F67C3C"/>
    <w:rsid w:val="00F8103B"/>
    <w:rsid w:val="00F82D39"/>
    <w:rsid w:val="00F83381"/>
    <w:rsid w:val="00F860DE"/>
    <w:rsid w:val="00F914EE"/>
    <w:rsid w:val="00F91D4D"/>
    <w:rsid w:val="00F958E3"/>
    <w:rsid w:val="00F9668E"/>
    <w:rsid w:val="00F97B15"/>
    <w:rsid w:val="00FA1D74"/>
    <w:rsid w:val="00FA3455"/>
    <w:rsid w:val="00FA53B4"/>
    <w:rsid w:val="00FA6C03"/>
    <w:rsid w:val="00FB09AE"/>
    <w:rsid w:val="00FB10D1"/>
    <w:rsid w:val="00FB1B8C"/>
    <w:rsid w:val="00FB35D0"/>
    <w:rsid w:val="00FB69B7"/>
    <w:rsid w:val="00FC0ED3"/>
    <w:rsid w:val="00FC589B"/>
    <w:rsid w:val="00FC751C"/>
    <w:rsid w:val="00FD18B2"/>
    <w:rsid w:val="00FD211B"/>
    <w:rsid w:val="00FD4B30"/>
    <w:rsid w:val="00FD7E22"/>
    <w:rsid w:val="00FF4C1F"/>
    <w:rsid w:val="00FF5CBF"/>
    <w:rsid w:val="00FF65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2A2D1BF4"/>
  <w15:chartTrackingRefBased/>
  <w15:docId w15:val="{8BDC8BA5-6A06-45EF-9D52-46D460DC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rsid w:val="00B25360"/>
    <w:pPr>
      <w:jc w:val="both"/>
    </w:pPr>
    <w:rPr>
      <w:rFonts w:ascii=".VnTime" w:hAnsi=".VnTime"/>
      <w:sz w:val="28"/>
      <w:szCs w:val="20"/>
      <w:lang w:val="en-GB"/>
    </w:rPr>
  </w:style>
  <w:style w:type="paragraph" w:styleId="NormalWeb">
    <w:name w:val="Normal (Web)"/>
    <w:basedOn w:val="Normal"/>
    <w:uiPriority w:val="99"/>
    <w:rsid w:val="00B25360"/>
    <w:pPr>
      <w:spacing w:before="100" w:beforeAutospacing="1" w:after="100" w:afterAutospacing="1"/>
    </w:pPr>
  </w:style>
  <w:style w:type="paragraph" w:customStyle="1" w:styleId="NormalTimesNewRoman">
    <w:name w:val="Normal + Times New Roman"/>
    <w:aliases w:val="14 pt,Justified,First line:  1 cm,Before:  2 pt,..."/>
    <w:basedOn w:val="Normal"/>
    <w:rsid w:val="0017572A"/>
    <w:pPr>
      <w:spacing w:before="40" w:line="274" w:lineRule="auto"/>
      <w:ind w:firstLine="567"/>
      <w:jc w:val="both"/>
    </w:pPr>
    <w:rPr>
      <w:spacing w:val="-2"/>
      <w:sz w:val="28"/>
      <w:szCs w:val="26"/>
      <w:lang w:val="pt-BR"/>
    </w:rPr>
  </w:style>
  <w:style w:type="table" w:styleId="TableGrid">
    <w:name w:val="Table Grid"/>
    <w:basedOn w:val="TableNormal"/>
    <w:rsid w:val="009965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rsid w:val="00532C3C"/>
    <w:pPr>
      <w:spacing w:after="120"/>
      <w:ind w:left="360"/>
    </w:pPr>
  </w:style>
  <w:style w:type="paragraph" w:styleId="BalloonText">
    <w:name w:val="Balloon Text"/>
    <w:basedOn w:val="Normal"/>
    <w:semiHidden/>
    <w:rsid w:val="000E6DB5"/>
    <w:rPr>
      <w:rFonts w:ascii="Tahoma" w:hAnsi="Tahoma" w:cs="Tahoma"/>
      <w:sz w:val="16"/>
      <w:szCs w:val="16"/>
    </w:rPr>
  </w:style>
  <w:style w:type="character" w:styleId="Strong">
    <w:name w:val="Strong"/>
    <w:basedOn w:val="DefaultParagraphFont"/>
    <w:qFormat/>
    <w:rsid w:val="00222E86"/>
    <w:rPr>
      <w:b/>
      <w:bCs/>
    </w:rPr>
  </w:style>
  <w:style w:type="character" w:customStyle="1" w:styleId="normal0">
    <w:name w:val="normal"/>
    <w:basedOn w:val="DefaultParagraphFont"/>
    <w:rsid w:val="000F70F4"/>
  </w:style>
  <w:style w:type="paragraph" w:styleId="Footer">
    <w:name w:val="footer"/>
    <w:basedOn w:val="Normal"/>
    <w:rsid w:val="00C5369B"/>
    <w:pPr>
      <w:tabs>
        <w:tab w:val="center" w:pos="4320"/>
        <w:tab w:val="right" w:pos="8640"/>
      </w:tabs>
    </w:pPr>
  </w:style>
  <w:style w:type="character" w:styleId="PageNumber">
    <w:name w:val="page number"/>
    <w:basedOn w:val="DefaultParagraphFont"/>
    <w:rsid w:val="00C5369B"/>
  </w:style>
  <w:style w:type="paragraph" w:styleId="Header">
    <w:name w:val="header"/>
    <w:basedOn w:val="Normal"/>
    <w:link w:val="HeaderChar"/>
    <w:uiPriority w:val="99"/>
    <w:rsid w:val="00C5369B"/>
    <w:pPr>
      <w:tabs>
        <w:tab w:val="center" w:pos="4320"/>
        <w:tab w:val="right" w:pos="8640"/>
      </w:tabs>
    </w:pPr>
  </w:style>
  <w:style w:type="paragraph" w:customStyle="1" w:styleId="CharCharCharChar">
    <w:name w:val=" Char Char Char Char"/>
    <w:basedOn w:val="Normal"/>
    <w:rsid w:val="008C0249"/>
    <w:pPr>
      <w:spacing w:after="160" w:line="240" w:lineRule="exact"/>
    </w:pPr>
    <w:rPr>
      <w:rFonts w:ascii="Verdana" w:hAnsi="Verdana"/>
      <w:sz w:val="20"/>
      <w:szCs w:val="20"/>
    </w:rPr>
  </w:style>
  <w:style w:type="paragraph" w:styleId="EndnoteText">
    <w:name w:val="endnote text"/>
    <w:basedOn w:val="Normal"/>
    <w:link w:val="EndnoteTextChar"/>
    <w:rsid w:val="00603E5A"/>
    <w:rPr>
      <w:sz w:val="20"/>
      <w:szCs w:val="20"/>
    </w:rPr>
  </w:style>
  <w:style w:type="character" w:customStyle="1" w:styleId="EndnoteTextChar">
    <w:name w:val="Endnote Text Char"/>
    <w:basedOn w:val="DefaultParagraphFont"/>
    <w:link w:val="EndnoteText"/>
    <w:rsid w:val="00603E5A"/>
  </w:style>
  <w:style w:type="character" w:styleId="EndnoteReference">
    <w:name w:val="endnote reference"/>
    <w:basedOn w:val="DefaultParagraphFont"/>
    <w:rsid w:val="00603E5A"/>
    <w:rPr>
      <w:vertAlign w:val="superscript"/>
    </w:rPr>
  </w:style>
  <w:style w:type="character" w:customStyle="1" w:styleId="apple-converted-space">
    <w:name w:val="apple-converted-space"/>
    <w:basedOn w:val="DefaultParagraphFont"/>
    <w:rsid w:val="00467E1C"/>
  </w:style>
  <w:style w:type="character" w:customStyle="1" w:styleId="BodyTextIndentChar">
    <w:name w:val="Body Text Indent Char"/>
    <w:basedOn w:val="DefaultParagraphFont"/>
    <w:link w:val="BodyTextIndent"/>
    <w:rsid w:val="00FD7E22"/>
    <w:rPr>
      <w:sz w:val="24"/>
      <w:szCs w:val="24"/>
    </w:rPr>
  </w:style>
  <w:style w:type="character" w:customStyle="1" w:styleId="apple-style-span">
    <w:name w:val="apple-style-span"/>
    <w:basedOn w:val="DefaultParagraphFont"/>
    <w:rsid w:val="00FD7E22"/>
  </w:style>
  <w:style w:type="paragraph" w:styleId="FootnoteText">
    <w:name w:val="footnote text"/>
    <w:basedOn w:val="Normal"/>
    <w:link w:val="FootnoteTextChar1"/>
    <w:rsid w:val="002003DC"/>
    <w:rPr>
      <w:sz w:val="20"/>
      <w:szCs w:val="20"/>
    </w:rPr>
  </w:style>
  <w:style w:type="character" w:customStyle="1" w:styleId="FootnoteTextChar1">
    <w:name w:val="Footnote Text Char1"/>
    <w:basedOn w:val="DefaultParagraphFont"/>
    <w:link w:val="FootnoteText"/>
    <w:rsid w:val="002003DC"/>
  </w:style>
  <w:style w:type="character" w:styleId="FootnoteReference">
    <w:name w:val="footnote reference"/>
    <w:basedOn w:val="DefaultParagraphFont"/>
    <w:rsid w:val="002003DC"/>
    <w:rPr>
      <w:vertAlign w:val="superscript"/>
    </w:rPr>
  </w:style>
  <w:style w:type="character" w:customStyle="1" w:styleId="a21">
    <w:name w:val="a21"/>
    <w:basedOn w:val="DefaultParagraphFont"/>
    <w:rsid w:val="007E58A7"/>
    <w:rPr>
      <w:rFonts w:ascii="Arial" w:hAnsi="Arial" w:cs="Arial"/>
      <w:sz w:val="20"/>
      <w:szCs w:val="20"/>
      <w:u w:val="none"/>
      <w:effect w:val="none"/>
    </w:rPr>
  </w:style>
  <w:style w:type="character" w:styleId="Emphasis">
    <w:name w:val="Emphasis"/>
    <w:basedOn w:val="DefaultParagraphFont"/>
    <w:uiPriority w:val="20"/>
    <w:qFormat/>
    <w:rsid w:val="00C95D9E"/>
    <w:rPr>
      <w:i/>
      <w:iCs/>
    </w:rPr>
  </w:style>
  <w:style w:type="paragraph" w:customStyle="1" w:styleId="Char1">
    <w:name w:val=" Char1"/>
    <w:autoRedefine/>
    <w:rsid w:val="003A6466"/>
    <w:pPr>
      <w:tabs>
        <w:tab w:val="num" w:pos="360"/>
      </w:tabs>
      <w:spacing w:after="120"/>
      <w:ind w:left="357"/>
    </w:pPr>
    <w:rPr>
      <w:rFonts w:eastAsia="MS Mincho"/>
    </w:rPr>
  </w:style>
  <w:style w:type="character" w:customStyle="1" w:styleId="HeaderChar">
    <w:name w:val="Header Char"/>
    <w:basedOn w:val="DefaultParagraphFont"/>
    <w:link w:val="Header"/>
    <w:uiPriority w:val="99"/>
    <w:rsid w:val="007F04AA"/>
    <w:rPr>
      <w:sz w:val="24"/>
      <w:szCs w:val="24"/>
    </w:rPr>
  </w:style>
  <w:style w:type="paragraph" w:customStyle="1" w:styleId="CharCharCharCharCharChar">
    <w:name w:val=" Char Char Char Char Char Char"/>
    <w:basedOn w:val="Normal"/>
    <w:rsid w:val="004D577C"/>
    <w:pPr>
      <w:spacing w:after="160" w:line="240" w:lineRule="exact"/>
    </w:pPr>
    <w:rPr>
      <w:rFonts w:ascii="Verdana" w:hAnsi="Verdana" w:cs="Verdana"/>
      <w:sz w:val="20"/>
      <w:szCs w:val="20"/>
    </w:rPr>
  </w:style>
  <w:style w:type="character" w:customStyle="1" w:styleId="FootnoteTextChar">
    <w:name w:val="Footnote Text Char"/>
    <w:basedOn w:val="DefaultParagraphFont"/>
    <w:semiHidden/>
    <w:locked/>
    <w:rsid w:val="00E23C47"/>
    <w:rPr>
      <w:rFonts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0114775">
      <w:bodyDiv w:val="1"/>
      <w:marLeft w:val="0"/>
      <w:marRight w:val="0"/>
      <w:marTop w:val="0"/>
      <w:marBottom w:val="0"/>
      <w:divBdr>
        <w:top w:val="none" w:sz="0" w:space="0" w:color="auto"/>
        <w:left w:val="none" w:sz="0" w:space="0" w:color="auto"/>
        <w:bottom w:val="none" w:sz="0" w:space="0" w:color="auto"/>
        <w:right w:val="none" w:sz="0" w:space="0" w:color="auto"/>
      </w:divBdr>
    </w:div>
    <w:div w:id="1189416970">
      <w:bodyDiv w:val="1"/>
      <w:marLeft w:val="0"/>
      <w:marRight w:val="0"/>
      <w:marTop w:val="0"/>
      <w:marBottom w:val="0"/>
      <w:divBdr>
        <w:top w:val="none" w:sz="0" w:space="0" w:color="auto"/>
        <w:left w:val="none" w:sz="0" w:space="0" w:color="auto"/>
        <w:bottom w:val="none" w:sz="0" w:space="0" w:color="auto"/>
        <w:right w:val="none" w:sz="0" w:space="0" w:color="auto"/>
      </w:divBdr>
      <w:divsChild>
        <w:div w:id="1548447824">
          <w:marLeft w:val="0"/>
          <w:marRight w:val="0"/>
          <w:marTop w:val="0"/>
          <w:marBottom w:val="0"/>
          <w:divBdr>
            <w:top w:val="none" w:sz="0" w:space="0" w:color="auto"/>
            <w:left w:val="none" w:sz="0" w:space="0" w:color="auto"/>
            <w:bottom w:val="none" w:sz="0" w:space="0" w:color="auto"/>
            <w:right w:val="none" w:sz="0" w:space="0" w:color="auto"/>
          </w:divBdr>
          <w:divsChild>
            <w:div w:id="1210729993">
              <w:marLeft w:val="0"/>
              <w:marRight w:val="0"/>
              <w:marTop w:val="0"/>
              <w:marBottom w:val="0"/>
              <w:divBdr>
                <w:top w:val="none" w:sz="0" w:space="0" w:color="auto"/>
                <w:left w:val="none" w:sz="0" w:space="0" w:color="auto"/>
                <w:bottom w:val="none" w:sz="0" w:space="0" w:color="auto"/>
                <w:right w:val="none" w:sz="0" w:space="0" w:color="auto"/>
              </w:divBdr>
              <w:divsChild>
                <w:div w:id="824124894">
                  <w:marLeft w:val="0"/>
                  <w:marRight w:val="0"/>
                  <w:marTop w:val="0"/>
                  <w:marBottom w:val="136"/>
                  <w:divBdr>
                    <w:top w:val="none" w:sz="0" w:space="0" w:color="auto"/>
                    <w:left w:val="none" w:sz="0" w:space="0" w:color="auto"/>
                    <w:bottom w:val="none" w:sz="0" w:space="0" w:color="auto"/>
                    <w:right w:val="none" w:sz="0" w:space="0" w:color="auto"/>
                  </w:divBdr>
                </w:div>
              </w:divsChild>
            </w:div>
          </w:divsChild>
        </w:div>
      </w:divsChild>
    </w:div>
    <w:div w:id="1274089136">
      <w:bodyDiv w:val="1"/>
      <w:marLeft w:val="0"/>
      <w:marRight w:val="0"/>
      <w:marTop w:val="0"/>
      <w:marBottom w:val="0"/>
      <w:divBdr>
        <w:top w:val="none" w:sz="0" w:space="0" w:color="auto"/>
        <w:left w:val="none" w:sz="0" w:space="0" w:color="auto"/>
        <w:bottom w:val="none" w:sz="0" w:space="0" w:color="auto"/>
        <w:right w:val="none" w:sz="0" w:space="0" w:color="auto"/>
      </w:divBdr>
      <w:divsChild>
        <w:div w:id="1266769455">
          <w:marLeft w:val="0"/>
          <w:marRight w:val="0"/>
          <w:marTop w:val="0"/>
          <w:marBottom w:val="0"/>
          <w:divBdr>
            <w:top w:val="none" w:sz="0" w:space="0" w:color="auto"/>
            <w:left w:val="none" w:sz="0" w:space="0" w:color="auto"/>
            <w:bottom w:val="none" w:sz="0" w:space="0" w:color="auto"/>
            <w:right w:val="none" w:sz="0" w:space="0" w:color="auto"/>
          </w:divBdr>
          <w:divsChild>
            <w:div w:id="1504852471">
              <w:marLeft w:val="0"/>
              <w:marRight w:val="0"/>
              <w:marTop w:val="0"/>
              <w:marBottom w:val="0"/>
              <w:divBdr>
                <w:top w:val="none" w:sz="0" w:space="0" w:color="auto"/>
                <w:left w:val="none" w:sz="0" w:space="0" w:color="auto"/>
                <w:bottom w:val="none" w:sz="0" w:space="0" w:color="auto"/>
                <w:right w:val="none" w:sz="0" w:space="0" w:color="auto"/>
              </w:divBdr>
              <w:divsChild>
                <w:div w:id="1111975578">
                  <w:marLeft w:val="0"/>
                  <w:marRight w:val="0"/>
                  <w:marTop w:val="0"/>
                  <w:marBottom w:val="136"/>
                  <w:divBdr>
                    <w:top w:val="none" w:sz="0" w:space="0" w:color="auto"/>
                    <w:left w:val="none" w:sz="0" w:space="0" w:color="auto"/>
                    <w:bottom w:val="none" w:sz="0" w:space="0" w:color="auto"/>
                    <w:right w:val="none" w:sz="0" w:space="0" w:color="auto"/>
                  </w:divBdr>
                </w:div>
              </w:divsChild>
            </w:div>
          </w:divsChild>
        </w:div>
      </w:divsChild>
    </w:div>
    <w:div w:id="1442645415">
      <w:bodyDiv w:val="1"/>
      <w:marLeft w:val="0"/>
      <w:marRight w:val="0"/>
      <w:marTop w:val="0"/>
      <w:marBottom w:val="0"/>
      <w:divBdr>
        <w:top w:val="none" w:sz="0" w:space="0" w:color="auto"/>
        <w:left w:val="none" w:sz="0" w:space="0" w:color="auto"/>
        <w:bottom w:val="none" w:sz="0" w:space="0" w:color="auto"/>
        <w:right w:val="none" w:sz="0" w:space="0" w:color="auto"/>
      </w:divBdr>
    </w:div>
    <w:div w:id="1847161737">
      <w:bodyDiv w:val="1"/>
      <w:marLeft w:val="0"/>
      <w:marRight w:val="0"/>
      <w:marTop w:val="0"/>
      <w:marBottom w:val="0"/>
      <w:divBdr>
        <w:top w:val="none" w:sz="0" w:space="0" w:color="auto"/>
        <w:left w:val="none" w:sz="0" w:space="0" w:color="auto"/>
        <w:bottom w:val="none" w:sz="0" w:space="0" w:color="auto"/>
        <w:right w:val="none" w:sz="0" w:space="0" w:color="auto"/>
      </w:divBdr>
    </w:div>
    <w:div w:id="1899586306">
      <w:bodyDiv w:val="1"/>
      <w:marLeft w:val="0"/>
      <w:marRight w:val="0"/>
      <w:marTop w:val="0"/>
      <w:marBottom w:val="0"/>
      <w:divBdr>
        <w:top w:val="none" w:sz="0" w:space="0" w:color="auto"/>
        <w:left w:val="none" w:sz="0" w:space="0" w:color="auto"/>
        <w:bottom w:val="none" w:sz="0" w:space="0" w:color="auto"/>
        <w:right w:val="none" w:sz="0" w:space="0" w:color="auto"/>
      </w:divBdr>
    </w:div>
    <w:div w:id="2130514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7397</Words>
  <Characters>42163</Characters>
  <Application>Microsoft Office Word</Application>
  <DocSecurity>4</DocSecurity>
  <Lines>351</Lines>
  <Paragraphs>98</Paragraphs>
  <ScaleCrop>false</ScaleCrop>
  <HeadingPairs>
    <vt:vector size="2" baseType="variant">
      <vt:variant>
        <vt:lpstr>Title</vt:lpstr>
      </vt:variant>
      <vt:variant>
        <vt:i4>1</vt:i4>
      </vt:variant>
    </vt:vector>
  </HeadingPairs>
  <TitlesOfParts>
    <vt:vector size="1" baseType="lpstr">
      <vt:lpstr>TỔNG CỤC THỐNG KÊ</vt:lpstr>
    </vt:vector>
  </TitlesOfParts>
  <Company/>
  <LinksUpToDate>false</LinksUpToDate>
  <CharactersWithSpaces>49462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CỤC THỐNG KÊ</dc:title>
  <dc:subject/>
  <dc:creator>cvhoach</dc:creator>
  <cp:keywords/>
  <dc:description/>
  <cp:lastModifiedBy>Luận Quang</cp:lastModifiedBy>
  <cp:revision>2</cp:revision>
  <cp:lastPrinted>2011-12-28T07:08:00Z</cp:lastPrinted>
  <dcterms:created xsi:type="dcterms:W3CDTF">2026-08-11T09:22:00Z</dcterms:created>
  <dcterms:modified xsi:type="dcterms:W3CDTF">2026-08-11T09:22:00Z</dcterms:modified>
</cp:coreProperties>
</file>