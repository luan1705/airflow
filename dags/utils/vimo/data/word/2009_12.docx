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54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40"/>
        <w:gridCol w:w="6300"/>
      </w:tblGrid>
      <w:tr w:rsidR="00DB3976" w14:paraId="43ECF7CF" w14:textId="77777777">
        <w:trPr>
          <w:trHeight w:val="1438"/>
        </w:trPr>
        <w:tc>
          <w:tcPr>
            <w:tcW w:w="3240" w:type="dxa"/>
          </w:tcPr>
          <w:p w14:paraId="49E00F5E" w14:textId="77777777" w:rsidR="00DB3976" w:rsidRPr="009B6875" w:rsidRDefault="00DB3976" w:rsidP="00DB3976">
            <w:pPr>
              <w:rPr>
                <w:b/>
                <w:bCs/>
                <w:spacing w:val="-6"/>
              </w:rPr>
            </w:pPr>
            <w:r w:rsidRPr="009B6875">
              <w:rPr>
                <w:rFonts w:ascii=".VnTimeH" w:hAnsi=".VnTimeH"/>
                <w:b/>
                <w:bCs/>
                <w:spacing w:val="-6"/>
              </w:rPr>
              <w:t>Tæng côc thèng kª</w:t>
            </w:r>
            <w:r w:rsidRPr="009B6875">
              <w:rPr>
                <w:b/>
                <w:bCs/>
                <w:spacing w:val="-6"/>
              </w:rPr>
              <w:t xml:space="preserve"> </w:t>
            </w:r>
          </w:p>
          <w:p w14:paraId="33BA684F" w14:textId="77777777" w:rsidR="00DB3976" w:rsidRPr="00D46432" w:rsidRDefault="00DB3976" w:rsidP="00DB3976">
            <w:pPr>
              <w:jc w:val="both"/>
              <w:rPr>
                <w:rFonts w:ascii=".VnTimeH" w:hAnsi=".VnTimeH"/>
                <w:sz w:val="38"/>
                <w:szCs w:val="12"/>
              </w:rPr>
            </w:pPr>
            <w:r w:rsidRPr="009B6875">
              <w:rPr>
                <w:b/>
                <w:bCs/>
                <w:i/>
                <w:noProof/>
              </w:rPr>
              <w:pict w14:anchorId="04237EC7">
                <v:line id="_x0000_s1026" style="position:absolute;left:0;text-align:left;z-index:251657216" from="29.55pt,2.45pt" to="106.05pt,2.45pt" strokeweight="1pt"/>
              </w:pict>
            </w:r>
            <w:r w:rsidRPr="009B6875">
              <w:rPr>
                <w:rFonts w:ascii=".VnTimeH" w:hAnsi=".VnTimeH"/>
              </w:rPr>
              <w:t xml:space="preserve">     </w:t>
            </w:r>
          </w:p>
          <w:p w14:paraId="11406C67" w14:textId="77777777" w:rsidR="00DB3976" w:rsidRDefault="00DB3976" w:rsidP="00DB3976">
            <w:pPr>
              <w:jc w:val="both"/>
            </w:pPr>
            <w:r w:rsidRPr="009B6875">
              <w:rPr>
                <w:rFonts w:ascii=".VnTimeH" w:hAnsi=".VnTimeH"/>
              </w:rPr>
              <w:t xml:space="preserve">   S</w:t>
            </w:r>
            <w:r w:rsidRPr="006F41BB">
              <w:rPr>
                <w:rFonts w:ascii=".VnTime" w:hAnsi=".VnTime"/>
              </w:rPr>
              <w:t>è</w:t>
            </w:r>
            <w:r w:rsidRPr="009B6875">
              <w:rPr>
                <w:rFonts w:ascii=".VnTimeH" w:hAnsi=".VnTimeH"/>
              </w:rPr>
              <w:t xml:space="preserve">: </w:t>
            </w:r>
            <w:r w:rsidR="00406F97">
              <w:rPr>
                <w:rFonts w:ascii=".VnTimeH" w:hAnsi=".VnTimeH"/>
              </w:rPr>
              <w:t>44</w:t>
            </w:r>
            <w:r w:rsidRPr="009B6875">
              <w:rPr>
                <w:rFonts w:ascii=".VnTimeH" w:hAnsi=".VnTimeH"/>
              </w:rPr>
              <w:t>/tctk-TKth</w:t>
            </w:r>
          </w:p>
        </w:tc>
        <w:tc>
          <w:tcPr>
            <w:tcW w:w="6300" w:type="dxa"/>
          </w:tcPr>
          <w:p w14:paraId="6F8B6CC1" w14:textId="77777777" w:rsidR="00DB3976" w:rsidRPr="009B6875" w:rsidRDefault="00DB3976" w:rsidP="00DB3976">
            <w:pPr>
              <w:jc w:val="center"/>
              <w:rPr>
                <w:rFonts w:ascii=".VnTimeH" w:hAnsi=".VnTimeH"/>
                <w:b/>
                <w:bCs/>
              </w:rPr>
            </w:pPr>
            <w:r w:rsidRPr="009B6875">
              <w:rPr>
                <w:rFonts w:ascii=".VnTimeH" w:hAnsi=".VnTimeH"/>
                <w:b/>
                <w:bCs/>
              </w:rPr>
              <w:t xml:space="preserve">Céng hoµ x· héi chñ nghÜa ViÖt </w:t>
            </w:r>
            <w:smartTag w:uri="urn:schemas-microsoft-com:office:smarttags" w:element="place">
              <w:smartTag w:uri="urn:schemas-microsoft-com:office:smarttags" w:element="country-region">
                <w:r w:rsidRPr="009B6875">
                  <w:rPr>
                    <w:rFonts w:ascii=".VnTimeH" w:hAnsi=".VnTimeH"/>
                    <w:b/>
                    <w:bCs/>
                  </w:rPr>
                  <w:t>Nam</w:t>
                </w:r>
              </w:smartTag>
            </w:smartTag>
          </w:p>
          <w:p w14:paraId="52D810F0" w14:textId="77777777" w:rsidR="00DB3976" w:rsidRPr="00CF55E0" w:rsidRDefault="00DB3976" w:rsidP="00DB3976">
            <w:pPr>
              <w:jc w:val="center"/>
              <w:rPr>
                <w:rFonts w:ascii=".VnTime" w:hAnsi=".VnTime"/>
                <w:b/>
                <w:bCs/>
                <w:szCs w:val="26"/>
                <w:lang w:val="pt-BR"/>
              </w:rPr>
            </w:pPr>
            <w:r w:rsidRPr="00CF55E0">
              <w:rPr>
                <w:rFonts w:ascii=".VnTime" w:hAnsi=".VnTime"/>
                <w:b/>
                <w:bCs/>
                <w:szCs w:val="26"/>
                <w:lang w:val="pt-BR"/>
              </w:rPr>
              <w:t>§éc lËp-Tù do-H¹nh phóc</w:t>
            </w:r>
          </w:p>
          <w:p w14:paraId="460EA586" w14:textId="77777777" w:rsidR="00DB3976" w:rsidRPr="00D46432" w:rsidRDefault="00DB3976" w:rsidP="00DB3976">
            <w:pPr>
              <w:jc w:val="center"/>
              <w:rPr>
                <w:rFonts w:ascii=".VnTime" w:hAnsi=".VnTime"/>
                <w:b/>
                <w:bCs/>
                <w:sz w:val="20"/>
                <w:szCs w:val="10"/>
                <w:u w:val="single"/>
                <w:lang w:val="pt-BR"/>
              </w:rPr>
            </w:pPr>
            <w:r w:rsidRPr="00D46432">
              <w:rPr>
                <w:rFonts w:ascii=".VnTime" w:hAnsi=".VnTime"/>
                <w:b/>
                <w:bCs/>
                <w:noProof/>
                <w:sz w:val="20"/>
                <w:szCs w:val="4"/>
              </w:rPr>
              <w:pict w14:anchorId="60C35D00">
                <v:line id="_x0000_s1027" style="position:absolute;left:0;text-align:left;z-index:251658240" from="83.4pt,1.75pt" to="223.05pt,1.75pt" strokeweight="1pt"/>
              </w:pict>
            </w:r>
          </w:p>
          <w:p w14:paraId="3AF0D375" w14:textId="77777777" w:rsidR="00DB3976" w:rsidRDefault="00DB3976" w:rsidP="00A72AA7">
            <w:pPr>
              <w:jc w:val="center"/>
            </w:pPr>
            <w:r w:rsidRPr="006F41BB">
              <w:rPr>
                <w:rFonts w:ascii=".VnTime" w:hAnsi=".VnTime"/>
                <w:i/>
                <w:sz w:val="27"/>
                <w:szCs w:val="27"/>
                <w:lang w:val="pt-BR"/>
              </w:rPr>
              <w:t xml:space="preserve">Hµ Néi, ngµy </w:t>
            </w:r>
            <w:r w:rsidR="00096888">
              <w:rPr>
                <w:rFonts w:ascii=".VnTime" w:hAnsi=".VnTime"/>
                <w:i/>
                <w:sz w:val="27"/>
                <w:szCs w:val="27"/>
                <w:lang w:val="pt-BR"/>
              </w:rPr>
              <w:t>31</w:t>
            </w:r>
            <w:r w:rsidRPr="006F41BB">
              <w:rPr>
                <w:rFonts w:ascii=".VnTime" w:hAnsi=".VnTime"/>
                <w:i/>
                <w:sz w:val="27"/>
                <w:szCs w:val="27"/>
                <w:lang w:val="pt-BR"/>
              </w:rPr>
              <w:t xml:space="preserve"> th¸ng 12 n¨m 200</w:t>
            </w:r>
            <w:r>
              <w:rPr>
                <w:rFonts w:ascii=".VnTime" w:hAnsi=".VnTime"/>
                <w:i/>
                <w:sz w:val="27"/>
                <w:szCs w:val="27"/>
                <w:lang w:val="pt-BR"/>
              </w:rPr>
              <w:t>9</w:t>
            </w:r>
          </w:p>
        </w:tc>
      </w:tr>
    </w:tbl>
    <w:p w14:paraId="74EBA4E6" w14:textId="77777777" w:rsidR="00DB3976" w:rsidRPr="00A40FD2" w:rsidRDefault="00DB3976" w:rsidP="00DB3976">
      <w:pPr>
        <w:jc w:val="center"/>
        <w:rPr>
          <w:rFonts w:ascii=".VnArialH" w:hAnsi=".VnArialH"/>
          <w:b/>
          <w:sz w:val="4"/>
          <w:szCs w:val="16"/>
          <w:lang w:val="de-DE"/>
        </w:rPr>
      </w:pPr>
      <w:r w:rsidRPr="00910F0C">
        <w:rPr>
          <w:rFonts w:ascii=".VnArialH" w:hAnsi=".VnArialH"/>
          <w:b/>
          <w:sz w:val="10"/>
          <w:szCs w:val="16"/>
          <w:lang w:val="de-DE"/>
        </w:rPr>
        <w:softHyphen/>
      </w:r>
    </w:p>
    <w:p w14:paraId="0F22108E" w14:textId="77777777" w:rsidR="00DB3976" w:rsidRPr="00A40FD2" w:rsidRDefault="00DB3976" w:rsidP="00DB3976">
      <w:pPr>
        <w:jc w:val="center"/>
        <w:rPr>
          <w:rFonts w:ascii=".VnArialH" w:hAnsi=".VnArialH"/>
          <w:b/>
          <w:sz w:val="10"/>
          <w:szCs w:val="16"/>
          <w:lang w:val="fr-FR"/>
        </w:rPr>
      </w:pPr>
    </w:p>
    <w:p w14:paraId="28E1DAF3" w14:textId="77777777" w:rsidR="00DB3976" w:rsidRPr="0045760F" w:rsidRDefault="00DB3976" w:rsidP="0045760F">
      <w:pPr>
        <w:jc w:val="center"/>
        <w:rPr>
          <w:rFonts w:ascii=".VnArialH" w:hAnsi=".VnArialH"/>
          <w:b/>
          <w:sz w:val="38"/>
          <w:szCs w:val="16"/>
          <w:lang w:val="fr-FR"/>
        </w:rPr>
      </w:pPr>
      <w:r w:rsidRPr="0045760F">
        <w:rPr>
          <w:rFonts w:ascii=".VnArialH" w:hAnsi=".VnArialH"/>
          <w:b/>
          <w:sz w:val="38"/>
          <w:szCs w:val="16"/>
          <w:lang w:val="fr-FR"/>
        </w:rPr>
        <w:t>T×nh h×nh kinh tÕ</w:t>
      </w:r>
      <w:r w:rsidR="0045760F">
        <w:rPr>
          <w:rFonts w:ascii=".VnArialH" w:hAnsi=".VnArialH"/>
          <w:b/>
          <w:sz w:val="38"/>
          <w:szCs w:val="16"/>
          <w:lang w:val="fr-FR"/>
        </w:rPr>
        <w:t xml:space="preserve"> </w:t>
      </w:r>
      <w:r w:rsidRPr="0045760F">
        <w:rPr>
          <w:rFonts w:ascii=".VnArialH" w:hAnsi=".VnArialH"/>
          <w:b/>
          <w:sz w:val="38"/>
          <w:szCs w:val="16"/>
          <w:lang w:val="fr-FR"/>
        </w:rPr>
        <w:t>-</w:t>
      </w:r>
      <w:r w:rsidR="0045760F">
        <w:rPr>
          <w:rFonts w:ascii=".VnArialH" w:hAnsi=".VnArialH"/>
          <w:b/>
          <w:sz w:val="38"/>
          <w:szCs w:val="16"/>
          <w:lang w:val="fr-FR"/>
        </w:rPr>
        <w:t xml:space="preserve"> </w:t>
      </w:r>
      <w:r w:rsidRPr="0045760F">
        <w:rPr>
          <w:rFonts w:ascii=".VnArialH" w:hAnsi=".VnArialH"/>
          <w:b/>
          <w:sz w:val="38"/>
          <w:szCs w:val="16"/>
          <w:lang w:val="fr-FR"/>
        </w:rPr>
        <w:t>x· héi</w:t>
      </w:r>
    </w:p>
    <w:p w14:paraId="7B995B10" w14:textId="77777777" w:rsidR="00DB3976" w:rsidRDefault="00DB3976" w:rsidP="0045760F">
      <w:pPr>
        <w:jc w:val="center"/>
        <w:rPr>
          <w:rFonts w:ascii=".VnArialH" w:hAnsi=".VnArialH"/>
          <w:b/>
          <w:sz w:val="32"/>
          <w:szCs w:val="16"/>
          <w:lang w:val="fr-FR"/>
        </w:rPr>
      </w:pPr>
      <w:r w:rsidRPr="0045760F">
        <w:rPr>
          <w:rFonts w:ascii=".VnArialH" w:hAnsi=".VnArialH"/>
          <w:b/>
          <w:sz w:val="38"/>
          <w:szCs w:val="16"/>
          <w:lang w:val="fr-FR"/>
        </w:rPr>
        <w:t>THÁNG 12 VÀ n¨m 2009</w:t>
      </w:r>
    </w:p>
    <w:p w14:paraId="45477D42" w14:textId="77777777" w:rsidR="00DB3976" w:rsidRPr="00A159ED" w:rsidRDefault="00DB3976" w:rsidP="00DB3976">
      <w:pPr>
        <w:ind w:firstLine="720"/>
        <w:rPr>
          <w:rFonts w:ascii=".VnArialH" w:hAnsi=".VnArialH"/>
          <w:b/>
          <w:sz w:val="36"/>
          <w:szCs w:val="16"/>
          <w:lang w:val="fr-FR"/>
        </w:rPr>
      </w:pPr>
    </w:p>
    <w:p w14:paraId="629D1DF9" w14:textId="77777777" w:rsidR="00DB3976" w:rsidRPr="0082451D" w:rsidRDefault="00DB3976" w:rsidP="00BF06B6">
      <w:pPr>
        <w:spacing w:before="40" w:after="40" w:line="269" w:lineRule="auto"/>
        <w:ind w:firstLine="533"/>
        <w:jc w:val="both"/>
        <w:rPr>
          <w:lang w:val="fr-FR"/>
        </w:rPr>
      </w:pPr>
      <w:r w:rsidRPr="0082451D">
        <w:rPr>
          <w:lang w:val="fr-FR"/>
        </w:rPr>
        <w:t>Bước vào năm 2009, nền kinh tế nước ta</w:t>
      </w:r>
      <w:r w:rsidR="0045760F" w:rsidRPr="0082451D">
        <w:rPr>
          <w:lang w:val="fr-FR"/>
        </w:rPr>
        <w:t xml:space="preserve"> </w:t>
      </w:r>
      <w:r w:rsidRPr="0082451D">
        <w:rPr>
          <w:lang w:val="fr-FR"/>
        </w:rPr>
        <w:t>tiếp tục gặp nhiều khó khăn, thách thức. Khủng hoảng tài chính của một số nền kinh tế lớn</w:t>
      </w:r>
      <w:r w:rsidR="0062679B" w:rsidRPr="0082451D">
        <w:rPr>
          <w:lang w:val="fr-FR"/>
        </w:rPr>
        <w:t xml:space="preserve"> trong</w:t>
      </w:r>
      <w:r w:rsidRPr="0082451D">
        <w:rPr>
          <w:lang w:val="fr-FR"/>
        </w:rPr>
        <w:t xml:space="preserve"> năm 2008 đã đẩy kinh tế thế giới vào tình trạng suy thoái, làm thu hẹp đáng kể thị trường xuất khẩu, thị trường vốn, thị trường lao động và tác động tiêu cực tới nhiều lĩnh vực kinh tế-xã hội khác của nước ta.</w:t>
      </w:r>
      <w:r w:rsidR="002C1E01" w:rsidRPr="0082451D">
        <w:rPr>
          <w:lang w:val="fr-FR"/>
        </w:rPr>
        <w:t xml:space="preserve"> </w:t>
      </w:r>
      <w:r w:rsidR="007F7199" w:rsidRPr="007F7199">
        <w:rPr>
          <w:lang w:val="fr-FR"/>
        </w:rPr>
        <w:t>Ở</w:t>
      </w:r>
      <w:r w:rsidR="007F7199">
        <w:rPr>
          <w:lang w:val="fr-FR"/>
        </w:rPr>
        <w:t xml:space="preserve"> trong n</w:t>
      </w:r>
      <w:r w:rsidR="007F7199" w:rsidRPr="007F7199">
        <w:rPr>
          <w:lang w:val="fr-FR"/>
        </w:rPr>
        <w:t>ước</w:t>
      </w:r>
      <w:r w:rsidR="002C1E01" w:rsidRPr="0082451D">
        <w:rPr>
          <w:lang w:val="fr-FR"/>
        </w:rPr>
        <w:t xml:space="preserve">, thiên tai dịch bệnh xảy ra liên tiếp trên địa bàn cả nước </w:t>
      </w:r>
      <w:r w:rsidR="000B1FE8" w:rsidRPr="0082451D">
        <w:rPr>
          <w:lang w:val="fr-FR"/>
        </w:rPr>
        <w:t xml:space="preserve">cũng đã </w:t>
      </w:r>
      <w:r w:rsidR="002C1E01" w:rsidRPr="0082451D">
        <w:rPr>
          <w:lang w:val="fr-FR"/>
        </w:rPr>
        <w:t>gây ảnh hưởng lớn đến sản xuất và đời sống dân cư.</w:t>
      </w:r>
    </w:p>
    <w:p w14:paraId="4093C0DC" w14:textId="77777777" w:rsidR="00DB3976" w:rsidRPr="00A159ED" w:rsidRDefault="0094645D" w:rsidP="00BF06B6">
      <w:pPr>
        <w:spacing w:before="40" w:after="40" w:line="269" w:lineRule="auto"/>
        <w:ind w:firstLine="533"/>
        <w:jc w:val="both"/>
        <w:rPr>
          <w:spacing w:val="-2"/>
          <w:lang w:val="fr-FR"/>
        </w:rPr>
      </w:pPr>
      <w:r w:rsidRPr="00A159ED">
        <w:rPr>
          <w:spacing w:val="-2"/>
          <w:lang w:val="fr-FR"/>
        </w:rPr>
        <w:t>Trong bối cảnh không thuận lợi đó,</w:t>
      </w:r>
      <w:r w:rsidR="00DB3976" w:rsidRPr="00A159ED">
        <w:rPr>
          <w:spacing w:val="-2"/>
          <w:lang w:val="fr-FR"/>
        </w:rPr>
        <w:t xml:space="preserve"> </w:t>
      </w:r>
      <w:r w:rsidR="002D1C82" w:rsidRPr="00A159ED">
        <w:rPr>
          <w:spacing w:val="-2"/>
          <w:lang w:val="fr-FR"/>
        </w:rPr>
        <w:t>Chính phủ đã ban hành Nghị quyết số 30/2008/NQ-CP ngày 11/12/2008 về những giải pháp cấp bách nhằm ngăn chặn suy giảm, duy trì tăng trưởng kinh tế, bảo đảm an sinh xã hội</w:t>
      </w:r>
      <w:r w:rsidR="001433B6" w:rsidRPr="00A159ED">
        <w:rPr>
          <w:spacing w:val="-2"/>
          <w:lang w:val="fr-FR"/>
        </w:rPr>
        <w:t>;</w:t>
      </w:r>
      <w:r w:rsidR="002D1C82" w:rsidRPr="00A159ED">
        <w:rPr>
          <w:spacing w:val="-2"/>
          <w:lang w:val="fr-FR"/>
        </w:rPr>
        <w:t xml:space="preserve"> Nghị quyết 01/NQ-CP ngày 09/01/2009 về những giải pháp chủ yếu chỉ đạo, điều hành thực hiện Kế hoạch phát triển kinh tế-xã hội và dự toán ngân sách Nhà nước năm 2009. N</w:t>
      </w:r>
      <w:r w:rsidR="00DB3976" w:rsidRPr="00A159ED">
        <w:rPr>
          <w:spacing w:val="-2"/>
          <w:lang w:val="fr-FR"/>
        </w:rPr>
        <w:t xml:space="preserve">gày 6/4/2009, Bộ Chính trị đã ra Kết luận về tình hình kinh tế-xã hội quý I/2009 và các giải pháp chủ yếu đến cuối năm 2009. Ngày 19/6/2009, </w:t>
      </w:r>
      <w:r w:rsidR="00CC6DA6" w:rsidRPr="00A159ED">
        <w:rPr>
          <w:spacing w:val="-2"/>
          <w:lang w:val="fr-FR"/>
        </w:rPr>
        <w:t>k</w:t>
      </w:r>
      <w:r w:rsidR="00DB3976" w:rsidRPr="00A159ED">
        <w:rPr>
          <w:spacing w:val="-2"/>
          <w:lang w:val="fr-FR"/>
        </w:rPr>
        <w:t xml:space="preserve">ỳ họp thứ 5, Quốc hội Khoá XII đã ra Nghị quyết số 32/2009/QH12 điều chỉnh mục tiêu tổng quát của </w:t>
      </w:r>
      <w:r w:rsidR="007C3039" w:rsidRPr="00A159ED">
        <w:rPr>
          <w:spacing w:val="-2"/>
          <w:lang w:val="fr-FR"/>
        </w:rPr>
        <w:t>K</w:t>
      </w:r>
      <w:r w:rsidR="00DB3976" w:rsidRPr="00A159ED">
        <w:rPr>
          <w:spacing w:val="-2"/>
          <w:lang w:val="fr-FR"/>
        </w:rPr>
        <w:t>ế hoạch phát triển kinh tế-xã hội năm 2009 là “Tập trung cao độ mọi nỗ lực ngăn chặn suy giảm kinh tế, phấn đấu duy trì tốc độ tăng trưởng kinh tế hợp lý, bền vững, giữ ổn định kinh tế vĩ mô; chủ động phòng ngừa lạm phát cao trở lại,</w:t>
      </w:r>
      <w:r w:rsidR="0045760F" w:rsidRPr="00A159ED">
        <w:rPr>
          <w:spacing w:val="-2"/>
          <w:lang w:val="fr-FR"/>
        </w:rPr>
        <w:t xml:space="preserve"> </w:t>
      </w:r>
      <w:r w:rsidR="00DB3976" w:rsidRPr="00A159ED">
        <w:rPr>
          <w:spacing w:val="-2"/>
          <w:lang w:val="fr-FR"/>
        </w:rPr>
        <w:t>bảo đảm an sinh xã hội, quốc phòng, an ninh, giữ vững ổn định chính trị, trật tự an toàn xã hội, trong đó, mục tiêu hàng đầu là ngăn chặn suy giảm kinh tế”.</w:t>
      </w:r>
      <w:r w:rsidRPr="00A159ED">
        <w:rPr>
          <w:spacing w:val="-2"/>
          <w:lang w:val="fr-FR"/>
        </w:rPr>
        <w:t xml:space="preserve"> </w:t>
      </w:r>
    </w:p>
    <w:p w14:paraId="7F5A84DF" w14:textId="77777777" w:rsidR="00DB3976" w:rsidRPr="0082451D" w:rsidRDefault="00DB3976" w:rsidP="00BF06B6">
      <w:pPr>
        <w:spacing w:before="40" w:after="40" w:line="269" w:lineRule="auto"/>
        <w:ind w:firstLine="533"/>
        <w:jc w:val="both"/>
        <w:rPr>
          <w:sz w:val="24"/>
          <w:lang w:val="fr-FR"/>
        </w:rPr>
      </w:pPr>
      <w:r w:rsidRPr="0082451D">
        <w:rPr>
          <w:lang w:val="fr-FR"/>
        </w:rPr>
        <w:t>Nhờ sự lãnh đạo, chỉ đạo</w:t>
      </w:r>
      <w:r w:rsidR="002D1C82">
        <w:rPr>
          <w:lang w:val="fr-FR"/>
        </w:rPr>
        <w:t xml:space="preserve">, </w:t>
      </w:r>
      <w:r w:rsidR="002D1C82" w:rsidRPr="002D1C82">
        <w:rPr>
          <w:lang w:val="fr-FR"/>
        </w:rPr>
        <w:t>đ</w:t>
      </w:r>
      <w:r w:rsidR="002D1C82">
        <w:rPr>
          <w:lang w:val="fr-FR"/>
        </w:rPr>
        <w:t>i</w:t>
      </w:r>
      <w:r w:rsidR="002D1C82" w:rsidRPr="002D1C82">
        <w:rPr>
          <w:lang w:val="fr-FR"/>
        </w:rPr>
        <w:t>ều</w:t>
      </w:r>
      <w:r w:rsidR="002D1C82">
        <w:rPr>
          <w:lang w:val="fr-FR"/>
        </w:rPr>
        <w:t xml:space="preserve"> h</w:t>
      </w:r>
      <w:r w:rsidR="002D1C82" w:rsidRPr="002D1C82">
        <w:rPr>
          <w:lang w:val="fr-FR"/>
        </w:rPr>
        <w:t>ành</w:t>
      </w:r>
      <w:r w:rsidRPr="0082451D">
        <w:rPr>
          <w:lang w:val="fr-FR"/>
        </w:rPr>
        <w:t xml:space="preserve"> </w:t>
      </w:r>
      <w:r w:rsidR="0062679B" w:rsidRPr="0082451D">
        <w:rPr>
          <w:lang w:val="fr-FR"/>
        </w:rPr>
        <w:t xml:space="preserve">nhạy bén, </w:t>
      </w:r>
      <w:r w:rsidRPr="0082451D">
        <w:rPr>
          <w:lang w:val="fr-FR"/>
        </w:rPr>
        <w:t>kịp thời, tập t</w:t>
      </w:r>
      <w:r w:rsidR="00096888">
        <w:rPr>
          <w:lang w:val="fr-FR"/>
        </w:rPr>
        <w:t>rung và quyết liệt của Đảng, Ch</w:t>
      </w:r>
      <w:r w:rsidR="00096888" w:rsidRPr="00096888">
        <w:rPr>
          <w:lang w:val="fr-FR"/>
        </w:rPr>
        <w:t>í</w:t>
      </w:r>
      <w:r w:rsidRPr="0082451D">
        <w:rPr>
          <w:lang w:val="fr-FR"/>
        </w:rPr>
        <w:t>nh phủ; sự nỗ lực và chủ động khắc phục khó khăn</w:t>
      </w:r>
      <w:r w:rsidR="002D1C82">
        <w:rPr>
          <w:lang w:val="fr-FR"/>
        </w:rPr>
        <w:t>, s</w:t>
      </w:r>
      <w:r w:rsidR="002D1C82" w:rsidRPr="002D1C82">
        <w:rPr>
          <w:lang w:val="fr-FR"/>
        </w:rPr>
        <w:t>ự</w:t>
      </w:r>
      <w:r w:rsidR="002D1C82">
        <w:rPr>
          <w:lang w:val="fr-FR"/>
        </w:rPr>
        <w:t xml:space="preserve"> s</w:t>
      </w:r>
      <w:r w:rsidR="002D1C82" w:rsidRPr="002D1C82">
        <w:rPr>
          <w:lang w:val="fr-FR"/>
        </w:rPr>
        <w:t>áng</w:t>
      </w:r>
      <w:r w:rsidR="002D1C82">
        <w:rPr>
          <w:lang w:val="fr-FR"/>
        </w:rPr>
        <w:t xml:space="preserve"> t</w:t>
      </w:r>
      <w:r w:rsidR="002D1C82" w:rsidRPr="002D1C82">
        <w:rPr>
          <w:lang w:val="fr-FR"/>
        </w:rPr>
        <w:t>ạo</w:t>
      </w:r>
      <w:r w:rsidR="002D1C82">
        <w:rPr>
          <w:lang w:val="fr-FR"/>
        </w:rPr>
        <w:t xml:space="preserve"> </w:t>
      </w:r>
      <w:r w:rsidRPr="0082451D">
        <w:rPr>
          <w:lang w:val="fr-FR"/>
        </w:rPr>
        <w:t xml:space="preserve"> của các Bộ, </w:t>
      </w:r>
      <w:r w:rsidR="001E6F42" w:rsidRPr="0082451D">
        <w:rPr>
          <w:lang w:val="fr-FR"/>
        </w:rPr>
        <w:t>N</w:t>
      </w:r>
      <w:r w:rsidRPr="0082451D">
        <w:rPr>
          <w:lang w:val="fr-FR"/>
        </w:rPr>
        <w:t xml:space="preserve">gành, địa phương, các tập đoàn kinh tế, doanh nghiệp, cơ sở sản xuất và của toàn dân nên nước ta đã ngăn chặn </w:t>
      </w:r>
      <w:r w:rsidR="00096888" w:rsidRPr="00096888">
        <w:rPr>
          <w:lang w:val="fr-FR"/>
        </w:rPr>
        <w:t>được</w:t>
      </w:r>
      <w:r w:rsidR="00096888">
        <w:rPr>
          <w:lang w:val="fr-FR"/>
        </w:rPr>
        <w:t xml:space="preserve"> </w:t>
      </w:r>
      <w:r w:rsidRPr="0082451D">
        <w:rPr>
          <w:lang w:val="fr-FR"/>
        </w:rPr>
        <w:t>suy giảm</w:t>
      </w:r>
      <w:r w:rsidR="00096888">
        <w:rPr>
          <w:lang w:val="fr-FR"/>
        </w:rPr>
        <w:t xml:space="preserve"> kinh t</w:t>
      </w:r>
      <w:r w:rsidR="00096888" w:rsidRPr="00096888">
        <w:rPr>
          <w:lang w:val="fr-FR"/>
        </w:rPr>
        <w:t>ế</w:t>
      </w:r>
      <w:r w:rsidRPr="0082451D">
        <w:rPr>
          <w:lang w:val="fr-FR"/>
        </w:rPr>
        <w:t xml:space="preserve">, càng về cuối năm </w:t>
      </w:r>
      <w:r w:rsidR="001E6F42" w:rsidRPr="0082451D">
        <w:rPr>
          <w:lang w:val="fr-FR"/>
        </w:rPr>
        <w:t xml:space="preserve">càng </w:t>
      </w:r>
      <w:r w:rsidRPr="0082451D">
        <w:rPr>
          <w:lang w:val="fr-FR"/>
        </w:rPr>
        <w:t xml:space="preserve">nâng cao được tốc độ tăng trưởng. Trên cơ sở số liệu 11 tháng và ước tính tháng 12, Tổng cục Thống kê khái quát kết quả thực hiện </w:t>
      </w:r>
      <w:r w:rsidR="001E6F42" w:rsidRPr="0082451D">
        <w:rPr>
          <w:lang w:val="fr-FR"/>
        </w:rPr>
        <w:t>K</w:t>
      </w:r>
      <w:r w:rsidRPr="0082451D">
        <w:rPr>
          <w:lang w:val="fr-FR"/>
        </w:rPr>
        <w:t>ế hoạch phát triển kinh tế-xã hội năm 2009 của cả nước trên ba mặt: (1) Ngăn chặn suy giảm kinh tế, duy trì tốc độ</w:t>
      </w:r>
      <w:r w:rsidR="0045760F" w:rsidRPr="0082451D">
        <w:rPr>
          <w:lang w:val="fr-FR"/>
        </w:rPr>
        <w:t xml:space="preserve"> </w:t>
      </w:r>
      <w:r w:rsidRPr="0082451D">
        <w:rPr>
          <w:lang w:val="fr-FR"/>
        </w:rPr>
        <w:t>tăng trưởng kinh tế hợp lý, bền vững; (2) Giữ ổn định kinh tế vĩ mô, chủ động phòng ngừa lạm phát cao trở lại; (3) Bảo đảm an sinh xã hội, phát triển sự nghiệp văn hoá, giáo dục, y tế và các lĩnh vực xã hội khác.</w:t>
      </w:r>
    </w:p>
    <w:p w14:paraId="4EA84DC1" w14:textId="77777777" w:rsidR="00DB3976" w:rsidRPr="0082451D" w:rsidRDefault="00DB3976" w:rsidP="00DB3976">
      <w:pPr>
        <w:numPr>
          <w:ilvl w:val="0"/>
          <w:numId w:val="18"/>
        </w:numPr>
        <w:tabs>
          <w:tab w:val="clear" w:pos="1349"/>
          <w:tab w:val="num" w:pos="900"/>
        </w:tabs>
        <w:spacing w:before="40" w:after="40" w:line="288" w:lineRule="auto"/>
        <w:ind w:left="900" w:hanging="361"/>
        <w:jc w:val="both"/>
        <w:rPr>
          <w:b/>
          <w:lang w:val="fr-FR"/>
        </w:rPr>
      </w:pPr>
      <w:r w:rsidRPr="00BA568C">
        <w:rPr>
          <w:b/>
          <w:spacing w:val="-2"/>
          <w:lang w:val="fr-FR"/>
        </w:rPr>
        <w:lastRenderedPageBreak/>
        <w:t>KẾT QUẢ NGĂN CHẶN SUY GIẢM KINH TẾ, DUY TRÌ TỐC</w:t>
      </w:r>
      <w:r w:rsidRPr="0082451D">
        <w:rPr>
          <w:b/>
          <w:lang w:val="fr-FR"/>
        </w:rPr>
        <w:t xml:space="preserve"> ĐỘ TĂNG TRƯỞNG KINH TẾ HỢP LÝ, BỀN VỮNG</w:t>
      </w:r>
    </w:p>
    <w:p w14:paraId="29BBD0F0" w14:textId="77777777" w:rsidR="00DB3976" w:rsidRPr="0082451D" w:rsidRDefault="00DB3976" w:rsidP="00A40FD2">
      <w:pPr>
        <w:numPr>
          <w:ilvl w:val="0"/>
          <w:numId w:val="19"/>
        </w:numPr>
        <w:spacing w:before="180" w:after="40" w:line="288" w:lineRule="auto"/>
        <w:ind w:left="0" w:firstLine="533"/>
        <w:jc w:val="both"/>
        <w:rPr>
          <w:b/>
          <w:lang w:val="fr-FR"/>
        </w:rPr>
      </w:pPr>
      <w:r w:rsidRPr="0082451D">
        <w:rPr>
          <w:b/>
          <w:lang w:val="fr-FR"/>
        </w:rPr>
        <w:t>Tốc độ tă</w:t>
      </w:r>
      <w:r w:rsidR="00F46CD3">
        <w:rPr>
          <w:b/>
          <w:lang w:val="fr-FR"/>
        </w:rPr>
        <w:t>n</w:t>
      </w:r>
      <w:r w:rsidRPr="0082451D">
        <w:rPr>
          <w:b/>
          <w:lang w:val="fr-FR"/>
        </w:rPr>
        <w:t>g tổng sản phẩm trong nước</w:t>
      </w:r>
    </w:p>
    <w:p w14:paraId="254B4947" w14:textId="77777777" w:rsidR="00DB3976" w:rsidRPr="0082451D" w:rsidRDefault="00DB3976" w:rsidP="00DB3976">
      <w:pPr>
        <w:spacing w:before="40" w:after="40" w:line="283" w:lineRule="auto"/>
        <w:ind w:firstLine="539"/>
        <w:jc w:val="both"/>
        <w:rPr>
          <w:lang w:val="fr-FR"/>
        </w:rPr>
      </w:pPr>
      <w:r w:rsidRPr="0082451D">
        <w:rPr>
          <w:lang w:val="fr-FR"/>
        </w:rPr>
        <w:t>Theo đà suy giảm kinh tế những tháng cuối năm 2008, tốc độ tăng tổng sản phẩm trong nước quý I/2009 chỉ đạt 3,14%, là quý có tốc độ tăng thấp nhất trong nhiều năm gần đây; nhưng quý II, quý III và quý IV của năm 2009, tốc độ tăng tổng sản phẩm trong nước đã nâng dần lên lần lượt là 4,46%</w:t>
      </w:r>
      <w:r w:rsidR="005467CB" w:rsidRPr="0082451D">
        <w:rPr>
          <w:lang w:val="fr-FR"/>
        </w:rPr>
        <w:t>;</w:t>
      </w:r>
      <w:r w:rsidRPr="0082451D">
        <w:rPr>
          <w:lang w:val="fr-FR"/>
        </w:rPr>
        <w:t xml:space="preserve"> 6,04% và 6,9%. Tính chung cả năm 2009, tổng sản phẩm trong nước tăng 5,32%, bao gồm: khu vực nông, lâm nghiệp và thủy sản tăng 1,83%; khu vực công nghiệp và xây dựng tăng 5,52%; khu vực dịch vụ tăng 6,</w:t>
      </w:r>
      <w:r w:rsidR="00B021CB" w:rsidRPr="0082451D">
        <w:rPr>
          <w:lang w:val="fr-FR"/>
        </w:rPr>
        <w:t>6</w:t>
      </w:r>
      <w:r w:rsidRPr="0082451D">
        <w:rPr>
          <w:lang w:val="fr-FR"/>
        </w:rPr>
        <w:t>3%.</w:t>
      </w:r>
    </w:p>
    <w:p w14:paraId="5446E436" w14:textId="77777777" w:rsidR="00DB3976" w:rsidRPr="0082451D" w:rsidRDefault="00DB3976" w:rsidP="00DB3976">
      <w:pPr>
        <w:spacing w:before="40" w:after="40" w:line="283" w:lineRule="auto"/>
        <w:ind w:firstLine="539"/>
        <w:jc w:val="both"/>
        <w:rPr>
          <w:lang w:val="fr-FR"/>
        </w:rPr>
      </w:pPr>
      <w:r w:rsidRPr="0082451D">
        <w:rPr>
          <w:lang w:val="fr-FR"/>
        </w:rPr>
        <w:t>Từ diễn biến và kết quả tăng tổng sản phẩm trong nước năm 2009 có thể đưa ra một số nhận xét, đánh giá như sau:</w:t>
      </w:r>
    </w:p>
    <w:p w14:paraId="3EADC708" w14:textId="77777777" w:rsidR="00DB3976" w:rsidRPr="0082451D" w:rsidRDefault="00DB3976" w:rsidP="00DB3976">
      <w:pPr>
        <w:numPr>
          <w:ilvl w:val="1"/>
          <w:numId w:val="18"/>
        </w:numPr>
        <w:tabs>
          <w:tab w:val="clear" w:pos="1979"/>
        </w:tabs>
        <w:spacing w:before="40" w:after="40" w:line="283" w:lineRule="auto"/>
        <w:ind w:left="0" w:firstLine="540"/>
        <w:jc w:val="both"/>
        <w:rPr>
          <w:spacing w:val="-4"/>
          <w:lang w:val="fr-FR"/>
        </w:rPr>
      </w:pPr>
      <w:r w:rsidRPr="0082451D">
        <w:rPr>
          <w:i/>
          <w:spacing w:val="-4"/>
          <w:lang w:val="fr-FR"/>
        </w:rPr>
        <w:t>Một là,</w:t>
      </w:r>
      <w:r w:rsidRPr="0082451D">
        <w:rPr>
          <w:spacing w:val="-4"/>
          <w:lang w:val="fr-FR"/>
        </w:rPr>
        <w:t xml:space="preserve"> tốc độ tăng trưởng kinh tế năm 2009 tuy vẫn thấp hơn tốc độ tăng 6,18% của năm 2008, nhưng đã vượt mục tiêu tăng 5% của kế hoạch. Trong bối cảnh kinh tế thế giới suy thoái, nhiều nền kinh tế tăng trưởng âm mà kinh tế nước ta đạt được tốc độ tăng trưởng dương tương đối cao như trên là một thành công lớn.</w:t>
      </w:r>
    </w:p>
    <w:p w14:paraId="2BB94876" w14:textId="77777777" w:rsidR="00DB3976" w:rsidRPr="00E50FD1" w:rsidRDefault="00DB3976" w:rsidP="00DB3976">
      <w:pPr>
        <w:numPr>
          <w:ilvl w:val="1"/>
          <w:numId w:val="18"/>
        </w:numPr>
        <w:tabs>
          <w:tab w:val="clear" w:pos="1979"/>
        </w:tabs>
        <w:spacing w:before="40" w:after="40" w:line="283" w:lineRule="auto"/>
        <w:ind w:left="0" w:firstLine="540"/>
        <w:jc w:val="both"/>
        <w:rPr>
          <w:sz w:val="32"/>
          <w:lang w:val="fr-FR"/>
        </w:rPr>
      </w:pPr>
      <w:r w:rsidRPr="0082451D">
        <w:rPr>
          <w:i/>
          <w:lang w:val="fr-FR"/>
        </w:rPr>
        <w:t xml:space="preserve">Hai là, </w:t>
      </w:r>
      <w:r w:rsidRPr="0082451D">
        <w:rPr>
          <w:lang w:val="fr-FR"/>
        </w:rPr>
        <w:t xml:space="preserve">tốc độ tăng tổng sản phẩm trong nước quý I và quý II năm 2009 thấp hơn tốc độ tăng của quý I và quý II năm 2008; nhưng quý III/2009 tăng 6,04%, cao hơn tốc độ tăng 5,98% </w:t>
      </w:r>
      <w:r w:rsidR="001433B6">
        <w:rPr>
          <w:lang w:val="fr-FR"/>
        </w:rPr>
        <w:t>c</w:t>
      </w:r>
      <w:r w:rsidR="001433B6" w:rsidRPr="001433B6">
        <w:rPr>
          <w:lang w:val="fr-FR"/>
        </w:rPr>
        <w:t>ủa</w:t>
      </w:r>
      <w:r w:rsidRPr="0082451D">
        <w:rPr>
          <w:lang w:val="fr-FR"/>
        </w:rPr>
        <w:t xml:space="preserve"> quý </w:t>
      </w:r>
      <w:r w:rsidR="00DF7AE1" w:rsidRPr="0082451D">
        <w:rPr>
          <w:lang w:val="fr-FR"/>
        </w:rPr>
        <w:t>III/2008 và quý IV/2009 tăng 6,</w:t>
      </w:r>
      <w:r w:rsidRPr="0082451D">
        <w:rPr>
          <w:lang w:val="fr-FR"/>
        </w:rPr>
        <w:t xml:space="preserve">9%, cao hơn tốc độ tăng 5,89% </w:t>
      </w:r>
      <w:r w:rsidR="001433B6">
        <w:rPr>
          <w:lang w:val="fr-FR"/>
        </w:rPr>
        <w:t>c</w:t>
      </w:r>
      <w:r w:rsidR="001433B6" w:rsidRPr="001433B6">
        <w:rPr>
          <w:lang w:val="fr-FR"/>
        </w:rPr>
        <w:t>ủa</w:t>
      </w:r>
      <w:r w:rsidRPr="0082451D">
        <w:rPr>
          <w:lang w:val="fr-FR"/>
        </w:rPr>
        <w:t xml:space="preserve"> quý IV/2008 cho thấy nền kinh tế nước ta đã vượt qua thời kỳ suy giảm </w:t>
      </w:r>
      <w:r w:rsidR="00096888">
        <w:rPr>
          <w:lang w:val="fr-FR"/>
        </w:rPr>
        <w:t>t</w:t>
      </w:r>
      <w:r w:rsidR="00096888" w:rsidRPr="00096888">
        <w:rPr>
          <w:lang w:val="fr-FR"/>
        </w:rPr>
        <w:t>ố</w:t>
      </w:r>
      <w:r w:rsidR="00096888">
        <w:rPr>
          <w:lang w:val="fr-FR"/>
        </w:rPr>
        <w:t xml:space="preserve">c </w:t>
      </w:r>
      <w:r w:rsidR="00096888" w:rsidRPr="00096888">
        <w:rPr>
          <w:lang w:val="fr-FR"/>
        </w:rPr>
        <w:t>độ</w:t>
      </w:r>
      <w:r w:rsidR="00096888">
        <w:rPr>
          <w:lang w:val="fr-FR"/>
        </w:rPr>
        <w:t xml:space="preserve"> </w:t>
      </w:r>
      <w:r w:rsidRPr="0082451D">
        <w:rPr>
          <w:lang w:val="fr-FR"/>
        </w:rPr>
        <w:t>tăng trưởng, chứng tỏ các chính sách, giải pháp ngăn ch</w:t>
      </w:r>
      <w:r w:rsidR="004F7964" w:rsidRPr="0082451D">
        <w:rPr>
          <w:lang w:val="fr-FR"/>
        </w:rPr>
        <w:t>ặ</w:t>
      </w:r>
      <w:r w:rsidRPr="0082451D">
        <w:rPr>
          <w:lang w:val="fr-FR"/>
        </w:rPr>
        <w:t xml:space="preserve">n suy giảm kinh tế </w:t>
      </w:r>
      <w:r w:rsidR="001433B6">
        <w:rPr>
          <w:lang w:val="fr-FR"/>
        </w:rPr>
        <w:t>c</w:t>
      </w:r>
      <w:r w:rsidR="001433B6" w:rsidRPr="001433B6">
        <w:rPr>
          <w:lang w:val="fr-FR"/>
        </w:rPr>
        <w:t>ủa</w:t>
      </w:r>
      <w:r w:rsidR="001433B6">
        <w:rPr>
          <w:lang w:val="fr-FR"/>
        </w:rPr>
        <w:t xml:space="preserve"> Ch</w:t>
      </w:r>
      <w:r w:rsidR="001433B6" w:rsidRPr="001433B6">
        <w:rPr>
          <w:lang w:val="fr-FR"/>
        </w:rPr>
        <w:t>ính</w:t>
      </w:r>
      <w:r w:rsidR="001433B6">
        <w:rPr>
          <w:lang w:val="fr-FR"/>
        </w:rPr>
        <w:t xml:space="preserve"> ph</w:t>
      </w:r>
      <w:r w:rsidR="001433B6" w:rsidRPr="001433B6">
        <w:rPr>
          <w:lang w:val="fr-FR"/>
        </w:rPr>
        <w:t>ủ</w:t>
      </w:r>
      <w:r w:rsidR="001433B6">
        <w:rPr>
          <w:lang w:val="fr-FR"/>
        </w:rPr>
        <w:t xml:space="preserve"> </w:t>
      </w:r>
      <w:r w:rsidR="001433B6" w:rsidRPr="001433B6">
        <w:rPr>
          <w:lang w:val="fr-FR"/>
        </w:rPr>
        <w:t>đề</w:t>
      </w:r>
      <w:r w:rsidR="001433B6">
        <w:rPr>
          <w:lang w:val="fr-FR"/>
        </w:rPr>
        <w:t xml:space="preserve"> ra, </w:t>
      </w:r>
      <w:r w:rsidR="001433B6" w:rsidRPr="001433B6">
        <w:rPr>
          <w:lang w:val="fr-FR"/>
        </w:rPr>
        <w:t>được</w:t>
      </w:r>
      <w:r w:rsidR="001433B6">
        <w:rPr>
          <w:lang w:val="fr-FR"/>
        </w:rPr>
        <w:t xml:space="preserve"> </w:t>
      </w:r>
      <w:r w:rsidRPr="0082451D">
        <w:rPr>
          <w:lang w:val="fr-FR"/>
        </w:rPr>
        <w:t>triển khai trong năm vừa qua phù hợp với tình hình thực tế, đã và đang phát huy hiệu quả</w:t>
      </w:r>
      <w:r w:rsidR="00096888">
        <w:rPr>
          <w:lang w:val="fr-FR"/>
        </w:rPr>
        <w:t>.</w:t>
      </w:r>
    </w:p>
    <w:p w14:paraId="7E1DA670" w14:textId="77777777" w:rsidR="00E50FD1" w:rsidRPr="00A159ED" w:rsidRDefault="00E50FD1" w:rsidP="00E50FD1">
      <w:pPr>
        <w:spacing w:before="40" w:after="40" w:line="283" w:lineRule="auto"/>
        <w:jc w:val="both"/>
        <w:rPr>
          <w:sz w:val="2"/>
          <w:lang w:val="fr-FR"/>
        </w:rPr>
      </w:pPr>
    </w:p>
    <w:p w14:paraId="52871325" w14:textId="77777777" w:rsidR="00DB3976" w:rsidRPr="00F23A42" w:rsidRDefault="00DB3976" w:rsidP="0082451D">
      <w:pPr>
        <w:spacing w:before="80"/>
        <w:jc w:val="center"/>
        <w:rPr>
          <w:rFonts w:ascii="Arial" w:hAnsi="Arial" w:cs="Arial"/>
          <w:b/>
          <w:sz w:val="24"/>
          <w:szCs w:val="24"/>
          <w:lang w:val="fr-FR"/>
        </w:rPr>
      </w:pPr>
      <w:r w:rsidRPr="00F23A42">
        <w:rPr>
          <w:rFonts w:ascii="Arial" w:hAnsi="Arial" w:cs="Arial"/>
          <w:b/>
          <w:sz w:val="24"/>
          <w:szCs w:val="24"/>
          <w:lang w:val="fr-FR"/>
        </w:rPr>
        <w:t>Tổng sản phẩm trong nước năm 200</w:t>
      </w:r>
      <w:r>
        <w:rPr>
          <w:rFonts w:ascii="Arial" w:hAnsi="Arial" w:cs="Arial"/>
          <w:b/>
          <w:sz w:val="24"/>
          <w:szCs w:val="24"/>
          <w:lang w:val="fr-FR"/>
        </w:rPr>
        <w:t>9</w:t>
      </w:r>
    </w:p>
    <w:p w14:paraId="22F6410B" w14:textId="77777777" w:rsidR="00DB3976" w:rsidRPr="000A2158" w:rsidRDefault="00DB3976" w:rsidP="00DB3976">
      <w:pPr>
        <w:jc w:val="center"/>
        <w:rPr>
          <w:rFonts w:ascii="Arial" w:hAnsi="Arial" w:cs="Arial"/>
          <w:b/>
          <w:sz w:val="24"/>
          <w:szCs w:val="24"/>
        </w:rPr>
      </w:pPr>
      <w:r w:rsidRPr="000A2158">
        <w:rPr>
          <w:rFonts w:ascii="Arial" w:hAnsi="Arial" w:cs="Arial"/>
          <w:b/>
          <w:sz w:val="24"/>
          <w:szCs w:val="24"/>
        </w:rPr>
        <w:t xml:space="preserve">theo giá so sánh </w:t>
      </w:r>
      <w:r>
        <w:rPr>
          <w:rFonts w:ascii="Arial" w:hAnsi="Arial" w:cs="Arial"/>
          <w:b/>
          <w:sz w:val="24"/>
          <w:szCs w:val="24"/>
        </w:rPr>
        <w:t>1994</w:t>
      </w:r>
    </w:p>
    <w:p w14:paraId="5C2A0B3A" w14:textId="77777777" w:rsidR="00DB3976" w:rsidRDefault="00DB3976" w:rsidP="00DB3976">
      <w:pPr>
        <w:ind w:right="1253" w:firstLine="567"/>
        <w:jc w:val="right"/>
        <w:rPr>
          <w:rFonts w:ascii="Arial" w:hAnsi="Arial" w:cs="Arial"/>
          <w:sz w:val="2"/>
          <w:szCs w:val="20"/>
        </w:rPr>
      </w:pPr>
    </w:p>
    <w:p w14:paraId="53FD8DCE" w14:textId="77777777" w:rsidR="00E50FD1" w:rsidRPr="00812F2E" w:rsidRDefault="00E50FD1" w:rsidP="00DB3976">
      <w:pPr>
        <w:ind w:right="1253" w:firstLine="567"/>
        <w:jc w:val="right"/>
        <w:rPr>
          <w:rFonts w:ascii="Arial" w:hAnsi="Arial" w:cs="Arial"/>
          <w:sz w:val="2"/>
          <w:szCs w:val="20"/>
        </w:rPr>
      </w:pPr>
    </w:p>
    <w:p w14:paraId="4135FA97" w14:textId="77777777" w:rsidR="00DB3976" w:rsidRPr="00A12C8E" w:rsidRDefault="00DB3976" w:rsidP="00DB3976">
      <w:pPr>
        <w:ind w:right="1253" w:firstLine="567"/>
        <w:jc w:val="right"/>
        <w:rPr>
          <w:rFonts w:ascii="Arial" w:hAnsi="Arial" w:cs="Arial"/>
          <w:sz w:val="20"/>
          <w:szCs w:val="20"/>
        </w:rPr>
      </w:pPr>
      <w:r w:rsidRPr="00A12C8E">
        <w:rPr>
          <w:rFonts w:ascii="Arial" w:hAnsi="Arial" w:cs="Arial"/>
          <w:sz w:val="20"/>
          <w:szCs w:val="20"/>
        </w:rPr>
        <w:t>%</w:t>
      </w:r>
    </w:p>
    <w:tbl>
      <w:tblPr>
        <w:tblW w:w="6796" w:type="dxa"/>
        <w:jc w:val="center"/>
        <w:tblLayout w:type="fixed"/>
        <w:tblCellMar>
          <w:left w:w="30" w:type="dxa"/>
          <w:right w:w="30" w:type="dxa"/>
        </w:tblCellMar>
        <w:tblLook w:val="0000" w:firstRow="0" w:lastRow="0" w:firstColumn="0" w:lastColumn="0" w:noHBand="0" w:noVBand="0"/>
      </w:tblPr>
      <w:tblGrid>
        <w:gridCol w:w="4118"/>
        <w:gridCol w:w="1339"/>
        <w:gridCol w:w="1339"/>
      </w:tblGrid>
      <w:tr w:rsidR="00DB3976" w:rsidRPr="00A12C8E" w14:paraId="6A7F54D8" w14:textId="77777777">
        <w:tblPrEx>
          <w:tblCellMar>
            <w:top w:w="0" w:type="dxa"/>
            <w:bottom w:w="0" w:type="dxa"/>
          </w:tblCellMar>
        </w:tblPrEx>
        <w:trPr>
          <w:cantSplit/>
          <w:trHeight w:val="273"/>
          <w:jc w:val="center"/>
        </w:trPr>
        <w:tc>
          <w:tcPr>
            <w:tcW w:w="4118" w:type="dxa"/>
            <w:tcBorders>
              <w:top w:val="single" w:sz="4" w:space="0" w:color="auto"/>
            </w:tcBorders>
          </w:tcPr>
          <w:p w14:paraId="4EDB5C21" w14:textId="77777777" w:rsidR="00DB3976" w:rsidRPr="00A12C8E" w:rsidRDefault="00DB3976" w:rsidP="00DB3976">
            <w:pPr>
              <w:spacing w:before="40" w:line="299" w:lineRule="auto"/>
              <w:rPr>
                <w:rFonts w:ascii="Arial" w:hAnsi="Arial" w:cs="Arial"/>
                <w:b/>
                <w:snapToGrid w:val="0"/>
                <w:sz w:val="20"/>
                <w:szCs w:val="20"/>
              </w:rPr>
            </w:pPr>
          </w:p>
        </w:tc>
        <w:tc>
          <w:tcPr>
            <w:tcW w:w="1339" w:type="dxa"/>
            <w:tcBorders>
              <w:top w:val="single" w:sz="4" w:space="0" w:color="auto"/>
              <w:bottom w:val="single" w:sz="4" w:space="0" w:color="auto"/>
            </w:tcBorders>
            <w:vAlign w:val="center"/>
          </w:tcPr>
          <w:p w14:paraId="506A3FB2" w14:textId="77777777" w:rsidR="00DB3976" w:rsidRPr="00A12C8E" w:rsidRDefault="00DB3976" w:rsidP="00DB3976">
            <w:pPr>
              <w:spacing w:before="40" w:line="299" w:lineRule="auto"/>
              <w:ind w:right="183"/>
              <w:jc w:val="center"/>
              <w:rPr>
                <w:rFonts w:ascii="Arial" w:eastAsia="Arial Unicode MS" w:hAnsi="Arial" w:cs="Arial"/>
                <w:sz w:val="20"/>
                <w:szCs w:val="20"/>
              </w:rPr>
            </w:pPr>
            <w:r w:rsidRPr="00A12C8E">
              <w:rPr>
                <w:rFonts w:ascii="Arial" w:eastAsia="Arial Unicode MS" w:hAnsi="Arial" w:cs="Arial"/>
                <w:sz w:val="20"/>
                <w:szCs w:val="20"/>
              </w:rPr>
              <w:t>2008</w:t>
            </w:r>
          </w:p>
        </w:tc>
        <w:tc>
          <w:tcPr>
            <w:tcW w:w="1339" w:type="dxa"/>
            <w:tcBorders>
              <w:top w:val="single" w:sz="4" w:space="0" w:color="auto"/>
              <w:bottom w:val="single" w:sz="4" w:space="0" w:color="auto"/>
            </w:tcBorders>
            <w:vAlign w:val="center"/>
          </w:tcPr>
          <w:p w14:paraId="171A641C" w14:textId="77777777" w:rsidR="00DB3976" w:rsidRPr="00A12C8E" w:rsidRDefault="00DB3976" w:rsidP="00DB3976">
            <w:pPr>
              <w:spacing w:before="40" w:line="299" w:lineRule="auto"/>
              <w:ind w:right="183"/>
              <w:jc w:val="center"/>
              <w:rPr>
                <w:rFonts w:ascii="Arial" w:eastAsia="Arial Unicode MS" w:hAnsi="Arial" w:cs="Arial"/>
                <w:sz w:val="20"/>
                <w:szCs w:val="20"/>
              </w:rPr>
            </w:pPr>
            <w:r w:rsidRPr="00A12C8E">
              <w:rPr>
                <w:rFonts w:ascii="Arial" w:eastAsia="Arial Unicode MS" w:hAnsi="Arial" w:cs="Arial"/>
                <w:sz w:val="20"/>
                <w:szCs w:val="20"/>
              </w:rPr>
              <w:t>2009</w:t>
            </w:r>
          </w:p>
        </w:tc>
      </w:tr>
      <w:tr w:rsidR="00DB3976" w:rsidRPr="00A12C8E" w14:paraId="40358C3E" w14:textId="77777777">
        <w:tblPrEx>
          <w:tblCellMar>
            <w:top w:w="0" w:type="dxa"/>
            <w:bottom w:w="0" w:type="dxa"/>
          </w:tblCellMar>
        </w:tblPrEx>
        <w:trPr>
          <w:cantSplit/>
          <w:trHeight w:val="311"/>
          <w:jc w:val="center"/>
        </w:trPr>
        <w:tc>
          <w:tcPr>
            <w:tcW w:w="4118" w:type="dxa"/>
            <w:vAlign w:val="bottom"/>
          </w:tcPr>
          <w:p w14:paraId="31E6D808" w14:textId="77777777" w:rsidR="00DB3976" w:rsidRPr="00A12C8E" w:rsidRDefault="00096888" w:rsidP="00341EA8">
            <w:pPr>
              <w:spacing w:before="120"/>
              <w:rPr>
                <w:rFonts w:ascii="Arial" w:hAnsi="Arial" w:cs="Arial"/>
                <w:b/>
                <w:snapToGrid w:val="0"/>
                <w:sz w:val="20"/>
                <w:szCs w:val="20"/>
              </w:rPr>
            </w:pPr>
            <w:r>
              <w:rPr>
                <w:rFonts w:ascii="Arial" w:hAnsi="Arial" w:cs="Arial"/>
                <w:b/>
                <w:snapToGrid w:val="0"/>
                <w:sz w:val="20"/>
                <w:szCs w:val="20"/>
              </w:rPr>
              <w:t xml:space="preserve">       </w:t>
            </w:r>
            <w:r w:rsidR="00DB3976" w:rsidRPr="00A12C8E">
              <w:rPr>
                <w:rFonts w:ascii="Arial" w:hAnsi="Arial" w:cs="Arial"/>
                <w:b/>
                <w:snapToGrid w:val="0"/>
                <w:sz w:val="20"/>
                <w:szCs w:val="20"/>
              </w:rPr>
              <w:t>Tổng số</w:t>
            </w:r>
          </w:p>
        </w:tc>
        <w:tc>
          <w:tcPr>
            <w:tcW w:w="1339" w:type="dxa"/>
            <w:tcBorders>
              <w:top w:val="single" w:sz="4" w:space="0" w:color="auto"/>
            </w:tcBorders>
            <w:vAlign w:val="bottom"/>
          </w:tcPr>
          <w:p w14:paraId="7FFA8484" w14:textId="77777777" w:rsidR="00DB3976" w:rsidRPr="00A12C8E" w:rsidRDefault="00DB3976" w:rsidP="00341EA8">
            <w:pPr>
              <w:spacing w:before="120"/>
              <w:ind w:right="183"/>
              <w:jc w:val="center"/>
              <w:rPr>
                <w:rFonts w:ascii="Arial" w:eastAsia="Arial Unicode MS" w:hAnsi="Arial" w:cs="Arial"/>
                <w:b/>
                <w:bCs/>
                <w:sz w:val="20"/>
                <w:szCs w:val="20"/>
              </w:rPr>
            </w:pPr>
            <w:r w:rsidRPr="00A12C8E">
              <w:rPr>
                <w:rFonts w:ascii="Arial" w:eastAsia="Arial Unicode MS" w:hAnsi="Arial" w:cs="Arial"/>
                <w:b/>
                <w:bCs/>
                <w:sz w:val="20"/>
                <w:szCs w:val="20"/>
              </w:rPr>
              <w:t>6,18</w:t>
            </w:r>
          </w:p>
        </w:tc>
        <w:tc>
          <w:tcPr>
            <w:tcW w:w="1339" w:type="dxa"/>
            <w:tcBorders>
              <w:top w:val="single" w:sz="4" w:space="0" w:color="auto"/>
            </w:tcBorders>
            <w:vAlign w:val="bottom"/>
          </w:tcPr>
          <w:p w14:paraId="48BAC572" w14:textId="77777777" w:rsidR="00DB3976" w:rsidRPr="00A12C8E" w:rsidRDefault="00DB3976" w:rsidP="00341EA8">
            <w:pPr>
              <w:spacing w:before="120"/>
              <w:ind w:right="183"/>
              <w:jc w:val="center"/>
              <w:rPr>
                <w:rFonts w:ascii="Arial" w:eastAsia="Arial Unicode MS" w:hAnsi="Arial" w:cs="Arial"/>
                <w:b/>
                <w:bCs/>
                <w:sz w:val="20"/>
                <w:szCs w:val="20"/>
              </w:rPr>
            </w:pPr>
            <w:r w:rsidRPr="00A12C8E">
              <w:rPr>
                <w:rFonts w:ascii="Arial" w:eastAsia="Arial Unicode MS" w:hAnsi="Arial" w:cs="Arial"/>
                <w:b/>
                <w:bCs/>
                <w:sz w:val="20"/>
                <w:szCs w:val="20"/>
              </w:rPr>
              <w:t>5,32</w:t>
            </w:r>
          </w:p>
        </w:tc>
      </w:tr>
      <w:tr w:rsidR="00DB3976" w:rsidRPr="00A12C8E" w14:paraId="77C2C5CD" w14:textId="77777777">
        <w:tblPrEx>
          <w:tblCellMar>
            <w:top w:w="0" w:type="dxa"/>
            <w:bottom w:w="0" w:type="dxa"/>
          </w:tblCellMar>
        </w:tblPrEx>
        <w:trPr>
          <w:cantSplit/>
          <w:trHeight w:val="369"/>
          <w:jc w:val="center"/>
        </w:trPr>
        <w:tc>
          <w:tcPr>
            <w:tcW w:w="4118" w:type="dxa"/>
            <w:vAlign w:val="bottom"/>
          </w:tcPr>
          <w:p w14:paraId="6151FA97" w14:textId="77777777" w:rsidR="00DB3976" w:rsidRPr="00A12C8E" w:rsidRDefault="00DB3976" w:rsidP="00096888">
            <w:pPr>
              <w:spacing w:before="20"/>
              <w:jc w:val="both"/>
              <w:rPr>
                <w:rFonts w:ascii="Arial" w:hAnsi="Arial" w:cs="Arial"/>
                <w:b/>
                <w:i/>
                <w:snapToGrid w:val="0"/>
                <w:sz w:val="20"/>
                <w:szCs w:val="20"/>
              </w:rPr>
            </w:pPr>
            <w:r>
              <w:rPr>
                <w:rFonts w:ascii="Arial" w:hAnsi="Arial" w:cs="Arial"/>
                <w:b/>
                <w:i/>
                <w:snapToGrid w:val="0"/>
                <w:sz w:val="20"/>
                <w:szCs w:val="20"/>
              </w:rPr>
              <w:t xml:space="preserve">A. </w:t>
            </w:r>
            <w:r w:rsidRPr="00A12C8E">
              <w:rPr>
                <w:rFonts w:ascii="Arial" w:hAnsi="Arial" w:cs="Arial"/>
                <w:b/>
                <w:i/>
                <w:snapToGrid w:val="0"/>
                <w:sz w:val="20"/>
                <w:szCs w:val="20"/>
              </w:rPr>
              <w:t>Phân theo khu vực kinh tế</w:t>
            </w:r>
          </w:p>
        </w:tc>
        <w:tc>
          <w:tcPr>
            <w:tcW w:w="1339" w:type="dxa"/>
            <w:vAlign w:val="bottom"/>
          </w:tcPr>
          <w:p w14:paraId="21076B6B" w14:textId="77777777" w:rsidR="00DB3976" w:rsidRPr="00A12C8E" w:rsidRDefault="00DB3976" w:rsidP="0082451D">
            <w:pPr>
              <w:spacing w:before="20"/>
              <w:ind w:right="183"/>
              <w:jc w:val="center"/>
              <w:rPr>
                <w:rFonts w:ascii="Arial" w:eastAsia="Arial Unicode MS" w:hAnsi="Arial" w:cs="Arial"/>
                <w:bCs/>
                <w:sz w:val="20"/>
                <w:szCs w:val="20"/>
              </w:rPr>
            </w:pPr>
          </w:p>
        </w:tc>
        <w:tc>
          <w:tcPr>
            <w:tcW w:w="1339" w:type="dxa"/>
            <w:vAlign w:val="bottom"/>
          </w:tcPr>
          <w:p w14:paraId="34B0A550" w14:textId="77777777" w:rsidR="00DB3976" w:rsidRPr="00A12C8E" w:rsidRDefault="00DB3976" w:rsidP="0082451D">
            <w:pPr>
              <w:spacing w:before="20"/>
              <w:ind w:right="183"/>
              <w:jc w:val="center"/>
              <w:rPr>
                <w:rFonts w:ascii="Arial" w:eastAsia="Arial Unicode MS" w:hAnsi="Arial" w:cs="Arial"/>
                <w:bCs/>
                <w:sz w:val="20"/>
                <w:szCs w:val="20"/>
              </w:rPr>
            </w:pPr>
          </w:p>
        </w:tc>
      </w:tr>
      <w:tr w:rsidR="00DB3976" w:rsidRPr="00A12C8E" w14:paraId="001CB8BE" w14:textId="77777777">
        <w:tblPrEx>
          <w:tblCellMar>
            <w:top w:w="0" w:type="dxa"/>
            <w:bottom w:w="0" w:type="dxa"/>
          </w:tblCellMar>
        </w:tblPrEx>
        <w:trPr>
          <w:cantSplit/>
          <w:trHeight w:val="369"/>
          <w:jc w:val="center"/>
        </w:trPr>
        <w:tc>
          <w:tcPr>
            <w:tcW w:w="4118" w:type="dxa"/>
            <w:vAlign w:val="bottom"/>
          </w:tcPr>
          <w:p w14:paraId="062B3E37" w14:textId="77777777" w:rsidR="00DB3976" w:rsidRPr="00A12C8E" w:rsidRDefault="00DB3976" w:rsidP="00DB3976">
            <w:pPr>
              <w:spacing w:before="40"/>
              <w:ind w:firstLine="582"/>
              <w:rPr>
                <w:rFonts w:ascii="Arial" w:hAnsi="Arial" w:cs="Arial"/>
                <w:snapToGrid w:val="0"/>
                <w:sz w:val="20"/>
                <w:szCs w:val="20"/>
              </w:rPr>
            </w:pPr>
            <w:r w:rsidRPr="00A12C8E">
              <w:rPr>
                <w:rFonts w:ascii="Arial" w:hAnsi="Arial" w:cs="Arial"/>
                <w:snapToGrid w:val="0"/>
                <w:sz w:val="20"/>
                <w:szCs w:val="20"/>
              </w:rPr>
              <w:t>Nông, lâm nghiệp và thuỷ sản</w:t>
            </w:r>
          </w:p>
        </w:tc>
        <w:tc>
          <w:tcPr>
            <w:tcW w:w="1339" w:type="dxa"/>
            <w:vAlign w:val="bottom"/>
          </w:tcPr>
          <w:p w14:paraId="43FE7775" w14:textId="77777777" w:rsidR="00DB3976" w:rsidRPr="00A12C8E" w:rsidRDefault="00DB3976" w:rsidP="00DB3976">
            <w:pPr>
              <w:spacing w:before="40"/>
              <w:ind w:right="183"/>
              <w:jc w:val="center"/>
              <w:rPr>
                <w:rFonts w:ascii="Arial" w:eastAsia="Arial Unicode MS" w:hAnsi="Arial" w:cs="Arial"/>
                <w:bCs/>
                <w:sz w:val="20"/>
                <w:szCs w:val="20"/>
              </w:rPr>
            </w:pPr>
            <w:r w:rsidRPr="00A12C8E">
              <w:rPr>
                <w:rFonts w:ascii="Arial" w:eastAsia="Arial Unicode MS" w:hAnsi="Arial" w:cs="Arial"/>
                <w:bCs/>
                <w:sz w:val="20"/>
                <w:szCs w:val="20"/>
              </w:rPr>
              <w:t>4,07</w:t>
            </w:r>
          </w:p>
        </w:tc>
        <w:tc>
          <w:tcPr>
            <w:tcW w:w="1339" w:type="dxa"/>
            <w:vAlign w:val="bottom"/>
          </w:tcPr>
          <w:p w14:paraId="1439952E" w14:textId="77777777" w:rsidR="00DB3976" w:rsidRPr="00A12C8E" w:rsidRDefault="00DB3976" w:rsidP="00DB3976">
            <w:pPr>
              <w:spacing w:before="40"/>
              <w:ind w:right="183"/>
              <w:jc w:val="center"/>
              <w:rPr>
                <w:rFonts w:ascii="Arial" w:eastAsia="Arial Unicode MS" w:hAnsi="Arial" w:cs="Arial"/>
                <w:bCs/>
                <w:sz w:val="20"/>
                <w:szCs w:val="20"/>
              </w:rPr>
            </w:pPr>
            <w:r w:rsidRPr="00A12C8E">
              <w:rPr>
                <w:rFonts w:ascii="Arial" w:eastAsia="Arial Unicode MS" w:hAnsi="Arial" w:cs="Arial"/>
                <w:bCs/>
                <w:sz w:val="20"/>
                <w:szCs w:val="20"/>
              </w:rPr>
              <w:t>1,83</w:t>
            </w:r>
          </w:p>
        </w:tc>
      </w:tr>
      <w:tr w:rsidR="00DB3976" w:rsidRPr="00A12C8E" w14:paraId="5EACA9D7" w14:textId="77777777">
        <w:tblPrEx>
          <w:tblCellMar>
            <w:top w:w="0" w:type="dxa"/>
            <w:bottom w:w="0" w:type="dxa"/>
          </w:tblCellMar>
        </w:tblPrEx>
        <w:trPr>
          <w:cantSplit/>
          <w:trHeight w:val="351"/>
          <w:jc w:val="center"/>
        </w:trPr>
        <w:tc>
          <w:tcPr>
            <w:tcW w:w="4118" w:type="dxa"/>
            <w:vAlign w:val="bottom"/>
          </w:tcPr>
          <w:p w14:paraId="68E7F8E2" w14:textId="77777777" w:rsidR="00DB3976" w:rsidRPr="00A12C8E" w:rsidRDefault="00DB3976" w:rsidP="00DB3976">
            <w:pPr>
              <w:spacing w:before="40"/>
              <w:ind w:firstLine="582"/>
              <w:rPr>
                <w:rFonts w:ascii="Arial" w:hAnsi="Arial" w:cs="Arial"/>
                <w:snapToGrid w:val="0"/>
                <w:sz w:val="20"/>
                <w:szCs w:val="20"/>
              </w:rPr>
            </w:pPr>
            <w:r w:rsidRPr="00A12C8E">
              <w:rPr>
                <w:rFonts w:ascii="Arial" w:hAnsi="Arial" w:cs="Arial"/>
                <w:snapToGrid w:val="0"/>
                <w:sz w:val="20"/>
                <w:szCs w:val="20"/>
              </w:rPr>
              <w:t>Công nghiệp và xây dựng</w:t>
            </w:r>
          </w:p>
        </w:tc>
        <w:tc>
          <w:tcPr>
            <w:tcW w:w="1339" w:type="dxa"/>
            <w:vAlign w:val="bottom"/>
          </w:tcPr>
          <w:p w14:paraId="2643E839" w14:textId="77777777" w:rsidR="00DB3976" w:rsidRPr="00A12C8E" w:rsidRDefault="00DB3976" w:rsidP="00DB3976">
            <w:pPr>
              <w:spacing w:before="40"/>
              <w:ind w:right="183"/>
              <w:jc w:val="center"/>
              <w:rPr>
                <w:rFonts w:ascii="Arial" w:eastAsia="Arial Unicode MS" w:hAnsi="Arial" w:cs="Arial"/>
                <w:bCs/>
                <w:sz w:val="20"/>
                <w:szCs w:val="20"/>
              </w:rPr>
            </w:pPr>
            <w:r w:rsidRPr="00A12C8E">
              <w:rPr>
                <w:rFonts w:ascii="Arial" w:eastAsia="Arial Unicode MS" w:hAnsi="Arial" w:cs="Arial"/>
                <w:bCs/>
                <w:sz w:val="20"/>
                <w:szCs w:val="20"/>
              </w:rPr>
              <w:t>6,11</w:t>
            </w:r>
          </w:p>
        </w:tc>
        <w:tc>
          <w:tcPr>
            <w:tcW w:w="1339" w:type="dxa"/>
            <w:vAlign w:val="bottom"/>
          </w:tcPr>
          <w:p w14:paraId="163086B6" w14:textId="77777777" w:rsidR="00DB3976" w:rsidRPr="00A12C8E" w:rsidRDefault="00DB3976" w:rsidP="00DB3976">
            <w:pPr>
              <w:spacing w:before="40"/>
              <w:ind w:right="183"/>
              <w:jc w:val="center"/>
              <w:rPr>
                <w:rFonts w:ascii="Arial" w:eastAsia="Arial Unicode MS" w:hAnsi="Arial" w:cs="Arial"/>
                <w:bCs/>
                <w:sz w:val="20"/>
                <w:szCs w:val="20"/>
              </w:rPr>
            </w:pPr>
            <w:r w:rsidRPr="00A12C8E">
              <w:rPr>
                <w:rFonts w:ascii="Arial" w:eastAsia="Arial Unicode MS" w:hAnsi="Arial" w:cs="Arial"/>
                <w:bCs/>
                <w:sz w:val="20"/>
                <w:szCs w:val="20"/>
              </w:rPr>
              <w:t>5,52</w:t>
            </w:r>
          </w:p>
        </w:tc>
      </w:tr>
      <w:tr w:rsidR="00DB3976" w:rsidRPr="00A12C8E" w14:paraId="289086DD" w14:textId="77777777">
        <w:tblPrEx>
          <w:tblCellMar>
            <w:top w:w="0" w:type="dxa"/>
            <w:bottom w:w="0" w:type="dxa"/>
          </w:tblCellMar>
        </w:tblPrEx>
        <w:trPr>
          <w:cantSplit/>
          <w:trHeight w:val="307"/>
          <w:jc w:val="center"/>
        </w:trPr>
        <w:tc>
          <w:tcPr>
            <w:tcW w:w="4118" w:type="dxa"/>
            <w:vAlign w:val="bottom"/>
          </w:tcPr>
          <w:p w14:paraId="20FC8003" w14:textId="77777777" w:rsidR="00DB3976" w:rsidRPr="00A12C8E" w:rsidRDefault="00DB3976" w:rsidP="00DB3976">
            <w:pPr>
              <w:spacing w:before="40"/>
              <w:ind w:firstLine="582"/>
              <w:rPr>
                <w:rFonts w:ascii="Arial" w:hAnsi="Arial" w:cs="Arial"/>
                <w:snapToGrid w:val="0"/>
                <w:sz w:val="20"/>
                <w:szCs w:val="20"/>
              </w:rPr>
            </w:pPr>
            <w:r w:rsidRPr="00A12C8E">
              <w:rPr>
                <w:rFonts w:ascii="Arial" w:hAnsi="Arial" w:cs="Arial"/>
                <w:snapToGrid w:val="0"/>
                <w:sz w:val="20"/>
                <w:szCs w:val="20"/>
              </w:rPr>
              <w:t>Dịch vụ</w:t>
            </w:r>
          </w:p>
        </w:tc>
        <w:tc>
          <w:tcPr>
            <w:tcW w:w="1339" w:type="dxa"/>
            <w:vAlign w:val="bottom"/>
          </w:tcPr>
          <w:p w14:paraId="11C7C3F1" w14:textId="77777777" w:rsidR="00DB3976" w:rsidRPr="00A12C8E" w:rsidRDefault="00DB3976" w:rsidP="00DB3976">
            <w:pPr>
              <w:spacing w:before="40"/>
              <w:ind w:right="183"/>
              <w:jc w:val="center"/>
              <w:rPr>
                <w:rFonts w:ascii="Arial" w:eastAsia="Arial Unicode MS" w:hAnsi="Arial" w:cs="Arial"/>
                <w:bCs/>
                <w:sz w:val="20"/>
                <w:szCs w:val="20"/>
              </w:rPr>
            </w:pPr>
            <w:r w:rsidRPr="00A12C8E">
              <w:rPr>
                <w:rFonts w:ascii="Arial" w:eastAsia="Arial Unicode MS" w:hAnsi="Arial" w:cs="Arial"/>
                <w:bCs/>
                <w:sz w:val="20"/>
                <w:szCs w:val="20"/>
              </w:rPr>
              <w:t>7,18</w:t>
            </w:r>
          </w:p>
        </w:tc>
        <w:tc>
          <w:tcPr>
            <w:tcW w:w="1339" w:type="dxa"/>
            <w:vAlign w:val="bottom"/>
          </w:tcPr>
          <w:p w14:paraId="37B4A7A7" w14:textId="77777777" w:rsidR="00DB3976" w:rsidRPr="00A12C8E" w:rsidRDefault="00DB3976" w:rsidP="00DB3976">
            <w:pPr>
              <w:spacing w:before="40"/>
              <w:ind w:right="183"/>
              <w:jc w:val="center"/>
              <w:rPr>
                <w:rFonts w:ascii="Arial" w:eastAsia="Arial Unicode MS" w:hAnsi="Arial" w:cs="Arial"/>
                <w:bCs/>
                <w:sz w:val="20"/>
                <w:szCs w:val="20"/>
              </w:rPr>
            </w:pPr>
            <w:r w:rsidRPr="00A12C8E">
              <w:rPr>
                <w:rFonts w:ascii="Arial" w:eastAsia="Arial Unicode MS" w:hAnsi="Arial" w:cs="Arial"/>
                <w:bCs/>
                <w:sz w:val="20"/>
                <w:szCs w:val="20"/>
              </w:rPr>
              <w:t>6,63</w:t>
            </w:r>
          </w:p>
        </w:tc>
      </w:tr>
      <w:tr w:rsidR="00DB3976" w:rsidRPr="00A12C8E" w14:paraId="2CC358F4" w14:textId="77777777">
        <w:tblPrEx>
          <w:tblCellMar>
            <w:top w:w="0" w:type="dxa"/>
            <w:bottom w:w="0" w:type="dxa"/>
          </w:tblCellMar>
        </w:tblPrEx>
        <w:trPr>
          <w:cantSplit/>
          <w:trHeight w:val="307"/>
          <w:jc w:val="center"/>
        </w:trPr>
        <w:tc>
          <w:tcPr>
            <w:tcW w:w="4118" w:type="dxa"/>
            <w:vAlign w:val="bottom"/>
          </w:tcPr>
          <w:p w14:paraId="4B9293EB" w14:textId="77777777" w:rsidR="00DB3976" w:rsidRPr="00A12C8E" w:rsidRDefault="00DB3976" w:rsidP="0082451D">
            <w:pPr>
              <w:spacing w:before="40"/>
              <w:rPr>
                <w:rFonts w:ascii="Arial" w:hAnsi="Arial" w:cs="Arial"/>
                <w:b/>
                <w:i/>
                <w:snapToGrid w:val="0"/>
                <w:sz w:val="20"/>
                <w:szCs w:val="20"/>
              </w:rPr>
            </w:pPr>
            <w:r>
              <w:rPr>
                <w:rFonts w:ascii="Arial" w:hAnsi="Arial" w:cs="Arial"/>
                <w:b/>
                <w:i/>
                <w:snapToGrid w:val="0"/>
                <w:sz w:val="20"/>
                <w:szCs w:val="20"/>
              </w:rPr>
              <w:t xml:space="preserve">B. </w:t>
            </w:r>
            <w:r w:rsidRPr="00A12C8E">
              <w:rPr>
                <w:rFonts w:ascii="Arial" w:hAnsi="Arial" w:cs="Arial"/>
                <w:b/>
                <w:i/>
                <w:snapToGrid w:val="0"/>
                <w:sz w:val="20"/>
                <w:szCs w:val="20"/>
              </w:rPr>
              <w:t xml:space="preserve">Phân theo </w:t>
            </w:r>
            <w:r>
              <w:rPr>
                <w:rFonts w:ascii="Arial" w:hAnsi="Arial" w:cs="Arial"/>
                <w:b/>
                <w:i/>
                <w:snapToGrid w:val="0"/>
                <w:sz w:val="20"/>
                <w:szCs w:val="20"/>
              </w:rPr>
              <w:t>qu</w:t>
            </w:r>
            <w:r w:rsidRPr="00A12C8E">
              <w:rPr>
                <w:rFonts w:ascii="Arial" w:hAnsi="Arial" w:cs="Arial"/>
                <w:b/>
                <w:i/>
                <w:snapToGrid w:val="0"/>
                <w:sz w:val="20"/>
                <w:szCs w:val="20"/>
              </w:rPr>
              <w:t>ý</w:t>
            </w:r>
            <w:r>
              <w:rPr>
                <w:rFonts w:ascii="Arial" w:hAnsi="Arial" w:cs="Arial"/>
                <w:b/>
                <w:i/>
                <w:snapToGrid w:val="0"/>
                <w:sz w:val="20"/>
                <w:szCs w:val="20"/>
              </w:rPr>
              <w:t xml:space="preserve"> trong n</w:t>
            </w:r>
            <w:r w:rsidRPr="00A12C8E">
              <w:rPr>
                <w:rFonts w:ascii="Arial" w:hAnsi="Arial" w:cs="Arial"/>
                <w:b/>
                <w:i/>
                <w:snapToGrid w:val="0"/>
                <w:sz w:val="20"/>
                <w:szCs w:val="20"/>
              </w:rPr>
              <w:t>ă</w:t>
            </w:r>
            <w:r>
              <w:rPr>
                <w:rFonts w:ascii="Arial" w:hAnsi="Arial" w:cs="Arial"/>
                <w:b/>
                <w:i/>
                <w:snapToGrid w:val="0"/>
                <w:sz w:val="20"/>
                <w:szCs w:val="20"/>
              </w:rPr>
              <w:t>m</w:t>
            </w:r>
          </w:p>
        </w:tc>
        <w:tc>
          <w:tcPr>
            <w:tcW w:w="1339" w:type="dxa"/>
            <w:vAlign w:val="bottom"/>
          </w:tcPr>
          <w:p w14:paraId="51416AB9" w14:textId="77777777" w:rsidR="00DB3976" w:rsidRPr="00A12C8E" w:rsidRDefault="00DB3976" w:rsidP="00341EA8">
            <w:pPr>
              <w:spacing w:before="80"/>
              <w:ind w:right="183"/>
              <w:jc w:val="center"/>
              <w:rPr>
                <w:rFonts w:ascii="Arial" w:eastAsia="Arial Unicode MS" w:hAnsi="Arial" w:cs="Arial"/>
                <w:bCs/>
                <w:sz w:val="20"/>
                <w:szCs w:val="20"/>
              </w:rPr>
            </w:pPr>
          </w:p>
        </w:tc>
        <w:tc>
          <w:tcPr>
            <w:tcW w:w="1339" w:type="dxa"/>
            <w:vAlign w:val="bottom"/>
          </w:tcPr>
          <w:p w14:paraId="55A81891" w14:textId="77777777" w:rsidR="00DB3976" w:rsidRPr="00A12C8E" w:rsidRDefault="00DB3976" w:rsidP="00341EA8">
            <w:pPr>
              <w:spacing w:before="80"/>
              <w:ind w:right="183"/>
              <w:jc w:val="center"/>
              <w:rPr>
                <w:rFonts w:ascii="Arial" w:eastAsia="Arial Unicode MS" w:hAnsi="Arial" w:cs="Arial"/>
                <w:bCs/>
                <w:sz w:val="20"/>
                <w:szCs w:val="20"/>
              </w:rPr>
            </w:pPr>
          </w:p>
        </w:tc>
      </w:tr>
      <w:tr w:rsidR="00DB3976" w:rsidRPr="00A12C8E" w14:paraId="3E5A89B8" w14:textId="77777777">
        <w:tblPrEx>
          <w:tblCellMar>
            <w:top w:w="0" w:type="dxa"/>
            <w:bottom w:w="0" w:type="dxa"/>
          </w:tblCellMar>
        </w:tblPrEx>
        <w:trPr>
          <w:cantSplit/>
          <w:trHeight w:val="307"/>
          <w:jc w:val="center"/>
        </w:trPr>
        <w:tc>
          <w:tcPr>
            <w:tcW w:w="4118" w:type="dxa"/>
            <w:vAlign w:val="bottom"/>
          </w:tcPr>
          <w:p w14:paraId="5D386028" w14:textId="77777777" w:rsidR="00DB3976" w:rsidRPr="00A12C8E" w:rsidRDefault="00DB3976" w:rsidP="00DB3976">
            <w:pPr>
              <w:spacing w:before="40"/>
              <w:ind w:firstLine="582"/>
              <w:rPr>
                <w:rFonts w:ascii="Arial" w:hAnsi="Arial" w:cs="Arial"/>
                <w:snapToGrid w:val="0"/>
                <w:sz w:val="20"/>
                <w:szCs w:val="20"/>
              </w:rPr>
            </w:pPr>
            <w:r>
              <w:rPr>
                <w:rFonts w:ascii="Arial" w:hAnsi="Arial" w:cs="Arial"/>
                <w:snapToGrid w:val="0"/>
                <w:sz w:val="20"/>
                <w:szCs w:val="20"/>
              </w:rPr>
              <w:t>Q</w:t>
            </w:r>
            <w:r w:rsidRPr="00A12C8E">
              <w:rPr>
                <w:rFonts w:ascii="Arial" w:hAnsi="Arial" w:cs="Arial"/>
                <w:snapToGrid w:val="0"/>
                <w:sz w:val="20"/>
                <w:szCs w:val="20"/>
              </w:rPr>
              <w:t>ú</w:t>
            </w:r>
            <w:r>
              <w:rPr>
                <w:rFonts w:ascii="Arial" w:hAnsi="Arial" w:cs="Arial"/>
                <w:snapToGrid w:val="0"/>
                <w:sz w:val="20"/>
                <w:szCs w:val="20"/>
              </w:rPr>
              <w:t>y I</w:t>
            </w:r>
          </w:p>
        </w:tc>
        <w:tc>
          <w:tcPr>
            <w:tcW w:w="1339" w:type="dxa"/>
            <w:vAlign w:val="bottom"/>
          </w:tcPr>
          <w:p w14:paraId="56CDBE5D" w14:textId="77777777" w:rsidR="00DB3976" w:rsidRPr="00A12C8E" w:rsidRDefault="00DB3976" w:rsidP="00DB3976">
            <w:pPr>
              <w:spacing w:before="40"/>
              <w:ind w:right="183"/>
              <w:jc w:val="center"/>
              <w:rPr>
                <w:rFonts w:ascii="Arial" w:eastAsia="Arial Unicode MS" w:hAnsi="Arial" w:cs="Arial"/>
                <w:bCs/>
                <w:sz w:val="20"/>
                <w:szCs w:val="20"/>
              </w:rPr>
            </w:pPr>
            <w:r>
              <w:rPr>
                <w:rFonts w:ascii="Arial" w:eastAsia="Arial Unicode MS" w:hAnsi="Arial" w:cs="Arial"/>
                <w:bCs/>
                <w:sz w:val="20"/>
                <w:szCs w:val="20"/>
              </w:rPr>
              <w:t>7,49</w:t>
            </w:r>
          </w:p>
        </w:tc>
        <w:tc>
          <w:tcPr>
            <w:tcW w:w="1339" w:type="dxa"/>
            <w:vAlign w:val="bottom"/>
          </w:tcPr>
          <w:p w14:paraId="2E0CDBD7" w14:textId="77777777" w:rsidR="00DB3976" w:rsidRPr="00A12C8E" w:rsidRDefault="00DB3976" w:rsidP="00DB3976">
            <w:pPr>
              <w:spacing w:before="40"/>
              <w:ind w:right="183"/>
              <w:jc w:val="center"/>
              <w:rPr>
                <w:rFonts w:ascii="Arial" w:eastAsia="Arial Unicode MS" w:hAnsi="Arial" w:cs="Arial"/>
                <w:bCs/>
                <w:sz w:val="20"/>
                <w:szCs w:val="20"/>
              </w:rPr>
            </w:pPr>
            <w:r>
              <w:rPr>
                <w:rFonts w:ascii="Arial" w:eastAsia="Arial Unicode MS" w:hAnsi="Arial" w:cs="Arial"/>
                <w:bCs/>
                <w:sz w:val="20"/>
                <w:szCs w:val="20"/>
              </w:rPr>
              <w:t>3,14</w:t>
            </w:r>
          </w:p>
        </w:tc>
      </w:tr>
      <w:tr w:rsidR="00DB3976" w:rsidRPr="00A12C8E" w14:paraId="3F8E4608" w14:textId="77777777">
        <w:tblPrEx>
          <w:tblCellMar>
            <w:top w:w="0" w:type="dxa"/>
            <w:bottom w:w="0" w:type="dxa"/>
          </w:tblCellMar>
        </w:tblPrEx>
        <w:trPr>
          <w:cantSplit/>
          <w:trHeight w:val="307"/>
          <w:jc w:val="center"/>
        </w:trPr>
        <w:tc>
          <w:tcPr>
            <w:tcW w:w="4118" w:type="dxa"/>
          </w:tcPr>
          <w:p w14:paraId="32621DAE" w14:textId="77777777" w:rsidR="00DB3976" w:rsidRPr="00A12C8E" w:rsidRDefault="00DB3976" w:rsidP="00DB3976">
            <w:pPr>
              <w:spacing w:before="40"/>
              <w:ind w:firstLine="582"/>
              <w:rPr>
                <w:rFonts w:ascii="Arial" w:hAnsi="Arial" w:cs="Arial"/>
                <w:snapToGrid w:val="0"/>
                <w:sz w:val="20"/>
                <w:szCs w:val="20"/>
              </w:rPr>
            </w:pPr>
            <w:r w:rsidRPr="0058648E">
              <w:rPr>
                <w:rFonts w:ascii="Arial" w:hAnsi="Arial" w:cs="Arial"/>
                <w:snapToGrid w:val="0"/>
                <w:sz w:val="20"/>
                <w:szCs w:val="20"/>
              </w:rPr>
              <w:t>Qúy I</w:t>
            </w:r>
            <w:r>
              <w:rPr>
                <w:rFonts w:ascii="Arial" w:hAnsi="Arial" w:cs="Arial"/>
                <w:snapToGrid w:val="0"/>
                <w:sz w:val="20"/>
                <w:szCs w:val="20"/>
              </w:rPr>
              <w:t>I</w:t>
            </w:r>
          </w:p>
        </w:tc>
        <w:tc>
          <w:tcPr>
            <w:tcW w:w="1339" w:type="dxa"/>
            <w:vAlign w:val="bottom"/>
          </w:tcPr>
          <w:p w14:paraId="79195AC6" w14:textId="77777777" w:rsidR="00DB3976" w:rsidRPr="00A12C8E" w:rsidRDefault="00DB3976" w:rsidP="00DB3976">
            <w:pPr>
              <w:spacing w:before="40"/>
              <w:ind w:right="183"/>
              <w:jc w:val="center"/>
              <w:rPr>
                <w:rFonts w:ascii="Arial" w:eastAsia="Arial Unicode MS" w:hAnsi="Arial" w:cs="Arial"/>
                <w:bCs/>
                <w:sz w:val="20"/>
                <w:szCs w:val="20"/>
              </w:rPr>
            </w:pPr>
            <w:r>
              <w:rPr>
                <w:rFonts w:ascii="Arial" w:eastAsia="Arial Unicode MS" w:hAnsi="Arial" w:cs="Arial"/>
                <w:bCs/>
                <w:sz w:val="20"/>
                <w:szCs w:val="20"/>
              </w:rPr>
              <w:t>5,72</w:t>
            </w:r>
          </w:p>
        </w:tc>
        <w:tc>
          <w:tcPr>
            <w:tcW w:w="1339" w:type="dxa"/>
            <w:vAlign w:val="bottom"/>
          </w:tcPr>
          <w:p w14:paraId="5CBC5178" w14:textId="77777777" w:rsidR="00DB3976" w:rsidRPr="00A12C8E" w:rsidRDefault="00DB3976" w:rsidP="00DB3976">
            <w:pPr>
              <w:spacing w:before="40"/>
              <w:ind w:right="183"/>
              <w:jc w:val="center"/>
              <w:rPr>
                <w:rFonts w:ascii="Arial" w:eastAsia="Arial Unicode MS" w:hAnsi="Arial" w:cs="Arial"/>
                <w:bCs/>
                <w:sz w:val="20"/>
                <w:szCs w:val="20"/>
              </w:rPr>
            </w:pPr>
            <w:r>
              <w:rPr>
                <w:rFonts w:ascii="Arial" w:eastAsia="Arial Unicode MS" w:hAnsi="Arial" w:cs="Arial"/>
                <w:bCs/>
                <w:sz w:val="20"/>
                <w:szCs w:val="20"/>
              </w:rPr>
              <w:t>4,46</w:t>
            </w:r>
          </w:p>
        </w:tc>
      </w:tr>
      <w:tr w:rsidR="00DB3976" w:rsidRPr="00A12C8E" w14:paraId="6BBB9607" w14:textId="77777777">
        <w:tblPrEx>
          <w:tblCellMar>
            <w:top w:w="0" w:type="dxa"/>
            <w:bottom w:w="0" w:type="dxa"/>
          </w:tblCellMar>
        </w:tblPrEx>
        <w:trPr>
          <w:cantSplit/>
          <w:trHeight w:val="307"/>
          <w:jc w:val="center"/>
        </w:trPr>
        <w:tc>
          <w:tcPr>
            <w:tcW w:w="4118" w:type="dxa"/>
          </w:tcPr>
          <w:p w14:paraId="502167CA" w14:textId="77777777" w:rsidR="00DB3976" w:rsidRPr="00A12C8E" w:rsidRDefault="00DB3976" w:rsidP="00DB3976">
            <w:pPr>
              <w:spacing w:before="40"/>
              <w:ind w:firstLine="582"/>
              <w:rPr>
                <w:rFonts w:ascii="Arial" w:hAnsi="Arial" w:cs="Arial"/>
                <w:snapToGrid w:val="0"/>
                <w:sz w:val="20"/>
                <w:szCs w:val="20"/>
              </w:rPr>
            </w:pPr>
            <w:r w:rsidRPr="0058648E">
              <w:rPr>
                <w:rFonts w:ascii="Arial" w:hAnsi="Arial" w:cs="Arial"/>
                <w:snapToGrid w:val="0"/>
                <w:sz w:val="20"/>
                <w:szCs w:val="20"/>
              </w:rPr>
              <w:t>Qúy I</w:t>
            </w:r>
            <w:r>
              <w:rPr>
                <w:rFonts w:ascii="Arial" w:hAnsi="Arial" w:cs="Arial"/>
                <w:snapToGrid w:val="0"/>
                <w:sz w:val="20"/>
                <w:szCs w:val="20"/>
              </w:rPr>
              <w:t>II</w:t>
            </w:r>
          </w:p>
        </w:tc>
        <w:tc>
          <w:tcPr>
            <w:tcW w:w="1339" w:type="dxa"/>
            <w:vAlign w:val="bottom"/>
          </w:tcPr>
          <w:p w14:paraId="2C9783C8" w14:textId="77777777" w:rsidR="00DB3976" w:rsidRPr="00A12C8E" w:rsidRDefault="00DB3976" w:rsidP="00DB3976">
            <w:pPr>
              <w:spacing w:before="40"/>
              <w:ind w:right="183"/>
              <w:jc w:val="center"/>
              <w:rPr>
                <w:rFonts w:ascii="Arial" w:eastAsia="Arial Unicode MS" w:hAnsi="Arial" w:cs="Arial"/>
                <w:bCs/>
                <w:sz w:val="20"/>
                <w:szCs w:val="20"/>
              </w:rPr>
            </w:pPr>
            <w:r>
              <w:rPr>
                <w:rFonts w:ascii="Arial" w:eastAsia="Arial Unicode MS" w:hAnsi="Arial" w:cs="Arial"/>
                <w:bCs/>
                <w:sz w:val="20"/>
                <w:szCs w:val="20"/>
              </w:rPr>
              <w:t>5,98</w:t>
            </w:r>
          </w:p>
        </w:tc>
        <w:tc>
          <w:tcPr>
            <w:tcW w:w="1339" w:type="dxa"/>
            <w:vAlign w:val="bottom"/>
          </w:tcPr>
          <w:p w14:paraId="4BA74980" w14:textId="77777777" w:rsidR="00DB3976" w:rsidRPr="00A12C8E" w:rsidRDefault="00DB3976" w:rsidP="00DB3976">
            <w:pPr>
              <w:spacing w:before="40"/>
              <w:ind w:right="183"/>
              <w:jc w:val="center"/>
              <w:rPr>
                <w:rFonts w:ascii="Arial" w:eastAsia="Arial Unicode MS" w:hAnsi="Arial" w:cs="Arial"/>
                <w:bCs/>
                <w:sz w:val="20"/>
                <w:szCs w:val="20"/>
              </w:rPr>
            </w:pPr>
            <w:r>
              <w:rPr>
                <w:rFonts w:ascii="Arial" w:eastAsia="Arial Unicode MS" w:hAnsi="Arial" w:cs="Arial"/>
                <w:bCs/>
                <w:sz w:val="20"/>
                <w:szCs w:val="20"/>
              </w:rPr>
              <w:t>6,04</w:t>
            </w:r>
          </w:p>
        </w:tc>
      </w:tr>
      <w:tr w:rsidR="00DB3976" w:rsidRPr="00A12C8E" w14:paraId="661F1E4F" w14:textId="77777777">
        <w:tblPrEx>
          <w:tblCellMar>
            <w:top w:w="0" w:type="dxa"/>
            <w:bottom w:w="0" w:type="dxa"/>
          </w:tblCellMar>
        </w:tblPrEx>
        <w:trPr>
          <w:cantSplit/>
          <w:trHeight w:val="307"/>
          <w:jc w:val="center"/>
        </w:trPr>
        <w:tc>
          <w:tcPr>
            <w:tcW w:w="4118" w:type="dxa"/>
            <w:tcBorders>
              <w:bottom w:val="single" w:sz="4" w:space="0" w:color="auto"/>
            </w:tcBorders>
          </w:tcPr>
          <w:p w14:paraId="16778547" w14:textId="77777777" w:rsidR="00DB3976" w:rsidRPr="00A12C8E" w:rsidRDefault="00DB3976" w:rsidP="00DB3976">
            <w:pPr>
              <w:spacing w:before="40"/>
              <w:ind w:firstLine="582"/>
              <w:rPr>
                <w:rFonts w:ascii="Arial" w:hAnsi="Arial" w:cs="Arial"/>
                <w:snapToGrid w:val="0"/>
                <w:sz w:val="20"/>
                <w:szCs w:val="20"/>
              </w:rPr>
            </w:pPr>
            <w:r w:rsidRPr="0058648E">
              <w:rPr>
                <w:rFonts w:ascii="Arial" w:hAnsi="Arial" w:cs="Arial"/>
                <w:snapToGrid w:val="0"/>
                <w:sz w:val="20"/>
                <w:szCs w:val="20"/>
              </w:rPr>
              <w:t>Qúy I</w:t>
            </w:r>
            <w:r>
              <w:rPr>
                <w:rFonts w:ascii="Arial" w:hAnsi="Arial" w:cs="Arial"/>
                <w:snapToGrid w:val="0"/>
                <w:sz w:val="20"/>
                <w:szCs w:val="20"/>
              </w:rPr>
              <w:t>V</w:t>
            </w:r>
          </w:p>
        </w:tc>
        <w:tc>
          <w:tcPr>
            <w:tcW w:w="1339" w:type="dxa"/>
            <w:tcBorders>
              <w:bottom w:val="single" w:sz="4" w:space="0" w:color="auto"/>
            </w:tcBorders>
            <w:vAlign w:val="bottom"/>
          </w:tcPr>
          <w:p w14:paraId="0240BCA7" w14:textId="77777777" w:rsidR="00DB3976" w:rsidRPr="00A12C8E" w:rsidRDefault="00DB3976" w:rsidP="00DB3976">
            <w:pPr>
              <w:spacing w:before="40"/>
              <w:ind w:right="183"/>
              <w:jc w:val="center"/>
              <w:rPr>
                <w:rFonts w:ascii="Arial" w:eastAsia="Arial Unicode MS" w:hAnsi="Arial" w:cs="Arial"/>
                <w:bCs/>
                <w:sz w:val="20"/>
                <w:szCs w:val="20"/>
              </w:rPr>
            </w:pPr>
            <w:r>
              <w:rPr>
                <w:rFonts w:ascii="Arial" w:eastAsia="Arial Unicode MS" w:hAnsi="Arial" w:cs="Arial"/>
                <w:bCs/>
                <w:sz w:val="20"/>
                <w:szCs w:val="20"/>
              </w:rPr>
              <w:t>5,89</w:t>
            </w:r>
          </w:p>
        </w:tc>
        <w:tc>
          <w:tcPr>
            <w:tcW w:w="1339" w:type="dxa"/>
            <w:tcBorders>
              <w:bottom w:val="single" w:sz="4" w:space="0" w:color="auto"/>
            </w:tcBorders>
            <w:vAlign w:val="bottom"/>
          </w:tcPr>
          <w:p w14:paraId="08920D91" w14:textId="77777777" w:rsidR="00DB3976" w:rsidRPr="00A12C8E" w:rsidRDefault="00DB3976" w:rsidP="00DB3976">
            <w:pPr>
              <w:spacing w:before="40"/>
              <w:ind w:right="183"/>
              <w:jc w:val="center"/>
              <w:rPr>
                <w:rFonts w:ascii="Arial" w:eastAsia="Arial Unicode MS" w:hAnsi="Arial" w:cs="Arial"/>
                <w:bCs/>
                <w:sz w:val="20"/>
                <w:szCs w:val="20"/>
              </w:rPr>
            </w:pPr>
            <w:r>
              <w:rPr>
                <w:rFonts w:ascii="Arial" w:eastAsia="Arial Unicode MS" w:hAnsi="Arial" w:cs="Arial"/>
                <w:bCs/>
                <w:sz w:val="20"/>
                <w:szCs w:val="20"/>
              </w:rPr>
              <w:t>6,90</w:t>
            </w:r>
          </w:p>
        </w:tc>
      </w:tr>
    </w:tbl>
    <w:p w14:paraId="52DABB18" w14:textId="77777777" w:rsidR="00DB3976" w:rsidRPr="0082451D" w:rsidRDefault="00DB3976" w:rsidP="00A72AA7">
      <w:pPr>
        <w:spacing w:before="40" w:after="40" w:line="288" w:lineRule="auto"/>
        <w:ind w:firstLine="567"/>
        <w:jc w:val="both"/>
        <w:rPr>
          <w:b/>
          <w:lang w:val="fr-FR"/>
        </w:rPr>
      </w:pPr>
      <w:r w:rsidRPr="0082451D">
        <w:rPr>
          <w:b/>
          <w:lang w:val="fr-FR"/>
        </w:rPr>
        <w:lastRenderedPageBreak/>
        <w:t>2. Sản xuất nông, lâm nghiệp và thuỷ sản</w:t>
      </w:r>
    </w:p>
    <w:p w14:paraId="2C4862AF" w14:textId="77777777" w:rsidR="00DB3976" w:rsidRPr="0082451D" w:rsidRDefault="00DB3976" w:rsidP="00A72AA7">
      <w:pPr>
        <w:spacing w:before="40" w:after="40" w:line="288" w:lineRule="auto"/>
        <w:ind w:firstLine="567"/>
        <w:jc w:val="both"/>
        <w:rPr>
          <w:b/>
          <w:i/>
          <w:spacing w:val="-2"/>
          <w:lang w:val="fr-FR"/>
        </w:rPr>
      </w:pPr>
      <w:r w:rsidRPr="0082451D">
        <w:rPr>
          <w:spacing w:val="-2"/>
          <w:lang w:val="pt-BR"/>
        </w:rPr>
        <w:t>Giá trị sản xuất nông, lâm nghiệp và thuỷ sản 6 tháng đầu năm 2009 theo giá so sánh 1994 đạt 97,1 nghìn tỷ đồng, tăng 2,76% so với cùng kỳ năm trước</w:t>
      </w:r>
      <w:r w:rsidR="00096888">
        <w:rPr>
          <w:spacing w:val="-2"/>
          <w:lang w:val="pt-BR"/>
        </w:rPr>
        <w:t>;</w:t>
      </w:r>
      <w:r w:rsidRPr="0082451D">
        <w:rPr>
          <w:spacing w:val="-2"/>
          <w:lang w:val="pt-BR"/>
        </w:rPr>
        <w:t xml:space="preserve"> </w:t>
      </w:r>
      <w:r w:rsidR="001433B6" w:rsidRPr="001433B6">
        <w:rPr>
          <w:spacing w:val="-2"/>
          <w:lang w:val="pt-BR"/>
        </w:rPr>
        <w:t>đến</w:t>
      </w:r>
      <w:r w:rsidRPr="0082451D">
        <w:rPr>
          <w:spacing w:val="-2"/>
          <w:lang w:val="pt-BR"/>
        </w:rPr>
        <w:t xml:space="preserve"> 6 tháng cuối năm đã đạt 122,8 nghìn tỷ đồng</w:t>
      </w:r>
      <w:r w:rsidR="004F7964" w:rsidRPr="0082451D">
        <w:rPr>
          <w:spacing w:val="-2"/>
          <w:lang w:val="pt-BR"/>
        </w:rPr>
        <w:t>,</w:t>
      </w:r>
      <w:r w:rsidRPr="0082451D">
        <w:rPr>
          <w:spacing w:val="-2"/>
          <w:lang w:val="pt-BR"/>
        </w:rPr>
        <w:t xml:space="preserve"> tăng 3,16% so với 6 tháng cuối năm 2008. Do vậy</w:t>
      </w:r>
      <w:r w:rsidR="004F7964" w:rsidRPr="0082451D">
        <w:rPr>
          <w:spacing w:val="-2"/>
          <w:lang w:val="pt-BR"/>
        </w:rPr>
        <w:t>,</w:t>
      </w:r>
      <w:r w:rsidRPr="0082451D">
        <w:rPr>
          <w:spacing w:val="-2"/>
          <w:lang w:val="pt-BR"/>
        </w:rPr>
        <w:t xml:space="preserve"> tính chung </w:t>
      </w:r>
      <w:r w:rsidR="004F7964" w:rsidRPr="0082451D">
        <w:rPr>
          <w:spacing w:val="-2"/>
          <w:lang w:val="pt-BR"/>
        </w:rPr>
        <w:t xml:space="preserve">cả </w:t>
      </w:r>
      <w:r w:rsidRPr="0082451D">
        <w:rPr>
          <w:spacing w:val="-2"/>
          <w:lang w:val="pt-BR"/>
        </w:rPr>
        <w:t xml:space="preserve">năm 2009 đạt 219,9 nghìn tỷ đồng, tăng 3% so với năm 2008, bao gồm nông nghiệp đạt 160,1 nghìn tỷ đồng, tăng 2,2%; lâm nghiệp đạt 7 nghìn tỷ đồng, tăng 3,8%; thuỷ sản đạt 52,8 nghìn tỷ đồng, tăng 5,4%. </w:t>
      </w:r>
    </w:p>
    <w:p w14:paraId="6FFE9AAE" w14:textId="77777777" w:rsidR="00DB3976" w:rsidRPr="0082451D" w:rsidRDefault="00DB3976" w:rsidP="00A72AA7">
      <w:pPr>
        <w:spacing w:before="120" w:after="40" w:line="288" w:lineRule="auto"/>
        <w:ind w:firstLine="562"/>
        <w:jc w:val="both"/>
        <w:rPr>
          <w:lang w:val="pt-BR"/>
        </w:rPr>
      </w:pPr>
      <w:r w:rsidRPr="0082451D">
        <w:rPr>
          <w:b/>
          <w:i/>
          <w:lang w:val="fr-FR"/>
        </w:rPr>
        <w:t>a. Nông nghiệp</w:t>
      </w:r>
    </w:p>
    <w:p w14:paraId="1580ED84" w14:textId="77777777" w:rsidR="00DB3976" w:rsidRPr="0082451D" w:rsidRDefault="00DB3976" w:rsidP="00A72AA7">
      <w:pPr>
        <w:pStyle w:val="NormalWeb"/>
        <w:spacing w:before="40" w:beforeAutospacing="0" w:after="40" w:afterAutospacing="0" w:line="288" w:lineRule="auto"/>
        <w:ind w:firstLine="567"/>
        <w:jc w:val="both"/>
        <w:rPr>
          <w:spacing w:val="-2"/>
          <w:sz w:val="28"/>
          <w:szCs w:val="28"/>
          <w:lang w:val="pt-BR"/>
        </w:rPr>
      </w:pPr>
      <w:r w:rsidRPr="0082451D">
        <w:rPr>
          <w:spacing w:val="-2"/>
          <w:sz w:val="28"/>
          <w:szCs w:val="28"/>
          <w:lang w:val="pt-BR"/>
        </w:rPr>
        <w:t>Năm 2008 được mùa lớn với sản lượng lúa đạt 38,7 triệu tấn, tăng 2,8 triệu tấn so với năm 2007 và là năm sản lượng lúa</w:t>
      </w:r>
      <w:r w:rsidR="00096888">
        <w:rPr>
          <w:spacing w:val="-2"/>
          <w:sz w:val="28"/>
          <w:szCs w:val="28"/>
          <w:lang w:val="pt-BR"/>
        </w:rPr>
        <w:t xml:space="preserve"> </w:t>
      </w:r>
      <w:r w:rsidR="00096888" w:rsidRPr="00096888">
        <w:rPr>
          <w:spacing w:val="-2"/>
          <w:sz w:val="28"/>
          <w:szCs w:val="28"/>
          <w:lang w:val="pt-BR"/>
        </w:rPr>
        <w:t>đạt</w:t>
      </w:r>
      <w:r w:rsidR="00096888">
        <w:rPr>
          <w:spacing w:val="-2"/>
          <w:sz w:val="28"/>
          <w:szCs w:val="28"/>
          <w:lang w:val="pt-BR"/>
        </w:rPr>
        <w:t xml:space="preserve"> m</w:t>
      </w:r>
      <w:r w:rsidR="00096888" w:rsidRPr="00096888">
        <w:rPr>
          <w:spacing w:val="-2"/>
          <w:sz w:val="28"/>
          <w:szCs w:val="28"/>
          <w:lang w:val="pt-BR"/>
        </w:rPr>
        <w:t>ứ</w:t>
      </w:r>
      <w:r w:rsidR="00096888">
        <w:rPr>
          <w:spacing w:val="-2"/>
          <w:sz w:val="28"/>
          <w:szCs w:val="28"/>
          <w:lang w:val="pt-BR"/>
        </w:rPr>
        <w:t>c</w:t>
      </w:r>
      <w:r w:rsidRPr="0082451D">
        <w:rPr>
          <w:spacing w:val="-2"/>
          <w:sz w:val="28"/>
          <w:szCs w:val="28"/>
          <w:lang w:val="pt-BR"/>
        </w:rPr>
        <w:t xml:space="preserve"> cao nhất trong 12 năm trước đó. Năm 2009</w:t>
      </w:r>
      <w:r w:rsidR="004F7964" w:rsidRPr="0082451D">
        <w:rPr>
          <w:spacing w:val="-2"/>
          <w:sz w:val="28"/>
          <w:szCs w:val="28"/>
          <w:lang w:val="pt-BR"/>
        </w:rPr>
        <w:t>,</w:t>
      </w:r>
      <w:r w:rsidRPr="0082451D">
        <w:rPr>
          <w:spacing w:val="-2"/>
          <w:sz w:val="28"/>
          <w:szCs w:val="28"/>
          <w:lang w:val="pt-BR"/>
        </w:rPr>
        <w:t xml:space="preserve"> mặc dù </w:t>
      </w:r>
      <w:r w:rsidR="002D1C82">
        <w:rPr>
          <w:spacing w:val="-2"/>
          <w:sz w:val="28"/>
          <w:szCs w:val="28"/>
          <w:lang w:val="pt-BR"/>
        </w:rPr>
        <w:t>n</w:t>
      </w:r>
      <w:r w:rsidR="002D1C82" w:rsidRPr="002D1C82">
        <w:rPr>
          <w:spacing w:val="-2"/>
          <w:sz w:val="28"/>
          <w:szCs w:val="28"/>
          <w:lang w:val="pt-BR"/>
        </w:rPr>
        <w:t>ước</w:t>
      </w:r>
      <w:r w:rsidR="002D1C82">
        <w:rPr>
          <w:spacing w:val="-2"/>
          <w:sz w:val="28"/>
          <w:szCs w:val="28"/>
          <w:lang w:val="pt-BR"/>
        </w:rPr>
        <w:t xml:space="preserve"> ta, </w:t>
      </w:r>
      <w:r w:rsidR="002D1C82" w:rsidRPr="002D1C82">
        <w:rPr>
          <w:spacing w:val="-2"/>
          <w:sz w:val="28"/>
          <w:szCs w:val="28"/>
          <w:lang w:val="pt-BR"/>
        </w:rPr>
        <w:t>đặc</w:t>
      </w:r>
      <w:r w:rsidR="002D1C82">
        <w:rPr>
          <w:spacing w:val="-2"/>
          <w:sz w:val="28"/>
          <w:szCs w:val="28"/>
          <w:lang w:val="pt-BR"/>
        </w:rPr>
        <w:t xml:space="preserve"> bi</w:t>
      </w:r>
      <w:r w:rsidR="002D1C82" w:rsidRPr="002D1C82">
        <w:rPr>
          <w:spacing w:val="-2"/>
          <w:sz w:val="28"/>
          <w:szCs w:val="28"/>
          <w:lang w:val="pt-BR"/>
        </w:rPr>
        <w:t>ệt</w:t>
      </w:r>
      <w:r w:rsidR="002D1C82">
        <w:rPr>
          <w:spacing w:val="-2"/>
          <w:sz w:val="28"/>
          <w:szCs w:val="28"/>
          <w:lang w:val="pt-BR"/>
        </w:rPr>
        <w:t xml:space="preserve"> l</w:t>
      </w:r>
      <w:r w:rsidR="002D1C82" w:rsidRPr="002D1C82">
        <w:rPr>
          <w:spacing w:val="-2"/>
          <w:sz w:val="28"/>
          <w:szCs w:val="28"/>
          <w:lang w:val="pt-BR"/>
        </w:rPr>
        <w:t>à</w:t>
      </w:r>
      <w:r w:rsidR="002D1C82">
        <w:rPr>
          <w:spacing w:val="-2"/>
          <w:sz w:val="28"/>
          <w:szCs w:val="28"/>
          <w:lang w:val="pt-BR"/>
        </w:rPr>
        <w:t xml:space="preserve"> </w:t>
      </w:r>
      <w:r w:rsidRPr="0082451D">
        <w:rPr>
          <w:spacing w:val="-2"/>
          <w:sz w:val="28"/>
          <w:szCs w:val="28"/>
          <w:lang w:val="pt-BR"/>
        </w:rPr>
        <w:t xml:space="preserve">Tây Nguyên và duyên hải Nam Trung Bộ bị bão lũ gây thiệt hại nặng nề, nhưng nhờ có sự nỗ lực đẩy mạnh sản xuất của các vùng, miền khác, nhất là đồng bằng sông Hồng và đồng bằng sông Cửu Long nên sản lượng lúa cả năm vẫn đạt gần 38,9 triệu tấn, tăng 165,7 nghìn tấn so với năm 2008, bao gồm lúa đông xuân đạt 18,7 triệu tấn, tăng 369,4 nghìn tấn so với vụ đông xuân năm 2008 do diện tích tăng 47,6 nghìn ha và năng suất tăng 0,3 tạ/ha; lúa hè thu đạt 11,2 triệu tấn, giảm 211,6 nghìn tấn do diện tích giảm 10,4 nghìn ha và năng suất giảm 0,7 tạ/ha; lúa mùa đạt 9 triệu tấn, </w:t>
      </w:r>
      <w:r w:rsidR="00096888">
        <w:rPr>
          <w:spacing w:val="-2"/>
          <w:sz w:val="28"/>
          <w:szCs w:val="28"/>
          <w:lang w:val="pt-BR"/>
        </w:rPr>
        <w:t>ch</w:t>
      </w:r>
      <w:r w:rsidR="00096888" w:rsidRPr="00096888">
        <w:rPr>
          <w:spacing w:val="-2"/>
          <w:sz w:val="28"/>
          <w:szCs w:val="28"/>
          <w:lang w:val="pt-BR"/>
        </w:rPr>
        <w:t>ỉ</w:t>
      </w:r>
      <w:r w:rsidR="00096888">
        <w:rPr>
          <w:spacing w:val="-2"/>
          <w:sz w:val="28"/>
          <w:szCs w:val="28"/>
          <w:lang w:val="pt-BR"/>
        </w:rPr>
        <w:t xml:space="preserve"> </w:t>
      </w:r>
      <w:r w:rsidRPr="0082451D">
        <w:rPr>
          <w:spacing w:val="-2"/>
          <w:sz w:val="28"/>
          <w:szCs w:val="28"/>
          <w:lang w:val="pt-BR"/>
        </w:rPr>
        <w:t xml:space="preserve">tăng 7,9 nghìn tấn do năng suất không tăng và diện tích </w:t>
      </w:r>
      <w:r w:rsidR="00096888">
        <w:rPr>
          <w:spacing w:val="-2"/>
          <w:sz w:val="28"/>
          <w:szCs w:val="28"/>
          <w:lang w:val="pt-BR"/>
        </w:rPr>
        <w:t>c</w:t>
      </w:r>
      <w:r w:rsidR="00096888" w:rsidRPr="00096888">
        <w:rPr>
          <w:spacing w:val="-2"/>
          <w:sz w:val="28"/>
          <w:szCs w:val="28"/>
          <w:lang w:val="pt-BR"/>
        </w:rPr>
        <w:t>ũng</w:t>
      </w:r>
      <w:r w:rsidR="00096888">
        <w:rPr>
          <w:spacing w:val="-2"/>
          <w:sz w:val="28"/>
          <w:szCs w:val="28"/>
          <w:lang w:val="pt-BR"/>
        </w:rPr>
        <w:t xml:space="preserve"> </w:t>
      </w:r>
      <w:r w:rsidRPr="0082451D">
        <w:rPr>
          <w:spacing w:val="-2"/>
          <w:sz w:val="28"/>
          <w:szCs w:val="28"/>
          <w:lang w:val="pt-BR"/>
        </w:rPr>
        <w:t>chỉ tăng 2,7 nghìn ha. Nếu tính chung cả 4,4 triệu tấn ngô th</w:t>
      </w:r>
      <w:r w:rsidR="0062679B" w:rsidRPr="0082451D">
        <w:rPr>
          <w:spacing w:val="-2"/>
          <w:sz w:val="28"/>
          <w:szCs w:val="28"/>
          <w:lang w:val="pt-BR"/>
        </w:rPr>
        <w:t>ì</w:t>
      </w:r>
      <w:r w:rsidRPr="0082451D">
        <w:rPr>
          <w:spacing w:val="-2"/>
          <w:sz w:val="28"/>
          <w:szCs w:val="28"/>
          <w:lang w:val="pt-BR"/>
        </w:rPr>
        <w:t xml:space="preserve"> tổng sản lượng lương thực có hạt cả năm đạt 43,3 triệu tấn, tăng 24,4 nghìn tấn so với năm 2008 (Lúa tăng 165,7 nghìn tấn, nhưng ngô giảm 141,3 nghìn tấn).</w:t>
      </w:r>
    </w:p>
    <w:p w14:paraId="0E248E70" w14:textId="77777777" w:rsidR="00DB3976" w:rsidRPr="00577789" w:rsidRDefault="00DB3976" w:rsidP="00A72AA7">
      <w:pPr>
        <w:pStyle w:val="NormalWeb"/>
        <w:spacing w:before="40" w:beforeAutospacing="0" w:after="40" w:afterAutospacing="0" w:line="288" w:lineRule="auto"/>
        <w:ind w:firstLine="567"/>
        <w:jc w:val="both"/>
        <w:rPr>
          <w:b/>
          <w:color w:val="000000"/>
          <w:spacing w:val="-4"/>
          <w:sz w:val="28"/>
          <w:szCs w:val="28"/>
          <w:lang w:val="de-DE"/>
        </w:rPr>
      </w:pPr>
      <w:r w:rsidRPr="0082451D">
        <w:rPr>
          <w:color w:val="000000"/>
          <w:sz w:val="28"/>
          <w:szCs w:val="28"/>
          <w:lang w:val="de-DE"/>
        </w:rPr>
        <w:t xml:space="preserve">Diện tích </w:t>
      </w:r>
      <w:r w:rsidR="00096888">
        <w:rPr>
          <w:color w:val="000000"/>
          <w:sz w:val="28"/>
          <w:szCs w:val="28"/>
          <w:lang w:val="de-DE"/>
        </w:rPr>
        <w:t>v</w:t>
      </w:r>
      <w:r w:rsidR="00096888" w:rsidRPr="00096888">
        <w:rPr>
          <w:color w:val="000000"/>
          <w:sz w:val="28"/>
          <w:szCs w:val="28"/>
          <w:lang w:val="de-DE"/>
        </w:rPr>
        <w:t>à</w:t>
      </w:r>
      <w:r w:rsidR="00096888">
        <w:rPr>
          <w:color w:val="000000"/>
          <w:sz w:val="28"/>
          <w:szCs w:val="28"/>
          <w:lang w:val="de-DE"/>
        </w:rPr>
        <w:t xml:space="preserve"> s</w:t>
      </w:r>
      <w:r w:rsidR="00096888" w:rsidRPr="00096888">
        <w:rPr>
          <w:color w:val="000000"/>
          <w:sz w:val="28"/>
          <w:szCs w:val="28"/>
          <w:lang w:val="de-DE"/>
        </w:rPr>
        <w:t>ản</w:t>
      </w:r>
      <w:r w:rsidR="00096888">
        <w:rPr>
          <w:color w:val="000000"/>
          <w:sz w:val="28"/>
          <w:szCs w:val="28"/>
          <w:lang w:val="de-DE"/>
        </w:rPr>
        <w:t xml:space="preserve"> l</w:t>
      </w:r>
      <w:r w:rsidR="00096888" w:rsidRPr="00096888">
        <w:rPr>
          <w:color w:val="000000"/>
          <w:sz w:val="28"/>
          <w:szCs w:val="28"/>
          <w:lang w:val="de-DE"/>
        </w:rPr>
        <w:t>ượng</w:t>
      </w:r>
      <w:r w:rsidRPr="0082451D">
        <w:rPr>
          <w:color w:val="000000"/>
          <w:sz w:val="28"/>
          <w:szCs w:val="28"/>
          <w:lang w:val="de-DE"/>
        </w:rPr>
        <w:t xml:space="preserve"> các loại cây hàng năm khác đạt thấp</w:t>
      </w:r>
      <w:r w:rsidR="00096888">
        <w:rPr>
          <w:color w:val="000000"/>
          <w:sz w:val="28"/>
          <w:szCs w:val="28"/>
          <w:lang w:val="de-DE"/>
        </w:rPr>
        <w:t>, th</w:t>
      </w:r>
      <w:r w:rsidR="00096888" w:rsidRPr="00096888">
        <w:rPr>
          <w:color w:val="000000"/>
          <w:sz w:val="28"/>
          <w:szCs w:val="28"/>
          <w:lang w:val="de-DE"/>
        </w:rPr>
        <w:t>ậm</w:t>
      </w:r>
      <w:r w:rsidR="00096888">
        <w:rPr>
          <w:color w:val="000000"/>
          <w:sz w:val="28"/>
          <w:szCs w:val="28"/>
          <w:lang w:val="de-DE"/>
        </w:rPr>
        <w:t xml:space="preserve"> ch</w:t>
      </w:r>
      <w:r w:rsidR="00096888" w:rsidRPr="00096888">
        <w:rPr>
          <w:color w:val="000000"/>
          <w:sz w:val="28"/>
          <w:szCs w:val="28"/>
          <w:lang w:val="de-DE"/>
        </w:rPr>
        <w:t>í</w:t>
      </w:r>
      <w:r w:rsidR="00096888">
        <w:rPr>
          <w:color w:val="000000"/>
          <w:sz w:val="28"/>
          <w:szCs w:val="28"/>
          <w:lang w:val="de-DE"/>
        </w:rPr>
        <w:t xml:space="preserve"> m</w:t>
      </w:r>
      <w:r w:rsidR="00096888" w:rsidRPr="00096888">
        <w:rPr>
          <w:color w:val="000000"/>
          <w:sz w:val="28"/>
          <w:szCs w:val="28"/>
          <w:lang w:val="de-DE"/>
        </w:rPr>
        <w:t>ột</w:t>
      </w:r>
      <w:r w:rsidR="00096888">
        <w:rPr>
          <w:color w:val="000000"/>
          <w:sz w:val="28"/>
          <w:szCs w:val="28"/>
          <w:lang w:val="de-DE"/>
        </w:rPr>
        <w:t xml:space="preserve"> s</w:t>
      </w:r>
      <w:r w:rsidR="00096888" w:rsidRPr="00096888">
        <w:rPr>
          <w:color w:val="000000"/>
          <w:sz w:val="28"/>
          <w:szCs w:val="28"/>
          <w:lang w:val="de-DE"/>
        </w:rPr>
        <w:t>ố</w:t>
      </w:r>
      <w:r w:rsidR="00096888">
        <w:rPr>
          <w:color w:val="000000"/>
          <w:sz w:val="28"/>
          <w:szCs w:val="28"/>
          <w:lang w:val="de-DE"/>
        </w:rPr>
        <w:t xml:space="preserve"> </w:t>
      </w:r>
      <w:r w:rsidR="00096888" w:rsidRPr="00A40FD2">
        <w:rPr>
          <w:color w:val="000000"/>
          <w:spacing w:val="-2"/>
          <w:sz w:val="28"/>
          <w:szCs w:val="28"/>
          <w:lang w:val="de-DE"/>
        </w:rPr>
        <w:t xml:space="preserve">loại cây trồng còn giảm sút so với năm 2008 do vụ đông </w:t>
      </w:r>
      <w:r w:rsidRPr="00A40FD2">
        <w:rPr>
          <w:color w:val="000000"/>
          <w:spacing w:val="-2"/>
          <w:sz w:val="28"/>
          <w:szCs w:val="28"/>
          <w:lang w:val="de-DE"/>
        </w:rPr>
        <w:t>bị bão</w:t>
      </w:r>
      <w:r w:rsidR="006E0C49" w:rsidRPr="00A40FD2">
        <w:rPr>
          <w:color w:val="000000"/>
          <w:spacing w:val="-2"/>
          <w:sz w:val="28"/>
          <w:szCs w:val="28"/>
          <w:lang w:val="de-DE"/>
        </w:rPr>
        <w:t>,</w:t>
      </w:r>
      <w:r w:rsidRPr="00A40FD2">
        <w:rPr>
          <w:color w:val="000000"/>
          <w:spacing w:val="-2"/>
          <w:sz w:val="28"/>
          <w:szCs w:val="28"/>
          <w:lang w:val="de-DE"/>
        </w:rPr>
        <w:t xml:space="preserve"> lũ</w:t>
      </w:r>
      <w:r w:rsidR="001433B6">
        <w:rPr>
          <w:color w:val="000000"/>
          <w:spacing w:val="-2"/>
          <w:sz w:val="28"/>
          <w:szCs w:val="28"/>
          <w:lang w:val="de-DE"/>
        </w:rPr>
        <w:t xml:space="preserve"> nh</w:t>
      </w:r>
      <w:r w:rsidR="001433B6" w:rsidRPr="001433B6">
        <w:rPr>
          <w:color w:val="000000"/>
          <w:spacing w:val="-2"/>
          <w:sz w:val="28"/>
          <w:szCs w:val="28"/>
          <w:lang w:val="de-DE"/>
        </w:rPr>
        <w:t>ư</w:t>
      </w:r>
      <w:r w:rsidR="00096888" w:rsidRPr="00A40FD2">
        <w:rPr>
          <w:color w:val="000000"/>
          <w:spacing w:val="-2"/>
          <w:sz w:val="28"/>
          <w:szCs w:val="28"/>
          <w:lang w:val="de-DE"/>
        </w:rPr>
        <w:t xml:space="preserve">: </w:t>
      </w:r>
      <w:r w:rsidRPr="00A40FD2">
        <w:rPr>
          <w:color w:val="000000"/>
          <w:spacing w:val="-2"/>
          <w:sz w:val="28"/>
          <w:szCs w:val="28"/>
          <w:lang w:val="de-DE"/>
        </w:rPr>
        <w:t>Khoai lang đạt 1207,6 nghìn tấn, giảm 118 nghìn tấn (diện tích giảm 16,2 nghìn ha); đỗ tương đạt 213,6 nghìn tấn, giảm 54 nghìn tấn (diện tích giảm 45,9 nghìn ha); lạc đạt 525,1 nghìn tấn, giảm 5,1 nghìn tấn (diện tích giảm 6,1 nghìn ha). Riêng sản lượng sắn và mía giảm nhiều còn do giá tiêu thụ trên thị trường thấp nên một phần</w:t>
      </w:r>
      <w:r w:rsidRPr="0082451D">
        <w:rPr>
          <w:color w:val="000000"/>
          <w:sz w:val="28"/>
          <w:szCs w:val="28"/>
          <w:lang w:val="de-DE"/>
        </w:rPr>
        <w:t xml:space="preserve"> diện tích đã được chuyển đổi sang trồng các loại cây khác (Diện tích trồng sắn giảm </w:t>
      </w:r>
      <w:r w:rsidRPr="00577789">
        <w:rPr>
          <w:color w:val="000000"/>
          <w:spacing w:val="-4"/>
          <w:sz w:val="28"/>
          <w:szCs w:val="28"/>
          <w:lang w:val="de-DE"/>
        </w:rPr>
        <w:t>45,2 nghìn ha</w:t>
      </w:r>
      <w:r w:rsidR="00096888" w:rsidRPr="00577789">
        <w:rPr>
          <w:color w:val="000000"/>
          <w:spacing w:val="-4"/>
          <w:sz w:val="28"/>
          <w:szCs w:val="28"/>
          <w:lang w:val="de-DE"/>
        </w:rPr>
        <w:t xml:space="preserve">, </w:t>
      </w:r>
      <w:r w:rsidRPr="00577789">
        <w:rPr>
          <w:color w:val="000000"/>
          <w:spacing w:val="-4"/>
          <w:sz w:val="28"/>
          <w:szCs w:val="28"/>
          <w:lang w:val="de-DE"/>
        </w:rPr>
        <w:t xml:space="preserve">sản lượng chỉ đạt 8,5 triệu tấn, giảm 753 nghìn tấn; diện tích trồng mía giảm 10,6 nghìn ha và sản lượng chỉ đạt 15,2 triệu tấn, giảm 899,1 nghìn tấn). </w:t>
      </w:r>
    </w:p>
    <w:p w14:paraId="2B791BFB" w14:textId="77777777" w:rsidR="00DB3976" w:rsidRPr="0082451D" w:rsidRDefault="00DB3976" w:rsidP="00A72AA7">
      <w:pPr>
        <w:spacing w:before="40" w:after="40" w:line="288" w:lineRule="auto"/>
        <w:ind w:firstLine="567"/>
        <w:jc w:val="both"/>
        <w:rPr>
          <w:lang w:val="de-DE"/>
        </w:rPr>
      </w:pPr>
      <w:r w:rsidRPr="0082451D">
        <w:rPr>
          <w:lang w:val="de-DE"/>
        </w:rPr>
        <w:t>Cây lâu năm có xu hướng phát triển khá, một mặt do giá bán sản phẩm tăng; mặt khác</w:t>
      </w:r>
      <w:r w:rsidR="004F7964" w:rsidRPr="0082451D">
        <w:rPr>
          <w:lang w:val="de-DE"/>
        </w:rPr>
        <w:t>,</w:t>
      </w:r>
      <w:r w:rsidRPr="0082451D">
        <w:rPr>
          <w:lang w:val="de-DE"/>
        </w:rPr>
        <w:t xml:space="preserve"> những năm trước đây </w:t>
      </w:r>
      <w:r w:rsidR="004F7964" w:rsidRPr="0082451D">
        <w:rPr>
          <w:lang w:val="de-DE"/>
        </w:rPr>
        <w:t xml:space="preserve">nhiều địa phương </w:t>
      </w:r>
      <w:r w:rsidRPr="0082451D">
        <w:rPr>
          <w:lang w:val="de-DE"/>
        </w:rPr>
        <w:t>đã tiến hành trồng thay thế những diện tích cây già</w:t>
      </w:r>
      <w:r w:rsidR="006E0C49" w:rsidRPr="0082451D">
        <w:rPr>
          <w:lang w:val="de-DE"/>
        </w:rPr>
        <w:t xml:space="preserve"> cỗi bằng loại cây giống mới có</w:t>
      </w:r>
      <w:r w:rsidRPr="0082451D">
        <w:rPr>
          <w:lang w:val="de-DE"/>
        </w:rPr>
        <w:t xml:space="preserve"> năng suất và chất lượng cao nên thu nhập từ cây lâu năm cao hơn các loại cây trồng khác đã khuyến khích</w:t>
      </w:r>
      <w:r w:rsidR="006E0C49" w:rsidRPr="0082451D">
        <w:rPr>
          <w:lang w:val="de-DE"/>
        </w:rPr>
        <w:t xml:space="preserve"> </w:t>
      </w:r>
      <w:r w:rsidR="006E0C49" w:rsidRPr="0082451D">
        <w:rPr>
          <w:lang w:val="de-DE"/>
        </w:rPr>
        <w:lastRenderedPageBreak/>
        <w:t>các doanh nghiệp và người dân</w:t>
      </w:r>
      <w:r w:rsidR="004F7964" w:rsidRPr="0082451D">
        <w:rPr>
          <w:lang w:val="de-DE"/>
        </w:rPr>
        <w:t xml:space="preserve"> tiếp tục</w:t>
      </w:r>
      <w:r w:rsidRPr="0082451D">
        <w:rPr>
          <w:lang w:val="de-DE"/>
        </w:rPr>
        <w:t xml:space="preserve"> mở rộng diện tích</w:t>
      </w:r>
      <w:r w:rsidR="004F7964" w:rsidRPr="0082451D">
        <w:rPr>
          <w:lang w:val="de-DE"/>
        </w:rPr>
        <w:t xml:space="preserve"> gieo trồng</w:t>
      </w:r>
      <w:r w:rsidRPr="0082451D">
        <w:rPr>
          <w:lang w:val="de-DE"/>
        </w:rPr>
        <w:t xml:space="preserve">. Đặc biệt trong </w:t>
      </w:r>
      <w:r w:rsidR="004F7964" w:rsidRPr="0082451D">
        <w:rPr>
          <w:lang w:val="de-DE"/>
        </w:rPr>
        <w:t>năm 2009, một số mô hình, dự án</w:t>
      </w:r>
      <w:r w:rsidRPr="0082451D">
        <w:rPr>
          <w:lang w:val="de-DE"/>
        </w:rPr>
        <w:t xml:space="preserve"> được triển khai tích cực và có hiệu quả như: Dự án trồng mới cây cao su ở </w:t>
      </w:r>
      <w:r w:rsidR="004F7964" w:rsidRPr="0082451D">
        <w:rPr>
          <w:lang w:val="de-DE"/>
        </w:rPr>
        <w:t xml:space="preserve">một số tỉnh thuộc </w:t>
      </w:r>
      <w:r w:rsidRPr="0082451D">
        <w:rPr>
          <w:lang w:val="de-DE"/>
        </w:rPr>
        <w:t>miền núi phía Bắc (Yên Bái và Lai Châu mỗi tỉnh 3,5 nghìn ha; Điện Biên 3,2 nghìn ha; Sơn La 3,9 nghìn ha); dự án trồng 320 ha chè cành năng suất cao ở T</w:t>
      </w:r>
      <w:r w:rsidR="00252066" w:rsidRPr="0082451D">
        <w:rPr>
          <w:lang w:val="de-DE"/>
        </w:rPr>
        <w:t>hái</w:t>
      </w:r>
      <w:r w:rsidRPr="0082451D">
        <w:rPr>
          <w:lang w:val="de-DE"/>
        </w:rPr>
        <w:t xml:space="preserve"> Nguyên; dự án trồng cao su trên đất lâm nghiệp ở Tây Nguyên và Bình Phước hoặc mô hình đầu tư giống, vật tư cho những vùng trọng điểm chuyên canh cây hồ tiêu ở Gia Lai. </w:t>
      </w:r>
    </w:p>
    <w:p w14:paraId="603335FC" w14:textId="77777777" w:rsidR="00DB3976" w:rsidRPr="0082451D" w:rsidRDefault="00DB3976" w:rsidP="00A72AA7">
      <w:pPr>
        <w:spacing w:before="40" w:after="40" w:line="288" w:lineRule="auto"/>
        <w:ind w:firstLine="567"/>
        <w:jc w:val="both"/>
        <w:rPr>
          <w:spacing w:val="-4"/>
          <w:lang w:val="de-DE"/>
        </w:rPr>
      </w:pPr>
      <w:r w:rsidRPr="0082451D">
        <w:rPr>
          <w:spacing w:val="-4"/>
          <w:lang w:val="de-DE"/>
        </w:rPr>
        <w:t xml:space="preserve">Nhờ vậy, diện tích chè năm 2009 đạt 128,1 nghìn ha, tăng 2,6 nghìn ha so với năm trước; cà phê 537 nghìn ha, tăng 6,1 nghìn ha; cao su 674,2 nghìn ha, tăng 42,8 nghìn ha; hồ tiêu 50,5 nghìn ha, tăng 0,6 nghìn ha. Sản lượng một số cây lâu năm tăng khá, trong đó chè búp ước tính đạt 798,8 nghìn tấn, tăng 7% so với năm 2008 (diện tích cho </w:t>
      </w:r>
      <w:r w:rsidRPr="00A40FD2">
        <w:rPr>
          <w:spacing w:val="-2"/>
          <w:lang w:val="de-DE"/>
        </w:rPr>
        <w:t>sản phẩm tăng 2,7%; năng suất tăng 4,2%); cao su 723,7 nghìn tấn, tăng 9,7% (diện tích cho sản phẩm tăng 5,6%; năng suất tăng 3,8%); hồ tiêu 105,6 nghìn tấn, tăng 7,2% (diện tích cho sản phẩm tăng 4,5%; năng suất tăng 2,6%).</w:t>
      </w:r>
    </w:p>
    <w:p w14:paraId="27AB0187" w14:textId="77777777" w:rsidR="00252066" w:rsidRPr="0082451D" w:rsidRDefault="00DB3976" w:rsidP="00A72AA7">
      <w:pPr>
        <w:pStyle w:val="BodyTextIndent"/>
        <w:spacing w:before="40" w:after="40" w:line="288" w:lineRule="auto"/>
        <w:ind w:firstLine="567"/>
        <w:rPr>
          <w:rFonts w:ascii="Times New Roman" w:hAnsi="Times New Roman"/>
          <w:color w:val="auto"/>
          <w:spacing w:val="-4"/>
          <w:sz w:val="28"/>
          <w:szCs w:val="28"/>
          <w:lang w:val="pt-BR"/>
        </w:rPr>
      </w:pPr>
      <w:r w:rsidRPr="00096888">
        <w:rPr>
          <w:rFonts w:ascii="Times New Roman" w:hAnsi="Times New Roman"/>
          <w:color w:val="auto"/>
          <w:sz w:val="28"/>
          <w:szCs w:val="28"/>
          <w:lang w:val="pt-BR"/>
        </w:rPr>
        <w:t>Chăn nuôi tiếp tục phát triển, nhất là chăn nuôi tập trung, quy mô lớn. Theo kết quả điều tra trang trại thời điểm 01/7/2009, số trang trại chăn nuôi</w:t>
      </w:r>
      <w:r w:rsidR="0045760F" w:rsidRPr="00096888">
        <w:rPr>
          <w:rFonts w:ascii="Times New Roman" w:hAnsi="Times New Roman"/>
          <w:color w:val="auto"/>
          <w:sz w:val="28"/>
          <w:szCs w:val="28"/>
          <w:lang w:val="pt-BR"/>
        </w:rPr>
        <w:t xml:space="preserve"> </w:t>
      </w:r>
      <w:r w:rsidR="00096888" w:rsidRPr="00096888">
        <w:rPr>
          <w:rFonts w:ascii="Times New Roman" w:hAnsi="Times New Roman"/>
          <w:color w:val="auto"/>
          <w:sz w:val="28"/>
          <w:szCs w:val="28"/>
          <w:lang w:val="pt-BR"/>
        </w:rPr>
        <w:t xml:space="preserve">đã </w:t>
      </w:r>
      <w:r w:rsidRPr="00096888">
        <w:rPr>
          <w:rFonts w:ascii="Times New Roman" w:hAnsi="Times New Roman"/>
          <w:color w:val="auto"/>
          <w:sz w:val="28"/>
          <w:szCs w:val="28"/>
          <w:lang w:val="pt-BR"/>
        </w:rPr>
        <w:t xml:space="preserve">tăng 18,5% so với cùng thời điểm năm 2008, trong đó </w:t>
      </w:r>
      <w:r w:rsidR="00252066" w:rsidRPr="00096888">
        <w:rPr>
          <w:rFonts w:ascii="Times New Roman" w:hAnsi="Times New Roman"/>
          <w:color w:val="auto"/>
          <w:sz w:val="28"/>
          <w:szCs w:val="28"/>
          <w:lang w:val="pt-BR"/>
        </w:rPr>
        <w:t>một số</w:t>
      </w:r>
      <w:r w:rsidRPr="00096888">
        <w:rPr>
          <w:rFonts w:ascii="Times New Roman" w:hAnsi="Times New Roman"/>
          <w:color w:val="auto"/>
          <w:sz w:val="28"/>
          <w:szCs w:val="28"/>
          <w:lang w:val="pt-BR"/>
        </w:rPr>
        <w:t xml:space="preserve"> địa phương vùng Đông Nam Bộ có số trang trại chăn nuôi tăng trên 50% như: Bình Phước tăng 60%; thành phố Hồ Chí</w:t>
      </w:r>
      <w:r w:rsidRPr="00096888">
        <w:rPr>
          <w:rFonts w:ascii="Times New Roman" w:hAnsi="Times New Roman"/>
          <w:color w:val="auto"/>
          <w:spacing w:val="-6"/>
          <w:sz w:val="28"/>
          <w:szCs w:val="28"/>
          <w:lang w:val="pt-BR"/>
        </w:rPr>
        <w:t xml:space="preserve"> Minh</w:t>
      </w:r>
      <w:r w:rsidRPr="0082451D">
        <w:rPr>
          <w:rFonts w:ascii="Times New Roman" w:hAnsi="Times New Roman"/>
          <w:color w:val="auto"/>
          <w:spacing w:val="-4"/>
          <w:sz w:val="28"/>
          <w:szCs w:val="28"/>
          <w:lang w:val="pt-BR"/>
        </w:rPr>
        <w:t xml:space="preserve"> tăng 58,7%; Bình Dương tăng 51%. Do nhiều địa phương mở rộng hình thức chăn nuôi tập trung, dịch bệnh trong năm tuy vẫn phát sinh nhưng ở phạm vi hẹp nên số lượng gia súc, gia cầm nhìn chung tăng hơn năm 2008.</w:t>
      </w:r>
    </w:p>
    <w:p w14:paraId="666670FB" w14:textId="77777777" w:rsidR="00DB3976" w:rsidRPr="0082451D" w:rsidRDefault="00DB3976" w:rsidP="00A72AA7">
      <w:pPr>
        <w:pStyle w:val="BodyTextIndent"/>
        <w:spacing w:before="40" w:after="40" w:line="288" w:lineRule="auto"/>
        <w:ind w:firstLine="567"/>
        <w:rPr>
          <w:rFonts w:ascii="Times New Roman" w:hAnsi="Times New Roman"/>
          <w:color w:val="auto"/>
          <w:spacing w:val="-2"/>
          <w:sz w:val="28"/>
          <w:szCs w:val="28"/>
          <w:lang w:val="pt-BR"/>
        </w:rPr>
      </w:pPr>
      <w:r w:rsidRPr="0082451D">
        <w:rPr>
          <w:rFonts w:ascii="Times New Roman" w:hAnsi="Times New Roman"/>
          <w:color w:val="auto"/>
          <w:spacing w:val="-2"/>
          <w:sz w:val="28"/>
          <w:szCs w:val="28"/>
          <w:lang w:val="pt-BR"/>
        </w:rPr>
        <w:t xml:space="preserve">Theo kết quả điều tra chăn nuôi tại thời điểm 01/10/2009, đàn lợn cả nước có 27627,7 nghìn con, tăng 3,5% so với 01/10/2008; đàn gia cầm 280,2 triệu con, tăng 12,8%; đàn trâu 2886,6 nghìn con, giảm 0,4%; đàn bò 6103,3 nghìn con, giảm 3,7%. Đàn trâu, bò giảm chủ yếu </w:t>
      </w:r>
      <w:r w:rsidR="001433B6">
        <w:rPr>
          <w:rFonts w:ascii="Times New Roman" w:hAnsi="Times New Roman"/>
          <w:color w:val="auto"/>
          <w:spacing w:val="-2"/>
          <w:sz w:val="28"/>
          <w:szCs w:val="28"/>
          <w:lang w:val="pt-BR"/>
        </w:rPr>
        <w:t>l</w:t>
      </w:r>
      <w:r w:rsidR="001433B6" w:rsidRPr="001433B6">
        <w:rPr>
          <w:rFonts w:ascii="Times New Roman" w:hAnsi="Times New Roman"/>
          <w:color w:val="auto"/>
          <w:spacing w:val="-2"/>
          <w:sz w:val="28"/>
          <w:szCs w:val="28"/>
          <w:lang w:val="pt-BR"/>
        </w:rPr>
        <w:t>à</w:t>
      </w:r>
      <w:r w:rsidRPr="0082451D">
        <w:rPr>
          <w:rFonts w:ascii="Times New Roman" w:hAnsi="Times New Roman"/>
          <w:color w:val="auto"/>
          <w:spacing w:val="-2"/>
          <w:sz w:val="28"/>
          <w:szCs w:val="28"/>
          <w:lang w:val="pt-BR"/>
        </w:rPr>
        <w:t xml:space="preserve"> giảm trâu, bò cày kéo (số trâu cày kéo giảm 4,7%; bò cày kéo giảm 15,6%) nên sản lượng sản phẩm chăn nuôi năm 2009 vẫn đạt khá</w:t>
      </w:r>
      <w:r w:rsidR="005B6265" w:rsidRPr="0082451D">
        <w:rPr>
          <w:rFonts w:ascii="Times New Roman" w:hAnsi="Times New Roman"/>
          <w:color w:val="auto"/>
          <w:spacing w:val="-2"/>
          <w:sz w:val="28"/>
          <w:szCs w:val="28"/>
          <w:lang w:val="pt-BR"/>
        </w:rPr>
        <w:t>.</w:t>
      </w:r>
      <w:r w:rsidRPr="0082451D">
        <w:rPr>
          <w:rFonts w:ascii="Times New Roman" w:hAnsi="Times New Roman"/>
          <w:color w:val="auto"/>
          <w:spacing w:val="-2"/>
          <w:sz w:val="28"/>
          <w:szCs w:val="28"/>
          <w:lang w:val="pt-BR"/>
        </w:rPr>
        <w:t xml:space="preserve"> </w:t>
      </w:r>
      <w:r w:rsidR="005B6265" w:rsidRPr="0082451D">
        <w:rPr>
          <w:rFonts w:ascii="Times New Roman" w:hAnsi="Times New Roman"/>
          <w:color w:val="auto"/>
          <w:spacing w:val="-2"/>
          <w:sz w:val="28"/>
          <w:szCs w:val="28"/>
          <w:lang w:val="pt-BR"/>
        </w:rPr>
        <w:t>S</w:t>
      </w:r>
      <w:r w:rsidRPr="0082451D">
        <w:rPr>
          <w:rFonts w:ascii="Times New Roman" w:hAnsi="Times New Roman"/>
          <w:color w:val="auto"/>
          <w:spacing w:val="-2"/>
          <w:sz w:val="28"/>
          <w:szCs w:val="28"/>
          <w:lang w:val="pt-BR"/>
        </w:rPr>
        <w:t>ản lượng thịt trâu hơi xuất chuồng ước tính đạt 75 nghìn tấn, tăng 4,8% so với năm 2008; sản lượng thịt bò đạt 257,8 nghìn tấn, tăng 13,7%; sản lượng thịt lợn đạt 2931,4 nghìn tấn, tăng 4,5%; sản lượng thịt gia cầm đạt 502,8 nghìn tấn, tăng 12,2%; trứng gia cầm đạt 5952,1 triệu quả, tăng 9%.</w:t>
      </w:r>
    </w:p>
    <w:p w14:paraId="03093E54" w14:textId="77777777" w:rsidR="00DB3976" w:rsidRPr="0082451D" w:rsidRDefault="00DB3976" w:rsidP="00A72AA7">
      <w:pPr>
        <w:numPr>
          <w:ilvl w:val="0"/>
          <w:numId w:val="16"/>
        </w:numPr>
        <w:spacing w:before="120" w:after="40" w:line="288" w:lineRule="auto"/>
        <w:ind w:left="0" w:firstLine="562"/>
        <w:jc w:val="both"/>
        <w:rPr>
          <w:b/>
          <w:i/>
        </w:rPr>
      </w:pPr>
      <w:r w:rsidRPr="0082451D">
        <w:rPr>
          <w:b/>
          <w:i/>
        </w:rPr>
        <w:t>Lâm nghiệp</w:t>
      </w:r>
    </w:p>
    <w:p w14:paraId="14A8DAA2" w14:textId="77777777" w:rsidR="005B6265" w:rsidRPr="0082451D" w:rsidRDefault="00DB3976" w:rsidP="00A72AA7">
      <w:pPr>
        <w:spacing w:before="40" w:after="40" w:line="288" w:lineRule="auto"/>
        <w:ind w:firstLine="567"/>
        <w:jc w:val="both"/>
        <w:rPr>
          <w:spacing w:val="-2"/>
          <w:lang w:val="pt-BR"/>
        </w:rPr>
      </w:pPr>
      <w:r w:rsidRPr="0082451D">
        <w:rPr>
          <w:bCs/>
          <w:spacing w:val="-2"/>
        </w:rPr>
        <w:t>Diện tích rừng trồng tập trung năm 2009 ước tính đạt 212 nghìn ha, tăng 5,9% so với năm 2008. M</w:t>
      </w:r>
      <w:r w:rsidRPr="0082451D">
        <w:rPr>
          <w:spacing w:val="-2"/>
          <w:lang w:val="pt-BR"/>
        </w:rPr>
        <w:t>ột số địa phương có diện tích rừng trồng mới tập trung đạt cao là: Hà Giang 17 nghìn ha; Tuyên Quang 14,9 nghìn ha; Yên Bái 13,9 nghìn ha; Thanh Hoá 12 nghìn ha; Nghệ An 9,5 nghìn ha; Quảng Ngãi 8,7 nghìn ha.</w:t>
      </w:r>
      <w:r w:rsidRPr="0082451D">
        <w:rPr>
          <w:bCs/>
          <w:spacing w:val="-2"/>
        </w:rPr>
        <w:t xml:space="preserve"> </w:t>
      </w:r>
      <w:r w:rsidRPr="0082451D">
        <w:rPr>
          <w:bCs/>
          <w:spacing w:val="-2"/>
        </w:rPr>
        <w:lastRenderedPageBreak/>
        <w:t>Diện tích khoanh nuôi tái sinh rừng năm 2009 ước tính đạt 1032 nghìn ha, tăng 5,2% so với năm trước; số cây trồng phân tán đạt 180,4 triệu cây, giảm 1,8%; diện tích rừng được chăm sóc 486 nghìn ha, tăng 4,3%</w:t>
      </w:r>
      <w:r w:rsidR="00C91B65" w:rsidRPr="0082451D">
        <w:rPr>
          <w:bCs/>
          <w:spacing w:val="-2"/>
        </w:rPr>
        <w:t>.</w:t>
      </w:r>
      <w:r w:rsidRPr="0082451D">
        <w:rPr>
          <w:bCs/>
          <w:spacing w:val="-2"/>
        </w:rPr>
        <w:t xml:space="preserve"> </w:t>
      </w:r>
      <w:r w:rsidR="00C91B65" w:rsidRPr="0082451D">
        <w:rPr>
          <w:bCs/>
          <w:spacing w:val="-2"/>
        </w:rPr>
        <w:t>S</w:t>
      </w:r>
      <w:r w:rsidRPr="0082451D">
        <w:rPr>
          <w:bCs/>
          <w:spacing w:val="-2"/>
        </w:rPr>
        <w:t>ản lượng gỗ khai thác đạt 3766,7 nghìn m</w:t>
      </w:r>
      <w:r w:rsidRPr="0082451D">
        <w:rPr>
          <w:bCs/>
          <w:spacing w:val="-2"/>
          <w:vertAlign w:val="superscript"/>
        </w:rPr>
        <w:t>3</w:t>
      </w:r>
      <w:r w:rsidRPr="0082451D">
        <w:rPr>
          <w:bCs/>
          <w:spacing w:val="-2"/>
        </w:rPr>
        <w:t xml:space="preserve">, tăng 5,7%. Những </w:t>
      </w:r>
      <w:r w:rsidRPr="0082451D">
        <w:rPr>
          <w:spacing w:val="-2"/>
          <w:lang w:val="pt-BR"/>
        </w:rPr>
        <w:t>địa phương có sản lượng gỗ khai thác lớn là: Tuyên Quang 218 nghìn m</w:t>
      </w:r>
      <w:r w:rsidRPr="0082451D">
        <w:rPr>
          <w:spacing w:val="-2"/>
          <w:vertAlign w:val="superscript"/>
          <w:lang w:val="pt-BR"/>
        </w:rPr>
        <w:t>3</w:t>
      </w:r>
      <w:r w:rsidRPr="0082451D">
        <w:rPr>
          <w:spacing w:val="-2"/>
          <w:lang w:val="pt-BR"/>
        </w:rPr>
        <w:t>; Yên Bái 200 nghìn m</w:t>
      </w:r>
      <w:r w:rsidRPr="0082451D">
        <w:rPr>
          <w:spacing w:val="-2"/>
          <w:vertAlign w:val="superscript"/>
          <w:lang w:val="pt-BR"/>
        </w:rPr>
        <w:t>3</w:t>
      </w:r>
      <w:r w:rsidRPr="0082451D">
        <w:rPr>
          <w:spacing w:val="-2"/>
          <w:lang w:val="pt-BR"/>
        </w:rPr>
        <w:t>; Quảng Ngãi 180 nghìn m</w:t>
      </w:r>
      <w:r w:rsidRPr="0082451D">
        <w:rPr>
          <w:spacing w:val="-2"/>
          <w:vertAlign w:val="superscript"/>
          <w:lang w:val="pt-BR"/>
        </w:rPr>
        <w:t>3</w:t>
      </w:r>
      <w:r w:rsidRPr="0082451D">
        <w:rPr>
          <w:spacing w:val="-2"/>
          <w:lang w:val="pt-BR"/>
        </w:rPr>
        <w:t>; Quảng Nam 169 nghìn m</w:t>
      </w:r>
      <w:r w:rsidRPr="0082451D">
        <w:rPr>
          <w:spacing w:val="-2"/>
          <w:vertAlign w:val="superscript"/>
          <w:lang w:val="pt-BR"/>
        </w:rPr>
        <w:t>3</w:t>
      </w:r>
      <w:r w:rsidRPr="0082451D">
        <w:rPr>
          <w:spacing w:val="-2"/>
          <w:lang w:val="pt-BR"/>
        </w:rPr>
        <w:t>; Bình Định 167 nghìn m</w:t>
      </w:r>
      <w:r w:rsidRPr="0082451D">
        <w:rPr>
          <w:spacing w:val="-2"/>
          <w:vertAlign w:val="superscript"/>
          <w:lang w:val="pt-BR"/>
        </w:rPr>
        <w:t>3</w:t>
      </w:r>
      <w:r w:rsidRPr="0082451D">
        <w:rPr>
          <w:spacing w:val="-2"/>
          <w:lang w:val="pt-BR"/>
        </w:rPr>
        <w:t>; Hoà Bình 135 nghìn m</w:t>
      </w:r>
      <w:r w:rsidRPr="0082451D">
        <w:rPr>
          <w:spacing w:val="-2"/>
          <w:vertAlign w:val="superscript"/>
          <w:lang w:val="pt-BR"/>
        </w:rPr>
        <w:t>3</w:t>
      </w:r>
      <w:r w:rsidRPr="0082451D">
        <w:rPr>
          <w:spacing w:val="-2"/>
          <w:lang w:val="pt-BR"/>
        </w:rPr>
        <w:t>.</w:t>
      </w:r>
    </w:p>
    <w:p w14:paraId="2CD84296" w14:textId="77777777" w:rsidR="00DB3976" w:rsidRPr="0082451D" w:rsidRDefault="00DB3976" w:rsidP="00A72AA7">
      <w:pPr>
        <w:spacing w:before="40" w:after="40" w:line="288" w:lineRule="auto"/>
        <w:ind w:firstLine="567"/>
        <w:jc w:val="both"/>
        <w:rPr>
          <w:bCs/>
          <w:lang w:val="pt-BR"/>
        </w:rPr>
      </w:pPr>
      <w:r w:rsidRPr="0082451D">
        <w:rPr>
          <w:bCs/>
          <w:lang w:val="pt-BR"/>
        </w:rPr>
        <w:t xml:space="preserve">Kết quả trồng, chăm sóc rừng và khai thác gỗ, lâm sản đạt khá chủ yếu do </w:t>
      </w:r>
      <w:r w:rsidRPr="0082451D">
        <w:rPr>
          <w:lang w:val="pt-BR"/>
        </w:rPr>
        <w:t xml:space="preserve">đầu tư được tăng cường. Ngoài đầu tư lớn từ các chương trình dự án (riêng Dự án 5 triệu ha rừng năm 2009 đã đầu tư 1180 tỷ đồng, tăng 43,9% so với năm 2008), nhiều địa phương còn huy động được vốn đầu tư của các hộ gia đình do </w:t>
      </w:r>
      <w:r w:rsidR="005B6265" w:rsidRPr="0082451D">
        <w:rPr>
          <w:lang w:val="pt-BR"/>
        </w:rPr>
        <w:t xml:space="preserve">việc </w:t>
      </w:r>
      <w:r w:rsidRPr="0082451D">
        <w:rPr>
          <w:lang w:val="pt-BR"/>
        </w:rPr>
        <w:t xml:space="preserve">thực hiện chính sách giao đất, giao rừng bảo đảm được quyền lợi ổn định lâu dài cho các hộ nhận khoán </w:t>
      </w:r>
      <w:r w:rsidR="005B6265" w:rsidRPr="0082451D">
        <w:rPr>
          <w:lang w:val="pt-BR"/>
        </w:rPr>
        <w:t xml:space="preserve">khoanh </w:t>
      </w:r>
      <w:r w:rsidRPr="0082451D">
        <w:rPr>
          <w:lang w:val="pt-BR"/>
        </w:rPr>
        <w:t>nuôi tái sinh rừng.</w:t>
      </w:r>
    </w:p>
    <w:p w14:paraId="7F7F34C7" w14:textId="77777777" w:rsidR="00DB3976" w:rsidRPr="0082451D" w:rsidRDefault="00DB3976" w:rsidP="00A72AA7">
      <w:pPr>
        <w:spacing w:before="40" w:after="40" w:line="288" w:lineRule="auto"/>
        <w:ind w:firstLine="567"/>
        <w:jc w:val="both"/>
        <w:rPr>
          <w:bCs/>
          <w:lang w:val="pt-BR"/>
        </w:rPr>
      </w:pPr>
      <w:r w:rsidRPr="0082451D">
        <w:rPr>
          <w:lang w:val="pt-BR"/>
        </w:rPr>
        <w:t xml:space="preserve">Công tác bảo vệ rừng và tuyên truyền phòng chống cháy rừng được các địa phương quan tâm triển khai rộng đến các thôn, bản nên đã hạn chế tình trạng cháy rừng, chặt phá rừng. </w:t>
      </w:r>
      <w:r w:rsidRPr="0082451D">
        <w:rPr>
          <w:bCs/>
          <w:lang w:val="pt-BR"/>
        </w:rPr>
        <w:t xml:space="preserve">Tổng diện tích rừng bị cháy và bị </w:t>
      </w:r>
      <w:r w:rsidR="00096888">
        <w:rPr>
          <w:bCs/>
          <w:lang w:val="pt-BR"/>
        </w:rPr>
        <w:t>ch</w:t>
      </w:r>
      <w:r w:rsidR="00096888" w:rsidRPr="00096888">
        <w:rPr>
          <w:bCs/>
          <w:lang w:val="pt-BR"/>
        </w:rPr>
        <w:t>ặt</w:t>
      </w:r>
      <w:r w:rsidR="00096888">
        <w:rPr>
          <w:bCs/>
          <w:lang w:val="pt-BR"/>
        </w:rPr>
        <w:t xml:space="preserve"> </w:t>
      </w:r>
      <w:r w:rsidRPr="0082451D">
        <w:rPr>
          <w:bCs/>
          <w:lang w:val="pt-BR"/>
        </w:rPr>
        <w:t xml:space="preserve">phá năm 2009 là 3221 ha, giảm 18,8% so với năm 2008, trong đó diện tích rừng bị cháy 1658 ha, giảm 1,2%; diện tích rừng bị chặt phá 1563 ha, giảm 30,3%. Tuy nhiên, một số địa phương vẫn còn xảy ra tình trạng cháy rừng với diện tích lớn như: </w:t>
      </w:r>
      <w:r w:rsidRPr="0082451D">
        <w:rPr>
          <w:lang w:val="pt-BR"/>
        </w:rPr>
        <w:t>Hà Giang 381 ha; Yên Bái 201,4 ha; Lạng Sơn 144,8 ha; Sơn La 133,6 ha; Cao Bằng 93,7 ha. Những địa phương có diện tích rừng bị chặt phá nhiều là: Bình Phước 489 ha; Lâm Đồng 488 ha; Đắk Nông 284 ha; Sơn La 227 ha.</w:t>
      </w:r>
      <w:r w:rsidR="0045760F" w:rsidRPr="0082451D">
        <w:rPr>
          <w:lang w:val="pt-BR"/>
        </w:rPr>
        <w:t xml:space="preserve"> </w:t>
      </w:r>
    </w:p>
    <w:p w14:paraId="4E18B0A6" w14:textId="77777777" w:rsidR="00DB3976" w:rsidRPr="0082451D" w:rsidRDefault="00DB3976" w:rsidP="00A72AA7">
      <w:pPr>
        <w:numPr>
          <w:ilvl w:val="0"/>
          <w:numId w:val="16"/>
        </w:numPr>
        <w:spacing w:before="120" w:after="40" w:line="288" w:lineRule="auto"/>
        <w:ind w:left="0" w:firstLine="562"/>
        <w:jc w:val="both"/>
        <w:rPr>
          <w:b/>
          <w:i/>
        </w:rPr>
      </w:pPr>
      <w:r w:rsidRPr="0082451D">
        <w:rPr>
          <w:b/>
          <w:i/>
        </w:rPr>
        <w:t>Thuỷ sản</w:t>
      </w:r>
    </w:p>
    <w:p w14:paraId="243DC1F9" w14:textId="77777777" w:rsidR="00C91B65" w:rsidRPr="0082451D" w:rsidRDefault="00DB3976" w:rsidP="00A72AA7">
      <w:pPr>
        <w:spacing w:before="40" w:after="40" w:line="288" w:lineRule="auto"/>
        <w:ind w:firstLine="567"/>
        <w:jc w:val="both"/>
        <w:rPr>
          <w:bCs/>
        </w:rPr>
      </w:pPr>
      <w:r w:rsidRPr="0082451D">
        <w:rPr>
          <w:bCs/>
        </w:rPr>
        <w:t>Sản lượng thuỷ sản năm 2009 ước tính đạt 4847,6 nghìn tấn, tăng 5,3% so với năm 2008, trong đó cá đạt 3654,1 nghìn tấn, tăng 5,3%; tôm 537,7 nghìn tấn, tăng 7,2%.</w:t>
      </w:r>
    </w:p>
    <w:p w14:paraId="704735FC" w14:textId="77777777" w:rsidR="00DB3976" w:rsidRPr="0082451D" w:rsidRDefault="00DB3976" w:rsidP="00A72AA7">
      <w:pPr>
        <w:spacing w:before="40" w:after="40" w:line="288" w:lineRule="auto"/>
        <w:ind w:firstLine="567"/>
        <w:jc w:val="both"/>
      </w:pPr>
      <w:r w:rsidRPr="0082451D">
        <w:rPr>
          <w:bCs/>
        </w:rPr>
        <w:t xml:space="preserve">Sản lượng thuỷ sản nuôi trồng năm 2009 ước tính đạt 2569,9 nghìn tấn, tăng 4,2% so với năm trước, chủ yếu do các địa phương tiếp tục chuyển đổi và mở rộng diện tích nuôi trồng theo hướng </w:t>
      </w:r>
      <w:r w:rsidR="00C91B65" w:rsidRPr="0082451D">
        <w:rPr>
          <w:bCs/>
        </w:rPr>
        <w:t xml:space="preserve">kết hợp </w:t>
      </w:r>
      <w:r w:rsidRPr="0082451D">
        <w:rPr>
          <w:bCs/>
        </w:rPr>
        <w:t xml:space="preserve">đa canh, đa con. Bên cạnh đó, mô hình </w:t>
      </w:r>
      <w:r w:rsidRPr="0082451D">
        <w:rPr>
          <w:lang w:val="vi-VN"/>
        </w:rPr>
        <w:t xml:space="preserve">nuôi thuỷ sản lồng, bè </w:t>
      </w:r>
      <w:r w:rsidRPr="0082451D">
        <w:t xml:space="preserve">tiếp tục </w:t>
      </w:r>
      <w:r w:rsidRPr="0082451D">
        <w:rPr>
          <w:lang w:val="vi-VN"/>
        </w:rPr>
        <w:t>phát triển, đặc</w:t>
      </w:r>
      <w:r w:rsidRPr="0082451D">
        <w:t xml:space="preserve"> biệt là </w:t>
      </w:r>
      <w:r w:rsidRPr="0082451D">
        <w:rPr>
          <w:lang w:val="vi-VN"/>
        </w:rPr>
        <w:t xml:space="preserve">nuôi </w:t>
      </w:r>
      <w:r w:rsidRPr="0082451D">
        <w:t xml:space="preserve">lồng, bè trên </w:t>
      </w:r>
      <w:r w:rsidRPr="0082451D">
        <w:rPr>
          <w:lang w:val="vi-VN"/>
        </w:rPr>
        <w:t xml:space="preserve">biển </w:t>
      </w:r>
      <w:r w:rsidRPr="0082451D">
        <w:t xml:space="preserve">ở các tỉnh: </w:t>
      </w:r>
      <w:r w:rsidRPr="0082451D">
        <w:rPr>
          <w:lang w:val="vi-VN"/>
        </w:rPr>
        <w:t>Kiên Giang</w:t>
      </w:r>
      <w:r w:rsidRPr="0082451D">
        <w:t>,</w:t>
      </w:r>
      <w:r w:rsidRPr="0082451D">
        <w:rPr>
          <w:lang w:val="vi-VN"/>
        </w:rPr>
        <w:t xml:space="preserve"> Quảng </w:t>
      </w:r>
      <w:smartTag w:uri="urn:schemas-microsoft-com:office:smarttags" w:element="place">
        <w:smartTag w:uri="urn:schemas-microsoft-com:office:smarttags" w:element="country-region">
          <w:r w:rsidRPr="0082451D">
            <w:rPr>
              <w:lang w:val="vi-VN"/>
            </w:rPr>
            <w:t>Nam</w:t>
          </w:r>
        </w:smartTag>
      </w:smartTag>
      <w:r w:rsidRPr="0082451D">
        <w:t>,</w:t>
      </w:r>
      <w:r w:rsidRPr="0082451D">
        <w:rPr>
          <w:lang w:val="vi-VN"/>
        </w:rPr>
        <w:t xml:space="preserve"> Ninh Thuận</w:t>
      </w:r>
      <w:r w:rsidRPr="0082451D">
        <w:t>,</w:t>
      </w:r>
      <w:r w:rsidRPr="0082451D">
        <w:rPr>
          <w:lang w:val="vi-VN"/>
        </w:rPr>
        <w:t xml:space="preserve"> Phú Yên</w:t>
      </w:r>
      <w:r w:rsidRPr="0082451D">
        <w:t xml:space="preserve">, </w:t>
      </w:r>
      <w:r w:rsidRPr="0082451D">
        <w:rPr>
          <w:lang w:val="vi-VN"/>
        </w:rPr>
        <w:t>Hải Phòng</w:t>
      </w:r>
      <w:r w:rsidRPr="0082451D">
        <w:t>. Tính chung số lồng bè nuôi thuỷ sản năm 2009 của cả nước đạt 98,4 nghìn chiếc, tăng 12,6 nghìn chiếc (tăng 14,7%) so với năm 2008.</w:t>
      </w:r>
    </w:p>
    <w:p w14:paraId="76EEFE27" w14:textId="77777777" w:rsidR="00DB3976" w:rsidRPr="0082451D" w:rsidRDefault="00DB3976" w:rsidP="00BF06B6">
      <w:pPr>
        <w:spacing w:before="40" w:after="40" w:line="264" w:lineRule="auto"/>
        <w:ind w:firstLine="562"/>
        <w:jc w:val="both"/>
        <w:rPr>
          <w:bCs/>
          <w:lang w:val="pt-BR"/>
        </w:rPr>
      </w:pPr>
      <w:r w:rsidRPr="0082451D">
        <w:rPr>
          <w:lang w:val="vi-VN"/>
        </w:rPr>
        <w:t>N</w:t>
      </w:r>
      <w:r w:rsidRPr="0082451D">
        <w:rPr>
          <w:bCs/>
          <w:lang w:val="vi-VN"/>
        </w:rPr>
        <w:t xml:space="preserve">uôi cá tra vẫn gặp nhiều khó khăn do giá cá nguyên liệu và thị trường tiêu thụ không ổn định. </w:t>
      </w:r>
      <w:r w:rsidRPr="0082451D">
        <w:rPr>
          <w:bCs/>
          <w:lang w:val="pt-BR"/>
        </w:rPr>
        <w:t>D</w:t>
      </w:r>
      <w:r w:rsidRPr="0082451D">
        <w:rPr>
          <w:lang w:val="vi-VN"/>
        </w:rPr>
        <w:t>iện tích nuôi</w:t>
      </w:r>
      <w:r w:rsidRPr="0082451D">
        <w:rPr>
          <w:lang w:val="pt-BR"/>
        </w:rPr>
        <w:t xml:space="preserve"> </w:t>
      </w:r>
      <w:r w:rsidRPr="0082451D">
        <w:rPr>
          <w:lang w:val="vi-VN"/>
        </w:rPr>
        <w:t>thả</w:t>
      </w:r>
      <w:r w:rsidRPr="0082451D">
        <w:rPr>
          <w:lang w:val="pt-BR"/>
        </w:rPr>
        <w:t xml:space="preserve"> cá tra</w:t>
      </w:r>
      <w:r w:rsidRPr="0082451D">
        <w:rPr>
          <w:lang w:val="vi-VN"/>
        </w:rPr>
        <w:t xml:space="preserve"> năm nay ước tính đạt </w:t>
      </w:r>
      <w:r w:rsidRPr="0082451D">
        <w:rPr>
          <w:lang w:val="pt-BR"/>
        </w:rPr>
        <w:t>9 nghìn ha, giảm 12,4% so với năm trước, trong đó nuôi cá tra công nghiệp 6,6 nghìn ha</w:t>
      </w:r>
      <w:r w:rsidRPr="0082451D">
        <w:rPr>
          <w:lang w:val="vi-VN"/>
        </w:rPr>
        <w:t xml:space="preserve">, </w:t>
      </w:r>
      <w:r w:rsidRPr="0082451D">
        <w:rPr>
          <w:lang w:val="vi-VN"/>
        </w:rPr>
        <w:lastRenderedPageBreak/>
        <w:t xml:space="preserve">giảm </w:t>
      </w:r>
      <w:r w:rsidRPr="0082451D">
        <w:rPr>
          <w:lang w:val="pt-BR"/>
        </w:rPr>
        <w:t>10,3</w:t>
      </w:r>
      <w:r w:rsidRPr="0082451D">
        <w:rPr>
          <w:lang w:val="vi-VN"/>
        </w:rPr>
        <w:t>%</w:t>
      </w:r>
      <w:r w:rsidRPr="0082451D">
        <w:rPr>
          <w:lang w:val="pt-BR"/>
        </w:rPr>
        <w:t xml:space="preserve"> (Diện tích nuôi thả cá tra công nghiệp ở Đồng Tháp chỉ còn 1791 ha, giảm 28%; </w:t>
      </w:r>
      <w:r w:rsidRPr="0082451D">
        <w:rPr>
          <w:lang w:val="vi-VN"/>
        </w:rPr>
        <w:t xml:space="preserve">Cần Thơ </w:t>
      </w:r>
      <w:r w:rsidRPr="0082451D">
        <w:rPr>
          <w:lang w:val="pt-BR"/>
        </w:rPr>
        <w:t xml:space="preserve">999 ha, </w:t>
      </w:r>
      <w:r w:rsidRPr="0082451D">
        <w:rPr>
          <w:lang w:val="vi-VN"/>
        </w:rPr>
        <w:t xml:space="preserve">giảm </w:t>
      </w:r>
      <w:r w:rsidRPr="0082451D">
        <w:rPr>
          <w:lang w:val="pt-BR"/>
        </w:rPr>
        <w:t>16,7</w:t>
      </w:r>
      <w:r w:rsidRPr="0082451D">
        <w:rPr>
          <w:lang w:val="vi-VN"/>
        </w:rPr>
        <w:t>%</w:t>
      </w:r>
      <w:r w:rsidRPr="0082451D">
        <w:rPr>
          <w:lang w:val="pt-BR"/>
        </w:rPr>
        <w:t xml:space="preserve">; Tiền Giang 123 ha, giảm 12,1%; </w:t>
      </w:r>
      <w:r w:rsidRPr="0082451D">
        <w:rPr>
          <w:lang w:val="vi-VN"/>
        </w:rPr>
        <w:t xml:space="preserve">An Giang </w:t>
      </w:r>
      <w:r w:rsidRPr="0082451D">
        <w:rPr>
          <w:lang w:val="pt-BR"/>
        </w:rPr>
        <w:t xml:space="preserve">1108 ha, </w:t>
      </w:r>
      <w:r w:rsidRPr="0082451D">
        <w:rPr>
          <w:lang w:val="vi-VN"/>
        </w:rPr>
        <w:t xml:space="preserve">giảm </w:t>
      </w:r>
      <w:r w:rsidRPr="0082451D">
        <w:rPr>
          <w:lang w:val="pt-BR"/>
        </w:rPr>
        <w:t>9</w:t>
      </w:r>
      <w:r w:rsidRPr="0082451D">
        <w:rPr>
          <w:lang w:val="vi-VN"/>
        </w:rPr>
        <w:t>%</w:t>
      </w:r>
      <w:r w:rsidRPr="0082451D">
        <w:rPr>
          <w:lang w:val="pt-BR"/>
        </w:rPr>
        <w:t>). S</w:t>
      </w:r>
      <w:r w:rsidRPr="0082451D">
        <w:rPr>
          <w:bCs/>
          <w:lang w:val="vi-VN"/>
        </w:rPr>
        <w:t xml:space="preserve">ản lượng cá tra thu hoạch </w:t>
      </w:r>
      <w:r w:rsidRPr="0082451D">
        <w:rPr>
          <w:bCs/>
          <w:lang w:val="pt-BR"/>
        </w:rPr>
        <w:t xml:space="preserve">năm 2009 ước tính </w:t>
      </w:r>
      <w:r w:rsidRPr="0082451D">
        <w:rPr>
          <w:bCs/>
          <w:lang w:val="vi-VN"/>
        </w:rPr>
        <w:t>đạt 1006,3 nghìn tấn, giảm 6,9%</w:t>
      </w:r>
      <w:r w:rsidRPr="0082451D">
        <w:rPr>
          <w:bCs/>
          <w:lang w:val="pt-BR"/>
        </w:rPr>
        <w:t xml:space="preserve"> so với năm 2008</w:t>
      </w:r>
      <w:r w:rsidRPr="0082451D">
        <w:rPr>
          <w:bCs/>
          <w:lang w:val="vi-VN"/>
        </w:rPr>
        <w:t>.</w:t>
      </w:r>
    </w:p>
    <w:p w14:paraId="499916E1" w14:textId="77777777" w:rsidR="00DB3976" w:rsidRPr="005D3866" w:rsidRDefault="00DB3976" w:rsidP="00A159ED">
      <w:pPr>
        <w:spacing w:before="40" w:after="40" w:line="269" w:lineRule="auto"/>
        <w:ind w:firstLine="561"/>
        <w:jc w:val="both"/>
        <w:rPr>
          <w:lang w:val="vi-VN"/>
        </w:rPr>
      </w:pPr>
      <w:r w:rsidRPr="0082451D">
        <w:rPr>
          <w:b/>
          <w:lang w:val="pt-BR"/>
        </w:rPr>
        <w:t xml:space="preserve"> </w:t>
      </w:r>
      <w:r w:rsidRPr="0082451D">
        <w:rPr>
          <w:lang w:val="vi-VN"/>
        </w:rPr>
        <w:t>Diện tích nuôi tôm sú năm 2009 ước tính đạt 549,1 nghìn ha, giảm 10,7% so với năm trước</w:t>
      </w:r>
      <w:r w:rsidRPr="0082451D">
        <w:rPr>
          <w:lang w:val="pt-BR"/>
        </w:rPr>
        <w:t>,</w:t>
      </w:r>
      <w:r w:rsidRPr="0082451D">
        <w:rPr>
          <w:lang w:val="vi-VN"/>
        </w:rPr>
        <w:t xml:space="preserve"> chủ yếu do </w:t>
      </w:r>
      <w:r w:rsidRPr="0082451D">
        <w:rPr>
          <w:lang w:val="pt-BR"/>
        </w:rPr>
        <w:t>sức mua của những thị trường tiêu thụ tôm sú nhiều là Mỹ và Nhật Bản giảm mạnh</w:t>
      </w:r>
      <w:r w:rsidR="005B6265" w:rsidRPr="0082451D">
        <w:rPr>
          <w:lang w:val="pt-BR"/>
        </w:rPr>
        <w:t>;</w:t>
      </w:r>
      <w:r w:rsidRPr="0082451D">
        <w:rPr>
          <w:lang w:val="pt-BR"/>
        </w:rPr>
        <w:t xml:space="preserve"> đồng thời </w:t>
      </w:r>
      <w:r w:rsidRPr="0082451D">
        <w:rPr>
          <w:lang w:val="vi-VN"/>
        </w:rPr>
        <w:t xml:space="preserve">một </w:t>
      </w:r>
      <w:r w:rsidRPr="0082451D">
        <w:rPr>
          <w:lang w:val="pt-BR"/>
        </w:rPr>
        <w:t>số</w:t>
      </w:r>
      <w:r w:rsidRPr="0082451D">
        <w:rPr>
          <w:lang w:val="vi-VN"/>
        </w:rPr>
        <w:t xml:space="preserve"> diện tích </w:t>
      </w:r>
      <w:r w:rsidRPr="0082451D">
        <w:rPr>
          <w:lang w:val="pt-BR"/>
        </w:rPr>
        <w:t xml:space="preserve">nuôi tôm sú đã </w:t>
      </w:r>
      <w:r w:rsidRPr="0082451D">
        <w:rPr>
          <w:lang w:val="vi-VN"/>
        </w:rPr>
        <w:t>chuyển đổi</w:t>
      </w:r>
      <w:r w:rsidRPr="0082451D">
        <w:rPr>
          <w:lang w:val="pt-BR"/>
        </w:rPr>
        <w:t xml:space="preserve"> </w:t>
      </w:r>
      <w:r w:rsidRPr="0082451D">
        <w:rPr>
          <w:lang w:val="vi-VN"/>
        </w:rPr>
        <w:t xml:space="preserve">sang nuôi tôm thẻ chân trắng cho năng suất </w:t>
      </w:r>
      <w:r w:rsidR="005B6265" w:rsidRPr="0082451D">
        <w:rPr>
          <w:lang w:val="pt-BR"/>
        </w:rPr>
        <w:t xml:space="preserve">và thu nhập </w:t>
      </w:r>
      <w:r w:rsidRPr="0082451D">
        <w:rPr>
          <w:lang w:val="vi-VN"/>
        </w:rPr>
        <w:t xml:space="preserve">cao hơn. </w:t>
      </w:r>
      <w:r w:rsidR="00B91D8A" w:rsidRPr="00B91D8A">
        <w:rPr>
          <w:lang w:val="vi-VN"/>
        </w:rPr>
        <w:t>D</w:t>
      </w:r>
      <w:r w:rsidRPr="0082451D">
        <w:rPr>
          <w:lang w:val="vi-VN"/>
        </w:rPr>
        <w:t>iện tích nuôi tôm thẻ chân trắng năm nay ước tính đạt 13,5 nghìn ha, tăng 75,5% so với năm 2008; sản lượng đạt 63 nghìn tấn, gấp trên 2 lần</w:t>
      </w:r>
      <w:r w:rsidR="005D3866" w:rsidRPr="005D3866">
        <w:rPr>
          <w:lang w:val="vi-VN"/>
        </w:rPr>
        <w:t xml:space="preserve"> cùng kỳ</w:t>
      </w:r>
      <w:r w:rsidR="005D3866">
        <w:rPr>
          <w:lang w:val="vi-VN"/>
        </w:rPr>
        <w:t xml:space="preserve"> n</w:t>
      </w:r>
      <w:r w:rsidR="005D3866" w:rsidRPr="005D3866">
        <w:rPr>
          <w:lang w:val="vi-VN"/>
        </w:rPr>
        <w:t>ăm trước.</w:t>
      </w:r>
    </w:p>
    <w:p w14:paraId="110F8132" w14:textId="77777777" w:rsidR="00DB3976" w:rsidRPr="0082451D" w:rsidRDefault="00DB3976" w:rsidP="00A159ED">
      <w:pPr>
        <w:spacing w:before="40" w:after="40" w:line="269" w:lineRule="auto"/>
        <w:ind w:firstLine="561"/>
        <w:jc w:val="both"/>
        <w:rPr>
          <w:lang w:val="pt-BR"/>
        </w:rPr>
      </w:pPr>
      <w:r w:rsidRPr="0082451D">
        <w:rPr>
          <w:bCs/>
          <w:lang w:val="pt-BR"/>
        </w:rPr>
        <w:t>Sản lượng thuỷ sản khai thác năm 2009 ước tính đạt 2277,7 nghìn tấn, tăng 6,6% so với năm trước (</w:t>
      </w:r>
      <w:r w:rsidRPr="0082451D">
        <w:rPr>
          <w:lang w:val="vi-VN"/>
        </w:rPr>
        <w:t>tốc độ tăng cao nhất trong 8 năm trở lại đây)</w:t>
      </w:r>
      <w:r w:rsidRPr="0082451D">
        <w:rPr>
          <w:bCs/>
          <w:lang w:val="pt-BR"/>
        </w:rPr>
        <w:t xml:space="preserve">, trong đó khai thác biển đạt 2086,7 nghìn tấn, tăng 7,2%. Khai thác </w:t>
      </w:r>
      <w:r w:rsidR="00B91D8A">
        <w:rPr>
          <w:bCs/>
          <w:lang w:val="pt-BR"/>
        </w:rPr>
        <w:t>bi</w:t>
      </w:r>
      <w:r w:rsidR="00B91D8A" w:rsidRPr="00B91D8A">
        <w:rPr>
          <w:bCs/>
          <w:lang w:val="pt-BR"/>
        </w:rPr>
        <w:t>ển</w:t>
      </w:r>
      <w:r w:rsidR="00B91D8A">
        <w:rPr>
          <w:bCs/>
          <w:lang w:val="pt-BR"/>
        </w:rPr>
        <w:t xml:space="preserve"> </w:t>
      </w:r>
      <w:r w:rsidRPr="0082451D">
        <w:rPr>
          <w:bCs/>
          <w:lang w:val="pt-BR"/>
        </w:rPr>
        <w:t>tăng cao là do các loại cá cơm, các trác, cá hố, các nục, cá ngừ xuất hiện trên ngư trường với mật độ cao và thời gian kéo dài</w:t>
      </w:r>
      <w:r w:rsidR="005B6265" w:rsidRPr="0082451D">
        <w:rPr>
          <w:bCs/>
          <w:lang w:val="pt-BR"/>
        </w:rPr>
        <w:t>.</w:t>
      </w:r>
      <w:r w:rsidRPr="0082451D">
        <w:rPr>
          <w:bCs/>
          <w:lang w:val="pt-BR"/>
        </w:rPr>
        <w:t xml:space="preserve"> </w:t>
      </w:r>
      <w:r w:rsidR="00C91B65" w:rsidRPr="0082451D">
        <w:rPr>
          <w:bCs/>
          <w:lang w:val="pt-BR"/>
        </w:rPr>
        <w:t>Đồng thời c</w:t>
      </w:r>
      <w:r w:rsidRPr="0082451D">
        <w:rPr>
          <w:lang w:val="vi-VN"/>
        </w:rPr>
        <w:t xml:space="preserve">hính sách hỗ trợ ngư dân mua mới, đóng mới tàu </w:t>
      </w:r>
      <w:r w:rsidRPr="0082451D">
        <w:rPr>
          <w:lang w:val="pt-BR"/>
        </w:rPr>
        <w:t xml:space="preserve">có công suất lớn </w:t>
      </w:r>
      <w:r w:rsidR="00C91B65" w:rsidRPr="0082451D">
        <w:rPr>
          <w:lang w:val="pt-BR"/>
        </w:rPr>
        <w:t xml:space="preserve">đã </w:t>
      </w:r>
      <w:r w:rsidRPr="0082451D">
        <w:rPr>
          <w:lang w:val="vi-VN"/>
        </w:rPr>
        <w:t xml:space="preserve">tăng </w:t>
      </w:r>
      <w:r w:rsidR="005B6265" w:rsidRPr="0082451D">
        <w:rPr>
          <w:lang w:val="pt-BR"/>
        </w:rPr>
        <w:t xml:space="preserve">năng lực </w:t>
      </w:r>
      <w:r w:rsidRPr="0082451D">
        <w:rPr>
          <w:lang w:val="pt-BR"/>
        </w:rPr>
        <w:t xml:space="preserve">khai thác </w:t>
      </w:r>
      <w:r w:rsidRPr="0082451D">
        <w:rPr>
          <w:lang w:val="vi-VN"/>
        </w:rPr>
        <w:t>hải sản</w:t>
      </w:r>
      <w:r w:rsidRPr="0082451D">
        <w:rPr>
          <w:lang w:val="pt-BR"/>
        </w:rPr>
        <w:t xml:space="preserve"> xa bờ. Ngoài ra,</w:t>
      </w:r>
      <w:r w:rsidR="0045760F" w:rsidRPr="0082451D">
        <w:rPr>
          <w:lang w:val="pt-BR"/>
        </w:rPr>
        <w:t xml:space="preserve"> </w:t>
      </w:r>
      <w:r w:rsidRPr="0082451D">
        <w:rPr>
          <w:lang w:val="pt-BR"/>
        </w:rPr>
        <w:t>dịch vụ nghề cá được cải tiến hợp lý và hiệu quả hơn đã tạo điều kiện cho các tàu thuyền tăng thêm số ngày đánh bắt trên biển</w:t>
      </w:r>
      <w:r w:rsidRPr="0082451D">
        <w:rPr>
          <w:lang w:val="vi-VN"/>
        </w:rPr>
        <w:t>.</w:t>
      </w:r>
      <w:r w:rsidRPr="0082451D">
        <w:rPr>
          <w:lang w:val="pt-BR"/>
        </w:rPr>
        <w:t xml:space="preserve"> </w:t>
      </w:r>
    </w:p>
    <w:p w14:paraId="1ADC0B45" w14:textId="77777777" w:rsidR="00DB3976" w:rsidRPr="0082451D" w:rsidRDefault="00DB3976" w:rsidP="00A159ED">
      <w:pPr>
        <w:spacing w:before="180" w:after="40" w:line="269" w:lineRule="auto"/>
        <w:ind w:firstLine="561"/>
        <w:jc w:val="both"/>
        <w:rPr>
          <w:b/>
          <w:lang w:val="fr-FR"/>
        </w:rPr>
      </w:pPr>
      <w:r w:rsidRPr="0082451D">
        <w:rPr>
          <w:b/>
          <w:lang w:val="fr-FR"/>
        </w:rPr>
        <w:t xml:space="preserve">3. Sản xuất công nghiệp </w:t>
      </w:r>
    </w:p>
    <w:p w14:paraId="06A92113" w14:textId="77777777" w:rsidR="00DB3976" w:rsidRPr="0082451D" w:rsidRDefault="00DB3976" w:rsidP="00A159ED">
      <w:pPr>
        <w:spacing w:before="40" w:after="40" w:line="269" w:lineRule="auto"/>
        <w:ind w:firstLine="561"/>
        <w:jc w:val="both"/>
        <w:rPr>
          <w:spacing w:val="-4"/>
          <w:lang w:val="de-DE"/>
        </w:rPr>
      </w:pPr>
      <w:r w:rsidRPr="0082451D">
        <w:rPr>
          <w:spacing w:val="-4"/>
          <w:lang w:val="fr-FR"/>
        </w:rPr>
        <w:t>C</w:t>
      </w:r>
      <w:r w:rsidRPr="0082451D">
        <w:rPr>
          <w:spacing w:val="-4"/>
          <w:lang w:val="de-DE"/>
        </w:rPr>
        <w:t>ông nghiệp là ngành bị ảnh hưởng mạnh do thị trường xuất khẩu hàng hoá thu hẹp</w:t>
      </w:r>
      <w:r w:rsidR="00B91D8A">
        <w:rPr>
          <w:spacing w:val="-4"/>
          <w:lang w:val="de-DE"/>
        </w:rPr>
        <w:t>;</w:t>
      </w:r>
      <w:r w:rsidRPr="0082451D">
        <w:rPr>
          <w:spacing w:val="-4"/>
          <w:lang w:val="de-DE"/>
        </w:rPr>
        <w:t xml:space="preserve"> nhưng các cơ sở sản xuất, các doanh nghiệp và tậ</w:t>
      </w:r>
      <w:r w:rsidR="00C91B65" w:rsidRPr="0082451D">
        <w:rPr>
          <w:spacing w:val="-4"/>
          <w:lang w:val="de-DE"/>
        </w:rPr>
        <w:t xml:space="preserve">p đoàn kinh tế </w:t>
      </w:r>
      <w:r w:rsidRPr="0082451D">
        <w:rPr>
          <w:spacing w:val="-4"/>
          <w:lang w:val="de-DE"/>
        </w:rPr>
        <w:t>có nhiều cố gắng; Chính</w:t>
      </w:r>
      <w:r w:rsidR="00C91B65" w:rsidRPr="0082451D">
        <w:rPr>
          <w:spacing w:val="-4"/>
          <w:lang w:val="de-DE"/>
        </w:rPr>
        <w:t xml:space="preserve"> phủ và các cấp, các ngành đã đề ra</w:t>
      </w:r>
      <w:r w:rsidRPr="0082451D">
        <w:rPr>
          <w:spacing w:val="-4"/>
          <w:lang w:val="de-DE"/>
        </w:rPr>
        <w:t xml:space="preserve"> nh</w:t>
      </w:r>
      <w:r w:rsidR="00B91D8A">
        <w:rPr>
          <w:spacing w:val="-4"/>
          <w:lang w:val="de-DE"/>
        </w:rPr>
        <w:t>i</w:t>
      </w:r>
      <w:r w:rsidR="00B91D8A" w:rsidRPr="00B91D8A">
        <w:rPr>
          <w:spacing w:val="-4"/>
          <w:lang w:val="de-DE"/>
        </w:rPr>
        <w:t>ều</w:t>
      </w:r>
      <w:r w:rsidRPr="0082451D">
        <w:rPr>
          <w:spacing w:val="-4"/>
          <w:lang w:val="de-DE"/>
        </w:rPr>
        <w:t xml:space="preserve"> giải pháp kịp thời, có hiệu quả </w:t>
      </w:r>
      <w:r w:rsidR="005B6265" w:rsidRPr="0082451D">
        <w:rPr>
          <w:spacing w:val="-4"/>
          <w:lang w:val="de-DE"/>
        </w:rPr>
        <w:t xml:space="preserve">như </w:t>
      </w:r>
      <w:r w:rsidRPr="0082451D">
        <w:rPr>
          <w:spacing w:val="-4"/>
          <w:lang w:val="de-DE"/>
        </w:rPr>
        <w:t>hỗ trợ lãi</w:t>
      </w:r>
      <w:r w:rsidR="0062679B" w:rsidRPr="0082451D">
        <w:rPr>
          <w:spacing w:val="-4"/>
          <w:lang w:val="de-DE"/>
        </w:rPr>
        <w:t xml:space="preserve"> suất vay vốn</w:t>
      </w:r>
      <w:r w:rsidR="00B91D8A">
        <w:rPr>
          <w:spacing w:val="-4"/>
          <w:lang w:val="de-DE"/>
        </w:rPr>
        <w:t>;</w:t>
      </w:r>
      <w:r w:rsidR="0062679B" w:rsidRPr="0082451D">
        <w:rPr>
          <w:spacing w:val="-4"/>
          <w:lang w:val="de-DE"/>
        </w:rPr>
        <w:t xml:space="preserve"> mở rộng thị trườ</w:t>
      </w:r>
      <w:r w:rsidRPr="0082451D">
        <w:rPr>
          <w:spacing w:val="-4"/>
          <w:lang w:val="de-DE"/>
        </w:rPr>
        <w:t>ng tiêu thụ trong nước thông qua các gói kích cầu đầu tư và kích cầu tiêu dùng; vận động nhân dân hưởng ứng chủ trương “</w:t>
      </w:r>
      <w:r w:rsidR="005B6265" w:rsidRPr="0082451D">
        <w:rPr>
          <w:spacing w:val="-4"/>
          <w:lang w:val="de-DE"/>
        </w:rPr>
        <w:t>N</w:t>
      </w:r>
      <w:r w:rsidRPr="0082451D">
        <w:rPr>
          <w:spacing w:val="-4"/>
          <w:lang w:val="de-DE"/>
        </w:rPr>
        <w:t>gười Việt</w:t>
      </w:r>
      <w:r w:rsidR="005B6265" w:rsidRPr="0082451D">
        <w:rPr>
          <w:spacing w:val="-4"/>
          <w:lang w:val="de-DE"/>
        </w:rPr>
        <w:t xml:space="preserve"> Nam ưu tiên dùng hàng Việt Nam”</w:t>
      </w:r>
      <w:r w:rsidRPr="0082451D">
        <w:rPr>
          <w:spacing w:val="-4"/>
          <w:lang w:val="de-DE"/>
        </w:rPr>
        <w:t xml:space="preserve"> nên kết quả sản xuất, kinh doanh từng bước </w:t>
      </w:r>
      <w:r w:rsidR="005B6265" w:rsidRPr="0082451D">
        <w:rPr>
          <w:spacing w:val="-4"/>
          <w:lang w:val="de-DE"/>
        </w:rPr>
        <w:t xml:space="preserve">được </w:t>
      </w:r>
      <w:r w:rsidRPr="0082451D">
        <w:rPr>
          <w:spacing w:val="-4"/>
          <w:lang w:val="de-DE"/>
        </w:rPr>
        <w:t xml:space="preserve">khôi phục và </w:t>
      </w:r>
      <w:r w:rsidR="00C91B65" w:rsidRPr="0082451D">
        <w:rPr>
          <w:spacing w:val="-4"/>
          <w:lang w:val="de-DE"/>
        </w:rPr>
        <w:t xml:space="preserve">tiếp tục </w:t>
      </w:r>
      <w:r w:rsidRPr="0082451D">
        <w:rPr>
          <w:spacing w:val="-4"/>
          <w:lang w:val="de-DE"/>
        </w:rPr>
        <w:t xml:space="preserve">tăng trưởng. </w:t>
      </w:r>
    </w:p>
    <w:p w14:paraId="21668290" w14:textId="77777777" w:rsidR="00DB3976" w:rsidRPr="0082451D" w:rsidRDefault="00DB3976" w:rsidP="00A159ED">
      <w:pPr>
        <w:spacing w:before="40" w:after="40" w:line="269" w:lineRule="auto"/>
        <w:ind w:firstLine="561"/>
        <w:jc w:val="both"/>
        <w:rPr>
          <w:lang w:val="de-DE"/>
        </w:rPr>
      </w:pPr>
      <w:r w:rsidRPr="0082451D">
        <w:rPr>
          <w:lang w:val="de-DE"/>
        </w:rPr>
        <w:t xml:space="preserve">Giá trị sản xuất công nghiệp tháng 1/2009 theo giá so sánh 1994 giảm 0,2% so với cùng kỳ năm 2008; các tháng tiếp theo tuy đạt mức tăng trưởng dương nhưng tốc độ </w:t>
      </w:r>
      <w:r w:rsidR="00B91D8A">
        <w:rPr>
          <w:lang w:val="de-DE"/>
        </w:rPr>
        <w:t>t</w:t>
      </w:r>
      <w:r w:rsidR="00B91D8A" w:rsidRPr="00B91D8A">
        <w:rPr>
          <w:lang w:val="de-DE"/>
        </w:rPr>
        <w:t>ă</w:t>
      </w:r>
      <w:r w:rsidR="00B91D8A">
        <w:rPr>
          <w:lang w:val="de-DE"/>
        </w:rPr>
        <w:t xml:space="preserve">ng </w:t>
      </w:r>
      <w:r w:rsidRPr="0082451D">
        <w:rPr>
          <w:lang w:val="de-DE"/>
        </w:rPr>
        <w:t>thấp (Bình quân 6 tháng đầu năm chỉ tăng 4,8%</w:t>
      </w:r>
      <w:r w:rsidR="005B6265" w:rsidRPr="0082451D">
        <w:rPr>
          <w:lang w:val="de-DE"/>
        </w:rPr>
        <w:t>)</w:t>
      </w:r>
      <w:r w:rsidR="00B91D8A">
        <w:rPr>
          <w:lang w:val="de-DE"/>
        </w:rPr>
        <w:t>. Nh</w:t>
      </w:r>
      <w:r w:rsidR="00B91D8A" w:rsidRPr="00B91D8A">
        <w:rPr>
          <w:lang w:val="de-DE"/>
        </w:rPr>
        <w:t>ờ</w:t>
      </w:r>
      <w:r w:rsidR="00B91D8A">
        <w:rPr>
          <w:lang w:val="de-DE"/>
        </w:rPr>
        <w:t xml:space="preserve"> t</w:t>
      </w:r>
      <w:r w:rsidR="00B91D8A" w:rsidRPr="00B91D8A">
        <w:rPr>
          <w:lang w:val="de-DE"/>
        </w:rPr>
        <w:t>ích</w:t>
      </w:r>
      <w:r w:rsidR="00B91D8A">
        <w:rPr>
          <w:lang w:val="de-DE"/>
        </w:rPr>
        <w:t xml:space="preserve"> c</w:t>
      </w:r>
      <w:r w:rsidR="00B91D8A" w:rsidRPr="00B91D8A">
        <w:rPr>
          <w:lang w:val="de-DE"/>
        </w:rPr>
        <w:t>ự</w:t>
      </w:r>
      <w:r w:rsidR="00B91D8A">
        <w:rPr>
          <w:lang w:val="de-DE"/>
        </w:rPr>
        <w:t>c tri</w:t>
      </w:r>
      <w:r w:rsidR="00B91D8A" w:rsidRPr="00B91D8A">
        <w:rPr>
          <w:lang w:val="de-DE"/>
        </w:rPr>
        <w:t>ển</w:t>
      </w:r>
      <w:r w:rsidR="00B91D8A">
        <w:rPr>
          <w:lang w:val="de-DE"/>
        </w:rPr>
        <w:t xml:space="preserve"> khai c</w:t>
      </w:r>
      <w:r w:rsidR="00B91D8A" w:rsidRPr="00B91D8A">
        <w:rPr>
          <w:lang w:val="de-DE"/>
        </w:rPr>
        <w:t>ác</w:t>
      </w:r>
      <w:r w:rsidR="00B91D8A">
        <w:rPr>
          <w:lang w:val="de-DE"/>
        </w:rPr>
        <w:t xml:space="preserve"> gi</w:t>
      </w:r>
      <w:r w:rsidR="00B91D8A" w:rsidRPr="00B91D8A">
        <w:rPr>
          <w:lang w:val="de-DE"/>
        </w:rPr>
        <w:t>ải</w:t>
      </w:r>
      <w:r w:rsidR="00B91D8A">
        <w:rPr>
          <w:lang w:val="de-DE"/>
        </w:rPr>
        <w:t xml:space="preserve"> ph</w:t>
      </w:r>
      <w:r w:rsidR="00B91D8A" w:rsidRPr="00B91D8A">
        <w:rPr>
          <w:lang w:val="de-DE"/>
        </w:rPr>
        <w:t>áp</w:t>
      </w:r>
      <w:r w:rsidR="00B91D8A">
        <w:rPr>
          <w:lang w:val="de-DE"/>
        </w:rPr>
        <w:t xml:space="preserve"> th</w:t>
      </w:r>
      <w:r w:rsidR="00B91D8A" w:rsidRPr="00B91D8A">
        <w:rPr>
          <w:lang w:val="de-DE"/>
        </w:rPr>
        <w:t>áo</w:t>
      </w:r>
      <w:r w:rsidR="00B91D8A">
        <w:rPr>
          <w:lang w:val="de-DE"/>
        </w:rPr>
        <w:t xml:space="preserve"> g</w:t>
      </w:r>
      <w:r w:rsidR="00B91D8A" w:rsidRPr="00B91D8A">
        <w:rPr>
          <w:lang w:val="de-DE"/>
        </w:rPr>
        <w:t>ỡ</w:t>
      </w:r>
      <w:r w:rsidR="00B91D8A">
        <w:rPr>
          <w:lang w:val="de-DE"/>
        </w:rPr>
        <w:t xml:space="preserve"> kh</w:t>
      </w:r>
      <w:r w:rsidR="00B91D8A" w:rsidRPr="00B91D8A">
        <w:rPr>
          <w:lang w:val="de-DE"/>
        </w:rPr>
        <w:t>ó</w:t>
      </w:r>
      <w:r w:rsidR="00B91D8A">
        <w:rPr>
          <w:lang w:val="de-DE"/>
        </w:rPr>
        <w:t xml:space="preserve"> kh</w:t>
      </w:r>
      <w:r w:rsidR="00B91D8A" w:rsidRPr="00B91D8A">
        <w:rPr>
          <w:lang w:val="de-DE"/>
        </w:rPr>
        <w:t>ă</w:t>
      </w:r>
      <w:r w:rsidR="00B91D8A">
        <w:rPr>
          <w:lang w:val="de-DE"/>
        </w:rPr>
        <w:t>n n</w:t>
      </w:r>
      <w:r w:rsidR="00B91D8A" w:rsidRPr="00B91D8A">
        <w:rPr>
          <w:lang w:val="de-DE"/>
        </w:rPr>
        <w:t>ê</w:t>
      </w:r>
      <w:r w:rsidR="00B91D8A">
        <w:rPr>
          <w:lang w:val="de-DE"/>
        </w:rPr>
        <w:t>u tr</w:t>
      </w:r>
      <w:r w:rsidR="00B91D8A" w:rsidRPr="00B91D8A">
        <w:rPr>
          <w:lang w:val="de-DE"/>
        </w:rPr>
        <w:t>ê</w:t>
      </w:r>
      <w:r w:rsidR="00B91D8A">
        <w:rPr>
          <w:lang w:val="de-DE"/>
        </w:rPr>
        <w:t>n n</w:t>
      </w:r>
      <w:r w:rsidR="00B91D8A" w:rsidRPr="00B91D8A">
        <w:rPr>
          <w:lang w:val="de-DE"/>
        </w:rPr>
        <w:t>ê</w:t>
      </w:r>
      <w:r w:rsidR="00B91D8A">
        <w:rPr>
          <w:lang w:val="de-DE"/>
        </w:rPr>
        <w:t>n</w:t>
      </w:r>
      <w:r w:rsidRPr="0082451D">
        <w:rPr>
          <w:lang w:val="de-DE"/>
        </w:rPr>
        <w:t xml:space="preserve"> những tháng cuối năm đã tăng trên dưới 10% (</w:t>
      </w:r>
      <w:r w:rsidR="005B6265" w:rsidRPr="0082451D">
        <w:rPr>
          <w:lang w:val="de-DE"/>
        </w:rPr>
        <w:t>T</w:t>
      </w:r>
      <w:r w:rsidRPr="0082451D">
        <w:rPr>
          <w:lang w:val="de-DE"/>
        </w:rPr>
        <w:t xml:space="preserve">háng 8 tăng 9,9%; tháng 9 tăng 12,4%; tháng 10 tăng 9,2%; tháng 11 tăng 10,8% và tháng 12 tăng 13,4%). Tính chung cả năm 2009, giá trị sản xuất công nghiệp theo giá so sánh 1994 ước tính đạt 696,6 nghìn tỷ đồng, tăng 7,6% so với năm 2008, bao gồm khu vực kinh tế Nhà nước tăng 3,7% (Trung ương quản lý tăng 5,5%, địa phương quản lý giảm 2,9%); khu vực ngoài Nhà nước tăng 9,9%; khu vực có vốn đầu tư nước ngoài tăng 8,1% (dầu mỏ và khí đốt tăng 9,2%, các ngành khác tăng 8%). </w:t>
      </w:r>
    </w:p>
    <w:p w14:paraId="74AB8BAD" w14:textId="77777777" w:rsidR="00DB3976" w:rsidRPr="0082451D" w:rsidRDefault="00DB3976" w:rsidP="00A72AA7">
      <w:pPr>
        <w:spacing w:before="40" w:after="40" w:line="276" w:lineRule="auto"/>
        <w:ind w:firstLine="562"/>
        <w:jc w:val="both"/>
        <w:rPr>
          <w:lang w:val="de-DE"/>
        </w:rPr>
      </w:pPr>
      <w:r w:rsidRPr="0082451D">
        <w:rPr>
          <w:lang w:val="de-DE" w:bidi="th-TH"/>
        </w:rPr>
        <w:t>Một số sản phẩm công nghiệp quan trọng đạt tốc độ tăng cao hơn mức tăng chung cả năm là: Điều hòa nhiệt độ tăng 41,8%; khí hóa lỏng tăng 39,3%; tủ lạnh, tủ đá tăng 29,5%; xà phòng</w:t>
      </w:r>
      <w:r w:rsidR="00B91D8A">
        <w:rPr>
          <w:lang w:val="de-DE" w:bidi="th-TH"/>
        </w:rPr>
        <w:t>, b</w:t>
      </w:r>
      <w:r w:rsidR="00B91D8A" w:rsidRPr="00B91D8A">
        <w:rPr>
          <w:lang w:val="de-DE" w:bidi="th-TH"/>
        </w:rPr>
        <w:t>ột</w:t>
      </w:r>
      <w:r w:rsidR="00B91D8A">
        <w:rPr>
          <w:lang w:val="de-DE" w:bidi="th-TH"/>
        </w:rPr>
        <w:t xml:space="preserve"> gi</w:t>
      </w:r>
      <w:r w:rsidR="00B91D8A" w:rsidRPr="00B91D8A">
        <w:rPr>
          <w:lang w:val="de-DE" w:bidi="th-TH"/>
        </w:rPr>
        <w:t>ặt</w:t>
      </w:r>
      <w:r w:rsidRPr="0082451D">
        <w:rPr>
          <w:lang w:val="de-DE" w:bidi="th-TH"/>
        </w:rPr>
        <w:t xml:space="preserve"> tăng 20,2%; xi măng tăng 19,2%; thép tròn tăng 19,1%; điện sản xuất tăng 11,9%; thuốc lá điếu tăng 10,5%; than sạch tăng 9,9%; dầu thô khai thác tăng 9,8%; nước máy thương phẩm tăng 9,7%; giầy, dép giả</w:t>
      </w:r>
      <w:r w:rsidR="00B91D8A">
        <w:rPr>
          <w:lang w:val="de-DE" w:bidi="th-TH"/>
        </w:rPr>
        <w:t xml:space="preserve"> gia</w:t>
      </w:r>
      <w:r w:rsidRPr="0082451D">
        <w:rPr>
          <w:lang w:val="de-DE" w:bidi="th-TH"/>
        </w:rPr>
        <w:t xml:space="preserve"> tăng 9,6%; bia tăng 8,5%. </w:t>
      </w:r>
    </w:p>
    <w:p w14:paraId="741A62FB" w14:textId="77777777" w:rsidR="00DB3976" w:rsidRPr="0082451D" w:rsidRDefault="00DB3976" w:rsidP="00A72AA7">
      <w:pPr>
        <w:spacing w:before="40" w:after="40" w:line="276" w:lineRule="auto"/>
        <w:ind w:firstLine="562"/>
        <w:jc w:val="both"/>
        <w:rPr>
          <w:lang w:val="de-DE"/>
        </w:rPr>
      </w:pPr>
      <w:r w:rsidRPr="0082451D">
        <w:rPr>
          <w:lang w:val="de-DE"/>
        </w:rPr>
        <w:t xml:space="preserve">Một số tỉnh, thành phố có quy mô sản xuất công nghiệp lớn </w:t>
      </w:r>
      <w:r w:rsidR="00B91D8A" w:rsidRPr="00B91D8A">
        <w:rPr>
          <w:lang w:val="de-DE"/>
        </w:rPr>
        <w:t>đạt</w:t>
      </w:r>
      <w:r w:rsidRPr="0082451D">
        <w:rPr>
          <w:lang w:val="de-DE"/>
        </w:rPr>
        <w:t xml:space="preserve"> tốc độ tăng cao hơn mức tăng chung cả nước là: Quảng Ninh tăng 15,8%; Thanh Hóa tăng 13,9%; Đồng Nai tăng 10,6%; Bình Dương tăng 10,3%; Khánh Hòa tăng 10%; </w:t>
      </w:r>
      <w:r w:rsidRPr="00B91D8A">
        <w:rPr>
          <w:spacing w:val="-6"/>
          <w:lang w:val="de-DE"/>
        </w:rPr>
        <w:t>Hà Nội tăng 9,4%; Cần Thơ tăng 9,1%; Đà Nẵng tăng 8,3%; thành phố Hồ Chí Minh</w:t>
      </w:r>
      <w:r w:rsidRPr="0082451D">
        <w:rPr>
          <w:lang w:val="de-DE"/>
        </w:rPr>
        <w:t xml:space="preserve"> tăng 7,9%; Hải Phòng tăng 7,7%. Bên cạnh đó, một số tỉnh có tốc độ tăng thấp như: Hải Dương tăng 6,2%; Phú Thọ tăng 5,3%; Vĩnh Phúc tăng 5%; Bà Rịa-Vũng Tàu tăng 3,1%.</w:t>
      </w:r>
    </w:p>
    <w:p w14:paraId="33543032" w14:textId="77777777" w:rsidR="00DB3976" w:rsidRPr="0082451D" w:rsidRDefault="00DB3976" w:rsidP="00A72AA7">
      <w:pPr>
        <w:spacing w:before="180" w:after="40" w:line="288" w:lineRule="auto"/>
        <w:ind w:firstLine="562"/>
        <w:jc w:val="both"/>
        <w:rPr>
          <w:b/>
          <w:bCs/>
          <w:lang w:val="pt-BR"/>
        </w:rPr>
      </w:pPr>
      <w:r w:rsidRPr="0082451D">
        <w:rPr>
          <w:b/>
          <w:bCs/>
          <w:lang w:val="pt-BR"/>
        </w:rPr>
        <w:t>4. Hoạt động dịch vụ</w:t>
      </w:r>
    </w:p>
    <w:p w14:paraId="3FC9AF21" w14:textId="77777777" w:rsidR="00DB3976" w:rsidRPr="0082451D" w:rsidRDefault="00DB3976" w:rsidP="00A72AA7">
      <w:pPr>
        <w:spacing w:before="120" w:after="40" w:line="276" w:lineRule="auto"/>
        <w:ind w:firstLine="562"/>
        <w:jc w:val="both"/>
        <w:rPr>
          <w:b/>
          <w:bCs/>
          <w:i/>
          <w:lang w:val="pt-BR"/>
        </w:rPr>
      </w:pPr>
      <w:r w:rsidRPr="0082451D">
        <w:rPr>
          <w:b/>
          <w:bCs/>
          <w:i/>
          <w:lang w:val="pt-BR"/>
        </w:rPr>
        <w:t>a. Bán lẻ hàng hóa và doanh thu dịch vụ tiêu dùng</w:t>
      </w:r>
    </w:p>
    <w:p w14:paraId="37504AF9" w14:textId="77777777" w:rsidR="00DB3976" w:rsidRPr="0082451D" w:rsidRDefault="00B91D8A" w:rsidP="00A72AA7">
      <w:pPr>
        <w:spacing w:before="40" w:after="40" w:line="276" w:lineRule="auto"/>
        <w:ind w:firstLine="567"/>
        <w:jc w:val="both"/>
        <w:rPr>
          <w:bCs/>
          <w:lang w:val="pt-BR"/>
        </w:rPr>
      </w:pPr>
      <w:r>
        <w:rPr>
          <w:bCs/>
          <w:lang w:val="pt-BR"/>
        </w:rPr>
        <w:t>D</w:t>
      </w:r>
      <w:r w:rsidR="00DB3976" w:rsidRPr="0082451D">
        <w:rPr>
          <w:bCs/>
          <w:lang w:val="pt-BR"/>
        </w:rPr>
        <w:t>o sản xuất trong nước phục hồi, giá cả hàng hoá, dịch vụ tương đối ổn định</w:t>
      </w:r>
      <w:r>
        <w:rPr>
          <w:bCs/>
          <w:lang w:val="pt-BR"/>
        </w:rPr>
        <w:t>, nhiều doanh nghi</w:t>
      </w:r>
      <w:r w:rsidRPr="00B91D8A">
        <w:rPr>
          <w:bCs/>
          <w:lang w:val="pt-BR"/>
        </w:rPr>
        <w:t>ệp</w:t>
      </w:r>
      <w:r>
        <w:rPr>
          <w:bCs/>
          <w:lang w:val="pt-BR"/>
        </w:rPr>
        <w:t xml:space="preserve"> </w:t>
      </w:r>
      <w:r w:rsidRPr="00B91D8A">
        <w:rPr>
          <w:bCs/>
          <w:lang w:val="pt-BR"/>
        </w:rPr>
        <w:t>đẩy</w:t>
      </w:r>
      <w:r>
        <w:rPr>
          <w:bCs/>
          <w:lang w:val="pt-BR"/>
        </w:rPr>
        <w:t xml:space="preserve"> m</w:t>
      </w:r>
      <w:r w:rsidRPr="00B91D8A">
        <w:rPr>
          <w:bCs/>
          <w:lang w:val="pt-BR"/>
        </w:rPr>
        <w:t>ạnh</w:t>
      </w:r>
      <w:r>
        <w:rPr>
          <w:bCs/>
          <w:lang w:val="pt-BR"/>
        </w:rPr>
        <w:t xml:space="preserve"> khai th</w:t>
      </w:r>
      <w:r w:rsidRPr="00B91D8A">
        <w:rPr>
          <w:bCs/>
          <w:lang w:val="pt-BR"/>
        </w:rPr>
        <w:t>ác</w:t>
      </w:r>
      <w:r>
        <w:rPr>
          <w:bCs/>
          <w:lang w:val="pt-BR"/>
        </w:rPr>
        <w:t xml:space="preserve"> th</w:t>
      </w:r>
      <w:r w:rsidRPr="00B91D8A">
        <w:rPr>
          <w:bCs/>
          <w:lang w:val="pt-BR"/>
        </w:rPr>
        <w:t>ị</w:t>
      </w:r>
      <w:r>
        <w:rPr>
          <w:bCs/>
          <w:lang w:val="pt-BR"/>
        </w:rPr>
        <w:t xml:space="preserve"> tr</w:t>
      </w:r>
      <w:r w:rsidRPr="00B91D8A">
        <w:rPr>
          <w:bCs/>
          <w:lang w:val="pt-BR"/>
        </w:rPr>
        <w:t>ường</w:t>
      </w:r>
      <w:r>
        <w:rPr>
          <w:bCs/>
          <w:lang w:val="pt-BR"/>
        </w:rPr>
        <w:t xml:space="preserve"> trong n</w:t>
      </w:r>
      <w:r w:rsidRPr="00B91D8A">
        <w:rPr>
          <w:bCs/>
          <w:lang w:val="pt-BR"/>
        </w:rPr>
        <w:t>ước</w:t>
      </w:r>
      <w:r>
        <w:rPr>
          <w:bCs/>
          <w:lang w:val="pt-BR"/>
        </w:rPr>
        <w:t xml:space="preserve"> n</w:t>
      </w:r>
      <w:r w:rsidRPr="00B91D8A">
        <w:rPr>
          <w:bCs/>
          <w:lang w:val="pt-BR"/>
        </w:rPr>
        <w:t>ê</w:t>
      </w:r>
      <w:r>
        <w:rPr>
          <w:bCs/>
          <w:lang w:val="pt-BR"/>
        </w:rPr>
        <w:t>n t</w:t>
      </w:r>
      <w:r w:rsidR="00DB3976" w:rsidRPr="0082451D">
        <w:rPr>
          <w:bCs/>
          <w:lang w:val="pt-BR"/>
        </w:rPr>
        <w:t xml:space="preserve">ổng mức bán lẻ hàng hoá và doanh thu dịch vụ tiêu dùng theo giá thực tế cả năm ước tính </w:t>
      </w:r>
      <w:r w:rsidRPr="00B91D8A">
        <w:rPr>
          <w:bCs/>
          <w:lang w:val="pt-BR"/>
        </w:rPr>
        <w:t>đã</w:t>
      </w:r>
      <w:r>
        <w:rPr>
          <w:bCs/>
          <w:lang w:val="pt-BR"/>
        </w:rPr>
        <w:t xml:space="preserve"> </w:t>
      </w:r>
      <w:r w:rsidR="00DB3976" w:rsidRPr="0082451D">
        <w:rPr>
          <w:bCs/>
          <w:lang w:val="pt-BR"/>
        </w:rPr>
        <w:t>đạt 1</w:t>
      </w:r>
      <w:r w:rsidR="005B6265" w:rsidRPr="0082451D">
        <w:rPr>
          <w:bCs/>
          <w:lang w:val="pt-BR"/>
        </w:rPr>
        <w:t>197,5 nghìn tỷ đồng, tăng 18,6%;</w:t>
      </w:r>
      <w:r w:rsidR="00DB3976" w:rsidRPr="0082451D">
        <w:rPr>
          <w:bCs/>
          <w:lang w:val="pt-BR"/>
        </w:rPr>
        <w:t xml:space="preserve"> nếu loại trừ yếu tố giá thì </w:t>
      </w:r>
      <w:r w:rsidR="00C91B65" w:rsidRPr="0082451D">
        <w:rPr>
          <w:bCs/>
          <w:lang w:val="pt-BR"/>
        </w:rPr>
        <w:t>mức</w:t>
      </w:r>
      <w:r w:rsidR="00DB3976" w:rsidRPr="0082451D">
        <w:rPr>
          <w:bCs/>
          <w:lang w:val="pt-BR"/>
        </w:rPr>
        <w:t xml:space="preserve"> tăng </w:t>
      </w:r>
      <w:r w:rsidR="00C91B65" w:rsidRPr="0082451D">
        <w:rPr>
          <w:bCs/>
          <w:lang w:val="pt-BR"/>
        </w:rPr>
        <w:t xml:space="preserve">đạt </w:t>
      </w:r>
      <w:r w:rsidR="00DB3976" w:rsidRPr="0082451D">
        <w:rPr>
          <w:bCs/>
          <w:lang w:val="pt-BR"/>
        </w:rPr>
        <w:t xml:space="preserve">11% so với năm 2008. </w:t>
      </w:r>
    </w:p>
    <w:p w14:paraId="1E58FEF6" w14:textId="77777777" w:rsidR="00DB3976" w:rsidRPr="0082451D" w:rsidRDefault="00DB3976" w:rsidP="00A72AA7">
      <w:pPr>
        <w:spacing w:before="40" w:after="40" w:line="276" w:lineRule="auto"/>
        <w:ind w:firstLine="567"/>
        <w:jc w:val="both"/>
        <w:rPr>
          <w:bCs/>
          <w:lang w:val="pt-BR"/>
        </w:rPr>
      </w:pPr>
      <w:r w:rsidRPr="0082451D">
        <w:rPr>
          <w:bCs/>
          <w:lang w:val="pt-BR"/>
        </w:rPr>
        <w:t>Trong tổng mức bán lẻ hàng hoá và doanh thu dịch vụ tiêu dùng năm 2009, khu vực kinh tế cá thể đạt 663,2 nghìn tỷ đồng, tăng 20,3%; kinh tế tư nhân đạt 374,9 nghìn tỷ đồng, tăng 22,9%;</w:t>
      </w:r>
      <w:r w:rsidR="0045760F" w:rsidRPr="0082451D">
        <w:rPr>
          <w:bCs/>
          <w:lang w:val="pt-BR"/>
        </w:rPr>
        <w:t xml:space="preserve"> </w:t>
      </w:r>
      <w:r w:rsidRPr="0082451D">
        <w:rPr>
          <w:bCs/>
          <w:lang w:val="pt-BR"/>
        </w:rPr>
        <w:t>kinh tế Nhà nước đạt 116,3 nghìn tỷ đồng, tăng 1,4%; kinh tế có vốn đầu tư nước ngoài đạt 31,3 nghìn tỷ đồng, tăng 9,5%; kinh tế tập thể đạt 11,8 nghìn tỷ đồng, tăng 18,8%. Xét theo ngành kinh doanh thì kinh doanh thương nghiệp đạt 939,6 nghìn tỷ đồng, tăng 18,6%; khách sạn, nhà hàng 135 nghìn tỷ đồng, tăng 18,4%; dịch vụ 111,6 nghìn tỷ đồng, tăng 20,3%; du lịch đạt 11,3 nghìn tỷ đồng, tăng 1,9%.</w:t>
      </w:r>
      <w:r w:rsidR="0045760F" w:rsidRPr="0082451D">
        <w:rPr>
          <w:bCs/>
          <w:lang w:val="pt-BR"/>
        </w:rPr>
        <w:t xml:space="preserve"> </w:t>
      </w:r>
    </w:p>
    <w:p w14:paraId="5739E84D" w14:textId="77777777" w:rsidR="00DB3976" w:rsidRPr="0082451D" w:rsidRDefault="00DB3976" w:rsidP="00A72AA7">
      <w:pPr>
        <w:spacing w:before="40" w:after="40" w:line="276" w:lineRule="auto"/>
        <w:ind w:firstLine="567"/>
        <w:jc w:val="both"/>
        <w:rPr>
          <w:b/>
          <w:i/>
          <w:lang w:val="es-NI"/>
        </w:rPr>
      </w:pPr>
      <w:r w:rsidRPr="0082451D">
        <w:rPr>
          <w:b/>
          <w:i/>
          <w:lang w:val="es-NI"/>
        </w:rPr>
        <w:t>b. Vận tải hành khách và hàng hoá</w:t>
      </w:r>
    </w:p>
    <w:p w14:paraId="6391B001" w14:textId="77777777" w:rsidR="00DB3976" w:rsidRPr="0082451D" w:rsidRDefault="00DB3976" w:rsidP="00A72AA7">
      <w:pPr>
        <w:spacing w:before="40" w:after="40" w:line="276" w:lineRule="auto"/>
        <w:ind w:firstLine="567"/>
        <w:jc w:val="both"/>
        <w:rPr>
          <w:lang w:val="es-NI"/>
        </w:rPr>
      </w:pPr>
      <w:r w:rsidRPr="0082451D">
        <w:rPr>
          <w:lang w:val="es-NI"/>
        </w:rPr>
        <w:t xml:space="preserve">Vận tải hành khách năm 2009 ước tính đạt 1989,1 triệu lượt khách, tăng 8,2% và 86,8 tỷ lượt khách.km, tăng 6,2% so với năm 2008. Vận tải hành khách đường bộ ước tính đạt 1798,8 triệu lượt khách, tăng 8,6% và 62,6 tỷ lượt khách.km, tăng 9,3% so với năm trước; đường sông đạt 162,5 triệu lượt khách, tăng 4,5% và 3,3 tỷ lượt khách.km, tăng 4,6%; đường sắt đạt 11 triệu lượt khách, giảm 2,6% và 4,1 tỷ lượt khách.km, giảm 7,9%; đường không đạt 11 triệu lượt khách, tăng 4,2% và 16,5 tỷ lượt khách.km, giảm 1,6%. </w:t>
      </w:r>
    </w:p>
    <w:p w14:paraId="671A14FD" w14:textId="77777777" w:rsidR="00DB3976" w:rsidRPr="0082451D" w:rsidRDefault="00DB3976" w:rsidP="00A159ED">
      <w:pPr>
        <w:spacing w:before="40" w:after="40" w:line="254" w:lineRule="auto"/>
        <w:ind w:firstLine="567"/>
        <w:jc w:val="both"/>
        <w:rPr>
          <w:spacing w:val="-2"/>
          <w:lang w:val="es-NI"/>
        </w:rPr>
      </w:pPr>
      <w:r w:rsidRPr="0082451D">
        <w:rPr>
          <w:spacing w:val="-2"/>
          <w:lang w:val="es-NI"/>
        </w:rPr>
        <w:t>Khối lượng hàng hoá vận chuyển năm 2009 ước tính đạt 640,3 triệu tấn, tăng 4,1% và 184,5 tỷ tấn.km, tăng 8,6% so với</w:t>
      </w:r>
      <w:r w:rsidR="0045760F" w:rsidRPr="0082451D">
        <w:rPr>
          <w:spacing w:val="-2"/>
          <w:lang w:val="es-NI"/>
        </w:rPr>
        <w:t xml:space="preserve"> </w:t>
      </w:r>
      <w:r w:rsidRPr="0082451D">
        <w:rPr>
          <w:spacing w:val="-2"/>
          <w:lang w:val="es-NI"/>
        </w:rPr>
        <w:t>năm trước, bao gồm: vận tải trong nước đạt 612,8 triệu tấn, tăng 5,6% và 63,9 tỷ tấn.km, tăng 5,3%; vận tải</w:t>
      </w:r>
      <w:r w:rsidR="0045760F" w:rsidRPr="0082451D">
        <w:rPr>
          <w:spacing w:val="-2"/>
          <w:lang w:val="es-NI"/>
        </w:rPr>
        <w:t xml:space="preserve"> </w:t>
      </w:r>
      <w:r w:rsidRPr="0082451D">
        <w:rPr>
          <w:spacing w:val="-2"/>
          <w:lang w:val="es-NI"/>
        </w:rPr>
        <w:t xml:space="preserve">ngoài nước đạt 27,5 triệu tấn, giảm 2,5% và 120,5 tỷ tấn.km, tăng 9,6%. Vận tải hàng hoá đường bộ ước tính đạt 470 triệu tấn, tăng 5,2% và 23,3 tỷ tấn.km, tăng 8,2% so với năm 2008; đường sông đạt 117,1 triệu tấn, tăng 2,3% và 18,7 tỷ tấn.km, tăng 2%; đường biển đạt 45 triệu tấn, giảm 1% và 138,3 tỷ tấn.km, tăng 10%; đường sắt đạt 8,1 triệu tấn, giảm 4,9% và 3,8 tỷ tấn.km, giảm 8,8%. </w:t>
      </w:r>
    </w:p>
    <w:p w14:paraId="6EA42D10" w14:textId="77777777" w:rsidR="00DB3976" w:rsidRPr="0082451D" w:rsidRDefault="00DB3976" w:rsidP="00A159ED">
      <w:pPr>
        <w:spacing w:before="120" w:after="40" w:line="254" w:lineRule="auto"/>
        <w:ind w:firstLine="562"/>
        <w:jc w:val="both"/>
        <w:rPr>
          <w:b/>
          <w:i/>
          <w:lang w:val="fr-FR"/>
        </w:rPr>
      </w:pPr>
      <w:r w:rsidRPr="0082451D">
        <w:rPr>
          <w:b/>
          <w:i/>
          <w:lang w:val="fr-FR"/>
        </w:rPr>
        <w:t>c. Bưu chính, viễn thông</w:t>
      </w:r>
    </w:p>
    <w:p w14:paraId="2B61A205" w14:textId="77777777" w:rsidR="00DB3976" w:rsidRPr="0082451D" w:rsidRDefault="00DB3976" w:rsidP="00A159ED">
      <w:pPr>
        <w:spacing w:before="40" w:after="40" w:line="254" w:lineRule="auto"/>
        <w:ind w:firstLine="567"/>
        <w:jc w:val="both"/>
        <w:rPr>
          <w:b/>
          <w:bCs/>
          <w:lang w:val="fr-FR"/>
        </w:rPr>
      </w:pPr>
      <w:r w:rsidRPr="0082451D">
        <w:rPr>
          <w:bCs/>
          <w:lang w:val="fr-FR"/>
        </w:rPr>
        <w:t>Số thuê bao điện thoại phát triển mới năm 2009 ước tính đạt 41,7 triệu thuê bao, tăng 40,8% so với năm 2008, bao gồm 4 triệu thuê bao cố định, tăng 43,1% và 37,7 triệu thuê bao di động, tăng 40,5%. Số thuê bao điện thoại của cả nước tính đến cuối tháng 12/2009 là 123 triệu thuê bao, tăng 51,3% so với cùng thời điểm năm trước, bao gồm 18,1 triệu thuê bao cố định, tăng 28,4% và 104,9 triệu thuê bao di động, tăng 56,1%. Tập đoàn Bưu chính Viễn thông chiếm thị phần lớn nhất (56%) với 68,5</w:t>
      </w:r>
      <w:r w:rsidRPr="0082451D">
        <w:rPr>
          <w:b/>
          <w:bCs/>
          <w:lang w:val="fr-FR"/>
        </w:rPr>
        <w:t xml:space="preserve"> </w:t>
      </w:r>
      <w:r w:rsidRPr="0082451D">
        <w:rPr>
          <w:bCs/>
          <w:lang w:val="fr-FR"/>
        </w:rPr>
        <w:t xml:space="preserve">triệu thuê bao, tăng 39,7%, bao gồm 11,6 triệu thuê bao cố định, tăng 10,7% và 56,9 triệu thuê bao di động, tăng 47,6%. Tiếp đến là Tổng công ty Viễn thông quân đội chiếm 31% thị phần với 37 triệu thuê bao. </w:t>
      </w:r>
    </w:p>
    <w:p w14:paraId="5B91602C" w14:textId="77777777" w:rsidR="00DB3976" w:rsidRPr="0082451D" w:rsidRDefault="00DB3976" w:rsidP="00A159ED">
      <w:pPr>
        <w:spacing w:before="40" w:after="40" w:line="254" w:lineRule="auto"/>
        <w:ind w:firstLine="567"/>
        <w:jc w:val="both"/>
        <w:rPr>
          <w:spacing w:val="-2"/>
          <w:lang w:val="fr-FR"/>
        </w:rPr>
      </w:pPr>
      <w:r w:rsidRPr="0082451D">
        <w:rPr>
          <w:spacing w:val="-2"/>
          <w:lang w:val="fr-FR"/>
        </w:rPr>
        <w:t>Số thuê bao Internet có đến cuối tháng 12/2009 đạt 3 triệu thuê bao, tăng 45,5% so với cùng thời điểm năm 2008, trong đó Tập đoàn Bưu chính Viễn thông 2,1 triệu thuê bao, tăng 64,7%. Số người sử dụng Internet tính đến cuối năm 2009 ước tính 22,9 triệu lượt người, tăng 10,3% so với thời điểm cuối năm 2008.</w:t>
      </w:r>
    </w:p>
    <w:p w14:paraId="73236753" w14:textId="77777777" w:rsidR="00DB3976" w:rsidRPr="0082451D" w:rsidRDefault="00DB3976" w:rsidP="00A159ED">
      <w:pPr>
        <w:spacing w:before="40" w:after="40" w:line="254" w:lineRule="auto"/>
        <w:ind w:firstLine="567"/>
        <w:jc w:val="both"/>
        <w:rPr>
          <w:bCs/>
          <w:lang w:val="fr-FR"/>
        </w:rPr>
      </w:pPr>
      <w:r w:rsidRPr="0082451D">
        <w:rPr>
          <w:bCs/>
          <w:lang w:val="fr-FR"/>
        </w:rPr>
        <w:t>Số thuê bao điện thoại và Internet phát triển mạnh đã góp phần quan trọng đưa tổng doanh thu thuần bưu chính, viễn thông năm 2009 ước tính đạt 94,9 nghìn tỷ đồng, tăng 39,7% so với năm 2008, trong đó Tập đoàn Bưu chính Viễn thông đạt 71,2 nghìn tỷ đồng, tăng 45,6%.</w:t>
      </w:r>
    </w:p>
    <w:p w14:paraId="303FD835" w14:textId="77777777" w:rsidR="00DB3976" w:rsidRPr="0082451D" w:rsidRDefault="00DB3976" w:rsidP="00A159ED">
      <w:pPr>
        <w:numPr>
          <w:ilvl w:val="0"/>
          <w:numId w:val="16"/>
        </w:numPr>
        <w:spacing w:before="120" w:after="40" w:line="254" w:lineRule="auto"/>
        <w:ind w:left="936" w:hanging="389"/>
        <w:jc w:val="both"/>
        <w:rPr>
          <w:b/>
          <w:i/>
          <w:lang w:val="de-DE"/>
        </w:rPr>
      </w:pPr>
      <w:r w:rsidRPr="0082451D">
        <w:rPr>
          <w:b/>
          <w:i/>
          <w:lang w:val="de-DE"/>
        </w:rPr>
        <w:t>Khách quốc t</w:t>
      </w:r>
      <w:r w:rsidR="00341EA8" w:rsidRPr="0082451D">
        <w:rPr>
          <w:b/>
          <w:i/>
          <w:lang w:val="de-DE"/>
        </w:rPr>
        <w:t>ế</w:t>
      </w:r>
      <w:r w:rsidRPr="0082451D">
        <w:rPr>
          <w:b/>
          <w:i/>
          <w:lang w:val="de-DE"/>
        </w:rPr>
        <w:t xml:space="preserve"> đ</w:t>
      </w:r>
      <w:r w:rsidR="00341EA8" w:rsidRPr="0082451D">
        <w:rPr>
          <w:b/>
          <w:i/>
          <w:lang w:val="de-DE"/>
        </w:rPr>
        <w:t>ế</w:t>
      </w:r>
      <w:r w:rsidRPr="0082451D">
        <w:rPr>
          <w:b/>
          <w:i/>
          <w:lang w:val="de-DE"/>
        </w:rPr>
        <w:t>n Việt Nam</w:t>
      </w:r>
    </w:p>
    <w:p w14:paraId="1C56493D" w14:textId="77777777" w:rsidR="00DB3976" w:rsidRDefault="00DB3976" w:rsidP="00A159ED">
      <w:pPr>
        <w:spacing w:before="40" w:after="40" w:line="254" w:lineRule="auto"/>
        <w:ind w:firstLine="567"/>
        <w:jc w:val="both"/>
        <w:rPr>
          <w:bCs/>
          <w:spacing w:val="-2"/>
          <w:lang w:val="fr-FR"/>
        </w:rPr>
      </w:pPr>
      <w:r w:rsidRPr="0082451D">
        <w:rPr>
          <w:bCs/>
          <w:spacing w:val="-2"/>
          <w:lang w:val="fr-FR"/>
        </w:rPr>
        <w:t xml:space="preserve">Do tình hình kinh tế của nhiều nước và vùng lãnh thổ gặp khó khăn nên khách quốc tế nói chung và khách du lịch quốc tế nói riêng đến nước ta </w:t>
      </w:r>
      <w:r w:rsidR="005B6265" w:rsidRPr="0082451D">
        <w:rPr>
          <w:bCs/>
          <w:spacing w:val="-2"/>
          <w:lang w:val="fr-FR"/>
        </w:rPr>
        <w:t>cả</w:t>
      </w:r>
      <w:r w:rsidRPr="0082451D">
        <w:rPr>
          <w:bCs/>
          <w:spacing w:val="-2"/>
          <w:lang w:val="fr-FR"/>
        </w:rPr>
        <w:t xml:space="preserve"> năm </w:t>
      </w:r>
      <w:r w:rsidR="005B6265" w:rsidRPr="0082451D">
        <w:rPr>
          <w:bCs/>
          <w:spacing w:val="-2"/>
          <w:lang w:val="fr-FR"/>
        </w:rPr>
        <w:t>2009</w:t>
      </w:r>
      <w:r w:rsidRPr="0082451D">
        <w:rPr>
          <w:bCs/>
          <w:spacing w:val="-2"/>
          <w:lang w:val="fr-FR"/>
        </w:rPr>
        <w:t xml:space="preserve"> ước tính </w:t>
      </w:r>
      <w:r w:rsidR="005B6265" w:rsidRPr="0082451D">
        <w:rPr>
          <w:bCs/>
          <w:spacing w:val="-2"/>
          <w:lang w:val="fr-FR"/>
        </w:rPr>
        <w:t xml:space="preserve">chỉ </w:t>
      </w:r>
      <w:r w:rsidRPr="0082451D">
        <w:rPr>
          <w:bCs/>
          <w:spacing w:val="-2"/>
          <w:lang w:val="fr-FR"/>
        </w:rPr>
        <w:t>đạt 3,8 triệu lượt người, giảm 10,9% so với năm trước, trong đó khách đến với mục đích du lịch, nghỉ dưỡng đạt 2,2 triệu lượt người, giảm 14,8%; đến vì công việc 783,1 nghìn lượt người, giảm 0,2%; thăm thân nhân đạt 517,7 nghìn lượt người, tăng 1,4%; khách đến với mục đích khác đạt 245,1 nghìn lượt người, giảm 8,6%. Một số nước và vùng lãnh thổ có lượng khách đến nước ta lớn nhưng năm nay vẫn tiếp tục giảm so với năm trước như: Khách đến từ Trung Quốc 527,6 nghìn lượt người, giảm 18%; Hoa Kỳ đạt 403,9 nghìn lượt người, giảm 2,6%; Hàn Quốc 362,1 nghìn lượt người, giảm 19,4%; Nhật Bản 359,2 nghìn lượt người, giảm 8,6%; Đài Loan 271,6 nghìn lượt người, giảm 10,4%; Ôx-trây-li-a 218,5 nghìn lượt người, giảm 6,9%; Pháp 174,5 nghìn lượt người, giảm 4,1%.</w:t>
      </w:r>
    </w:p>
    <w:p w14:paraId="354476C9" w14:textId="77777777" w:rsidR="00DB3976" w:rsidRPr="0082451D" w:rsidRDefault="00DB3976" w:rsidP="00A72AA7">
      <w:pPr>
        <w:numPr>
          <w:ilvl w:val="0"/>
          <w:numId w:val="18"/>
        </w:numPr>
        <w:tabs>
          <w:tab w:val="clear" w:pos="1349"/>
          <w:tab w:val="num" w:pos="900"/>
        </w:tabs>
        <w:spacing w:before="40" w:after="40" w:line="264" w:lineRule="auto"/>
        <w:ind w:left="893" w:hanging="360"/>
        <w:jc w:val="both"/>
        <w:rPr>
          <w:b/>
          <w:lang w:val="fr-FR"/>
        </w:rPr>
      </w:pPr>
      <w:r w:rsidRPr="0082451D">
        <w:rPr>
          <w:b/>
          <w:lang w:val="de-DE"/>
        </w:rPr>
        <w:t>KẾT QUẢ ỔN ĐỊNH KINH TẾ VĨ MÔ, CH</w:t>
      </w:r>
      <w:r w:rsidR="004D6620" w:rsidRPr="0082451D">
        <w:rPr>
          <w:b/>
          <w:lang w:val="de-DE"/>
        </w:rPr>
        <w:t>Ủ</w:t>
      </w:r>
      <w:r w:rsidRPr="0082451D">
        <w:rPr>
          <w:b/>
          <w:lang w:val="de-DE"/>
        </w:rPr>
        <w:t xml:space="preserve"> ĐỘNG PHÒNG NGỪA LẠM PHÁT CAO TRỞ LẠI </w:t>
      </w:r>
    </w:p>
    <w:p w14:paraId="1E8DDDC1" w14:textId="77777777" w:rsidR="00DB3976" w:rsidRPr="0082451D" w:rsidRDefault="00DB3976" w:rsidP="00A72AA7">
      <w:pPr>
        <w:spacing w:before="120" w:after="40" w:line="293" w:lineRule="auto"/>
        <w:ind w:firstLine="562"/>
        <w:jc w:val="both"/>
        <w:rPr>
          <w:b/>
          <w:lang w:val="de-DE"/>
        </w:rPr>
      </w:pPr>
      <w:r w:rsidRPr="0082451D">
        <w:rPr>
          <w:b/>
          <w:lang w:val="de-DE"/>
        </w:rPr>
        <w:t xml:space="preserve">1. Đầu tư phát triển </w:t>
      </w:r>
    </w:p>
    <w:p w14:paraId="4380FBB2" w14:textId="77777777" w:rsidR="00DB3976" w:rsidRPr="00A7365F" w:rsidRDefault="00DB3976" w:rsidP="00A72AA7">
      <w:pPr>
        <w:spacing w:before="40" w:after="40" w:line="288" w:lineRule="auto"/>
        <w:ind w:firstLine="562"/>
        <w:jc w:val="both"/>
        <w:rPr>
          <w:iCs/>
          <w:spacing w:val="-4"/>
          <w:sz w:val="32"/>
          <w:lang w:val="fr-FR"/>
        </w:rPr>
      </w:pPr>
      <w:r w:rsidRPr="0082451D">
        <w:rPr>
          <w:iCs/>
          <w:lang w:val="fr-FR"/>
        </w:rPr>
        <w:t xml:space="preserve">Với mục tiêu ưu tiên là ngăn chặn suy giảm kinh tế, bảo đảm an sinh xã hội, trong năm qua Chính phủ đã tập trung thực hiện các gói kích cầu đầu tư và tiêu dùng; đồng thời chỉ đạo đẩy nhanh tiến độ thực hiện các dự án, công trình trọng điểm nhằm </w:t>
      </w:r>
      <w:r w:rsidR="002D1C82">
        <w:rPr>
          <w:iCs/>
          <w:lang w:val="fr-FR"/>
        </w:rPr>
        <w:t>n</w:t>
      </w:r>
      <w:r w:rsidR="002D1C82" w:rsidRPr="002D1C82">
        <w:rPr>
          <w:iCs/>
          <w:lang w:val="fr-FR"/>
        </w:rPr>
        <w:t>â</w:t>
      </w:r>
      <w:r w:rsidR="002D1C82">
        <w:rPr>
          <w:iCs/>
          <w:lang w:val="fr-FR"/>
        </w:rPr>
        <w:t>ng cao hi</w:t>
      </w:r>
      <w:r w:rsidR="002D1C82" w:rsidRPr="002D1C82">
        <w:rPr>
          <w:iCs/>
          <w:lang w:val="fr-FR"/>
        </w:rPr>
        <w:t>ệu</w:t>
      </w:r>
      <w:r w:rsidR="002D1C82">
        <w:rPr>
          <w:iCs/>
          <w:lang w:val="fr-FR"/>
        </w:rPr>
        <w:t xml:space="preserve"> qu</w:t>
      </w:r>
      <w:r w:rsidR="002D1C82" w:rsidRPr="002D1C82">
        <w:rPr>
          <w:iCs/>
          <w:lang w:val="fr-FR"/>
        </w:rPr>
        <w:t>ả</w:t>
      </w:r>
      <w:r w:rsidR="002D1C82">
        <w:rPr>
          <w:iCs/>
          <w:lang w:val="fr-FR"/>
        </w:rPr>
        <w:t xml:space="preserve"> v</w:t>
      </w:r>
      <w:r w:rsidR="002D1C82" w:rsidRPr="002D1C82">
        <w:rPr>
          <w:iCs/>
          <w:lang w:val="fr-FR"/>
        </w:rPr>
        <w:t>ốn</w:t>
      </w:r>
      <w:r w:rsidR="002D1C82">
        <w:rPr>
          <w:iCs/>
          <w:lang w:val="fr-FR"/>
        </w:rPr>
        <w:t xml:space="preserve"> </w:t>
      </w:r>
      <w:r w:rsidR="002D1C82" w:rsidRPr="002D1C82">
        <w:rPr>
          <w:iCs/>
          <w:lang w:val="fr-FR"/>
        </w:rPr>
        <w:t>đầu</w:t>
      </w:r>
      <w:r w:rsidR="002D1C82">
        <w:rPr>
          <w:iCs/>
          <w:lang w:val="fr-FR"/>
        </w:rPr>
        <w:t xml:space="preserve"> t</w:t>
      </w:r>
      <w:r w:rsidR="002D1C82" w:rsidRPr="002D1C82">
        <w:rPr>
          <w:iCs/>
          <w:lang w:val="fr-FR"/>
        </w:rPr>
        <w:t>ư</w:t>
      </w:r>
      <w:r w:rsidR="002D1C82">
        <w:rPr>
          <w:iCs/>
          <w:lang w:val="fr-FR"/>
        </w:rPr>
        <w:t xml:space="preserve"> v</w:t>
      </w:r>
      <w:r w:rsidR="002D1C82" w:rsidRPr="002D1C82">
        <w:rPr>
          <w:iCs/>
          <w:lang w:val="fr-FR"/>
        </w:rPr>
        <w:t>à</w:t>
      </w:r>
      <w:r w:rsidR="002D1C82">
        <w:rPr>
          <w:iCs/>
          <w:lang w:val="fr-FR"/>
        </w:rPr>
        <w:t xml:space="preserve"> </w:t>
      </w:r>
      <w:r w:rsidRPr="0082451D">
        <w:rPr>
          <w:iCs/>
          <w:lang w:val="fr-FR"/>
        </w:rPr>
        <w:t>thúc đẩy tăng trưởng kinh tế. Nhờ vậy, vốn đầu tư toàn xã hội thực hiện năm 2009 theo giá thực tế ước tính đạt 704,2 nghìn tỷ đồng, tăng 15,3% so với năm 2008 và bằng 42,8% GDP, bao gồm vốn khu vực Nhà nước 245 nghìn tỷ đồng, chiếm 34,8% tổng vốn và tăng 40,5%; khu vực ngoài Nhà nước 278 nghìn tỷ đồng, chiếm 39,5% và tăng 13,9%; khu vực có vốn đầu tư trực tiếp nước ngoài 181,2 nghìn tỷ đồng, chiếm 25,7% và giảm 5,8%.</w:t>
      </w:r>
    </w:p>
    <w:p w14:paraId="4644B98D" w14:textId="77777777" w:rsidR="00182763" w:rsidRPr="00A72AA7" w:rsidRDefault="00182763" w:rsidP="00182763">
      <w:pPr>
        <w:spacing w:before="40" w:after="40" w:line="288" w:lineRule="auto"/>
        <w:jc w:val="center"/>
        <w:rPr>
          <w:rFonts w:ascii="Arial" w:hAnsi="Arial" w:cs="Arial"/>
          <w:b/>
          <w:snapToGrid w:val="0"/>
          <w:sz w:val="2"/>
          <w:szCs w:val="20"/>
          <w:lang w:val="fr-FR"/>
        </w:rPr>
      </w:pPr>
    </w:p>
    <w:p w14:paraId="558F208D" w14:textId="77777777" w:rsidR="00DB3976" w:rsidRDefault="00DB3976" w:rsidP="00182763">
      <w:pPr>
        <w:spacing w:before="40" w:after="40" w:line="288" w:lineRule="auto"/>
        <w:jc w:val="center"/>
        <w:rPr>
          <w:rFonts w:ascii="Arial" w:hAnsi="Arial" w:cs="Arial"/>
          <w:b/>
          <w:snapToGrid w:val="0"/>
          <w:sz w:val="24"/>
          <w:szCs w:val="20"/>
          <w:lang w:val="fr-FR"/>
        </w:rPr>
      </w:pPr>
      <w:r w:rsidRPr="00182763">
        <w:rPr>
          <w:rFonts w:ascii="Arial" w:hAnsi="Arial" w:cs="Arial"/>
          <w:b/>
          <w:snapToGrid w:val="0"/>
          <w:sz w:val="24"/>
          <w:szCs w:val="20"/>
          <w:lang w:val="fr-FR"/>
        </w:rPr>
        <w:t>Vốn đầu tư toàn xã hội thực hiện năm 2009</w:t>
      </w:r>
    </w:p>
    <w:p w14:paraId="6EE0A241" w14:textId="77777777" w:rsidR="00182763" w:rsidRPr="00A72AA7" w:rsidRDefault="00182763" w:rsidP="00182763">
      <w:pPr>
        <w:spacing w:before="40" w:after="40" w:line="288" w:lineRule="auto"/>
        <w:jc w:val="center"/>
        <w:rPr>
          <w:rFonts w:ascii="Arial" w:hAnsi="Arial" w:cs="Arial"/>
          <w:b/>
          <w:snapToGrid w:val="0"/>
          <w:sz w:val="10"/>
          <w:szCs w:val="20"/>
          <w:lang w:val="fr-FR"/>
        </w:rPr>
      </w:pPr>
    </w:p>
    <w:tbl>
      <w:tblPr>
        <w:tblW w:w="0" w:type="auto"/>
        <w:jc w:val="center"/>
        <w:tblLayout w:type="fixed"/>
        <w:tblCellMar>
          <w:left w:w="30" w:type="dxa"/>
          <w:right w:w="30" w:type="dxa"/>
        </w:tblCellMar>
        <w:tblLook w:val="0000" w:firstRow="0" w:lastRow="0" w:firstColumn="0" w:lastColumn="0" w:noHBand="0" w:noVBand="0"/>
      </w:tblPr>
      <w:tblGrid>
        <w:gridCol w:w="4142"/>
        <w:gridCol w:w="1203"/>
        <w:gridCol w:w="992"/>
        <w:gridCol w:w="1701"/>
      </w:tblGrid>
      <w:tr w:rsidR="00DB3976" w:rsidRPr="00182763" w14:paraId="16FCFA3E" w14:textId="77777777">
        <w:trPr>
          <w:trHeight w:val="286"/>
          <w:jc w:val="center"/>
        </w:trPr>
        <w:tc>
          <w:tcPr>
            <w:tcW w:w="4142" w:type="dxa"/>
            <w:tcBorders>
              <w:top w:val="single" w:sz="4" w:space="0" w:color="auto"/>
            </w:tcBorders>
          </w:tcPr>
          <w:p w14:paraId="3ABD7A12" w14:textId="77777777" w:rsidR="00DB3976" w:rsidRPr="00182763" w:rsidRDefault="00DB3976" w:rsidP="00182763">
            <w:pPr>
              <w:spacing w:before="40" w:after="40" w:line="288" w:lineRule="auto"/>
              <w:ind w:firstLine="30"/>
              <w:jc w:val="right"/>
              <w:rPr>
                <w:rFonts w:ascii="Arial" w:hAnsi="Arial" w:cs="Arial"/>
                <w:snapToGrid w:val="0"/>
                <w:sz w:val="20"/>
                <w:szCs w:val="20"/>
                <w:lang w:val="fr-FR"/>
              </w:rPr>
            </w:pPr>
          </w:p>
        </w:tc>
        <w:tc>
          <w:tcPr>
            <w:tcW w:w="1203" w:type="dxa"/>
            <w:tcBorders>
              <w:top w:val="single" w:sz="6" w:space="0" w:color="auto"/>
              <w:bottom w:val="single" w:sz="4" w:space="0" w:color="auto"/>
              <w:right w:val="nil"/>
            </w:tcBorders>
            <w:vAlign w:val="center"/>
          </w:tcPr>
          <w:p w14:paraId="1200D218" w14:textId="77777777" w:rsidR="00DB3976" w:rsidRPr="00182763" w:rsidRDefault="00DB3976" w:rsidP="00182763">
            <w:pPr>
              <w:spacing w:before="40" w:after="40" w:line="288" w:lineRule="auto"/>
              <w:ind w:firstLine="30"/>
              <w:jc w:val="center"/>
              <w:rPr>
                <w:rFonts w:ascii="Arial" w:eastAsia="Arial Unicode MS" w:hAnsi="Arial" w:cs="Arial"/>
                <w:snapToGrid w:val="0"/>
                <w:sz w:val="20"/>
                <w:szCs w:val="20"/>
              </w:rPr>
            </w:pPr>
            <w:r w:rsidRPr="00182763">
              <w:rPr>
                <w:rFonts w:ascii="Arial" w:eastAsia="Arial Unicode MS" w:hAnsi="Arial" w:cs="Arial"/>
                <w:snapToGrid w:val="0"/>
                <w:sz w:val="20"/>
                <w:szCs w:val="20"/>
              </w:rPr>
              <w:t>Nghìn</w:t>
            </w:r>
            <w:r w:rsidR="00341EA8">
              <w:rPr>
                <w:rFonts w:ascii="Arial" w:eastAsia="Arial Unicode MS" w:hAnsi="Arial" w:cs="Arial"/>
                <w:snapToGrid w:val="0"/>
                <w:sz w:val="20"/>
                <w:szCs w:val="20"/>
              </w:rPr>
              <w:t xml:space="preserve">        </w:t>
            </w:r>
            <w:r w:rsidRPr="00182763">
              <w:rPr>
                <w:rFonts w:ascii="Arial" w:eastAsia="Arial Unicode MS" w:hAnsi="Arial" w:cs="Arial"/>
                <w:snapToGrid w:val="0"/>
                <w:sz w:val="20"/>
                <w:szCs w:val="20"/>
              </w:rPr>
              <w:t>tỷ</w:t>
            </w:r>
            <w:r w:rsidR="00341EA8">
              <w:rPr>
                <w:rFonts w:ascii="Arial" w:eastAsia="Arial Unicode MS" w:hAnsi="Arial" w:cs="Arial"/>
                <w:snapToGrid w:val="0"/>
                <w:sz w:val="20"/>
                <w:szCs w:val="20"/>
              </w:rPr>
              <w:t xml:space="preserve"> </w:t>
            </w:r>
            <w:r w:rsidRPr="00182763">
              <w:rPr>
                <w:rFonts w:ascii="Arial" w:eastAsia="Arial Unicode MS" w:hAnsi="Arial" w:cs="Arial"/>
                <w:snapToGrid w:val="0"/>
                <w:sz w:val="20"/>
                <w:szCs w:val="20"/>
              </w:rPr>
              <w:t>đồng</w:t>
            </w:r>
          </w:p>
        </w:tc>
        <w:tc>
          <w:tcPr>
            <w:tcW w:w="992" w:type="dxa"/>
            <w:tcBorders>
              <w:top w:val="single" w:sz="4" w:space="0" w:color="auto"/>
              <w:left w:val="nil"/>
              <w:bottom w:val="single" w:sz="4" w:space="0" w:color="auto"/>
              <w:right w:val="nil"/>
            </w:tcBorders>
          </w:tcPr>
          <w:p w14:paraId="4488961F" w14:textId="77777777" w:rsidR="00DB3976" w:rsidRPr="00182763" w:rsidRDefault="00DB3976" w:rsidP="00182763">
            <w:pPr>
              <w:spacing w:before="40" w:after="40" w:line="288" w:lineRule="auto"/>
              <w:ind w:firstLine="30"/>
              <w:jc w:val="center"/>
              <w:rPr>
                <w:rFonts w:ascii="Arial" w:eastAsia="Arial Unicode MS" w:hAnsi="Arial" w:cs="Arial"/>
                <w:snapToGrid w:val="0"/>
                <w:sz w:val="20"/>
                <w:szCs w:val="20"/>
              </w:rPr>
            </w:pPr>
            <w:r w:rsidRPr="00182763">
              <w:rPr>
                <w:rFonts w:ascii="Arial" w:eastAsia="Arial Unicode MS" w:hAnsi="Arial" w:cs="Arial"/>
                <w:snapToGrid w:val="0"/>
                <w:sz w:val="20"/>
                <w:szCs w:val="20"/>
              </w:rPr>
              <w:t>Cơ cấu     (%)</w:t>
            </w:r>
          </w:p>
        </w:tc>
        <w:tc>
          <w:tcPr>
            <w:tcW w:w="1701" w:type="dxa"/>
            <w:tcBorders>
              <w:top w:val="single" w:sz="4" w:space="0" w:color="auto"/>
              <w:left w:val="nil"/>
              <w:bottom w:val="single" w:sz="4" w:space="0" w:color="auto"/>
              <w:right w:val="nil"/>
            </w:tcBorders>
          </w:tcPr>
          <w:p w14:paraId="46F3EDF7" w14:textId="77777777" w:rsidR="00DB3976" w:rsidRPr="00182763" w:rsidRDefault="00DB3976" w:rsidP="00182763">
            <w:pPr>
              <w:spacing w:before="40" w:after="40" w:line="288" w:lineRule="auto"/>
              <w:ind w:firstLine="30"/>
              <w:jc w:val="center"/>
              <w:rPr>
                <w:rFonts w:ascii="Arial" w:eastAsia="Arial Unicode MS" w:hAnsi="Arial" w:cs="Arial"/>
                <w:snapToGrid w:val="0"/>
                <w:sz w:val="20"/>
                <w:szCs w:val="20"/>
              </w:rPr>
            </w:pPr>
            <w:r w:rsidRPr="00182763">
              <w:rPr>
                <w:rFonts w:ascii="Arial" w:eastAsia="Arial Unicode MS" w:hAnsi="Arial" w:cs="Arial"/>
                <w:snapToGrid w:val="0"/>
                <w:sz w:val="20"/>
                <w:szCs w:val="20"/>
              </w:rPr>
              <w:t>So với cùng kỳ năm trước (%)</w:t>
            </w:r>
          </w:p>
        </w:tc>
      </w:tr>
      <w:tr w:rsidR="00DB3976" w:rsidRPr="00182763" w14:paraId="72E0B8E1" w14:textId="77777777">
        <w:trPr>
          <w:trHeight w:val="519"/>
          <w:jc w:val="center"/>
        </w:trPr>
        <w:tc>
          <w:tcPr>
            <w:tcW w:w="4142" w:type="dxa"/>
            <w:vAlign w:val="bottom"/>
          </w:tcPr>
          <w:p w14:paraId="0218EA61" w14:textId="77777777" w:rsidR="00DB3976" w:rsidRPr="00182763" w:rsidRDefault="00DB3976" w:rsidP="00182763">
            <w:pPr>
              <w:spacing w:before="40" w:after="40" w:line="288" w:lineRule="auto"/>
              <w:ind w:firstLine="30"/>
              <w:rPr>
                <w:rFonts w:ascii="Arial" w:hAnsi="Arial" w:cs="Arial"/>
                <w:b/>
                <w:sz w:val="20"/>
                <w:szCs w:val="20"/>
              </w:rPr>
            </w:pPr>
            <w:r w:rsidRPr="00182763">
              <w:rPr>
                <w:rFonts w:ascii="Arial" w:hAnsi="Arial" w:cs="Arial"/>
                <w:b/>
                <w:sz w:val="20"/>
                <w:szCs w:val="20"/>
              </w:rPr>
              <w:t>TỔNG SỐ</w:t>
            </w:r>
          </w:p>
        </w:tc>
        <w:tc>
          <w:tcPr>
            <w:tcW w:w="1203" w:type="dxa"/>
            <w:vAlign w:val="bottom"/>
          </w:tcPr>
          <w:p w14:paraId="10E43427" w14:textId="77777777" w:rsidR="00DB3976" w:rsidRPr="00182763" w:rsidRDefault="00DB3976" w:rsidP="00182763">
            <w:pPr>
              <w:spacing w:before="40" w:after="40" w:line="288" w:lineRule="auto"/>
              <w:ind w:right="284" w:firstLine="30"/>
              <w:jc w:val="right"/>
              <w:rPr>
                <w:rFonts w:ascii="Arial" w:hAnsi="Arial" w:cs="Arial"/>
                <w:b/>
                <w:sz w:val="20"/>
                <w:szCs w:val="20"/>
              </w:rPr>
            </w:pPr>
            <w:r w:rsidRPr="00182763">
              <w:rPr>
                <w:rFonts w:ascii="Arial" w:hAnsi="Arial" w:cs="Arial"/>
                <w:b/>
                <w:sz w:val="20"/>
                <w:szCs w:val="20"/>
              </w:rPr>
              <w:t>704,2</w:t>
            </w:r>
          </w:p>
        </w:tc>
        <w:tc>
          <w:tcPr>
            <w:tcW w:w="992" w:type="dxa"/>
            <w:vAlign w:val="bottom"/>
          </w:tcPr>
          <w:p w14:paraId="1DB17664" w14:textId="77777777" w:rsidR="00DB3976" w:rsidRPr="00182763" w:rsidRDefault="00DB3976" w:rsidP="00182763">
            <w:pPr>
              <w:spacing w:before="40" w:after="40" w:line="288" w:lineRule="auto"/>
              <w:ind w:right="143" w:firstLine="30"/>
              <w:jc w:val="right"/>
              <w:rPr>
                <w:rFonts w:ascii="Arial" w:hAnsi="Arial" w:cs="Arial"/>
                <w:b/>
                <w:sz w:val="20"/>
                <w:szCs w:val="20"/>
              </w:rPr>
            </w:pPr>
            <w:r w:rsidRPr="00182763">
              <w:rPr>
                <w:rFonts w:ascii="Arial" w:hAnsi="Arial" w:cs="Arial"/>
                <w:b/>
                <w:sz w:val="20"/>
                <w:szCs w:val="20"/>
              </w:rPr>
              <w:t>100,0</w:t>
            </w:r>
          </w:p>
        </w:tc>
        <w:tc>
          <w:tcPr>
            <w:tcW w:w="1701" w:type="dxa"/>
            <w:vAlign w:val="bottom"/>
          </w:tcPr>
          <w:p w14:paraId="3C17A9FA" w14:textId="77777777" w:rsidR="00DB3976" w:rsidRPr="00182763" w:rsidRDefault="00DB3976" w:rsidP="00182763">
            <w:pPr>
              <w:spacing w:before="40" w:after="40" w:line="288" w:lineRule="auto"/>
              <w:ind w:firstLine="30"/>
              <w:jc w:val="center"/>
              <w:rPr>
                <w:rFonts w:ascii="Arial" w:hAnsi="Arial" w:cs="Arial"/>
                <w:b/>
                <w:sz w:val="20"/>
                <w:szCs w:val="20"/>
              </w:rPr>
            </w:pPr>
            <w:r w:rsidRPr="00182763">
              <w:rPr>
                <w:rFonts w:ascii="Arial" w:hAnsi="Arial" w:cs="Arial"/>
                <w:b/>
                <w:sz w:val="20"/>
                <w:szCs w:val="20"/>
              </w:rPr>
              <w:t>115,3</w:t>
            </w:r>
          </w:p>
        </w:tc>
      </w:tr>
      <w:tr w:rsidR="00DB3976" w:rsidRPr="00182763" w14:paraId="4B23CBA4" w14:textId="77777777">
        <w:trPr>
          <w:trHeight w:val="364"/>
          <w:jc w:val="center"/>
        </w:trPr>
        <w:tc>
          <w:tcPr>
            <w:tcW w:w="4142" w:type="dxa"/>
            <w:vAlign w:val="bottom"/>
          </w:tcPr>
          <w:p w14:paraId="32218082" w14:textId="77777777" w:rsidR="00DB3976" w:rsidRPr="00182763" w:rsidRDefault="00DB3976" w:rsidP="00E5251E">
            <w:pPr>
              <w:spacing w:before="120" w:after="40" w:line="288" w:lineRule="auto"/>
              <w:ind w:firstLine="212"/>
              <w:rPr>
                <w:rFonts w:ascii="Arial" w:hAnsi="Arial" w:cs="Arial"/>
                <w:sz w:val="20"/>
                <w:szCs w:val="20"/>
              </w:rPr>
            </w:pPr>
            <w:r w:rsidRPr="00182763">
              <w:rPr>
                <w:rFonts w:ascii="Arial" w:hAnsi="Arial" w:cs="Arial"/>
                <w:sz w:val="20"/>
                <w:szCs w:val="20"/>
              </w:rPr>
              <w:t>Khu vực Nhà nước</w:t>
            </w:r>
          </w:p>
        </w:tc>
        <w:tc>
          <w:tcPr>
            <w:tcW w:w="1203" w:type="dxa"/>
            <w:vAlign w:val="bottom"/>
          </w:tcPr>
          <w:p w14:paraId="4A4BBCF0" w14:textId="77777777" w:rsidR="00DB3976" w:rsidRPr="00182763" w:rsidRDefault="00DB3976" w:rsidP="00E5251E">
            <w:pPr>
              <w:spacing w:before="120" w:after="40" w:line="288" w:lineRule="auto"/>
              <w:ind w:right="284" w:firstLine="30"/>
              <w:jc w:val="right"/>
              <w:rPr>
                <w:rFonts w:ascii="Arial" w:hAnsi="Arial" w:cs="Arial"/>
                <w:sz w:val="20"/>
                <w:szCs w:val="20"/>
              </w:rPr>
            </w:pPr>
            <w:r w:rsidRPr="00182763">
              <w:rPr>
                <w:rFonts w:ascii="Arial" w:hAnsi="Arial" w:cs="Arial"/>
                <w:sz w:val="20"/>
                <w:szCs w:val="20"/>
              </w:rPr>
              <w:t>245,0</w:t>
            </w:r>
          </w:p>
        </w:tc>
        <w:tc>
          <w:tcPr>
            <w:tcW w:w="992" w:type="dxa"/>
            <w:vAlign w:val="bottom"/>
          </w:tcPr>
          <w:p w14:paraId="569C287D" w14:textId="77777777" w:rsidR="00DB3976" w:rsidRPr="00182763" w:rsidRDefault="00DB3976" w:rsidP="00E5251E">
            <w:pPr>
              <w:spacing w:before="120" w:after="40" w:line="288" w:lineRule="auto"/>
              <w:ind w:right="143" w:firstLine="30"/>
              <w:jc w:val="right"/>
              <w:rPr>
                <w:rFonts w:ascii="Arial" w:hAnsi="Arial" w:cs="Arial"/>
                <w:sz w:val="20"/>
                <w:szCs w:val="20"/>
              </w:rPr>
            </w:pPr>
            <w:r w:rsidRPr="00182763">
              <w:rPr>
                <w:rFonts w:ascii="Arial" w:hAnsi="Arial" w:cs="Arial"/>
                <w:sz w:val="20"/>
                <w:szCs w:val="20"/>
              </w:rPr>
              <w:t>34,8</w:t>
            </w:r>
          </w:p>
        </w:tc>
        <w:tc>
          <w:tcPr>
            <w:tcW w:w="1701" w:type="dxa"/>
            <w:vAlign w:val="bottom"/>
          </w:tcPr>
          <w:p w14:paraId="3FCA336E" w14:textId="77777777" w:rsidR="00DB3976" w:rsidRPr="00182763" w:rsidRDefault="00DB3976" w:rsidP="00E5251E">
            <w:pPr>
              <w:spacing w:before="120" w:after="40" w:line="288" w:lineRule="auto"/>
              <w:ind w:firstLine="30"/>
              <w:jc w:val="center"/>
              <w:rPr>
                <w:rFonts w:ascii="Arial" w:hAnsi="Arial" w:cs="Arial"/>
                <w:sz w:val="20"/>
                <w:szCs w:val="20"/>
              </w:rPr>
            </w:pPr>
            <w:r w:rsidRPr="00182763">
              <w:rPr>
                <w:rFonts w:ascii="Arial" w:hAnsi="Arial" w:cs="Arial"/>
                <w:sz w:val="20"/>
                <w:szCs w:val="20"/>
              </w:rPr>
              <w:t>140,5</w:t>
            </w:r>
          </w:p>
        </w:tc>
      </w:tr>
      <w:tr w:rsidR="00DB3976" w:rsidRPr="00182763" w14:paraId="2092115E" w14:textId="77777777">
        <w:trPr>
          <w:trHeight w:val="355"/>
          <w:jc w:val="center"/>
        </w:trPr>
        <w:tc>
          <w:tcPr>
            <w:tcW w:w="4142" w:type="dxa"/>
            <w:vAlign w:val="bottom"/>
          </w:tcPr>
          <w:p w14:paraId="374833C3" w14:textId="77777777" w:rsidR="00DB3976" w:rsidRPr="00182763" w:rsidRDefault="00DB3976" w:rsidP="00E5251E">
            <w:pPr>
              <w:spacing w:before="120" w:after="40" w:line="288" w:lineRule="auto"/>
              <w:ind w:firstLine="212"/>
              <w:rPr>
                <w:rFonts w:ascii="Arial" w:hAnsi="Arial" w:cs="Arial"/>
                <w:sz w:val="20"/>
                <w:szCs w:val="20"/>
              </w:rPr>
            </w:pPr>
            <w:r w:rsidRPr="00182763">
              <w:rPr>
                <w:rFonts w:ascii="Arial" w:hAnsi="Arial" w:cs="Arial"/>
                <w:sz w:val="20"/>
                <w:szCs w:val="20"/>
              </w:rPr>
              <w:t>Khu vực ngoài Nhà nước</w:t>
            </w:r>
          </w:p>
        </w:tc>
        <w:tc>
          <w:tcPr>
            <w:tcW w:w="1203" w:type="dxa"/>
            <w:vAlign w:val="bottom"/>
          </w:tcPr>
          <w:p w14:paraId="67F689DE" w14:textId="77777777" w:rsidR="00DB3976" w:rsidRPr="00182763" w:rsidRDefault="00DB3976" w:rsidP="00E5251E">
            <w:pPr>
              <w:spacing w:before="120" w:after="40" w:line="288" w:lineRule="auto"/>
              <w:ind w:right="284" w:firstLine="30"/>
              <w:jc w:val="right"/>
              <w:rPr>
                <w:rFonts w:ascii="Arial" w:hAnsi="Arial" w:cs="Arial"/>
                <w:sz w:val="20"/>
                <w:szCs w:val="20"/>
              </w:rPr>
            </w:pPr>
            <w:r w:rsidRPr="00182763">
              <w:rPr>
                <w:rFonts w:ascii="Arial" w:hAnsi="Arial" w:cs="Arial"/>
                <w:sz w:val="20"/>
                <w:szCs w:val="20"/>
              </w:rPr>
              <w:t>278,0</w:t>
            </w:r>
          </w:p>
        </w:tc>
        <w:tc>
          <w:tcPr>
            <w:tcW w:w="992" w:type="dxa"/>
            <w:vAlign w:val="bottom"/>
          </w:tcPr>
          <w:p w14:paraId="7813F52B" w14:textId="77777777" w:rsidR="00DB3976" w:rsidRPr="00182763" w:rsidRDefault="00DB3976" w:rsidP="00E5251E">
            <w:pPr>
              <w:spacing w:before="120" w:after="40" w:line="288" w:lineRule="auto"/>
              <w:ind w:right="143" w:firstLine="30"/>
              <w:jc w:val="right"/>
              <w:rPr>
                <w:rFonts w:ascii="Arial" w:hAnsi="Arial" w:cs="Arial"/>
                <w:sz w:val="20"/>
                <w:szCs w:val="20"/>
              </w:rPr>
            </w:pPr>
            <w:r w:rsidRPr="00182763">
              <w:rPr>
                <w:rFonts w:ascii="Arial" w:hAnsi="Arial" w:cs="Arial"/>
                <w:sz w:val="20"/>
                <w:szCs w:val="20"/>
              </w:rPr>
              <w:t>39,5</w:t>
            </w:r>
          </w:p>
        </w:tc>
        <w:tc>
          <w:tcPr>
            <w:tcW w:w="1701" w:type="dxa"/>
            <w:vAlign w:val="bottom"/>
          </w:tcPr>
          <w:p w14:paraId="30B16590" w14:textId="77777777" w:rsidR="00DB3976" w:rsidRPr="00182763" w:rsidRDefault="00DB3976" w:rsidP="00E5251E">
            <w:pPr>
              <w:spacing w:before="120" w:after="40" w:line="288" w:lineRule="auto"/>
              <w:ind w:firstLine="30"/>
              <w:jc w:val="center"/>
              <w:rPr>
                <w:rFonts w:ascii="Arial" w:hAnsi="Arial" w:cs="Arial"/>
                <w:sz w:val="20"/>
                <w:szCs w:val="20"/>
              </w:rPr>
            </w:pPr>
            <w:r w:rsidRPr="00182763">
              <w:rPr>
                <w:rFonts w:ascii="Arial" w:hAnsi="Arial" w:cs="Arial"/>
                <w:sz w:val="20"/>
                <w:szCs w:val="20"/>
              </w:rPr>
              <w:t>113,9</w:t>
            </w:r>
          </w:p>
        </w:tc>
      </w:tr>
      <w:tr w:rsidR="00DB3976" w:rsidRPr="00182763" w14:paraId="5D855953" w14:textId="77777777">
        <w:trPr>
          <w:trHeight w:val="286"/>
          <w:jc w:val="center"/>
        </w:trPr>
        <w:tc>
          <w:tcPr>
            <w:tcW w:w="4142" w:type="dxa"/>
            <w:tcBorders>
              <w:top w:val="nil"/>
              <w:left w:val="nil"/>
              <w:bottom w:val="single" w:sz="4" w:space="0" w:color="auto"/>
              <w:right w:val="nil"/>
            </w:tcBorders>
            <w:vAlign w:val="bottom"/>
          </w:tcPr>
          <w:p w14:paraId="1EB104A3" w14:textId="77777777" w:rsidR="00DB3976" w:rsidRPr="00182763" w:rsidRDefault="00DB3976" w:rsidP="00E5251E">
            <w:pPr>
              <w:spacing w:before="120" w:after="40" w:line="288" w:lineRule="auto"/>
              <w:ind w:firstLine="212"/>
              <w:rPr>
                <w:rFonts w:ascii="Arial" w:hAnsi="Arial" w:cs="Arial"/>
                <w:spacing w:val="-4"/>
                <w:sz w:val="20"/>
                <w:szCs w:val="20"/>
              </w:rPr>
            </w:pPr>
            <w:r w:rsidRPr="00182763">
              <w:rPr>
                <w:rFonts w:ascii="Arial" w:hAnsi="Arial" w:cs="Arial"/>
                <w:spacing w:val="-4"/>
                <w:sz w:val="20"/>
                <w:szCs w:val="20"/>
              </w:rPr>
              <w:t>Khu vực có vốn đầu tư trực tiếp nước ngoài</w:t>
            </w:r>
          </w:p>
        </w:tc>
        <w:tc>
          <w:tcPr>
            <w:tcW w:w="1203" w:type="dxa"/>
            <w:tcBorders>
              <w:top w:val="nil"/>
              <w:left w:val="nil"/>
              <w:bottom w:val="single" w:sz="4" w:space="0" w:color="auto"/>
              <w:right w:val="nil"/>
            </w:tcBorders>
            <w:vAlign w:val="bottom"/>
          </w:tcPr>
          <w:p w14:paraId="080BB19E" w14:textId="77777777" w:rsidR="00DB3976" w:rsidRPr="00182763" w:rsidRDefault="00DB3976" w:rsidP="00E5251E">
            <w:pPr>
              <w:spacing w:before="120" w:after="40" w:line="288" w:lineRule="auto"/>
              <w:ind w:right="284" w:firstLine="30"/>
              <w:jc w:val="right"/>
              <w:rPr>
                <w:rFonts w:ascii="Arial" w:hAnsi="Arial" w:cs="Arial"/>
                <w:sz w:val="20"/>
                <w:szCs w:val="20"/>
              </w:rPr>
            </w:pPr>
            <w:r w:rsidRPr="00182763">
              <w:rPr>
                <w:rFonts w:ascii="Arial" w:hAnsi="Arial" w:cs="Arial"/>
                <w:sz w:val="20"/>
                <w:szCs w:val="20"/>
              </w:rPr>
              <w:t>181,2</w:t>
            </w:r>
          </w:p>
        </w:tc>
        <w:tc>
          <w:tcPr>
            <w:tcW w:w="992" w:type="dxa"/>
            <w:tcBorders>
              <w:top w:val="nil"/>
              <w:left w:val="nil"/>
              <w:bottom w:val="single" w:sz="4" w:space="0" w:color="auto"/>
              <w:right w:val="nil"/>
            </w:tcBorders>
            <w:vAlign w:val="bottom"/>
          </w:tcPr>
          <w:p w14:paraId="43A9AA0E" w14:textId="77777777" w:rsidR="00DB3976" w:rsidRPr="00182763" w:rsidRDefault="00DB3976" w:rsidP="00E5251E">
            <w:pPr>
              <w:spacing w:before="120" w:after="40" w:line="288" w:lineRule="auto"/>
              <w:ind w:right="143" w:firstLine="30"/>
              <w:jc w:val="right"/>
              <w:rPr>
                <w:rFonts w:ascii="Arial" w:hAnsi="Arial" w:cs="Arial"/>
                <w:sz w:val="20"/>
                <w:szCs w:val="20"/>
              </w:rPr>
            </w:pPr>
            <w:r w:rsidRPr="00182763">
              <w:rPr>
                <w:rFonts w:ascii="Arial" w:hAnsi="Arial" w:cs="Arial"/>
                <w:sz w:val="20"/>
                <w:szCs w:val="20"/>
              </w:rPr>
              <w:t>25,7</w:t>
            </w:r>
          </w:p>
        </w:tc>
        <w:tc>
          <w:tcPr>
            <w:tcW w:w="1701" w:type="dxa"/>
            <w:tcBorders>
              <w:top w:val="nil"/>
              <w:left w:val="nil"/>
              <w:bottom w:val="single" w:sz="4" w:space="0" w:color="auto"/>
              <w:right w:val="nil"/>
            </w:tcBorders>
            <w:vAlign w:val="bottom"/>
          </w:tcPr>
          <w:p w14:paraId="5EEDA2A4" w14:textId="77777777" w:rsidR="00DB3976" w:rsidRPr="00182763" w:rsidRDefault="00DB3976" w:rsidP="00E5251E">
            <w:pPr>
              <w:spacing w:before="120" w:after="40" w:line="288" w:lineRule="auto"/>
              <w:ind w:firstLine="30"/>
              <w:jc w:val="center"/>
              <w:rPr>
                <w:rFonts w:ascii="Arial" w:hAnsi="Arial" w:cs="Arial"/>
                <w:sz w:val="20"/>
                <w:szCs w:val="20"/>
              </w:rPr>
            </w:pPr>
            <w:r w:rsidRPr="00182763">
              <w:rPr>
                <w:rFonts w:ascii="Arial" w:hAnsi="Arial" w:cs="Arial"/>
                <w:sz w:val="20"/>
                <w:szCs w:val="20"/>
              </w:rPr>
              <w:t>94,2</w:t>
            </w:r>
          </w:p>
        </w:tc>
      </w:tr>
    </w:tbl>
    <w:p w14:paraId="5FC0A6A2" w14:textId="77777777" w:rsidR="00A72AA7" w:rsidRPr="00A72AA7" w:rsidRDefault="00A72AA7" w:rsidP="003B525D">
      <w:pPr>
        <w:spacing w:before="40" w:after="40" w:line="293" w:lineRule="auto"/>
        <w:ind w:firstLine="567"/>
        <w:jc w:val="both"/>
        <w:rPr>
          <w:sz w:val="12"/>
        </w:rPr>
      </w:pPr>
    </w:p>
    <w:p w14:paraId="7CC57AC0" w14:textId="77777777" w:rsidR="00DB3976" w:rsidRPr="0082451D" w:rsidRDefault="00DB3976" w:rsidP="00A72AA7">
      <w:pPr>
        <w:spacing w:before="40" w:after="40" w:line="288" w:lineRule="auto"/>
        <w:ind w:firstLine="562"/>
        <w:jc w:val="both"/>
        <w:rPr>
          <w:lang w:val="pt-BR"/>
        </w:rPr>
      </w:pPr>
      <w:r w:rsidRPr="0082451D">
        <w:t xml:space="preserve">Trong vốn đầu tư của khu vực Nhà nước, vốn từ ngân sách Nhà nước đạt 153,8 nghìn tỷ đồng, chiếm 21,8% tổng vốn đầu tư cả nước, bằng 106,8% kế hoạch năm. </w:t>
      </w:r>
      <w:r w:rsidRPr="0082451D">
        <w:rPr>
          <w:lang w:val="pt-BR"/>
        </w:rPr>
        <w:t xml:space="preserve">Vốn đầu tư từ ngân sách Nhà nước do </w:t>
      </w:r>
      <w:r w:rsidR="00B91D8A">
        <w:rPr>
          <w:lang w:val="pt-BR"/>
        </w:rPr>
        <w:t>T</w:t>
      </w:r>
      <w:r w:rsidRPr="0082451D">
        <w:rPr>
          <w:lang w:val="pt-BR"/>
        </w:rPr>
        <w:t xml:space="preserve">rung ương quản lý đạt 63,9 nghìn tỷ đồng, bằng 112,8% kế hoạch, trong đó Bộ Nông nghiệp và Phát triển Nông thôn đạt 3715,9 tỷ đồng, bằng 125,8%; Bộ Giao thông Vận tải đạt 10924,6 tỷ đồng, bằng 113,9%; Bộ Công Thương đạt 252,2 tỷ đồng, bằng 106%; </w:t>
      </w:r>
      <w:r w:rsidRPr="00A72AA7">
        <w:rPr>
          <w:spacing w:val="-6"/>
          <w:lang w:val="pt-BR"/>
        </w:rPr>
        <w:t>Bộ Y tế đạt 1065,1 tỷ đồng, bằng 105,3%; Bộ Giáo dục và Đào tạo đạt 787,2 tỷ đồng,</w:t>
      </w:r>
      <w:r w:rsidRPr="00A72AA7">
        <w:rPr>
          <w:spacing w:val="-4"/>
          <w:lang w:val="pt-BR"/>
        </w:rPr>
        <w:t xml:space="preserve"> bằng 102,5%; Bộ Văn hóa, Thể thao và Du lịch đạt 541,1 tỷ đồng, bằng 100,5%; riêng Bộ Xây dựng </w:t>
      </w:r>
      <w:r w:rsidR="00B91D8A" w:rsidRPr="00A72AA7">
        <w:rPr>
          <w:spacing w:val="-4"/>
          <w:lang w:val="pt-BR"/>
        </w:rPr>
        <w:t xml:space="preserve">mới </w:t>
      </w:r>
      <w:r w:rsidRPr="00A72AA7">
        <w:rPr>
          <w:spacing w:val="-4"/>
          <w:lang w:val="pt-BR"/>
        </w:rPr>
        <w:t>đạt 828,5 tỷ đồng, bằng 91,9%</w:t>
      </w:r>
      <w:r w:rsidR="00C91B65" w:rsidRPr="00A72AA7">
        <w:rPr>
          <w:spacing w:val="-4"/>
          <w:lang w:val="pt-BR"/>
        </w:rPr>
        <w:t xml:space="preserve"> kế hoạch năm 2009</w:t>
      </w:r>
      <w:r w:rsidRPr="00A72AA7">
        <w:rPr>
          <w:spacing w:val="-4"/>
          <w:lang w:val="pt-BR"/>
        </w:rPr>
        <w:t>.</w:t>
      </w:r>
      <w:r w:rsidR="0045760F" w:rsidRPr="0082451D">
        <w:rPr>
          <w:lang w:val="pt-BR"/>
        </w:rPr>
        <w:t xml:space="preserve"> </w:t>
      </w:r>
    </w:p>
    <w:p w14:paraId="3F031927" w14:textId="77777777" w:rsidR="00DB3976" w:rsidRPr="0082451D" w:rsidRDefault="00DB3976" w:rsidP="00A72AA7">
      <w:pPr>
        <w:spacing w:before="40" w:after="40" w:line="288" w:lineRule="auto"/>
        <w:ind w:firstLine="562"/>
        <w:jc w:val="both"/>
        <w:rPr>
          <w:lang w:val="pt-BR"/>
        </w:rPr>
      </w:pPr>
      <w:r w:rsidRPr="0082451D">
        <w:rPr>
          <w:lang w:val="pt-BR"/>
        </w:rPr>
        <w:t xml:space="preserve">Vốn đầu tư từ ngân sách Nhà nước do địa phương quản lý ước tính thực </w:t>
      </w:r>
      <w:r w:rsidRPr="00A72AA7">
        <w:rPr>
          <w:spacing w:val="-2"/>
          <w:lang w:val="pt-BR"/>
        </w:rPr>
        <w:t xml:space="preserve">hiện 89,9 nghìn tỷ đồng, bằng 102,9% kế hoạch năm, trong đó một số địa phương có số vốn thực hiện lớn là: Thành phố Hồ Chí Minh đạt 14 nghìn tỷ đồng, bằng 101,4% </w:t>
      </w:r>
      <w:r w:rsidRPr="00A72AA7">
        <w:rPr>
          <w:spacing w:val="2"/>
          <w:lang w:val="pt-BR"/>
        </w:rPr>
        <w:t>kế hoạch; Hà Nội đạt 10,7 nghìn tỷ đồng, bằng 91,7%; Đà Nẵng đạt 3,8 nghìn tỷ</w:t>
      </w:r>
      <w:r w:rsidRPr="0082451D">
        <w:rPr>
          <w:lang w:val="pt-BR"/>
        </w:rPr>
        <w:t xml:space="preserve"> </w:t>
      </w:r>
      <w:r w:rsidRPr="00A72AA7">
        <w:rPr>
          <w:spacing w:val="2"/>
          <w:lang w:val="pt-BR"/>
        </w:rPr>
        <w:t>đồng, bằng 113,8%; Bà Rịa-Vũng Tàu đạt 2,5 nghìn tỷ đồng, bằng 96,5%; Bình</w:t>
      </w:r>
      <w:r w:rsidRPr="0082451D">
        <w:rPr>
          <w:lang w:val="pt-BR"/>
        </w:rPr>
        <w:t xml:space="preserve"> Dương đạt 2,4 nghìn tỷ đồng, bằng 106,4%; Thừa Thiên - Huế đạt 2,3 nghìn tỷ đồng, bằng 214%; Hà Tĩnh đạt 2,2 nghìn tỷ đồng, bằng 72,2%; Hải Phòng đạt 2 nghìn tỷ đồng bằng 117,8%.</w:t>
      </w:r>
    </w:p>
    <w:p w14:paraId="74E8BB51" w14:textId="77777777" w:rsidR="00DB3976" w:rsidRPr="0082451D" w:rsidRDefault="00DB3976" w:rsidP="00A159ED">
      <w:pPr>
        <w:spacing w:before="40" w:after="40" w:line="264" w:lineRule="auto"/>
        <w:ind w:firstLine="562"/>
        <w:jc w:val="both"/>
        <w:rPr>
          <w:lang w:val="pt-BR"/>
        </w:rPr>
      </w:pPr>
      <w:r w:rsidRPr="0082451D">
        <w:rPr>
          <w:iCs/>
          <w:lang w:val="pt-BR"/>
        </w:rPr>
        <w:t xml:space="preserve">Thu hút đầu tư trực tiếp của nước ngoài năm 2009 đạt thấp do ảnh hưởng của khủng hoảng kinh tế thế giới. Tính đến ngày 15/12/2009, </w:t>
      </w:r>
      <w:r w:rsidR="005E1CEE" w:rsidRPr="0082451D">
        <w:rPr>
          <w:iCs/>
          <w:lang w:val="pt-BR"/>
        </w:rPr>
        <w:t>đầu tư trực tiếp nước ngoài đạt 21,5 tỷ USD, giảm 70% so với cùng kỳ năm 2008, bao gồm: Vốn đăng ký của 839 dự án được cấp phép mới đạt 16,3 tỷ USD (giảm 46,1% về số dự án và giảm 75,4% về vốn); vốn đăng ký bổ sung của 215 dự án được cấp phép từ các năm trước đạt 5,1 tỷ USD</w:t>
      </w:r>
      <w:r w:rsidR="00B91D8A">
        <w:rPr>
          <w:iCs/>
          <w:lang w:val="pt-BR"/>
        </w:rPr>
        <w:t>, gi</w:t>
      </w:r>
      <w:r w:rsidR="00B91D8A" w:rsidRPr="00B91D8A">
        <w:rPr>
          <w:iCs/>
          <w:lang w:val="pt-BR"/>
        </w:rPr>
        <w:t>ảm</w:t>
      </w:r>
      <w:r w:rsidR="00B91D8A">
        <w:rPr>
          <w:iCs/>
          <w:lang w:val="pt-BR"/>
        </w:rPr>
        <w:t xml:space="preserve"> 1,7%</w:t>
      </w:r>
      <w:r w:rsidR="005E1CEE" w:rsidRPr="0082451D">
        <w:rPr>
          <w:iCs/>
          <w:lang w:val="pt-BR"/>
        </w:rPr>
        <w:t>.</w:t>
      </w:r>
      <w:r w:rsidRPr="0082451D">
        <w:rPr>
          <w:lang w:val="pt-BR"/>
        </w:rPr>
        <w:t xml:space="preserve"> Vốn đầu tư trực tiếp nước ngoài thực hiện năm 2009 ước tính đạt 10 tỷ USD, giảm 13% so với năm 2008.</w:t>
      </w:r>
    </w:p>
    <w:p w14:paraId="1F66FD93" w14:textId="77777777" w:rsidR="00DB3976" w:rsidRPr="00A159ED" w:rsidRDefault="00B91D8A" w:rsidP="00A159ED">
      <w:pPr>
        <w:spacing w:before="40" w:after="40" w:line="264" w:lineRule="auto"/>
        <w:ind w:firstLine="562"/>
        <w:jc w:val="both"/>
        <w:rPr>
          <w:spacing w:val="-10"/>
          <w:lang w:val="pt-BR"/>
        </w:rPr>
      </w:pPr>
      <w:r w:rsidRPr="00A159ED">
        <w:rPr>
          <w:spacing w:val="-10"/>
          <w:lang w:val="pt-BR"/>
        </w:rPr>
        <w:t>Trong năm 2009, l</w:t>
      </w:r>
      <w:r w:rsidR="00DB3976" w:rsidRPr="00A159ED">
        <w:rPr>
          <w:spacing w:val="-10"/>
          <w:lang w:val="pt-BR"/>
        </w:rPr>
        <w:t xml:space="preserve">ĩnh vực kinh doanh bất động sản thu hút sự quan tâm lớn nhất của các nhà đầu tư nước ngoài với 7,4 tỷ USD vốn </w:t>
      </w:r>
      <w:r w:rsidRPr="00A159ED">
        <w:rPr>
          <w:spacing w:val="-10"/>
          <w:lang w:val="pt-BR"/>
        </w:rPr>
        <w:t>đăng ký của các dự án được cấp phép mới,</w:t>
      </w:r>
      <w:r w:rsidR="00DB3976" w:rsidRPr="00A159ED">
        <w:rPr>
          <w:spacing w:val="-10"/>
          <w:lang w:val="pt-BR"/>
        </w:rPr>
        <w:t xml:space="preserve"> chiếm 45,1% tổng vốn đăng ký mới; tiếp đến là lĩnh vực dịch vụ lưu trú và ăn uống 5 tỷ USD, chiếm 30,5%; công nghiệp chế biến, chế tạo với 2,2 tỷ USD, chiếm 13,6%. </w:t>
      </w:r>
    </w:p>
    <w:p w14:paraId="4D1AC0A6" w14:textId="77777777" w:rsidR="00DB3976" w:rsidRPr="0082451D" w:rsidRDefault="00DB3976" w:rsidP="00A159ED">
      <w:pPr>
        <w:spacing w:before="40" w:after="40" w:line="264" w:lineRule="auto"/>
        <w:ind w:firstLine="562"/>
        <w:jc w:val="both"/>
        <w:rPr>
          <w:spacing w:val="-6"/>
          <w:lang w:val="pt-BR"/>
        </w:rPr>
      </w:pPr>
      <w:r w:rsidRPr="0082451D">
        <w:rPr>
          <w:spacing w:val="-6"/>
          <w:lang w:val="pt-BR"/>
        </w:rPr>
        <w:t>Trong năm 2009, có 39 quốc gia và vùng lãnh thổ có dự án được cấp phép mới, trong đó một số nhà đầu tư lớn là: Hoa Kỳ với tổng vốn đăng ký mới là 5,9 tỷ USD chiếm 36,4% tổng vốn đăng ký mới; Đảo Cay-man 2 tỷ USD, chiếm 12,3%; Sa-moa 1,7 tỷ USD, chiếm 10,4%; Hàn Quốc 1,6 tỷ USD vốn đăng ký, chiếm 9,8%. Trong số các quốc gia và vùng lãnh thổ có vốn đăng ký tăng thêm năm 2009, Hoa Kỳ dẫn đầu với 3,9 tỷ USD, chiếm 75% tổng vốn đăng ký tăng thêm.</w:t>
      </w:r>
    </w:p>
    <w:p w14:paraId="165D8EC0" w14:textId="77777777" w:rsidR="00DB3976" w:rsidRPr="0082451D" w:rsidRDefault="00DB3976" w:rsidP="00A159ED">
      <w:pPr>
        <w:pStyle w:val="NormalTimesNewRoman"/>
        <w:spacing w:after="40" w:line="269" w:lineRule="auto"/>
        <w:ind w:firstLine="562"/>
        <w:rPr>
          <w:spacing w:val="0"/>
          <w:szCs w:val="28"/>
        </w:rPr>
      </w:pPr>
      <w:r w:rsidRPr="0082451D">
        <w:rPr>
          <w:spacing w:val="0"/>
          <w:szCs w:val="28"/>
        </w:rPr>
        <w:t>Năm 2009 cả nước có 43 tỉnh, thành phố trực thuộc Trung ương có dự án đầu tư nước ngoài được cấp phép mới, trong đó Quảng Nam có vốn đăng ký dẫn đầu với 4,2 tỷ USD, chiếm 25,4% tổng vốn đăng ký mới; Bà Rịa-Vũng Tàu 2,9 tỷ USD, chiếm 17,5%; Đồng Nai 2,3 tỷ USD, chiếm 14,1%; Bình Dương 2,2 tỷ USD, chiếm 13,2%; Phú Yên 1,7 tỷ USD, chiếm 10,3%.</w:t>
      </w:r>
    </w:p>
    <w:p w14:paraId="1E3A2B8D" w14:textId="77777777" w:rsidR="00DB3976" w:rsidRPr="0082451D" w:rsidRDefault="00DB3976" w:rsidP="00A159ED">
      <w:pPr>
        <w:spacing w:before="40" w:after="40" w:line="269" w:lineRule="auto"/>
        <w:ind w:firstLine="567"/>
        <w:jc w:val="both"/>
        <w:rPr>
          <w:b/>
          <w:lang w:val="de-DE"/>
        </w:rPr>
      </w:pPr>
      <w:r w:rsidRPr="0082451D">
        <w:rPr>
          <w:b/>
          <w:lang w:val="de-DE"/>
        </w:rPr>
        <w:t>2. Cân đối thu, chi ngân sách Nhà nước</w:t>
      </w:r>
    </w:p>
    <w:p w14:paraId="38A584DC" w14:textId="77777777" w:rsidR="00DB3976" w:rsidRPr="0082451D" w:rsidRDefault="00DB3976" w:rsidP="00A159ED">
      <w:pPr>
        <w:spacing w:before="40" w:after="40" w:line="269" w:lineRule="auto"/>
        <w:ind w:firstLine="562"/>
        <w:jc w:val="both"/>
        <w:rPr>
          <w:lang w:val="de-DE"/>
        </w:rPr>
      </w:pPr>
      <w:r w:rsidRPr="0082451D">
        <w:rPr>
          <w:lang w:val="de-DE"/>
        </w:rPr>
        <w:t>Mặc dù bị ảnh hưởng trong những tháng đầu năm do thực hiện miễn, giảm, giãn thuế và giá dầu thô trên thế giới giảm, nhưng những tháng cuối năm sản xuất kinh doanh trong nước phát triển nên tổng thu ngân sách Nhà nước từ đầu năm đến 15/12/2009 ước tính đạt xấp xỉ dự toán năm, trong đó các khoản thu nội địa bằng 102,5%; thu từ dầu thô bằng 86,7%; thu cân đối ngân sách từ hoạt động xuất, nhập khẩu bằng 101,6%. Trong thu nội địa, thu từ khu vực doanh nghiệp Nhà nước bằng 106,2%; thu từ doanh nghiệp có vốn đầu tư nước ngoài (không kể dầu thô) bằng 88,8%; thu thuế công, thương nghiệp và dịch vụ ngoài Nhà nước bằng 95,6%; thuế thu nhập cá nhân bằng 87%; thu phí xăng dầu đạt 157,5%; thu phí, lệ phí bằng 90,8%.</w:t>
      </w:r>
    </w:p>
    <w:p w14:paraId="40E6AE15" w14:textId="77777777" w:rsidR="00DB3976" w:rsidRPr="0082451D" w:rsidRDefault="00DB3976" w:rsidP="00336904">
      <w:pPr>
        <w:spacing w:before="40" w:after="40" w:line="293" w:lineRule="auto"/>
        <w:ind w:firstLine="561"/>
        <w:jc w:val="both"/>
        <w:rPr>
          <w:lang w:val="de-DE"/>
        </w:rPr>
      </w:pPr>
      <w:r w:rsidRPr="0082451D">
        <w:rPr>
          <w:lang w:val="de-DE"/>
        </w:rPr>
        <w:t>Tổng chi ngân sách Nhà nước từ đầu năm đến 15/12/2009 ước tính đạt 96,2% dự toán năm, trong đó chi đầu tư phát triển đạt 95,2% (riêng chi đầu tư xây dựng cơ bản đạt 93,4%); chi phát triển sự nghiệp kinh tế - xã hội, quốc phòng, an ninh, quản lý Nhà nước, Đảng, đoàn thể đạt 99,6%; chi trả nợ và viện trợ đạt 102,7%.</w:t>
      </w:r>
      <w:r w:rsidRPr="0082451D">
        <w:rPr>
          <w:color w:val="FF0000"/>
          <w:lang w:val="de-DE"/>
        </w:rPr>
        <w:t xml:space="preserve"> </w:t>
      </w:r>
      <w:r w:rsidRPr="0082451D">
        <w:rPr>
          <w:lang w:val="de-DE"/>
        </w:rPr>
        <w:t xml:space="preserve">Bội chi ngân </w:t>
      </w:r>
      <w:r w:rsidR="003A51DC">
        <w:rPr>
          <w:lang w:val="de-DE"/>
        </w:rPr>
        <w:t>sách Nhà nước năm 2009 ước tính</w:t>
      </w:r>
      <w:r w:rsidRPr="0082451D">
        <w:rPr>
          <w:lang w:val="de-DE"/>
        </w:rPr>
        <w:t xml:space="preserve"> bằng 7% GDP, thực hiện được mức</w:t>
      </w:r>
      <w:r w:rsidR="005B6265" w:rsidRPr="0082451D">
        <w:rPr>
          <w:lang w:val="de-DE"/>
        </w:rPr>
        <w:t xml:space="preserve"> bội chi</w:t>
      </w:r>
      <w:r w:rsidRPr="0082451D">
        <w:rPr>
          <w:lang w:val="de-DE"/>
        </w:rPr>
        <w:t xml:space="preserve"> Quốc hội đề ra, trong đó 81,2% mức bội chi được bù đắp bằng nguồn vay trong nước; 18,8% bù đắp bằng nguồn vay nước ngoài.</w:t>
      </w:r>
    </w:p>
    <w:p w14:paraId="6CB14460" w14:textId="77777777" w:rsidR="00DB3976" w:rsidRPr="0082451D" w:rsidRDefault="00DB3976" w:rsidP="00336904">
      <w:pPr>
        <w:spacing w:before="120" w:after="40" w:line="293" w:lineRule="auto"/>
        <w:ind w:firstLine="561"/>
        <w:jc w:val="both"/>
        <w:rPr>
          <w:b/>
          <w:lang w:val="fr-FR"/>
        </w:rPr>
      </w:pPr>
      <w:r w:rsidRPr="0082451D">
        <w:rPr>
          <w:b/>
          <w:lang w:val="fr-FR"/>
        </w:rPr>
        <w:t>3. Cân đối thương mại</w:t>
      </w:r>
    </w:p>
    <w:p w14:paraId="67991487" w14:textId="77777777" w:rsidR="00DB3976" w:rsidRPr="0082451D" w:rsidRDefault="00DB3976" w:rsidP="00336904">
      <w:pPr>
        <w:spacing w:before="40" w:after="40" w:line="293" w:lineRule="auto"/>
        <w:ind w:right="-2" w:firstLine="561"/>
        <w:jc w:val="both"/>
        <w:rPr>
          <w:rStyle w:val="Strong"/>
          <w:i/>
          <w:lang w:val="fr-FR"/>
        </w:rPr>
      </w:pPr>
      <w:r w:rsidRPr="0082451D">
        <w:rPr>
          <w:rStyle w:val="Strong"/>
          <w:i/>
          <w:lang w:val="fr-FR"/>
        </w:rPr>
        <w:t>a. Xuất khẩu hàng hoá</w:t>
      </w:r>
    </w:p>
    <w:p w14:paraId="76B57068" w14:textId="77777777" w:rsidR="005B6265" w:rsidRPr="0082451D" w:rsidRDefault="00DB3976" w:rsidP="00336904">
      <w:pPr>
        <w:spacing w:before="40" w:after="40" w:line="293" w:lineRule="auto"/>
        <w:ind w:right="-2" w:firstLine="561"/>
        <w:jc w:val="both"/>
        <w:rPr>
          <w:rStyle w:val="Strong"/>
          <w:b w:val="0"/>
          <w:spacing w:val="-2"/>
          <w:lang w:val="fr-FR"/>
        </w:rPr>
      </w:pPr>
      <w:r w:rsidRPr="0082451D">
        <w:rPr>
          <w:rStyle w:val="Strong"/>
          <w:b w:val="0"/>
          <w:spacing w:val="-2"/>
          <w:lang w:val="fr-FR"/>
        </w:rPr>
        <w:t xml:space="preserve">Do sức tiêu thụ hàng hoá trên thị trường thế giới thu hẹp, giá cả của nhiều loại hàng hoá giảm mạnh nên kim ngạch xuất khẩu 9 tháng đầu năm 2009 chỉ đạt gần 41,4 tỷ USD, giảm 14,8% so với cùng kỳ năm trước. Những tháng cuối năm tình hình đã được cải thiện rõ rệt. Kim ngạch xuất khẩu hàng hoá tháng 11 đạt gần 4,7 tỷ USD, tăng 10,2% so với cùng kỳ năm trước. Tháng 12 đạt mức cao nhất trong năm với </w:t>
      </w:r>
      <w:r w:rsidR="00C6481A" w:rsidRPr="0082451D">
        <w:rPr>
          <w:rStyle w:val="Strong"/>
          <w:b w:val="0"/>
          <w:spacing w:val="-2"/>
          <w:lang w:val="fr-FR"/>
        </w:rPr>
        <w:t>5,25</w:t>
      </w:r>
      <w:r w:rsidRPr="0082451D">
        <w:rPr>
          <w:rStyle w:val="Strong"/>
          <w:b w:val="0"/>
          <w:spacing w:val="-2"/>
          <w:lang w:val="fr-FR"/>
        </w:rPr>
        <w:t xml:space="preserve"> tỷ USD, tăng 12% so với tháng trước và tăng </w:t>
      </w:r>
      <w:r w:rsidR="00C6481A" w:rsidRPr="0082451D">
        <w:rPr>
          <w:rStyle w:val="Strong"/>
          <w:b w:val="0"/>
          <w:spacing w:val="-2"/>
          <w:lang w:val="fr-FR"/>
        </w:rPr>
        <w:t>12,5%</w:t>
      </w:r>
      <w:r w:rsidRPr="0082451D">
        <w:rPr>
          <w:rStyle w:val="Strong"/>
          <w:b w:val="0"/>
          <w:spacing w:val="-2"/>
          <w:lang w:val="fr-FR"/>
        </w:rPr>
        <w:t xml:space="preserve"> so với tháng 12 năm trước, chủ yếu do hầu hết các mặt hàng xuất khẩu chủ lực đều tăng, trong đó hàng dệt may tăng 90 triệu USD, gạo tăng 80 triệu USD; giày dép tăng 77 triệu USD; cà phê tăng 67 triệu USD; dầu thô tăng 33 triệu USD. Tính chung quý IV năm 2009, kim ngạch hàng hoá xuất khẩu tăng </w:t>
      </w:r>
      <w:r w:rsidR="0056356C" w:rsidRPr="0082451D">
        <w:rPr>
          <w:rStyle w:val="Strong"/>
          <w:b w:val="0"/>
          <w:spacing w:val="-2"/>
          <w:lang w:val="fr-FR"/>
        </w:rPr>
        <w:t>7</w:t>
      </w:r>
      <w:r w:rsidRPr="0082451D">
        <w:rPr>
          <w:rStyle w:val="Strong"/>
          <w:b w:val="0"/>
          <w:spacing w:val="-2"/>
          <w:lang w:val="fr-FR"/>
        </w:rPr>
        <w:t>,</w:t>
      </w:r>
      <w:r w:rsidR="0056356C" w:rsidRPr="0082451D">
        <w:rPr>
          <w:rStyle w:val="Strong"/>
          <w:b w:val="0"/>
          <w:spacing w:val="-2"/>
          <w:lang w:val="fr-FR"/>
        </w:rPr>
        <w:t>1</w:t>
      </w:r>
      <w:r w:rsidRPr="0082451D">
        <w:rPr>
          <w:rStyle w:val="Strong"/>
          <w:b w:val="0"/>
          <w:spacing w:val="-2"/>
          <w:lang w:val="fr-FR"/>
        </w:rPr>
        <w:t>% so với quý IV năm 2008.</w:t>
      </w:r>
    </w:p>
    <w:p w14:paraId="29A63F2B" w14:textId="77777777" w:rsidR="00DB3976" w:rsidRPr="0082451D" w:rsidRDefault="00DB3976" w:rsidP="00336904">
      <w:pPr>
        <w:spacing w:before="40" w:after="40" w:line="293" w:lineRule="auto"/>
        <w:ind w:right="-2" w:firstLine="561"/>
        <w:jc w:val="both"/>
        <w:rPr>
          <w:lang w:val="fr-FR"/>
        </w:rPr>
      </w:pPr>
      <w:r w:rsidRPr="0082451D">
        <w:rPr>
          <w:rStyle w:val="Strong"/>
          <w:b w:val="0"/>
          <w:lang w:val="fr-FR"/>
        </w:rPr>
        <w:t xml:space="preserve">Nhờ xuất khẩu </w:t>
      </w:r>
      <w:r w:rsidR="002D0BC2">
        <w:rPr>
          <w:rStyle w:val="Strong"/>
          <w:b w:val="0"/>
          <w:lang w:val="fr-FR"/>
        </w:rPr>
        <w:t>qu</w:t>
      </w:r>
      <w:r w:rsidR="002D0BC2" w:rsidRPr="002D0BC2">
        <w:rPr>
          <w:rStyle w:val="Strong"/>
          <w:b w:val="0"/>
          <w:lang w:val="fr-FR"/>
        </w:rPr>
        <w:t>ý</w:t>
      </w:r>
      <w:r w:rsidR="002D0BC2">
        <w:rPr>
          <w:rStyle w:val="Strong"/>
          <w:b w:val="0"/>
          <w:lang w:val="fr-FR"/>
        </w:rPr>
        <w:t xml:space="preserve"> IV t</w:t>
      </w:r>
      <w:r w:rsidR="002D0BC2" w:rsidRPr="002D0BC2">
        <w:rPr>
          <w:rStyle w:val="Strong"/>
          <w:b w:val="0"/>
          <w:lang w:val="fr-FR"/>
        </w:rPr>
        <w:t>ă</w:t>
      </w:r>
      <w:r w:rsidR="002D0BC2">
        <w:rPr>
          <w:rStyle w:val="Strong"/>
          <w:b w:val="0"/>
          <w:lang w:val="fr-FR"/>
        </w:rPr>
        <w:t>ng cao n</w:t>
      </w:r>
      <w:r w:rsidR="002D0BC2" w:rsidRPr="002D0BC2">
        <w:rPr>
          <w:rStyle w:val="Strong"/>
          <w:b w:val="0"/>
          <w:lang w:val="fr-FR"/>
        </w:rPr>
        <w:t>ê</w:t>
      </w:r>
      <w:r w:rsidR="002D0BC2">
        <w:rPr>
          <w:rStyle w:val="Strong"/>
          <w:b w:val="0"/>
          <w:lang w:val="fr-FR"/>
        </w:rPr>
        <w:t>n</w:t>
      </w:r>
      <w:r w:rsidRPr="0082451D">
        <w:rPr>
          <w:rStyle w:val="Strong"/>
          <w:b w:val="0"/>
          <w:lang w:val="fr-FR"/>
        </w:rPr>
        <w:t xml:space="preserve"> kim ngạch xuất khẩu </w:t>
      </w:r>
      <w:r w:rsidR="002D0BC2" w:rsidRPr="0082451D">
        <w:rPr>
          <w:rStyle w:val="Strong"/>
          <w:b w:val="0"/>
          <w:lang w:val="fr-FR"/>
        </w:rPr>
        <w:t xml:space="preserve">hàng hoá </w:t>
      </w:r>
      <w:r w:rsidRPr="0082451D">
        <w:rPr>
          <w:rStyle w:val="Strong"/>
          <w:b w:val="0"/>
          <w:lang w:val="fr-FR"/>
        </w:rPr>
        <w:t xml:space="preserve">năm 2009 ước tính đạt 56,6 tỷ USD, giảm 9,7% so với năm 2008, bao gồm: </w:t>
      </w:r>
      <w:r w:rsidRPr="0082451D">
        <w:rPr>
          <w:bCs/>
          <w:lang w:val="fr-FR"/>
        </w:rPr>
        <w:t>khu vực kinh tế trong nước đạt 26,7 tỷ USD, giảm 5,1%,</w:t>
      </w:r>
      <w:r w:rsidR="00C6481A" w:rsidRPr="0082451D">
        <w:rPr>
          <w:bCs/>
          <w:lang w:val="fr-FR"/>
        </w:rPr>
        <w:t xml:space="preserve"> đóng góp 23,5% </w:t>
      </w:r>
      <w:r w:rsidRPr="0082451D">
        <w:rPr>
          <w:bCs/>
          <w:lang w:val="fr-FR"/>
        </w:rPr>
        <w:t xml:space="preserve">mức giảm chung của xuất khẩu </w:t>
      </w:r>
      <w:r w:rsidR="002D0BC2">
        <w:rPr>
          <w:bCs/>
          <w:lang w:val="fr-FR"/>
        </w:rPr>
        <w:t>h</w:t>
      </w:r>
      <w:r w:rsidR="002D0BC2" w:rsidRPr="002D0BC2">
        <w:rPr>
          <w:bCs/>
          <w:lang w:val="fr-FR"/>
        </w:rPr>
        <w:t>àng</w:t>
      </w:r>
      <w:r w:rsidR="002D0BC2">
        <w:rPr>
          <w:bCs/>
          <w:lang w:val="fr-FR"/>
        </w:rPr>
        <w:t xml:space="preserve"> ho</w:t>
      </w:r>
      <w:r w:rsidR="002D0BC2" w:rsidRPr="002D0BC2">
        <w:rPr>
          <w:bCs/>
          <w:lang w:val="fr-FR"/>
        </w:rPr>
        <w:t>á</w:t>
      </w:r>
      <w:r w:rsidR="002D0BC2">
        <w:rPr>
          <w:bCs/>
          <w:lang w:val="fr-FR"/>
        </w:rPr>
        <w:t xml:space="preserve"> </w:t>
      </w:r>
      <w:r w:rsidRPr="0082451D">
        <w:rPr>
          <w:bCs/>
          <w:lang w:val="fr-FR"/>
        </w:rPr>
        <w:t xml:space="preserve">cả năm; </w:t>
      </w:r>
      <w:r w:rsidRPr="0082451D">
        <w:rPr>
          <w:rStyle w:val="Strong"/>
          <w:b w:val="0"/>
          <w:lang w:val="fr-FR"/>
        </w:rPr>
        <w:t xml:space="preserve">khu vực có vốn đầu tư nước ngoài </w:t>
      </w:r>
      <w:r w:rsidRPr="0082451D">
        <w:rPr>
          <w:bCs/>
          <w:lang w:val="fr-FR"/>
        </w:rPr>
        <w:t>(kể cả dầu thô) đạt 29,9 tỷ USD, giảm 13,5%,</w:t>
      </w:r>
      <w:r w:rsidR="00C6481A" w:rsidRPr="0082451D">
        <w:rPr>
          <w:bCs/>
          <w:lang w:val="fr-FR"/>
        </w:rPr>
        <w:t xml:space="preserve"> đóng góp</w:t>
      </w:r>
      <w:r w:rsidRPr="0082451D">
        <w:rPr>
          <w:bCs/>
          <w:lang w:val="fr-FR"/>
        </w:rPr>
        <w:t xml:space="preserve"> 7</w:t>
      </w:r>
      <w:r w:rsidR="00C6481A" w:rsidRPr="0082451D">
        <w:rPr>
          <w:bCs/>
          <w:lang w:val="fr-FR"/>
        </w:rPr>
        <w:t>6</w:t>
      </w:r>
      <w:r w:rsidRPr="0082451D">
        <w:rPr>
          <w:bCs/>
          <w:lang w:val="fr-FR"/>
        </w:rPr>
        <w:t>,</w:t>
      </w:r>
      <w:r w:rsidR="00C6481A" w:rsidRPr="0082451D">
        <w:rPr>
          <w:bCs/>
          <w:lang w:val="fr-FR"/>
        </w:rPr>
        <w:t>5</w:t>
      </w:r>
      <w:r w:rsidRPr="0082451D">
        <w:rPr>
          <w:bCs/>
          <w:lang w:val="fr-FR"/>
        </w:rPr>
        <w:t xml:space="preserve">%. </w:t>
      </w:r>
      <w:r w:rsidRPr="0082451D">
        <w:rPr>
          <w:lang w:val="fr-FR"/>
        </w:rPr>
        <w:t xml:space="preserve">Nếu không kể dầu thô thì kim ngạch xuất khẩu </w:t>
      </w:r>
      <w:r w:rsidR="002D0BC2">
        <w:rPr>
          <w:lang w:val="fr-FR"/>
        </w:rPr>
        <w:t>h</w:t>
      </w:r>
      <w:r w:rsidR="002D0BC2" w:rsidRPr="002D0BC2">
        <w:rPr>
          <w:lang w:val="fr-FR"/>
        </w:rPr>
        <w:t>àng</w:t>
      </w:r>
      <w:r w:rsidR="002D0BC2">
        <w:rPr>
          <w:lang w:val="fr-FR"/>
        </w:rPr>
        <w:t xml:space="preserve"> ho</w:t>
      </w:r>
      <w:r w:rsidR="002D0BC2" w:rsidRPr="002D0BC2">
        <w:rPr>
          <w:lang w:val="fr-FR"/>
        </w:rPr>
        <w:t>á</w:t>
      </w:r>
      <w:r w:rsidR="002D0BC2">
        <w:rPr>
          <w:lang w:val="fr-FR"/>
        </w:rPr>
        <w:t xml:space="preserve"> c</w:t>
      </w:r>
      <w:r w:rsidR="002D0BC2" w:rsidRPr="002D0BC2">
        <w:rPr>
          <w:lang w:val="fr-FR"/>
        </w:rPr>
        <w:t>ủa</w:t>
      </w:r>
      <w:r w:rsidR="002D0BC2">
        <w:rPr>
          <w:lang w:val="fr-FR"/>
        </w:rPr>
        <w:t xml:space="preserve"> </w:t>
      </w:r>
      <w:r w:rsidRPr="0082451D">
        <w:rPr>
          <w:lang w:val="fr-FR"/>
        </w:rPr>
        <w:t>khu vực có vốn đầu tư nước ngoài giảm 2,2% so với năm 2008.</w:t>
      </w:r>
    </w:p>
    <w:p w14:paraId="69D211FC" w14:textId="77777777" w:rsidR="00DB3976" w:rsidRPr="0082451D" w:rsidRDefault="00DB3976" w:rsidP="00336904">
      <w:pPr>
        <w:spacing w:before="40" w:after="40" w:line="293" w:lineRule="auto"/>
        <w:ind w:right="-2" w:firstLine="561"/>
        <w:jc w:val="both"/>
        <w:rPr>
          <w:bCs/>
          <w:lang w:val="fr-FR"/>
        </w:rPr>
      </w:pPr>
      <w:r w:rsidRPr="0082451D">
        <w:rPr>
          <w:bCs/>
          <w:lang w:val="fr-FR"/>
        </w:rPr>
        <w:t>Kim ngạch xuất khẩu hàng dệt may năm 2009 ước tính đạt 9 tỷ USD, giảm 1,3% so với năm trước; dầu thô 6,2 tỷ USD (giảm 2,4% về lượng và giảm tới 40% về kim ngạch), chiếm tới 6</w:t>
      </w:r>
      <w:r w:rsidR="00C6481A" w:rsidRPr="0082451D">
        <w:rPr>
          <w:bCs/>
          <w:lang w:val="fr-FR"/>
        </w:rPr>
        <w:t>8</w:t>
      </w:r>
      <w:r w:rsidRPr="0082451D">
        <w:rPr>
          <w:bCs/>
          <w:lang w:val="fr-FR"/>
        </w:rPr>
        <w:t>% mức giảm chung của tổng kim ngạch xuất khẩu cả năm; thủy sản đạt 4,2 tỷ USD, giảm 6,7%; giày dép đạt 4 tỷ USD, giảm 15,8%; gạo đạt 2,7 tỷ USD (tăng 25,4% về lượng và giảm 8% về kim ngạch); gỗ và sản phẩm gỗ đạt 2,6 tỷ USD, giảm 9,9%; cà phê đạt 1,7 tỷ USD (tăng 10,2% về lượng và giảm 19% về kim ngạch); than đá đạt 1,3 tỷ USD (tăng 29,9% về lượng và giảm 4,5% về kim ngạch).</w:t>
      </w:r>
    </w:p>
    <w:p w14:paraId="3B08E7AF" w14:textId="77777777" w:rsidR="00DB3976" w:rsidRPr="0082451D" w:rsidRDefault="00DB3976" w:rsidP="00A159ED">
      <w:pPr>
        <w:spacing w:before="40" w:after="40" w:line="269" w:lineRule="auto"/>
        <w:ind w:right="-2" w:firstLine="562"/>
        <w:jc w:val="both"/>
        <w:rPr>
          <w:rStyle w:val="Strong"/>
          <w:b w:val="0"/>
          <w:bCs w:val="0"/>
          <w:lang w:val="fr-FR"/>
        </w:rPr>
      </w:pPr>
      <w:r w:rsidRPr="0082451D">
        <w:rPr>
          <w:lang w:val="fr-FR"/>
        </w:rPr>
        <w:t xml:space="preserve">Thị trường xuất khẩu một số hàng hoá chủ yếu năm 2009 như sau: Hàng dệt may xuất khẩu sang Mỹ đạt </w:t>
      </w:r>
      <w:r w:rsidRPr="0082451D">
        <w:rPr>
          <w:rStyle w:val="Strong"/>
          <w:b w:val="0"/>
          <w:bCs w:val="0"/>
          <w:lang w:val="fr-FR"/>
        </w:rPr>
        <w:t>4,9 tỷ USD, giảm 3% so với năm 2008; tiếp theo là EU đạt 1,7 tỷ USD, giảm 3,1%; Nhật Bản 930 triệu USD, tăng 12%. Thị trường chính của dầu thô vẫn là Ôx-trây-li-a với 1,5 tỷ USD, giảm 55%; Xin-ga-po 1 tỷ USD, giảm 37%; Ma-lai-xi-a 780 triệu USD, giảm 8%; Mỹ 430 triêụ USD, giảm 57%; Trung Quốc 420 triệu USD, giảm 30%. Kim ngạch xuất khẩu thuỷ sản sang các đối tác chính trong năm 2009 đều giảm, trong đó EU đạt 1,1 tỷ</w:t>
      </w:r>
      <w:r w:rsidR="00045D09">
        <w:rPr>
          <w:rStyle w:val="Strong"/>
          <w:b w:val="0"/>
          <w:bCs w:val="0"/>
          <w:lang w:val="fr-FR"/>
        </w:rPr>
        <w:t xml:space="preserve"> </w:t>
      </w:r>
      <w:r w:rsidR="00045D09" w:rsidRPr="00045D09">
        <w:rPr>
          <w:rStyle w:val="Strong"/>
          <w:b w:val="0"/>
          <w:bCs w:val="0"/>
          <w:lang w:val="fr-FR"/>
        </w:rPr>
        <w:t>US</w:t>
      </w:r>
      <w:r w:rsidR="00045D09">
        <w:rPr>
          <w:rStyle w:val="Strong"/>
          <w:b w:val="0"/>
          <w:bCs w:val="0"/>
          <w:lang w:val="fr-FR"/>
        </w:rPr>
        <w:t>D</w:t>
      </w:r>
      <w:r w:rsidRPr="0082451D">
        <w:rPr>
          <w:rStyle w:val="Strong"/>
          <w:b w:val="0"/>
          <w:bCs w:val="0"/>
          <w:lang w:val="fr-FR"/>
        </w:rPr>
        <w:t xml:space="preserve">, giảm 5,7 %; Mỹ 710 triệu USD, giảm 3,9%; Nhật Bản 760 triệu USD, giảm 8,4%. Sản phẩm giày, dép xuất khẩu sang EU năm 2009 ước tính đạt 1,9 tỷ USD, giảm 23,2%; Mỹ 1 tỷ USD, giảm 2%; Nhật Bản 120 triệu USD, giảm 10,5%. </w:t>
      </w:r>
    </w:p>
    <w:p w14:paraId="5FACF712" w14:textId="77777777" w:rsidR="00DB3976" w:rsidRPr="00B74B4C" w:rsidRDefault="00DB3976" w:rsidP="00A159ED">
      <w:pPr>
        <w:spacing w:before="40" w:after="40" w:line="269" w:lineRule="auto"/>
        <w:ind w:right="-7" w:firstLine="562"/>
        <w:jc w:val="both"/>
        <w:rPr>
          <w:rStyle w:val="Strong"/>
          <w:b w:val="0"/>
          <w:bCs w:val="0"/>
          <w:spacing w:val="-4"/>
          <w:lang w:val="fr-FR"/>
        </w:rPr>
      </w:pPr>
      <w:r w:rsidRPr="0082451D">
        <w:rPr>
          <w:rStyle w:val="Strong"/>
          <w:b w:val="0"/>
          <w:bCs w:val="0"/>
          <w:lang w:val="fr-FR"/>
        </w:rPr>
        <w:t>Trong năm 2009, 7 thị trường xuất khẩu chính của hàng hoá của nước ta</w:t>
      </w:r>
      <w:r w:rsidR="002D0BC2">
        <w:rPr>
          <w:rStyle w:val="Strong"/>
          <w:b w:val="0"/>
          <w:bCs w:val="0"/>
          <w:lang w:val="fr-FR"/>
        </w:rPr>
        <w:t xml:space="preserve"> </w:t>
      </w:r>
      <w:r w:rsidR="002D0BC2" w:rsidRPr="002D0BC2">
        <w:rPr>
          <w:rStyle w:val="Strong"/>
          <w:b w:val="0"/>
          <w:bCs w:val="0"/>
          <w:lang w:val="fr-FR"/>
        </w:rPr>
        <w:t>đã</w:t>
      </w:r>
      <w:r w:rsidRPr="0082451D">
        <w:rPr>
          <w:rStyle w:val="Strong"/>
          <w:b w:val="0"/>
          <w:bCs w:val="0"/>
          <w:lang w:val="fr-FR"/>
        </w:rPr>
        <w:t xml:space="preserve"> </w:t>
      </w:r>
      <w:r w:rsidRPr="002D0BC2">
        <w:rPr>
          <w:rStyle w:val="Strong"/>
          <w:b w:val="0"/>
          <w:bCs w:val="0"/>
          <w:spacing w:val="-2"/>
          <w:lang w:val="fr-FR"/>
        </w:rPr>
        <w:t>chiếm gần 80% tổng kim ngạch xuất khẩu của cả nước</w:t>
      </w:r>
      <w:r w:rsidR="002D0BC2" w:rsidRPr="002D0BC2">
        <w:rPr>
          <w:rStyle w:val="Strong"/>
          <w:b w:val="0"/>
          <w:bCs w:val="0"/>
          <w:spacing w:val="-2"/>
          <w:lang w:val="fr-FR"/>
        </w:rPr>
        <w:t>,</w:t>
      </w:r>
      <w:r w:rsidRPr="002D0BC2">
        <w:rPr>
          <w:rStyle w:val="Strong"/>
          <w:b w:val="0"/>
          <w:bCs w:val="0"/>
          <w:spacing w:val="-2"/>
          <w:lang w:val="fr-FR"/>
        </w:rPr>
        <w:t xml:space="preserve"> gồm: Thị trường Mỹ ước tính đạt 11,2 tỷ USD, giảm 5,5% so với năm 2008; EU 9,3 tỷ USD, giảm 14,4%; ASEAN 8,5 tỷ USD, giảm 16,4%; Nhật Bản 6,2 tỷ USD, giảm 27,7%; Trung Quốc 4,8 tỷ USD, tăng 4,9%; Hàn Quốc 2,5 tỷ USD, tăng 15%; Ôx-trây-li-a 2,2 tỷ USD</w:t>
      </w:r>
      <w:r w:rsidRPr="0082451D">
        <w:rPr>
          <w:rStyle w:val="Strong"/>
          <w:b w:val="0"/>
          <w:bCs w:val="0"/>
          <w:lang w:val="fr-FR"/>
        </w:rPr>
        <w:t xml:space="preserve">, </w:t>
      </w:r>
      <w:r w:rsidRPr="00B74B4C">
        <w:rPr>
          <w:rStyle w:val="Strong"/>
          <w:b w:val="0"/>
          <w:bCs w:val="0"/>
          <w:spacing w:val="-4"/>
          <w:lang w:val="fr-FR"/>
        </w:rPr>
        <w:t xml:space="preserve">giảm 48% (chủ yếu do giá dầu thô giảm). Đáng chú ý là thị trường châu Phi tuy kim ngạch ước tính mới đạt 1,1 tỷ USD nhưng đã </w:t>
      </w:r>
      <w:r w:rsidR="00B74B4C" w:rsidRPr="00B74B4C">
        <w:rPr>
          <w:rStyle w:val="Strong"/>
          <w:b w:val="0"/>
          <w:bCs w:val="0"/>
          <w:spacing w:val="-4"/>
          <w:lang w:val="fr-FR"/>
        </w:rPr>
        <w:t xml:space="preserve">phát triển nhanh, </w:t>
      </w:r>
      <w:r w:rsidRPr="00B74B4C">
        <w:rPr>
          <w:rStyle w:val="Strong"/>
          <w:b w:val="0"/>
          <w:bCs w:val="0"/>
          <w:spacing w:val="-4"/>
          <w:lang w:val="fr-FR"/>
        </w:rPr>
        <w:t>gấp 8 lần năm 2008.</w:t>
      </w:r>
    </w:p>
    <w:p w14:paraId="098F46DB" w14:textId="77777777" w:rsidR="00DB3976" w:rsidRPr="0082451D" w:rsidRDefault="00DB3976" w:rsidP="00A159ED">
      <w:pPr>
        <w:spacing w:before="180" w:after="40" w:line="269" w:lineRule="auto"/>
        <w:ind w:firstLine="562"/>
        <w:jc w:val="both"/>
        <w:rPr>
          <w:b/>
          <w:bCs/>
          <w:i/>
          <w:lang w:val="fr-FR"/>
        </w:rPr>
      </w:pPr>
      <w:r w:rsidRPr="0082451D">
        <w:rPr>
          <w:b/>
          <w:bCs/>
          <w:i/>
          <w:lang w:val="fr-FR"/>
        </w:rPr>
        <w:t>b. Nhập khẩu hàng hoá</w:t>
      </w:r>
    </w:p>
    <w:p w14:paraId="589E06D0" w14:textId="77777777" w:rsidR="00DB3976" w:rsidRPr="0082451D" w:rsidRDefault="00DB3976" w:rsidP="00A159ED">
      <w:pPr>
        <w:spacing w:before="40" w:after="40" w:line="269" w:lineRule="auto"/>
        <w:ind w:right="-2" w:firstLine="567"/>
        <w:jc w:val="both"/>
        <w:rPr>
          <w:bCs/>
          <w:lang w:val="fr-FR"/>
        </w:rPr>
      </w:pPr>
      <w:r w:rsidRPr="0082451D">
        <w:rPr>
          <w:bCs/>
          <w:lang w:val="fr-FR"/>
        </w:rPr>
        <w:t xml:space="preserve">Tương tự như xuất khẩu, kim ngạch nhập khẩu hàng hoá 8 tháng đầu năm chỉ đạt gần 41,8 tỷ USD, giảm 29% so với cùng kỳ năm trước. Tuy nhiên, </w:t>
      </w:r>
      <w:r w:rsidR="000176B5">
        <w:rPr>
          <w:bCs/>
          <w:lang w:val="fr-FR"/>
        </w:rPr>
        <w:t>nh</w:t>
      </w:r>
      <w:r w:rsidR="000176B5" w:rsidRPr="000176B5">
        <w:rPr>
          <w:bCs/>
          <w:lang w:val="fr-FR"/>
        </w:rPr>
        <w:t>ững</w:t>
      </w:r>
      <w:r w:rsidR="000176B5">
        <w:rPr>
          <w:bCs/>
          <w:lang w:val="fr-FR"/>
        </w:rPr>
        <w:t xml:space="preserve"> th</w:t>
      </w:r>
      <w:r w:rsidR="000176B5" w:rsidRPr="000176B5">
        <w:rPr>
          <w:bCs/>
          <w:lang w:val="fr-FR"/>
        </w:rPr>
        <w:t>áng</w:t>
      </w:r>
      <w:r w:rsidR="000176B5">
        <w:rPr>
          <w:bCs/>
          <w:lang w:val="fr-FR"/>
        </w:rPr>
        <w:t xml:space="preserve"> cu</w:t>
      </w:r>
      <w:r w:rsidR="000176B5" w:rsidRPr="000176B5">
        <w:rPr>
          <w:bCs/>
          <w:lang w:val="fr-FR"/>
        </w:rPr>
        <w:t>ối</w:t>
      </w:r>
      <w:r w:rsidR="000176B5">
        <w:rPr>
          <w:bCs/>
          <w:lang w:val="fr-FR"/>
        </w:rPr>
        <w:t xml:space="preserve"> n</w:t>
      </w:r>
      <w:r w:rsidR="000176B5" w:rsidRPr="000176B5">
        <w:rPr>
          <w:bCs/>
          <w:lang w:val="fr-FR"/>
        </w:rPr>
        <w:t>ă</w:t>
      </w:r>
      <w:r w:rsidR="000176B5">
        <w:rPr>
          <w:bCs/>
          <w:lang w:val="fr-FR"/>
        </w:rPr>
        <w:t xml:space="preserve">m </w:t>
      </w:r>
      <w:r w:rsidRPr="0082451D">
        <w:rPr>
          <w:bCs/>
          <w:lang w:val="fr-FR"/>
        </w:rPr>
        <w:t>kinh tế thế giới có sự phục hồi nên một số mặt hàng đã tăng giá; mặt khác, kinh tế trong nước đạt tốc độ tăng trưởng khá</w:t>
      </w:r>
      <w:r w:rsidR="000176B5">
        <w:rPr>
          <w:bCs/>
          <w:lang w:val="fr-FR"/>
        </w:rPr>
        <w:t xml:space="preserve">, </w:t>
      </w:r>
      <w:r w:rsidRPr="0082451D">
        <w:rPr>
          <w:bCs/>
          <w:lang w:val="fr-FR"/>
        </w:rPr>
        <w:t xml:space="preserve">nhu cầu hàng hoá </w:t>
      </w:r>
      <w:r w:rsidR="002D0BC2">
        <w:rPr>
          <w:bCs/>
          <w:lang w:val="fr-FR"/>
        </w:rPr>
        <w:t>ph</w:t>
      </w:r>
      <w:r w:rsidR="002D0BC2" w:rsidRPr="002D0BC2">
        <w:rPr>
          <w:bCs/>
          <w:lang w:val="fr-FR"/>
        </w:rPr>
        <w:t>ục</w:t>
      </w:r>
      <w:r w:rsidR="002D0BC2">
        <w:rPr>
          <w:bCs/>
          <w:lang w:val="fr-FR"/>
        </w:rPr>
        <w:t xml:space="preserve"> v</w:t>
      </w:r>
      <w:r w:rsidR="002D0BC2" w:rsidRPr="002D0BC2">
        <w:rPr>
          <w:bCs/>
          <w:lang w:val="fr-FR"/>
        </w:rPr>
        <w:t>ụ</w:t>
      </w:r>
      <w:r w:rsidR="002D0BC2">
        <w:rPr>
          <w:bCs/>
          <w:lang w:val="fr-FR"/>
        </w:rPr>
        <w:t xml:space="preserve"> </w:t>
      </w:r>
      <w:r w:rsidRPr="0082451D">
        <w:rPr>
          <w:bCs/>
          <w:lang w:val="fr-FR"/>
        </w:rPr>
        <w:t>sản xuất và đời sống cũng tăng lên nên kim ngạch nhập khẩu hàng hoá tháng 9, tháng 10, tháng 11 và tháng 12 liên tục tăng so với cùng kỳ năm trước với tốc độ tăng l</w:t>
      </w:r>
      <w:r w:rsidR="005F67A7" w:rsidRPr="0082451D">
        <w:rPr>
          <w:bCs/>
          <w:lang w:val="fr-FR"/>
        </w:rPr>
        <w:t>ầ</w:t>
      </w:r>
      <w:r w:rsidRPr="0082451D">
        <w:rPr>
          <w:bCs/>
          <w:lang w:val="fr-FR"/>
        </w:rPr>
        <w:t xml:space="preserve">n lượt là: 13,9%, 14,5%, 44,5% và </w:t>
      </w:r>
      <w:r w:rsidR="005F67A7" w:rsidRPr="0082451D">
        <w:rPr>
          <w:bCs/>
          <w:lang w:val="fr-FR"/>
        </w:rPr>
        <w:t>15</w:t>
      </w:r>
      <w:r w:rsidRPr="0082451D">
        <w:rPr>
          <w:bCs/>
          <w:lang w:val="fr-FR"/>
        </w:rPr>
        <w:t>,</w:t>
      </w:r>
      <w:r w:rsidR="005F67A7" w:rsidRPr="0082451D">
        <w:rPr>
          <w:bCs/>
          <w:lang w:val="fr-FR"/>
        </w:rPr>
        <w:t>7</w:t>
      </w:r>
      <w:r w:rsidRPr="0082451D">
        <w:rPr>
          <w:bCs/>
          <w:lang w:val="fr-FR"/>
        </w:rPr>
        <w:t xml:space="preserve">%. Do vậy, tính chung cả năm 2009, kim ngạch nhập khẩu </w:t>
      </w:r>
      <w:r w:rsidR="002D0BC2" w:rsidRPr="0082451D">
        <w:rPr>
          <w:bCs/>
          <w:lang w:val="fr-FR"/>
        </w:rPr>
        <w:t xml:space="preserve">hàng hoá </w:t>
      </w:r>
      <w:r w:rsidRPr="0082451D">
        <w:rPr>
          <w:bCs/>
          <w:lang w:val="fr-FR"/>
        </w:rPr>
        <w:t xml:space="preserve">ước tính </w:t>
      </w:r>
      <w:r w:rsidR="005B6265" w:rsidRPr="0082451D">
        <w:rPr>
          <w:bCs/>
          <w:lang w:val="fr-FR"/>
        </w:rPr>
        <w:t xml:space="preserve">đạt </w:t>
      </w:r>
      <w:r w:rsidRPr="0082451D">
        <w:rPr>
          <w:bCs/>
          <w:lang w:val="fr-FR"/>
        </w:rPr>
        <w:t xml:space="preserve">68,8 tỷ USD, giảm 14,7% so với năm 2008, bao gồm khu vực kinh tế trong nước đạt 43,9 tỷ USD, giảm 16,8%; khu vực có vốn đầu tư nước ngoài đạt 24,9 tỷ USD, giảm 10,8%. </w:t>
      </w:r>
    </w:p>
    <w:p w14:paraId="41784FCD" w14:textId="77777777" w:rsidR="00DB3976" w:rsidRPr="0010156B" w:rsidRDefault="00DB3976" w:rsidP="00A159ED">
      <w:pPr>
        <w:spacing w:before="40" w:after="40" w:line="269" w:lineRule="auto"/>
        <w:ind w:firstLine="567"/>
        <w:jc w:val="both"/>
        <w:rPr>
          <w:lang w:val="fr-FR"/>
        </w:rPr>
      </w:pPr>
      <w:r w:rsidRPr="0010156B">
        <w:rPr>
          <w:lang w:val="fr-FR"/>
        </w:rPr>
        <w:t xml:space="preserve">Hầu hết kim ngạch nhập khẩu các mặt hàng nguyên, nhiên liệu phục vụ sản xuất của năm nay đều giảm so với năm 2008, trong đó xăng dầu đạt 6,2 tỷ USD, giảm 43,8%; sắt thép đạt 5,3 tỷ USD, giảm 22,9%; vải 4,2 tỷ USD, giảm 5,2%; chất dẻo đạt 2,8 tỷ USD, giảm 4,1%; nguyên phụ liệu dệt may, giày dép đạt 1,9 tỷ USD, giảm 17,8%; thức ăn gia súc và nguyên phụ liệu đạt 1,7 </w:t>
      </w:r>
      <w:r w:rsidR="005F67A7" w:rsidRPr="0010156B">
        <w:rPr>
          <w:lang w:val="fr-FR"/>
        </w:rPr>
        <w:t>tỷ USD, giảm 1,4%. Tuy nhiên,</w:t>
      </w:r>
      <w:r w:rsidRPr="0010156B">
        <w:rPr>
          <w:lang w:val="fr-FR"/>
        </w:rPr>
        <w:t xml:space="preserve"> </w:t>
      </w:r>
      <w:r w:rsidR="002D0BC2" w:rsidRPr="0010156B">
        <w:rPr>
          <w:lang w:val="fr-FR"/>
        </w:rPr>
        <w:t xml:space="preserve">có </w:t>
      </w:r>
      <w:r w:rsidRPr="0010156B">
        <w:rPr>
          <w:lang w:val="fr-FR"/>
        </w:rPr>
        <w:t xml:space="preserve">một số mặt hàng </w:t>
      </w:r>
      <w:r w:rsidR="002D0BC2" w:rsidRPr="0010156B">
        <w:rPr>
          <w:lang w:val="fr-FR"/>
        </w:rPr>
        <w:t xml:space="preserve">đã đạt </w:t>
      </w:r>
      <w:r w:rsidRPr="0010156B">
        <w:rPr>
          <w:lang w:val="fr-FR"/>
        </w:rPr>
        <w:t xml:space="preserve">kim ngạch nhập khẩu tăng so với năm trước </w:t>
      </w:r>
      <w:r w:rsidR="002D0BC2" w:rsidRPr="0010156B">
        <w:rPr>
          <w:lang w:val="fr-FR"/>
        </w:rPr>
        <w:t>như:</w:t>
      </w:r>
      <w:r w:rsidRPr="0010156B">
        <w:rPr>
          <w:lang w:val="fr-FR"/>
        </w:rPr>
        <w:t xml:space="preserve"> Điện tử máy tính và linh kiện 3,9 tỷ USD, tăng 5,9%; ô tô 2,9 tỷ USD, tăng 2,5%, trong đó ô tô nguyên chiếc 1,2 tỷ USD, tăng 12,6% về giá trị và tăng 49,4% về lượng.</w:t>
      </w:r>
    </w:p>
    <w:p w14:paraId="3F9A3713" w14:textId="77777777" w:rsidR="00DB3976" w:rsidRPr="0082451D" w:rsidRDefault="00DB3976" w:rsidP="00A159ED">
      <w:pPr>
        <w:spacing w:before="40" w:after="40" w:line="259" w:lineRule="auto"/>
        <w:ind w:right="-2" w:firstLine="567"/>
        <w:jc w:val="both"/>
        <w:rPr>
          <w:bCs/>
          <w:spacing w:val="-4"/>
          <w:lang w:val="fr-FR"/>
        </w:rPr>
      </w:pPr>
      <w:r w:rsidRPr="0082451D">
        <w:rPr>
          <w:spacing w:val="-4"/>
          <w:lang w:val="es-NI"/>
        </w:rPr>
        <w:t xml:space="preserve">Trong các nhóm hàng nhập khẩu năm 2009, máy móc thiết bị </w:t>
      </w:r>
      <w:r w:rsidR="005F67A7" w:rsidRPr="0082451D">
        <w:rPr>
          <w:spacing w:val="-4"/>
          <w:lang w:val="es-NI"/>
        </w:rPr>
        <w:t xml:space="preserve">dụng cụ phụ tùng </w:t>
      </w:r>
      <w:r w:rsidRPr="0082451D">
        <w:rPr>
          <w:spacing w:val="-4"/>
          <w:lang w:val="es-NI"/>
        </w:rPr>
        <w:t>chiếm tỷ trọng 29,5% tổng kim ngạch nhập khẩu</w:t>
      </w:r>
      <w:r w:rsidR="002D0BC2">
        <w:rPr>
          <w:spacing w:val="-4"/>
          <w:lang w:val="es-NI"/>
        </w:rPr>
        <w:t xml:space="preserve"> h</w:t>
      </w:r>
      <w:r w:rsidR="002D0BC2" w:rsidRPr="002D0BC2">
        <w:rPr>
          <w:spacing w:val="-4"/>
          <w:lang w:val="es-NI"/>
        </w:rPr>
        <w:t>àng</w:t>
      </w:r>
      <w:r w:rsidR="002D0BC2">
        <w:rPr>
          <w:spacing w:val="-4"/>
          <w:lang w:val="es-NI"/>
        </w:rPr>
        <w:t xml:space="preserve"> ho</w:t>
      </w:r>
      <w:r w:rsidR="002D0BC2" w:rsidRPr="002D0BC2">
        <w:rPr>
          <w:spacing w:val="-4"/>
          <w:lang w:val="es-NI"/>
        </w:rPr>
        <w:t>á</w:t>
      </w:r>
      <w:r w:rsidRPr="0082451D">
        <w:rPr>
          <w:spacing w:val="-4"/>
          <w:lang w:val="es-NI"/>
        </w:rPr>
        <w:t xml:space="preserve">; nguyên nhiên vật liệu chiếm 61,3%; hàng tiêu dùng chiếm 8,7%; vàng chiếm 0,5%. </w:t>
      </w:r>
      <w:r w:rsidRPr="0082451D">
        <w:rPr>
          <w:rStyle w:val="Strong"/>
          <w:b w:val="0"/>
          <w:spacing w:val="-4"/>
          <w:lang w:val="es-NI"/>
        </w:rPr>
        <w:t>Về thị trường nhập khẩu</w:t>
      </w:r>
      <w:r w:rsidR="002D0BC2">
        <w:rPr>
          <w:rStyle w:val="Strong"/>
          <w:b w:val="0"/>
          <w:spacing w:val="-4"/>
          <w:lang w:val="es-NI"/>
        </w:rPr>
        <w:t xml:space="preserve"> h</w:t>
      </w:r>
      <w:r w:rsidR="002D0BC2" w:rsidRPr="002D0BC2">
        <w:rPr>
          <w:rStyle w:val="Strong"/>
          <w:b w:val="0"/>
          <w:spacing w:val="-4"/>
          <w:lang w:val="es-NI"/>
        </w:rPr>
        <w:t>àng</w:t>
      </w:r>
      <w:r w:rsidR="002D0BC2">
        <w:rPr>
          <w:rStyle w:val="Strong"/>
          <w:b w:val="0"/>
          <w:spacing w:val="-4"/>
          <w:lang w:val="es-NI"/>
        </w:rPr>
        <w:t xml:space="preserve"> ho</w:t>
      </w:r>
      <w:r w:rsidR="002D0BC2" w:rsidRPr="002D0BC2">
        <w:rPr>
          <w:rStyle w:val="Strong"/>
          <w:b w:val="0"/>
          <w:spacing w:val="-4"/>
          <w:lang w:val="es-NI"/>
        </w:rPr>
        <w:t>á</w:t>
      </w:r>
      <w:r w:rsidRPr="0082451D">
        <w:rPr>
          <w:rStyle w:val="Strong"/>
          <w:b w:val="0"/>
          <w:spacing w:val="-4"/>
          <w:lang w:val="es-NI"/>
        </w:rPr>
        <w:t>, 8 đối tác chủ yếu chiếm hơn 85% tổng kim ngạch nhập khẩu năm 2009 gồm: Trung Quốc 16,1 tỷ USD, tăng 2,7% so với năm 2008; ASEAN 13,4 tỷ USD, giảm 31,3%; Nhật Bản 7,3 tỷ USD, giảm 11,3%; Hàn Quốc 6,7 tỷ USD, giảm 5,3%; Đài Loan 6,2 tỷ USD, giảm 25,9%; EU 5,5 tỷ USD, tăng 2,2%;</w:t>
      </w:r>
      <w:r w:rsidR="0045760F" w:rsidRPr="0082451D">
        <w:rPr>
          <w:rStyle w:val="Strong"/>
          <w:b w:val="0"/>
          <w:spacing w:val="-4"/>
          <w:lang w:val="es-NI"/>
        </w:rPr>
        <w:t xml:space="preserve"> </w:t>
      </w:r>
      <w:r w:rsidRPr="0082451D">
        <w:rPr>
          <w:rStyle w:val="Strong"/>
          <w:b w:val="0"/>
          <w:spacing w:val="-4"/>
          <w:lang w:val="es-NI"/>
        </w:rPr>
        <w:t xml:space="preserve">Mỹ 2,8 tỷ USD, tăng 9,1%; Ôx-trây-li-a 1 tỷ USD, giảm 24%. </w:t>
      </w:r>
      <w:r w:rsidR="002D0BC2">
        <w:rPr>
          <w:rStyle w:val="Strong"/>
          <w:b w:val="0"/>
          <w:spacing w:val="-4"/>
          <w:lang w:val="es-NI"/>
        </w:rPr>
        <w:t>M</w:t>
      </w:r>
      <w:r w:rsidR="002D0BC2" w:rsidRPr="002D0BC2">
        <w:rPr>
          <w:rStyle w:val="Strong"/>
          <w:b w:val="0"/>
          <w:spacing w:val="-4"/>
          <w:lang w:val="es-NI"/>
        </w:rPr>
        <w:t>ặc</w:t>
      </w:r>
      <w:r w:rsidR="002D0BC2">
        <w:rPr>
          <w:rStyle w:val="Strong"/>
          <w:b w:val="0"/>
          <w:spacing w:val="-4"/>
          <w:lang w:val="es-NI"/>
        </w:rPr>
        <w:t xml:space="preserve"> d</w:t>
      </w:r>
      <w:r w:rsidR="002D0BC2" w:rsidRPr="002D0BC2">
        <w:rPr>
          <w:rStyle w:val="Strong"/>
          <w:b w:val="0"/>
          <w:spacing w:val="-4"/>
          <w:lang w:val="es-NI"/>
        </w:rPr>
        <w:t>ù</w:t>
      </w:r>
      <w:r w:rsidRPr="0082451D">
        <w:rPr>
          <w:rStyle w:val="Strong"/>
          <w:b w:val="0"/>
          <w:spacing w:val="-4"/>
          <w:lang w:val="es-NI"/>
        </w:rPr>
        <w:t xml:space="preserve"> kim ngạch nhập khẩu </w:t>
      </w:r>
      <w:r w:rsidR="002D0BC2">
        <w:rPr>
          <w:rStyle w:val="Strong"/>
          <w:b w:val="0"/>
          <w:spacing w:val="-4"/>
          <w:lang w:val="es-NI"/>
        </w:rPr>
        <w:t>h</w:t>
      </w:r>
      <w:r w:rsidR="002D0BC2" w:rsidRPr="002D0BC2">
        <w:rPr>
          <w:rStyle w:val="Strong"/>
          <w:b w:val="0"/>
          <w:spacing w:val="-4"/>
          <w:lang w:val="es-NI"/>
        </w:rPr>
        <w:t>àng</w:t>
      </w:r>
      <w:r w:rsidR="002D0BC2">
        <w:rPr>
          <w:rStyle w:val="Strong"/>
          <w:b w:val="0"/>
          <w:spacing w:val="-4"/>
          <w:lang w:val="es-NI"/>
        </w:rPr>
        <w:t xml:space="preserve"> ho</w:t>
      </w:r>
      <w:r w:rsidR="002D0BC2" w:rsidRPr="002D0BC2">
        <w:rPr>
          <w:rStyle w:val="Strong"/>
          <w:b w:val="0"/>
          <w:spacing w:val="-4"/>
          <w:lang w:val="es-NI"/>
        </w:rPr>
        <w:t>á</w:t>
      </w:r>
      <w:r w:rsidR="002D0BC2">
        <w:rPr>
          <w:rStyle w:val="Strong"/>
          <w:b w:val="0"/>
          <w:spacing w:val="-4"/>
          <w:lang w:val="es-NI"/>
        </w:rPr>
        <w:t xml:space="preserve"> </w:t>
      </w:r>
      <w:r w:rsidRPr="0082451D">
        <w:rPr>
          <w:rStyle w:val="Strong"/>
          <w:b w:val="0"/>
          <w:spacing w:val="-4"/>
          <w:lang w:val="es-NI"/>
        </w:rPr>
        <w:t xml:space="preserve">có tốc độ giảm </w:t>
      </w:r>
      <w:r w:rsidR="000176B5">
        <w:rPr>
          <w:rStyle w:val="Strong"/>
          <w:b w:val="0"/>
          <w:spacing w:val="-4"/>
          <w:lang w:val="es-NI"/>
        </w:rPr>
        <w:t xml:space="preserve">nhanh </w:t>
      </w:r>
      <w:r w:rsidRPr="0082451D">
        <w:rPr>
          <w:rStyle w:val="Strong"/>
          <w:b w:val="0"/>
          <w:spacing w:val="-4"/>
          <w:lang w:val="es-NI"/>
        </w:rPr>
        <w:t xml:space="preserve">hơn kim ngạch xuất khẩu nhưng </w:t>
      </w:r>
      <w:r w:rsidRPr="0082451D">
        <w:rPr>
          <w:bCs/>
          <w:spacing w:val="-4"/>
          <w:lang w:val="fr-FR"/>
        </w:rPr>
        <w:t xml:space="preserve">nhập siêu hàng hoá năm 2009 ước tính vẫn ở mức 12,2 tỷ USD, </w:t>
      </w:r>
      <w:r w:rsidR="002D0BC2">
        <w:rPr>
          <w:bCs/>
          <w:spacing w:val="-4"/>
          <w:lang w:val="fr-FR"/>
        </w:rPr>
        <w:t xml:space="preserve">tuy </w:t>
      </w:r>
      <w:r w:rsidRPr="0082451D">
        <w:rPr>
          <w:bCs/>
          <w:spacing w:val="-4"/>
          <w:lang w:val="fr-FR"/>
        </w:rPr>
        <w:t>giảm 32,</w:t>
      </w:r>
      <w:r w:rsidR="00C91B65" w:rsidRPr="0082451D">
        <w:rPr>
          <w:bCs/>
          <w:spacing w:val="-4"/>
          <w:lang w:val="fr-FR"/>
        </w:rPr>
        <w:t>1</w:t>
      </w:r>
      <w:r w:rsidRPr="0082451D">
        <w:rPr>
          <w:bCs/>
          <w:spacing w:val="-4"/>
          <w:lang w:val="fr-FR"/>
        </w:rPr>
        <w:t xml:space="preserve">% so với năm 2008 </w:t>
      </w:r>
      <w:r w:rsidR="002D0BC2">
        <w:rPr>
          <w:bCs/>
          <w:spacing w:val="-4"/>
          <w:lang w:val="fr-FR"/>
        </w:rPr>
        <w:t>nh</w:t>
      </w:r>
      <w:r w:rsidR="002D0BC2" w:rsidRPr="002D0BC2">
        <w:rPr>
          <w:bCs/>
          <w:spacing w:val="-4"/>
          <w:lang w:val="fr-FR"/>
        </w:rPr>
        <w:t>ư</w:t>
      </w:r>
      <w:r w:rsidR="002D0BC2">
        <w:rPr>
          <w:bCs/>
          <w:spacing w:val="-4"/>
          <w:lang w:val="fr-FR"/>
        </w:rPr>
        <w:t xml:space="preserve">ng </w:t>
      </w:r>
      <w:r w:rsidR="002D0BC2" w:rsidRPr="002D0BC2">
        <w:rPr>
          <w:bCs/>
          <w:spacing w:val="-4"/>
          <w:lang w:val="fr-FR"/>
        </w:rPr>
        <w:t>đã</w:t>
      </w:r>
      <w:r w:rsidR="002D0BC2">
        <w:rPr>
          <w:bCs/>
          <w:spacing w:val="-4"/>
          <w:lang w:val="fr-FR"/>
        </w:rPr>
        <w:t xml:space="preserve"> </w:t>
      </w:r>
      <w:r w:rsidRPr="0082451D">
        <w:rPr>
          <w:bCs/>
          <w:spacing w:val="-4"/>
          <w:lang w:val="fr-FR"/>
        </w:rPr>
        <w:t xml:space="preserve">bằng 21,6% tổng kim ngạch xuất khẩu </w:t>
      </w:r>
      <w:r w:rsidR="00B96715">
        <w:rPr>
          <w:bCs/>
          <w:spacing w:val="-4"/>
          <w:lang w:val="fr-FR"/>
        </w:rPr>
        <w:t>h</w:t>
      </w:r>
      <w:r w:rsidR="00B96715" w:rsidRPr="00B96715">
        <w:rPr>
          <w:bCs/>
          <w:spacing w:val="-4"/>
          <w:lang w:val="fr-FR"/>
        </w:rPr>
        <w:t>àn</w:t>
      </w:r>
      <w:r w:rsidR="00B96715">
        <w:rPr>
          <w:bCs/>
          <w:spacing w:val="-4"/>
          <w:lang w:val="fr-FR"/>
        </w:rPr>
        <w:t>g ho</w:t>
      </w:r>
      <w:r w:rsidR="00B96715" w:rsidRPr="00B96715">
        <w:rPr>
          <w:bCs/>
          <w:spacing w:val="-4"/>
          <w:lang w:val="fr-FR"/>
        </w:rPr>
        <w:t>á</w:t>
      </w:r>
      <w:r w:rsidR="00B96715">
        <w:rPr>
          <w:bCs/>
          <w:spacing w:val="-4"/>
          <w:lang w:val="fr-FR"/>
        </w:rPr>
        <w:t xml:space="preserve"> </w:t>
      </w:r>
      <w:r w:rsidRPr="0082451D">
        <w:rPr>
          <w:bCs/>
          <w:spacing w:val="-4"/>
          <w:lang w:val="fr-FR"/>
        </w:rPr>
        <w:t>cả năm</w:t>
      </w:r>
      <w:r w:rsidR="005B6265" w:rsidRPr="0082451D">
        <w:rPr>
          <w:bCs/>
          <w:spacing w:val="-4"/>
          <w:lang w:val="fr-FR"/>
        </w:rPr>
        <w:t xml:space="preserve"> 2009</w:t>
      </w:r>
      <w:r w:rsidRPr="0082451D">
        <w:rPr>
          <w:bCs/>
          <w:spacing w:val="-4"/>
          <w:lang w:val="fr-FR"/>
        </w:rPr>
        <w:t xml:space="preserve">. </w:t>
      </w:r>
    </w:p>
    <w:p w14:paraId="1A3FB84F" w14:textId="77777777" w:rsidR="00DB3976" w:rsidRPr="0082451D" w:rsidRDefault="00DB3976" w:rsidP="00A159ED">
      <w:pPr>
        <w:spacing w:before="40" w:after="40" w:line="259" w:lineRule="auto"/>
        <w:ind w:firstLine="567"/>
        <w:jc w:val="both"/>
        <w:rPr>
          <w:b/>
          <w:i/>
          <w:lang w:val="es-NI"/>
        </w:rPr>
      </w:pPr>
      <w:r w:rsidRPr="0082451D">
        <w:rPr>
          <w:b/>
          <w:i/>
          <w:lang w:val="es-NI"/>
        </w:rPr>
        <w:t>c. Xuất nhập khẩu dịch vụ</w:t>
      </w:r>
    </w:p>
    <w:p w14:paraId="198E7177" w14:textId="77777777" w:rsidR="00DB3976" w:rsidRPr="0082451D" w:rsidRDefault="00DB3976" w:rsidP="00A159ED">
      <w:pPr>
        <w:spacing w:before="40" w:after="40" w:line="259" w:lineRule="auto"/>
        <w:ind w:firstLine="567"/>
        <w:jc w:val="both"/>
        <w:rPr>
          <w:rFonts w:eastAsia="Batang"/>
          <w:lang w:val="es-NI"/>
        </w:rPr>
      </w:pPr>
      <w:r w:rsidRPr="0010156B">
        <w:rPr>
          <w:spacing w:val="-6"/>
          <w:lang w:val="es-NI"/>
        </w:rPr>
        <w:t>Kim ngạch xuất khẩu dịch vụ năm 2009 ước tính đạt 5766 triệu USD, giảm 18,1%</w:t>
      </w:r>
      <w:r w:rsidRPr="0082451D">
        <w:rPr>
          <w:lang w:val="es-NI"/>
        </w:rPr>
        <w:t xml:space="preserve"> so với năm 2008, trong đó dịch vụ du lịch đạt 3050 triệu USD, giảm 22,4%; dịch vụ vận tải 2062 triệu USD, giảm 12,5%. Kim ngạch nhập khẩu dịch vụ năm 2009 ước tính đạt 6837 triệu USD, giảm 14,1% so với năm 2008, trong đó cước phí vận tải và bảo hiểm hàng nhập khẩu đạt 3579 triệu USD, giảm 14,7%; dịch vụ du lịch 1100 triệu USD, giảm 15,4%; dịch vụ vận tải 860 triệu USD, giảm 21,8%. Nhập siêu dịch vụ cả năm là </w:t>
      </w:r>
      <w:r w:rsidR="00C6481A" w:rsidRPr="0082451D">
        <w:rPr>
          <w:lang w:val="es-NI"/>
        </w:rPr>
        <w:t>1071</w:t>
      </w:r>
      <w:r w:rsidRPr="0082451D">
        <w:rPr>
          <w:lang w:val="es-NI"/>
        </w:rPr>
        <w:t xml:space="preserve"> triệu USD, </w:t>
      </w:r>
      <w:r w:rsidR="00C6481A" w:rsidRPr="0082451D">
        <w:rPr>
          <w:lang w:val="es-NI"/>
        </w:rPr>
        <w:t>tă</w:t>
      </w:r>
      <w:r w:rsidRPr="0082451D">
        <w:rPr>
          <w:lang w:val="es-NI"/>
        </w:rPr>
        <w:t xml:space="preserve">ng </w:t>
      </w:r>
      <w:r w:rsidR="00C6481A" w:rsidRPr="0082451D">
        <w:rPr>
          <w:lang w:val="es-NI"/>
        </w:rPr>
        <w:t>17</w:t>
      </w:r>
      <w:r w:rsidRPr="0082451D">
        <w:rPr>
          <w:lang w:val="es-NI"/>
        </w:rPr>
        <w:t>%</w:t>
      </w:r>
      <w:r w:rsidR="00C6481A" w:rsidRPr="0082451D">
        <w:rPr>
          <w:lang w:val="es-NI"/>
        </w:rPr>
        <w:t xml:space="preserve"> so với </w:t>
      </w:r>
      <w:r w:rsidRPr="0082451D">
        <w:rPr>
          <w:lang w:val="es-NI"/>
        </w:rPr>
        <w:t xml:space="preserve">năm 2008 và bằng </w:t>
      </w:r>
      <w:r w:rsidR="00C6481A" w:rsidRPr="0082451D">
        <w:rPr>
          <w:lang w:val="es-NI"/>
        </w:rPr>
        <w:t>18,6</w:t>
      </w:r>
      <w:r w:rsidRPr="0082451D">
        <w:rPr>
          <w:lang w:val="es-NI"/>
        </w:rPr>
        <w:t>% kim ngạch xuất khẩu dịch vụ năm 2009.</w:t>
      </w:r>
    </w:p>
    <w:p w14:paraId="08A38FA4" w14:textId="77777777" w:rsidR="00DB3976" w:rsidRPr="0082451D" w:rsidRDefault="00DB3976" w:rsidP="00A159ED">
      <w:pPr>
        <w:spacing w:before="40" w:after="40" w:line="259" w:lineRule="auto"/>
        <w:ind w:firstLine="567"/>
        <w:jc w:val="both"/>
        <w:rPr>
          <w:b/>
          <w:lang w:val="fr-FR"/>
        </w:rPr>
      </w:pPr>
      <w:r w:rsidRPr="0082451D">
        <w:rPr>
          <w:b/>
          <w:lang w:val="fr-FR"/>
        </w:rPr>
        <w:t>4. Kết quả phòng ngừa lạm phát cao</w:t>
      </w:r>
    </w:p>
    <w:p w14:paraId="05CA3CE8" w14:textId="77777777" w:rsidR="00DB3976" w:rsidRPr="0082451D" w:rsidRDefault="00DB3976" w:rsidP="00A159ED">
      <w:pPr>
        <w:tabs>
          <w:tab w:val="left" w:pos="8035"/>
        </w:tabs>
        <w:spacing w:before="40" w:after="40" w:line="259" w:lineRule="auto"/>
        <w:ind w:firstLine="567"/>
        <w:jc w:val="both"/>
        <w:rPr>
          <w:lang w:val="fr-FR"/>
        </w:rPr>
      </w:pPr>
      <w:r w:rsidRPr="0082451D">
        <w:rPr>
          <w:lang w:val="fr-FR"/>
        </w:rPr>
        <w:t xml:space="preserve">Do </w:t>
      </w:r>
      <w:r w:rsidR="000176B5">
        <w:rPr>
          <w:lang w:val="fr-FR"/>
        </w:rPr>
        <w:t>ngay t</w:t>
      </w:r>
      <w:r w:rsidR="000176B5" w:rsidRPr="000176B5">
        <w:rPr>
          <w:lang w:val="fr-FR"/>
        </w:rPr>
        <w:t>ừ</w:t>
      </w:r>
      <w:r w:rsidR="000176B5">
        <w:rPr>
          <w:lang w:val="fr-FR"/>
        </w:rPr>
        <w:t xml:space="preserve"> </w:t>
      </w:r>
      <w:r w:rsidR="000176B5" w:rsidRPr="000176B5">
        <w:rPr>
          <w:lang w:val="fr-FR"/>
        </w:rPr>
        <w:t>đầu</w:t>
      </w:r>
      <w:r w:rsidR="000176B5">
        <w:rPr>
          <w:lang w:val="fr-FR"/>
        </w:rPr>
        <w:t xml:space="preserve"> n</w:t>
      </w:r>
      <w:r w:rsidR="000176B5" w:rsidRPr="000176B5">
        <w:rPr>
          <w:lang w:val="fr-FR"/>
        </w:rPr>
        <w:t>ă</w:t>
      </w:r>
      <w:r w:rsidR="000176B5">
        <w:rPr>
          <w:lang w:val="fr-FR"/>
        </w:rPr>
        <w:t xml:space="preserve">m </w:t>
      </w:r>
      <w:r w:rsidRPr="0082451D">
        <w:rPr>
          <w:lang w:val="fr-FR"/>
        </w:rPr>
        <w:t xml:space="preserve">Chính phủ và các cấp, các ngành đã </w:t>
      </w:r>
      <w:r w:rsidR="000176B5">
        <w:rPr>
          <w:lang w:val="fr-FR"/>
        </w:rPr>
        <w:t>tri</w:t>
      </w:r>
      <w:r w:rsidR="000176B5" w:rsidRPr="000176B5">
        <w:rPr>
          <w:lang w:val="fr-FR"/>
        </w:rPr>
        <w:t>ển</w:t>
      </w:r>
      <w:r w:rsidR="000176B5">
        <w:rPr>
          <w:lang w:val="fr-FR"/>
        </w:rPr>
        <w:t xml:space="preserve"> khai quy</w:t>
      </w:r>
      <w:r w:rsidR="000176B5" w:rsidRPr="000176B5">
        <w:rPr>
          <w:lang w:val="fr-FR"/>
        </w:rPr>
        <w:t>ết</w:t>
      </w:r>
      <w:r w:rsidR="000176B5">
        <w:rPr>
          <w:lang w:val="fr-FR"/>
        </w:rPr>
        <w:t xml:space="preserve"> li</w:t>
      </w:r>
      <w:r w:rsidR="000176B5" w:rsidRPr="000176B5">
        <w:rPr>
          <w:lang w:val="fr-FR"/>
        </w:rPr>
        <w:t>ệt</w:t>
      </w:r>
      <w:r w:rsidR="000176B5">
        <w:rPr>
          <w:lang w:val="fr-FR"/>
        </w:rPr>
        <w:t xml:space="preserve"> v</w:t>
      </w:r>
      <w:r w:rsidR="000176B5" w:rsidRPr="000176B5">
        <w:rPr>
          <w:lang w:val="fr-FR"/>
        </w:rPr>
        <w:t>à</w:t>
      </w:r>
      <w:r w:rsidR="000176B5">
        <w:rPr>
          <w:lang w:val="fr-FR"/>
        </w:rPr>
        <w:t xml:space="preserve"> </w:t>
      </w:r>
      <w:r w:rsidR="000176B5" w:rsidRPr="000176B5">
        <w:rPr>
          <w:lang w:val="fr-FR"/>
        </w:rPr>
        <w:t>đồng</w:t>
      </w:r>
      <w:r w:rsidR="000176B5">
        <w:rPr>
          <w:lang w:val="fr-FR"/>
        </w:rPr>
        <w:t xml:space="preserve"> b</w:t>
      </w:r>
      <w:r w:rsidR="000176B5" w:rsidRPr="000176B5">
        <w:rPr>
          <w:lang w:val="fr-FR"/>
        </w:rPr>
        <w:t>ộ</w:t>
      </w:r>
      <w:r w:rsidR="000176B5">
        <w:rPr>
          <w:lang w:val="fr-FR"/>
        </w:rPr>
        <w:t xml:space="preserve"> c</w:t>
      </w:r>
      <w:r w:rsidR="000176B5" w:rsidRPr="000176B5">
        <w:rPr>
          <w:lang w:val="fr-FR"/>
        </w:rPr>
        <w:t>ác</w:t>
      </w:r>
      <w:r w:rsidR="000176B5">
        <w:rPr>
          <w:lang w:val="fr-FR"/>
        </w:rPr>
        <w:t xml:space="preserve"> gi</w:t>
      </w:r>
      <w:r w:rsidR="000176B5" w:rsidRPr="000176B5">
        <w:rPr>
          <w:lang w:val="fr-FR"/>
        </w:rPr>
        <w:t>ải</w:t>
      </w:r>
      <w:r w:rsidR="000176B5">
        <w:rPr>
          <w:lang w:val="fr-FR"/>
        </w:rPr>
        <w:t xml:space="preserve"> ph</w:t>
      </w:r>
      <w:r w:rsidR="000176B5" w:rsidRPr="000176B5">
        <w:rPr>
          <w:lang w:val="fr-FR"/>
        </w:rPr>
        <w:t>áp</w:t>
      </w:r>
      <w:r w:rsidR="000176B5">
        <w:rPr>
          <w:lang w:val="fr-FR"/>
        </w:rPr>
        <w:t xml:space="preserve"> </w:t>
      </w:r>
      <w:r w:rsidR="008E18C3">
        <w:rPr>
          <w:lang w:val="fr-FR"/>
        </w:rPr>
        <w:t>nh</w:t>
      </w:r>
      <w:r w:rsidR="008E18C3" w:rsidRPr="008E18C3">
        <w:rPr>
          <w:lang w:val="fr-FR"/>
        </w:rPr>
        <w:t>ằm</w:t>
      </w:r>
      <w:r w:rsidR="008E18C3">
        <w:rPr>
          <w:lang w:val="fr-FR"/>
        </w:rPr>
        <w:t xml:space="preserve"> </w:t>
      </w:r>
      <w:r w:rsidRPr="0082451D">
        <w:rPr>
          <w:lang w:val="fr-FR"/>
        </w:rPr>
        <w:t>ch</w:t>
      </w:r>
      <w:r w:rsidR="005B6265" w:rsidRPr="0082451D">
        <w:rPr>
          <w:lang w:val="fr-FR"/>
        </w:rPr>
        <w:t>ủ</w:t>
      </w:r>
      <w:r w:rsidRPr="0082451D">
        <w:rPr>
          <w:lang w:val="fr-FR"/>
        </w:rPr>
        <w:t xml:space="preserve"> động phòng ngừa tái lạm phát cao trở lại,</w:t>
      </w:r>
      <w:r w:rsidR="008E18C3">
        <w:rPr>
          <w:lang w:val="fr-FR"/>
        </w:rPr>
        <w:t xml:space="preserve"> kh</w:t>
      </w:r>
      <w:r w:rsidR="008E18C3" w:rsidRPr="008E18C3">
        <w:rPr>
          <w:lang w:val="fr-FR"/>
        </w:rPr>
        <w:t>ô</w:t>
      </w:r>
      <w:r w:rsidR="008E18C3">
        <w:rPr>
          <w:lang w:val="fr-FR"/>
        </w:rPr>
        <w:t>i ph</w:t>
      </w:r>
      <w:r w:rsidR="008E18C3" w:rsidRPr="008E18C3">
        <w:rPr>
          <w:lang w:val="fr-FR"/>
        </w:rPr>
        <w:t>ục</w:t>
      </w:r>
      <w:r w:rsidR="008E18C3">
        <w:rPr>
          <w:lang w:val="fr-FR"/>
        </w:rPr>
        <w:t xml:space="preserve"> v</w:t>
      </w:r>
      <w:r w:rsidR="008E18C3" w:rsidRPr="008E18C3">
        <w:rPr>
          <w:lang w:val="fr-FR"/>
        </w:rPr>
        <w:t>à</w:t>
      </w:r>
      <w:r w:rsidR="008E18C3">
        <w:rPr>
          <w:lang w:val="fr-FR"/>
        </w:rPr>
        <w:t xml:space="preserve"> </w:t>
      </w:r>
      <w:r w:rsidR="005B6265" w:rsidRPr="0082451D">
        <w:rPr>
          <w:lang w:val="fr-FR"/>
        </w:rPr>
        <w:t>đẩy mạnh</w:t>
      </w:r>
      <w:r w:rsidRPr="0082451D">
        <w:rPr>
          <w:lang w:val="fr-FR"/>
        </w:rPr>
        <w:t xml:space="preserve"> sản xuất kinh doanh</w:t>
      </w:r>
      <w:r w:rsidR="002D0BC2">
        <w:rPr>
          <w:lang w:val="fr-FR"/>
        </w:rPr>
        <w:t>,</w:t>
      </w:r>
      <w:r w:rsidR="003B3A82" w:rsidRPr="0082451D">
        <w:rPr>
          <w:lang w:val="fr-FR"/>
        </w:rPr>
        <w:t xml:space="preserve"> nhất là tập trung phát triển thị trường trong nước</w:t>
      </w:r>
      <w:r w:rsidRPr="0082451D">
        <w:rPr>
          <w:lang w:val="fr-FR"/>
        </w:rPr>
        <w:t>; chỉ đạo, điều hành tài chính, tiền tệ linh hoạt nên mức lạm phát năm 2009 không cao.</w:t>
      </w:r>
    </w:p>
    <w:p w14:paraId="3A8F37D8" w14:textId="77777777" w:rsidR="00DB3976" w:rsidRDefault="00DB3976" w:rsidP="00A159ED">
      <w:pPr>
        <w:spacing w:before="40" w:after="40" w:line="259" w:lineRule="auto"/>
        <w:ind w:firstLine="539"/>
        <w:jc w:val="both"/>
        <w:rPr>
          <w:lang w:val="fr-FR"/>
        </w:rPr>
      </w:pPr>
      <w:r w:rsidRPr="0082451D">
        <w:rPr>
          <w:lang w:val="fr-FR"/>
        </w:rPr>
        <w:t>Giá tiêu dùng năm 2009 tương đối ổn định, ngoài tháng 2 và tháng 12 chỉ số giá tiêu dùng tăng trên 1%, các tháng còn lại giảm hoặc tăng thấp nên chỉ số giá tiêu dùng tháng 12 năm 2009 so với tháng 12 năm 2008 tăng 6,52%</w:t>
      </w:r>
      <w:r w:rsidR="005B6265" w:rsidRPr="0082451D">
        <w:rPr>
          <w:lang w:val="fr-FR"/>
        </w:rPr>
        <w:t xml:space="preserve">, thấp hơn </w:t>
      </w:r>
      <w:r w:rsidR="002D0BC2">
        <w:rPr>
          <w:lang w:val="fr-FR"/>
        </w:rPr>
        <w:t>nhi</w:t>
      </w:r>
      <w:r w:rsidR="002D0BC2" w:rsidRPr="002D0BC2">
        <w:rPr>
          <w:lang w:val="fr-FR"/>
        </w:rPr>
        <w:t>ều</w:t>
      </w:r>
      <w:r w:rsidR="002D0BC2">
        <w:rPr>
          <w:lang w:val="fr-FR"/>
        </w:rPr>
        <w:t xml:space="preserve"> so v</w:t>
      </w:r>
      <w:r w:rsidR="002D0BC2" w:rsidRPr="002D0BC2">
        <w:rPr>
          <w:lang w:val="fr-FR"/>
        </w:rPr>
        <w:t>ới</w:t>
      </w:r>
      <w:r w:rsidR="002D0BC2">
        <w:rPr>
          <w:lang w:val="fr-FR"/>
        </w:rPr>
        <w:t xml:space="preserve"> ch</w:t>
      </w:r>
      <w:r w:rsidR="002D0BC2" w:rsidRPr="002D0BC2">
        <w:rPr>
          <w:lang w:val="fr-FR"/>
        </w:rPr>
        <w:t>ỉ</w:t>
      </w:r>
      <w:r w:rsidR="002D0BC2">
        <w:rPr>
          <w:lang w:val="fr-FR"/>
        </w:rPr>
        <w:t xml:space="preserve"> ti</w:t>
      </w:r>
      <w:r w:rsidR="002D0BC2" w:rsidRPr="002D0BC2">
        <w:rPr>
          <w:lang w:val="fr-FR"/>
        </w:rPr>
        <w:t>ê</w:t>
      </w:r>
      <w:r w:rsidR="002D0BC2">
        <w:rPr>
          <w:lang w:val="fr-FR"/>
        </w:rPr>
        <w:t>u t</w:t>
      </w:r>
      <w:r w:rsidR="002D0BC2" w:rsidRPr="002D0BC2">
        <w:rPr>
          <w:lang w:val="fr-FR"/>
        </w:rPr>
        <w:t>ă</w:t>
      </w:r>
      <w:r w:rsidR="002D0BC2">
        <w:rPr>
          <w:lang w:val="fr-FR"/>
        </w:rPr>
        <w:t>ng</w:t>
      </w:r>
      <w:r w:rsidR="005B6265" w:rsidRPr="0082451D">
        <w:rPr>
          <w:lang w:val="fr-FR"/>
        </w:rPr>
        <w:t xml:space="preserve"> </w:t>
      </w:r>
      <w:r w:rsidR="002D0BC2">
        <w:rPr>
          <w:lang w:val="fr-FR"/>
        </w:rPr>
        <w:t>d</w:t>
      </w:r>
      <w:r w:rsidR="002D0BC2" w:rsidRPr="002D0BC2">
        <w:rPr>
          <w:lang w:val="fr-FR"/>
        </w:rPr>
        <w:t>ưới</w:t>
      </w:r>
      <w:r w:rsidR="002D0BC2">
        <w:rPr>
          <w:lang w:val="fr-FR"/>
        </w:rPr>
        <w:t xml:space="preserve"> 10</w:t>
      </w:r>
      <w:r w:rsidR="005B6265" w:rsidRPr="0082451D">
        <w:rPr>
          <w:lang w:val="fr-FR"/>
        </w:rPr>
        <w:t xml:space="preserve">% Quốc hội </w:t>
      </w:r>
      <w:r w:rsidR="0031331E" w:rsidRPr="0031331E">
        <w:rPr>
          <w:lang w:val="fr-FR"/>
        </w:rPr>
        <w:t>đề</w:t>
      </w:r>
      <w:r w:rsidR="0031331E">
        <w:rPr>
          <w:lang w:val="fr-FR"/>
        </w:rPr>
        <w:t xml:space="preserve"> ra</w:t>
      </w:r>
      <w:r w:rsidR="005B6265" w:rsidRPr="0082451D">
        <w:rPr>
          <w:lang w:val="fr-FR"/>
        </w:rPr>
        <w:t>.</w:t>
      </w:r>
      <w:r w:rsidRPr="0082451D">
        <w:rPr>
          <w:lang w:val="fr-FR"/>
        </w:rPr>
        <w:t xml:space="preserve"> </w:t>
      </w:r>
      <w:r w:rsidR="005B6265" w:rsidRPr="0082451D">
        <w:rPr>
          <w:lang w:val="fr-FR"/>
        </w:rPr>
        <w:t>C</w:t>
      </w:r>
      <w:r w:rsidRPr="0082451D">
        <w:rPr>
          <w:lang w:val="fr-FR"/>
        </w:rPr>
        <w:t>hỉ số giá tiêu dùng</w:t>
      </w:r>
      <w:r w:rsidR="005B6265" w:rsidRPr="0082451D">
        <w:rPr>
          <w:lang w:val="fr-FR"/>
        </w:rPr>
        <w:t xml:space="preserve"> bình quân năm 2009 tăng 6,88%</w:t>
      </w:r>
      <w:r w:rsidR="004D576B" w:rsidRPr="0082451D">
        <w:rPr>
          <w:lang w:val="fr-FR"/>
        </w:rPr>
        <w:t xml:space="preserve"> so với bình quân năm 2008</w:t>
      </w:r>
      <w:r w:rsidR="005B6265" w:rsidRPr="0082451D">
        <w:rPr>
          <w:lang w:val="fr-FR"/>
        </w:rPr>
        <w:t>,</w:t>
      </w:r>
      <w:r w:rsidRPr="0082451D">
        <w:rPr>
          <w:lang w:val="fr-FR"/>
        </w:rPr>
        <w:t xml:space="preserve"> </w:t>
      </w:r>
      <w:r w:rsidR="005B6265" w:rsidRPr="0082451D">
        <w:rPr>
          <w:lang w:val="fr-FR"/>
        </w:rPr>
        <w:t>là mức</w:t>
      </w:r>
      <w:r w:rsidRPr="0082451D">
        <w:rPr>
          <w:lang w:val="fr-FR"/>
        </w:rPr>
        <w:t xml:space="preserve"> thấp nhất trong 6 </w:t>
      </w:r>
      <w:r w:rsidRPr="0010156B">
        <w:rPr>
          <w:spacing w:val="-4"/>
          <w:lang w:val="fr-FR"/>
        </w:rPr>
        <w:t>năm trở lại đây (</w:t>
      </w:r>
      <w:r w:rsidR="002D0BC2" w:rsidRPr="0010156B">
        <w:rPr>
          <w:spacing w:val="-4"/>
          <w:lang w:val="fr-FR"/>
        </w:rPr>
        <w:t>C</w:t>
      </w:r>
      <w:r w:rsidRPr="0010156B">
        <w:rPr>
          <w:spacing w:val="-4"/>
          <w:lang w:val="fr-FR"/>
        </w:rPr>
        <w:t>hỉ số giá tiêu dùng bình quân năm 2004 tăng 7,71%; năm 2005 tăng 8,29%; năm 2006 tăng 7,48%; năm 2007 tăng 8,3%; năm 2008 tăng 22,97%).</w:t>
      </w:r>
      <w:r w:rsidRPr="0082451D">
        <w:rPr>
          <w:lang w:val="fr-FR"/>
        </w:rPr>
        <w:t xml:space="preserve"> Chỉ số giá vàng tháng 12/2009 tăng 10,49% so với tháng trước; tăng 64,32% so với cùng kỳ năm 2008. Chỉ số giá đô la Mỹ tháng 12/2009 tăng 3,19% so với tháng trước; tăng 10,7% so với cùng kỳ năm 2008. Trong bối cảnh khủng hoảng tài chính toàn cầu, nền kinh tế nước ta vừa </w:t>
      </w:r>
      <w:r w:rsidR="008E18C3" w:rsidRPr="008E18C3">
        <w:rPr>
          <w:lang w:val="fr-FR"/>
        </w:rPr>
        <w:t>đạt</w:t>
      </w:r>
      <w:r w:rsidR="008E18C3">
        <w:rPr>
          <w:lang w:val="fr-FR"/>
        </w:rPr>
        <w:t xml:space="preserve"> m</w:t>
      </w:r>
      <w:r w:rsidR="008E18C3" w:rsidRPr="008E18C3">
        <w:rPr>
          <w:lang w:val="fr-FR"/>
        </w:rPr>
        <w:t>ức</w:t>
      </w:r>
      <w:r w:rsidR="008E18C3">
        <w:rPr>
          <w:lang w:val="fr-FR"/>
        </w:rPr>
        <w:t xml:space="preserve"> </w:t>
      </w:r>
      <w:r w:rsidRPr="0082451D">
        <w:rPr>
          <w:lang w:val="fr-FR"/>
        </w:rPr>
        <w:t xml:space="preserve">tăng trưởng tương đối khá, vừa duy trì được mức độ lạm phát không cao, </w:t>
      </w:r>
      <w:r w:rsidR="00BF06B6" w:rsidRPr="00BF06B6">
        <w:rPr>
          <w:lang w:val="fr-FR"/>
        </w:rPr>
        <w:t>đ</w:t>
      </w:r>
      <w:r w:rsidR="008E18C3" w:rsidRPr="008E18C3">
        <w:rPr>
          <w:lang w:val="fr-FR"/>
        </w:rPr>
        <w:t>â</w:t>
      </w:r>
      <w:r w:rsidR="008E18C3">
        <w:rPr>
          <w:lang w:val="fr-FR"/>
        </w:rPr>
        <w:t xml:space="preserve">y </w:t>
      </w:r>
      <w:r w:rsidRPr="0082451D">
        <w:rPr>
          <w:lang w:val="fr-FR"/>
        </w:rPr>
        <w:t>là thành công lớn trong chỉ đạo, điều hành kinh tế vĩ mô.</w:t>
      </w:r>
    </w:p>
    <w:p w14:paraId="235E2FB7" w14:textId="77777777" w:rsidR="0082451D" w:rsidRPr="0082451D" w:rsidRDefault="0082451D" w:rsidP="00E5251E">
      <w:pPr>
        <w:spacing w:before="40" w:after="40" w:line="288" w:lineRule="auto"/>
        <w:ind w:firstLine="539"/>
        <w:jc w:val="both"/>
        <w:rPr>
          <w:b/>
          <w:sz w:val="4"/>
          <w:lang w:val="es-MX"/>
        </w:rPr>
      </w:pPr>
    </w:p>
    <w:p w14:paraId="6F593593" w14:textId="77777777" w:rsidR="002222EC" w:rsidRPr="0082451D" w:rsidRDefault="002222EC" w:rsidP="0082451D">
      <w:pPr>
        <w:numPr>
          <w:ilvl w:val="0"/>
          <w:numId w:val="18"/>
        </w:numPr>
        <w:tabs>
          <w:tab w:val="clear" w:pos="1349"/>
          <w:tab w:val="num" w:pos="1080"/>
        </w:tabs>
        <w:spacing w:before="120" w:after="40" w:line="288" w:lineRule="auto"/>
        <w:ind w:left="1078" w:hanging="539"/>
        <w:jc w:val="both"/>
        <w:rPr>
          <w:b/>
          <w:lang w:val="fr-FR"/>
        </w:rPr>
      </w:pPr>
      <w:r w:rsidRPr="0082451D">
        <w:rPr>
          <w:b/>
          <w:lang w:val="de-DE"/>
        </w:rPr>
        <w:t>KẾT QUẢ ĐẢM BẢO AN SINH XÃ HỘI, PHÁT TRIỂN GIÁO DỤC, Y TẾ, VĂN HOÁ VÀ CÁC LĨNH VỰC XÃ HỘI KHÁC</w:t>
      </w:r>
    </w:p>
    <w:p w14:paraId="4C694E26" w14:textId="77777777" w:rsidR="00DB3976" w:rsidRPr="0082451D" w:rsidRDefault="00DB3976" w:rsidP="00E5251E">
      <w:pPr>
        <w:numPr>
          <w:ins w:id="0" w:author="user" w:date="2009-12-26T16:25:00Z"/>
        </w:numPr>
        <w:spacing w:before="40" w:after="40" w:line="288" w:lineRule="auto"/>
        <w:ind w:firstLine="539"/>
        <w:jc w:val="both"/>
        <w:rPr>
          <w:ins w:id="1" w:author="nnvan" w:date="2009-12-26T16:25:00Z"/>
          <w:b/>
          <w:lang w:val="es-MX"/>
        </w:rPr>
      </w:pPr>
      <w:ins w:id="2" w:author="nnvan" w:date="2009-12-26T16:25:00Z">
        <w:r w:rsidRPr="0082451D">
          <w:rPr>
            <w:b/>
            <w:lang w:val="es-MX"/>
          </w:rPr>
          <w:t>1. Dân số, lao động, việc làm</w:t>
        </w:r>
      </w:ins>
    </w:p>
    <w:p w14:paraId="7EE7EA7B" w14:textId="77777777" w:rsidR="00DB3976" w:rsidRPr="0082451D" w:rsidRDefault="00DB3976" w:rsidP="00A159ED">
      <w:pPr>
        <w:numPr>
          <w:ins w:id="3" w:author="user" w:date="2009-12-26T16:25:00Z"/>
        </w:numPr>
        <w:spacing w:before="40" w:after="40" w:line="283" w:lineRule="auto"/>
        <w:ind w:firstLine="540"/>
        <w:jc w:val="both"/>
        <w:rPr>
          <w:ins w:id="4" w:author="User" w:date="2009-12-27T12:35:00Z"/>
          <w:lang w:val="fr-FR"/>
        </w:rPr>
      </w:pPr>
      <w:ins w:id="5" w:author="nnvan" w:date="2009-12-26T16:25:00Z">
        <w:r w:rsidRPr="0082451D">
          <w:rPr>
            <w:lang w:val="pt-BR"/>
          </w:rPr>
          <w:t>Theo kết quả sơ bộ của cuộc Tổng điều tra dân số và nhà ở năm 2009, dân số cả nước tại thời điểm 0 giờ ngày 01 tháng 4 năm 2009 là 85,</w:t>
        </w:r>
      </w:ins>
      <w:r w:rsidR="008E18C3">
        <w:rPr>
          <w:lang w:val="pt-BR"/>
        </w:rPr>
        <w:t>789</w:t>
      </w:r>
      <w:ins w:id="6" w:author="nnvan" w:date="2009-12-26T16:25:00Z">
        <w:r w:rsidRPr="0082451D">
          <w:rPr>
            <w:lang w:val="pt-BR"/>
          </w:rPr>
          <w:t xml:space="preserve"> triệu người. </w:t>
        </w:r>
        <w:r w:rsidRPr="0082451D">
          <w:rPr>
            <w:lang w:val="fr-FR"/>
          </w:rPr>
          <w:t>Tốc độ tăng dân số bình quân thời kỳ 1999-2009 là 1,2%. Trong tổng dân số,</w:t>
        </w:r>
        <w:r w:rsidRPr="0082451D">
          <w:rPr>
            <w:lang w:val="pt-BR"/>
          </w:rPr>
          <w:t xml:space="preserve"> dân số thành thị </w:t>
        </w:r>
        <w:r w:rsidRPr="0082451D">
          <w:rPr>
            <w:lang w:val="fr-FR"/>
          </w:rPr>
          <w:t>25,4 triệu người, chiếm 29,6% tổng dân số; dân số nông thôn 60,4 triệu người, chiếm 70,4%; dân số nam 42,5 triệu người</w:t>
        </w:r>
      </w:ins>
      <w:ins w:id="7" w:author="User" w:date="2009-12-27T09:45:00Z">
        <w:r w:rsidRPr="0082451D">
          <w:rPr>
            <w:lang w:val="fr-FR"/>
          </w:rPr>
          <w:t>, chiếm 49,5% tổng dân số</w:t>
        </w:r>
      </w:ins>
      <w:ins w:id="8" w:author="nnvan" w:date="2009-12-26T16:25:00Z">
        <w:r w:rsidRPr="0082451D">
          <w:rPr>
            <w:lang w:val="fr-FR"/>
          </w:rPr>
          <w:t>; dân số nữ 43,3 triệu người</w:t>
        </w:r>
      </w:ins>
      <w:ins w:id="9" w:author="User" w:date="2009-12-27T09:45:00Z">
        <w:r w:rsidRPr="0082451D">
          <w:rPr>
            <w:lang w:val="fr-FR"/>
          </w:rPr>
          <w:t>, chiếm 50,5%</w:t>
        </w:r>
      </w:ins>
      <w:ins w:id="10" w:author="nnvan" w:date="2009-12-26T16:25:00Z">
        <w:r w:rsidRPr="0082451D">
          <w:rPr>
            <w:lang w:val="fr-FR"/>
          </w:rPr>
          <w:t>. Tỷ lệ giới tính của dân số năm 2009 ở mức 98,1 nam trên 100 nữ.</w:t>
        </w:r>
      </w:ins>
    </w:p>
    <w:p w14:paraId="221B795B" w14:textId="77777777" w:rsidR="00DB3976" w:rsidRPr="0082451D" w:rsidRDefault="00DB3976" w:rsidP="00A159ED">
      <w:pPr>
        <w:numPr>
          <w:ins w:id="11" w:author="vtson" w:date="2009-12-27T12:35:00Z"/>
        </w:numPr>
        <w:spacing w:before="40" w:after="40" w:line="283" w:lineRule="auto"/>
        <w:ind w:firstLine="540"/>
        <w:jc w:val="both"/>
        <w:rPr>
          <w:ins w:id="12" w:author="nnvan" w:date="2009-12-26T16:25:00Z"/>
          <w:lang w:val="fr-FR"/>
        </w:rPr>
      </w:pPr>
      <w:ins w:id="13" w:author="User" w:date="2009-12-27T12:35:00Z">
        <w:r w:rsidRPr="0082451D">
          <w:rPr>
            <w:lang w:val="fr-FR"/>
          </w:rPr>
          <w:t>Cũng theo kết quả Tổng điều tra dân số và nhà ở năm 2009, d</w:t>
        </w:r>
      </w:ins>
      <w:ins w:id="14" w:author="nnvan" w:date="2009-12-26T16:25:00Z">
        <w:del w:id="15" w:author="User" w:date="2009-12-27T12:35:00Z">
          <w:r w:rsidRPr="0082451D" w:rsidDel="00F417DF">
            <w:rPr>
              <w:lang w:val="fr-FR"/>
            </w:rPr>
            <w:delText>D</w:delText>
          </w:r>
        </w:del>
        <w:r w:rsidRPr="0082451D">
          <w:rPr>
            <w:lang w:val="fr-FR"/>
          </w:rPr>
          <w:t xml:space="preserve">ân số trong độ tuổi lao động </w:t>
        </w:r>
      </w:ins>
      <w:ins w:id="16" w:author="User" w:date="2009-12-27T12:50:00Z">
        <w:r w:rsidRPr="0082451D">
          <w:rPr>
            <w:lang w:val="fr-FR"/>
          </w:rPr>
          <w:t xml:space="preserve">cả nước </w:t>
        </w:r>
      </w:ins>
      <w:ins w:id="17" w:author="nnvan" w:date="2009-12-26T16:25:00Z">
        <w:del w:id="18" w:author="dnhung" w:date="2009-12-30T08:07:00Z">
          <w:r w:rsidRPr="0082451D" w:rsidDel="008F2376">
            <w:rPr>
              <w:lang w:val="fr-FR"/>
            </w:rPr>
            <w:delText xml:space="preserve">ước tính </w:delText>
          </w:r>
        </w:del>
      </w:ins>
      <w:ins w:id="19" w:author="dnhung" w:date="2009-12-30T08:07:00Z">
        <w:r w:rsidRPr="0082451D">
          <w:rPr>
            <w:lang w:val="fr-FR"/>
          </w:rPr>
          <w:t xml:space="preserve">là </w:t>
        </w:r>
      </w:ins>
      <w:ins w:id="20" w:author="nnvan" w:date="2009-12-26T16:25:00Z">
        <w:r w:rsidRPr="0082451D">
          <w:rPr>
            <w:lang w:val="fr-FR"/>
          </w:rPr>
          <w:t>55 triệu người, trong đó 45,2 triệu người thuộc lực lượng lao động trong độ tuổi</w:t>
        </w:r>
      </w:ins>
      <w:ins w:id="21" w:author="User" w:date="2009-12-27T09:46:00Z">
        <w:r w:rsidRPr="0082451D">
          <w:rPr>
            <w:lang w:val="fr-FR"/>
          </w:rPr>
          <w:t>, chiếm 82,2% t</w:t>
        </w:r>
      </w:ins>
      <w:ins w:id="22" w:author="User" w:date="2009-12-27T09:47:00Z">
        <w:r w:rsidRPr="0082451D">
          <w:rPr>
            <w:lang w:val="fr-FR"/>
          </w:rPr>
          <w:t>ổng dân số trong độ tuổi lao động</w:t>
        </w:r>
      </w:ins>
      <w:ins w:id="23" w:author="User" w:date="2009-12-27T12:36:00Z">
        <w:r w:rsidRPr="0082451D">
          <w:rPr>
            <w:lang w:val="fr-FR"/>
          </w:rPr>
          <w:t xml:space="preserve">. Số lao động trong độ tuổi đang làm việc </w:t>
        </w:r>
      </w:ins>
      <w:ins w:id="24" w:author="User" w:date="2009-12-27T12:50:00Z">
        <w:r w:rsidRPr="0082451D">
          <w:rPr>
            <w:lang w:val="fr-FR"/>
          </w:rPr>
          <w:t xml:space="preserve">là </w:t>
        </w:r>
      </w:ins>
      <w:ins w:id="25" w:author="User" w:date="2009-12-27T12:32:00Z">
        <w:r w:rsidRPr="0082451D">
          <w:rPr>
            <w:lang w:val="fr-FR"/>
          </w:rPr>
          <w:t>43,</w:t>
        </w:r>
      </w:ins>
      <w:ins w:id="26" w:author="User" w:date="2009-12-27T12:39:00Z">
        <w:r w:rsidRPr="0082451D">
          <w:rPr>
            <w:lang w:val="fr-FR"/>
          </w:rPr>
          <w:t>9</w:t>
        </w:r>
      </w:ins>
      <w:ins w:id="27" w:author="User" w:date="2009-12-27T12:32:00Z">
        <w:r w:rsidRPr="0082451D">
          <w:rPr>
            <w:lang w:val="fr-FR"/>
          </w:rPr>
          <w:t xml:space="preserve"> </w:t>
        </w:r>
      </w:ins>
      <w:ins w:id="28" w:author="User" w:date="2009-12-27T12:33:00Z">
        <w:r w:rsidRPr="0082451D">
          <w:rPr>
            <w:lang w:val="fr-FR"/>
          </w:rPr>
          <w:t>triệu</w:t>
        </w:r>
      </w:ins>
      <w:ins w:id="29" w:author="User" w:date="2009-12-27T12:32:00Z">
        <w:r w:rsidRPr="0082451D">
          <w:rPr>
            <w:lang w:val="fr-FR"/>
          </w:rPr>
          <w:t xml:space="preserve"> người</w:t>
        </w:r>
      </w:ins>
      <w:ins w:id="30" w:author="User" w:date="2009-12-27T12:36:00Z">
        <w:r w:rsidRPr="0082451D">
          <w:rPr>
            <w:lang w:val="fr-FR"/>
          </w:rPr>
          <w:t>,</w:t>
        </w:r>
      </w:ins>
      <w:ins w:id="31" w:author="nnvan" w:date="2009-12-26T16:25:00Z">
        <w:del w:id="32" w:author="User" w:date="2009-12-27T12:36:00Z">
          <w:r w:rsidRPr="0082451D" w:rsidDel="00F417DF">
            <w:rPr>
              <w:lang w:val="fr-FR"/>
            </w:rPr>
            <w:delText>.</w:delText>
          </w:r>
        </w:del>
      </w:ins>
      <w:ins w:id="33" w:author="User" w:date="2009-12-27T12:36:00Z">
        <w:r w:rsidRPr="0082451D">
          <w:rPr>
            <w:lang w:val="fr-FR"/>
          </w:rPr>
          <w:t xml:space="preserve"> chi</w:t>
        </w:r>
      </w:ins>
      <w:ins w:id="34" w:author="User" w:date="2009-12-27T12:37:00Z">
        <w:r w:rsidRPr="0082451D">
          <w:rPr>
            <w:lang w:val="fr-FR"/>
          </w:rPr>
          <w:t>ếm 51,1% tổng dân số, bao gồm: lao động khu vực th</w:t>
        </w:r>
      </w:ins>
      <w:ins w:id="35" w:author="User" w:date="2009-12-27T12:38:00Z">
        <w:r w:rsidRPr="0082451D">
          <w:rPr>
            <w:lang w:val="fr-FR"/>
          </w:rPr>
          <w:t xml:space="preserve">ành thị </w:t>
        </w:r>
      </w:ins>
      <w:ins w:id="36" w:author="User" w:date="2009-12-27T12:39:00Z">
        <w:r w:rsidRPr="0082451D">
          <w:rPr>
            <w:lang w:val="fr-FR"/>
          </w:rPr>
          <w:t>gần 12</w:t>
        </w:r>
      </w:ins>
      <w:ins w:id="37" w:author="User" w:date="2009-12-27T12:38:00Z">
        <w:r w:rsidRPr="0082451D">
          <w:rPr>
            <w:lang w:val="fr-FR"/>
          </w:rPr>
          <w:t xml:space="preserve"> triệu người, chiếm 27%</w:t>
        </w:r>
      </w:ins>
      <w:ins w:id="38" w:author="User" w:date="2009-12-27T12:41:00Z">
        <w:r w:rsidRPr="0082451D">
          <w:rPr>
            <w:lang w:val="fr-FR"/>
          </w:rPr>
          <w:t xml:space="preserve"> tổng lao động trong độ tuổi đang làm việc</w:t>
        </w:r>
      </w:ins>
      <w:ins w:id="39" w:author="User" w:date="2009-12-27T12:38:00Z">
        <w:r w:rsidRPr="0082451D">
          <w:rPr>
            <w:lang w:val="fr-FR"/>
          </w:rPr>
          <w:t>; lao động khu vực nông thôn 31,9 triệu người, chiếm 73%</w:t>
        </w:r>
      </w:ins>
      <w:ins w:id="40" w:author="User" w:date="2009-12-27T12:41:00Z">
        <w:r w:rsidRPr="0082451D">
          <w:rPr>
            <w:lang w:val="fr-FR"/>
          </w:rPr>
          <w:t>.</w:t>
        </w:r>
      </w:ins>
      <w:ins w:id="41" w:author="User" w:date="2009-12-27T12:37:00Z">
        <w:r w:rsidRPr="0082451D">
          <w:rPr>
            <w:lang w:val="fr-FR"/>
          </w:rPr>
          <w:t xml:space="preserve"> </w:t>
        </w:r>
      </w:ins>
      <w:ins w:id="42" w:author="nnvan" w:date="2009-12-26T16:25:00Z">
        <w:del w:id="43" w:author="User" w:date="2009-12-27T12:42:00Z">
          <w:r w:rsidRPr="0082451D" w:rsidDel="00F417DF">
            <w:rPr>
              <w:lang w:val="fr-FR"/>
            </w:rPr>
            <w:delText xml:space="preserve"> </w:delText>
          </w:r>
        </w:del>
        <w:del w:id="44" w:author="User" w:date="2009-12-27T12:35:00Z">
          <w:r w:rsidRPr="0082451D" w:rsidDel="00F417DF">
            <w:rPr>
              <w:lang w:val="fr-FR"/>
            </w:rPr>
            <w:delText>Cũng theo kết quả Tổng điều tra dân số và nhà ở năm 2009</w:delText>
          </w:r>
        </w:del>
        <w:del w:id="45" w:author="User" w:date="2009-12-27T12:42:00Z">
          <w:r w:rsidRPr="0082451D" w:rsidDel="00F417DF">
            <w:rPr>
              <w:lang w:val="fr-FR"/>
            </w:rPr>
            <w:delText>, t</w:delText>
          </w:r>
        </w:del>
      </w:ins>
      <w:ins w:id="46" w:author="User" w:date="2009-12-27T12:42:00Z">
        <w:r w:rsidRPr="0082451D">
          <w:rPr>
            <w:lang w:val="fr-FR"/>
          </w:rPr>
          <w:t>T</w:t>
        </w:r>
      </w:ins>
      <w:ins w:id="47" w:author="nnvan" w:date="2009-12-26T16:25:00Z">
        <w:r w:rsidRPr="0082451D">
          <w:rPr>
            <w:lang w:val="fr-FR"/>
          </w:rPr>
          <w:t>ỷ lệ lao động có trình độ học vấn trung học cơ sở trở lên là 56,7%</w:t>
        </w:r>
      </w:ins>
      <w:r w:rsidR="008E18C3">
        <w:rPr>
          <w:lang w:val="fr-FR"/>
        </w:rPr>
        <w:t xml:space="preserve"> so v</w:t>
      </w:r>
      <w:r w:rsidR="008E18C3" w:rsidRPr="008E18C3">
        <w:rPr>
          <w:lang w:val="fr-FR"/>
        </w:rPr>
        <w:t>ới</w:t>
      </w:r>
      <w:r w:rsidR="008E18C3">
        <w:rPr>
          <w:lang w:val="fr-FR"/>
        </w:rPr>
        <w:t xml:space="preserve"> t</w:t>
      </w:r>
      <w:r w:rsidR="008E18C3" w:rsidRPr="008E18C3">
        <w:rPr>
          <w:lang w:val="fr-FR"/>
        </w:rPr>
        <w:t>ổng</w:t>
      </w:r>
      <w:r w:rsidR="008E18C3">
        <w:rPr>
          <w:lang w:val="fr-FR"/>
        </w:rPr>
        <w:t xml:space="preserve"> s</w:t>
      </w:r>
      <w:r w:rsidR="008E18C3" w:rsidRPr="008E18C3">
        <w:rPr>
          <w:lang w:val="fr-FR"/>
        </w:rPr>
        <w:t>ố</w:t>
      </w:r>
      <w:r w:rsidR="008E18C3">
        <w:rPr>
          <w:lang w:val="fr-FR"/>
        </w:rPr>
        <w:t xml:space="preserve"> lao </w:t>
      </w:r>
      <w:r w:rsidR="008E18C3" w:rsidRPr="008E18C3">
        <w:rPr>
          <w:lang w:val="fr-FR"/>
        </w:rPr>
        <w:t>động</w:t>
      </w:r>
      <w:r w:rsidR="008E18C3">
        <w:rPr>
          <w:lang w:val="fr-FR"/>
        </w:rPr>
        <w:t xml:space="preserve"> trong </w:t>
      </w:r>
      <w:r w:rsidR="008E18C3" w:rsidRPr="008E18C3">
        <w:rPr>
          <w:lang w:val="fr-FR"/>
        </w:rPr>
        <w:t>độ</w:t>
      </w:r>
      <w:r w:rsidR="008E18C3">
        <w:rPr>
          <w:lang w:val="fr-FR"/>
        </w:rPr>
        <w:t xml:space="preserve"> t</w:t>
      </w:r>
      <w:r w:rsidR="008E18C3" w:rsidRPr="008E18C3">
        <w:rPr>
          <w:lang w:val="fr-FR"/>
        </w:rPr>
        <w:t>ưổi</w:t>
      </w:r>
      <w:ins w:id="48" w:author="nnvan" w:date="2009-12-28T09:47:00Z">
        <w:r w:rsidRPr="0082451D">
          <w:rPr>
            <w:lang w:val="fr-FR"/>
          </w:rPr>
          <w:t xml:space="preserve">, trong đó </w:t>
        </w:r>
      </w:ins>
      <w:ins w:id="49" w:author="nnvan" w:date="2009-12-26T16:25:00Z">
        <w:r w:rsidRPr="0082451D">
          <w:rPr>
            <w:lang w:val="fr-FR"/>
          </w:rPr>
          <w:t>tỷ lệ lao động có trình độ trung học phổ thông trở lên là 27,8%</w:t>
        </w:r>
      </w:ins>
      <w:ins w:id="50" w:author="nnvan" w:date="2009-12-28T09:47:00Z">
        <w:r w:rsidRPr="0082451D">
          <w:rPr>
            <w:lang w:val="fr-FR"/>
          </w:rPr>
          <w:t>.</w:t>
        </w:r>
      </w:ins>
      <w:ins w:id="51" w:author="nnvan" w:date="2009-12-28T09:48:00Z">
        <w:r w:rsidRPr="0082451D">
          <w:rPr>
            <w:lang w:val="fr-FR"/>
          </w:rPr>
          <w:t xml:space="preserve"> Lực lượng </w:t>
        </w:r>
      </w:ins>
      <w:ins w:id="52" w:author="nnvan" w:date="2009-12-26T16:25:00Z">
        <w:r w:rsidRPr="0082451D">
          <w:rPr>
            <w:lang w:val="fr-FR"/>
          </w:rPr>
          <w:t xml:space="preserve">lao động trong độ tuổi có trình độ đại học trở lên chiếm 5,3% tổng </w:t>
        </w:r>
      </w:ins>
      <w:ins w:id="53" w:author="nnvan" w:date="2009-12-28T09:48:00Z">
        <w:r w:rsidRPr="0082451D">
          <w:rPr>
            <w:lang w:val="fr-FR"/>
          </w:rPr>
          <w:t xml:space="preserve">lực lượng </w:t>
        </w:r>
      </w:ins>
      <w:ins w:id="54" w:author="nnvan" w:date="2009-12-26T16:25:00Z">
        <w:r w:rsidRPr="0082451D">
          <w:rPr>
            <w:lang w:val="fr-FR"/>
          </w:rPr>
          <w:t xml:space="preserve">lao động trong độ tuổi, trong đó thành thị 14,4%; nông thôn 1,8%; nam 5,6%; nữ 5%. </w:t>
        </w:r>
      </w:ins>
      <w:ins w:id="55" w:author="User" w:date="2009-12-27T12:42:00Z">
        <w:r w:rsidRPr="0082451D">
          <w:rPr>
            <w:lang w:val="fr-FR"/>
          </w:rPr>
          <w:t xml:space="preserve">Tại thời điểm điều tra, </w:t>
        </w:r>
      </w:ins>
      <w:ins w:id="56" w:author="User" w:date="2009-12-27T12:43:00Z">
        <w:r w:rsidRPr="0082451D">
          <w:rPr>
            <w:lang w:val="fr-FR"/>
          </w:rPr>
          <w:t xml:space="preserve">cả nước </w:t>
        </w:r>
      </w:ins>
      <w:ins w:id="57" w:author="User" w:date="2009-12-27T12:42:00Z">
        <w:r w:rsidRPr="0082451D">
          <w:rPr>
            <w:lang w:val="fr-FR"/>
          </w:rPr>
          <w:t>có 1,3 tri</w:t>
        </w:r>
      </w:ins>
      <w:ins w:id="58" w:author="User" w:date="2009-12-27T12:43:00Z">
        <w:r w:rsidRPr="0082451D">
          <w:rPr>
            <w:lang w:val="fr-FR"/>
          </w:rPr>
          <w:t xml:space="preserve">ệu lao động trong độ tuổi thất nghiệp, </w:t>
        </w:r>
      </w:ins>
      <w:ins w:id="59" w:author="User" w:date="2009-12-27T12:45:00Z">
        <w:r w:rsidRPr="0082451D">
          <w:rPr>
            <w:lang w:val="fr-FR"/>
          </w:rPr>
          <w:t xml:space="preserve">tỷ lệ thất nghiệp là </w:t>
        </w:r>
      </w:ins>
      <w:ins w:id="60" w:author="nnvan" w:date="2009-12-26T16:25:00Z">
        <w:del w:id="61" w:author="User" w:date="2009-12-27T12:43:00Z">
          <w:r w:rsidRPr="0082451D" w:rsidDel="00F417DF">
            <w:rPr>
              <w:lang w:val="fr-FR"/>
            </w:rPr>
            <w:delText>T</w:delText>
          </w:r>
        </w:del>
        <w:del w:id="62" w:author="User" w:date="2009-12-27T12:45:00Z">
          <w:r w:rsidRPr="0082451D" w:rsidDel="00C6465E">
            <w:rPr>
              <w:lang w:val="fr-FR"/>
            </w:rPr>
            <w:delText xml:space="preserve">ỷ lệ </w:delText>
          </w:r>
        </w:del>
        <w:del w:id="63" w:author="User" w:date="2009-12-27T12:44:00Z">
          <w:r w:rsidRPr="0082451D" w:rsidDel="00F417DF">
            <w:rPr>
              <w:lang w:val="fr-FR"/>
            </w:rPr>
            <w:delText xml:space="preserve">thất nghiệp của </w:delText>
          </w:r>
        </w:del>
        <w:del w:id="64" w:author="User" w:date="2009-12-27T12:43:00Z">
          <w:r w:rsidRPr="0082451D" w:rsidDel="00F417DF">
            <w:rPr>
              <w:lang w:val="fr-FR"/>
            </w:rPr>
            <w:delText xml:space="preserve">lao động trong độ tuổi </w:delText>
          </w:r>
        </w:del>
        <w:del w:id="65" w:author="User" w:date="2009-12-27T12:44:00Z">
          <w:r w:rsidRPr="0082451D" w:rsidDel="00F417DF">
            <w:rPr>
              <w:lang w:val="fr-FR"/>
            </w:rPr>
            <w:delText xml:space="preserve">năm 2009 là </w:delText>
          </w:r>
        </w:del>
        <w:r w:rsidRPr="0082451D">
          <w:rPr>
            <w:lang w:val="fr-FR"/>
          </w:rPr>
          <w:t xml:space="preserve">2,9% </w:t>
        </w:r>
      </w:ins>
      <w:r w:rsidR="003B3A82" w:rsidRPr="0082451D">
        <w:rPr>
          <w:lang w:val="fr-FR"/>
        </w:rPr>
        <w:t>(</w:t>
      </w:r>
      <w:ins w:id="66" w:author="nnvan" w:date="2009-12-26T16:25:00Z">
        <w:del w:id="67" w:author="User" w:date="2009-12-27T12:47:00Z">
          <w:r w:rsidRPr="0082451D" w:rsidDel="00C6465E">
            <w:rPr>
              <w:lang w:val="fr-FR"/>
            </w:rPr>
            <w:delText>(</w:delText>
          </w:r>
        </w:del>
        <w:r w:rsidRPr="0082451D">
          <w:rPr>
            <w:lang w:val="fr-FR"/>
          </w:rPr>
          <w:t>cao hơn mức 2,38% của năm 2008</w:t>
        </w:r>
      </w:ins>
      <w:r w:rsidR="003B3A82" w:rsidRPr="0082451D">
        <w:rPr>
          <w:lang w:val="fr-FR"/>
        </w:rPr>
        <w:t>)</w:t>
      </w:r>
      <w:ins w:id="68" w:author="nnvan" w:date="2009-12-26T16:25:00Z">
        <w:del w:id="69" w:author="User" w:date="2009-12-27T12:48:00Z">
          <w:r w:rsidRPr="0082451D" w:rsidDel="00C6465E">
            <w:rPr>
              <w:lang w:val="fr-FR"/>
            </w:rPr>
            <w:delText>)</w:delText>
          </w:r>
        </w:del>
        <w:r w:rsidRPr="0082451D">
          <w:rPr>
            <w:lang w:val="fr-FR"/>
          </w:rPr>
          <w:t>, trong đó tỷ lệ thất nghiệp khu vực thành thị là 4,64%</w:t>
        </w:r>
      </w:ins>
      <w:ins w:id="70" w:author="User" w:date="2009-12-27T12:47:00Z">
        <w:r w:rsidRPr="0082451D">
          <w:rPr>
            <w:lang w:val="fr-FR"/>
          </w:rPr>
          <w:t xml:space="preserve">, xấp xỉ năm </w:t>
        </w:r>
      </w:ins>
      <w:ins w:id="71" w:author="nnvan" w:date="2009-12-26T16:25:00Z">
        <w:del w:id="72" w:author="User" w:date="2009-12-27T12:47:00Z">
          <w:r w:rsidRPr="0082451D" w:rsidDel="00C6465E">
            <w:rPr>
              <w:lang w:val="fr-FR"/>
            </w:rPr>
            <w:delText xml:space="preserve"> (năm </w:delText>
          </w:r>
        </w:del>
        <w:r w:rsidRPr="0082451D">
          <w:rPr>
            <w:lang w:val="fr-FR"/>
          </w:rPr>
          <w:t>2008</w:t>
        </w:r>
        <w:del w:id="73" w:author="User" w:date="2009-12-27T12:47:00Z">
          <w:r w:rsidRPr="0082451D" w:rsidDel="00C6465E">
            <w:rPr>
              <w:lang w:val="fr-FR"/>
            </w:rPr>
            <w:delText xml:space="preserve"> là 4,65%)</w:delText>
          </w:r>
        </w:del>
      </w:ins>
      <w:ins w:id="74" w:author="User" w:date="2009-12-27T12:46:00Z">
        <w:r w:rsidRPr="0082451D">
          <w:rPr>
            <w:lang w:val="fr-FR"/>
          </w:rPr>
          <w:t>; khu vực nông thôn là 2,25%</w:t>
        </w:r>
      </w:ins>
      <w:ins w:id="75" w:author="User" w:date="2009-12-27T12:48:00Z">
        <w:r w:rsidRPr="0082451D">
          <w:rPr>
            <w:lang w:val="fr-FR"/>
          </w:rPr>
          <w:t>, cao hơn mức 1,53% của</w:t>
        </w:r>
      </w:ins>
      <w:r w:rsidR="008E18C3">
        <w:rPr>
          <w:lang w:val="fr-FR"/>
        </w:rPr>
        <w:t xml:space="preserve"> </w:t>
      </w:r>
      <w:ins w:id="76" w:author="User" w:date="2009-12-27T12:48:00Z">
        <w:r w:rsidRPr="0082451D">
          <w:rPr>
            <w:lang w:val="fr-FR"/>
          </w:rPr>
          <w:t>năm 2008.</w:t>
        </w:r>
      </w:ins>
      <w:ins w:id="77" w:author="nnvan" w:date="2009-12-26T16:25:00Z">
        <w:del w:id="78" w:author="User" w:date="2009-12-27T12:46:00Z">
          <w:r w:rsidRPr="0082451D" w:rsidDel="00C6465E">
            <w:rPr>
              <w:lang w:val="fr-FR"/>
            </w:rPr>
            <w:delText>.</w:delText>
          </w:r>
        </w:del>
      </w:ins>
    </w:p>
    <w:p w14:paraId="130B5787" w14:textId="77777777" w:rsidR="00DB3976" w:rsidRPr="0082451D" w:rsidRDefault="00DB3976" w:rsidP="00A159ED">
      <w:pPr>
        <w:numPr>
          <w:ins w:id="79" w:author="nphong" w:date="2009-12-30T08:08:00Z"/>
        </w:numPr>
        <w:spacing w:before="40" w:after="40" w:line="283" w:lineRule="auto"/>
        <w:ind w:firstLine="539"/>
        <w:jc w:val="both"/>
        <w:rPr>
          <w:ins w:id="80" w:author="dnhung" w:date="2009-12-30T08:08:00Z"/>
          <w:b/>
          <w:lang w:val="de-DE"/>
          <w:rPrChange w:id="81" w:author="dnhung" w:date="2009-12-30T08:08:00Z">
            <w:rPr>
              <w:ins w:id="82" w:author="dnhung" w:date="2009-12-30T08:08:00Z"/>
              <w:lang w:val="de-DE"/>
            </w:rPr>
          </w:rPrChange>
        </w:rPr>
      </w:pPr>
      <w:ins w:id="83" w:author="dnhung" w:date="2009-12-30T08:08:00Z">
        <w:r w:rsidRPr="0082451D">
          <w:rPr>
            <w:b/>
            <w:lang w:val="de-DE"/>
            <w:rPrChange w:id="84" w:author="dnhung" w:date="2009-12-30T08:08:00Z">
              <w:rPr>
                <w:lang w:val="de-DE"/>
              </w:rPr>
            </w:rPrChange>
          </w:rPr>
          <w:t>2. Mức sống dân cư</w:t>
        </w:r>
      </w:ins>
    </w:p>
    <w:p w14:paraId="352983C0" w14:textId="77777777" w:rsidR="00DB3976" w:rsidRPr="00A159ED" w:rsidDel="008F2376" w:rsidRDefault="00DB3976" w:rsidP="00A159ED">
      <w:pPr>
        <w:pStyle w:val="Heading1"/>
        <w:numPr>
          <w:ins w:id="85" w:author="user" w:date="2009-12-26T16:25:00Z"/>
        </w:numPr>
        <w:spacing w:before="40" w:after="40" w:line="283" w:lineRule="auto"/>
        <w:ind w:firstLine="533"/>
        <w:rPr>
          <w:ins w:id="86" w:author="nnvan" w:date="2009-12-26T16:25:00Z"/>
          <w:del w:id="87" w:author="dnhung" w:date="2009-12-30T08:08:00Z"/>
          <w:rFonts w:ascii="Times New Roman" w:hAnsi="Times New Roman"/>
          <w:sz w:val="28"/>
          <w:szCs w:val="28"/>
          <w:lang w:val="de-DE"/>
        </w:rPr>
      </w:pPr>
      <w:ins w:id="88" w:author="nnvan" w:date="2009-12-26T16:25:00Z">
        <w:del w:id="89" w:author="dnhung" w:date="2009-12-30T08:08:00Z">
          <w:r w:rsidRPr="00A159ED" w:rsidDel="008F2376">
            <w:rPr>
              <w:rFonts w:ascii="Times New Roman" w:hAnsi="Times New Roman"/>
              <w:sz w:val="28"/>
              <w:szCs w:val="28"/>
              <w:lang w:val="de-DE"/>
            </w:rPr>
            <w:delText>2. Hỗ trợ thiệt hại do thiên tai và bảo đảm đời sống dân cư</w:delText>
          </w:r>
        </w:del>
      </w:ins>
    </w:p>
    <w:p w14:paraId="14B02EF3" w14:textId="77777777" w:rsidR="00DB3976" w:rsidRPr="00A159ED" w:rsidDel="008F2376" w:rsidRDefault="00DB3976" w:rsidP="00A159ED">
      <w:pPr>
        <w:numPr>
          <w:ins w:id="90" w:author="user" w:date="2009-12-26T16:25:00Z"/>
        </w:numPr>
        <w:spacing w:before="40" w:after="40" w:line="283" w:lineRule="auto"/>
        <w:ind w:firstLine="533"/>
        <w:jc w:val="both"/>
        <w:rPr>
          <w:ins w:id="91" w:author="nnvan" w:date="2009-12-26T16:25:00Z"/>
          <w:del w:id="92" w:author="dnhung" w:date="2009-12-30T08:08:00Z"/>
          <w:lang w:val="pt-BR"/>
        </w:rPr>
      </w:pPr>
      <w:ins w:id="93" w:author="nnvan" w:date="2009-12-26T16:25:00Z">
        <w:del w:id="94" w:author="dnhung" w:date="2009-12-30T08:08:00Z">
          <w:r w:rsidRPr="00A159ED" w:rsidDel="008F2376">
            <w:rPr>
              <w:lang w:val="de-DE"/>
            </w:rPr>
            <w:delText xml:space="preserve">Trong năm 2009, nước ta chịu ảnh hưởng của 11 cơn bão và nhiều đợt lũ lụt gây thiệt hại nặng về người và tài sản. </w:delText>
          </w:r>
          <w:r w:rsidRPr="00A159ED" w:rsidDel="008F2376">
            <w:rPr>
              <w:bCs/>
              <w:lang w:val="pt-BR"/>
            </w:rPr>
            <w:delText xml:space="preserve">Theo báo cáo của các địa phương, </w:delText>
          </w:r>
          <w:r w:rsidRPr="00A159ED" w:rsidDel="008F2376">
            <w:rPr>
              <w:lang w:val="pt-BR"/>
            </w:rPr>
            <w:delText>thiên tai đã làm 481 người chết, mất tích và 1305 người bị thương, trong đó Phú Yên, Quảng Nam và Kon Tum là ba tỉnh bị thiệt hại nặng nhất về người (Phú Yên có 81 người chết, mất tích và 85 người bị thương</w:delText>
          </w:r>
          <w:r w:rsidRPr="00A159ED" w:rsidDel="008F2376">
            <w:rPr>
              <w:bCs/>
              <w:lang w:val="pt-BR"/>
            </w:rPr>
            <w:delText xml:space="preserve">; Quảng Nam </w:delText>
          </w:r>
          <w:r w:rsidRPr="00A159ED" w:rsidDel="008F2376">
            <w:rPr>
              <w:lang w:val="pt-BR"/>
            </w:rPr>
            <w:delText>50 người chết, mất tích và 223 người bị thương</w:delText>
          </w:r>
          <w:r w:rsidRPr="00A159ED" w:rsidDel="008F2376">
            <w:rPr>
              <w:bCs/>
              <w:lang w:val="pt-BR"/>
            </w:rPr>
            <w:delText xml:space="preserve">; Kon Tum </w:delText>
          </w:r>
          <w:r w:rsidRPr="00A159ED" w:rsidDel="008F2376">
            <w:rPr>
              <w:lang w:val="pt-BR"/>
            </w:rPr>
            <w:delText xml:space="preserve">50 người chết, mất tích và 32 người bị thương). Thiên tai đã làm trên </w:delText>
          </w:r>
          <w:r w:rsidRPr="00A159ED" w:rsidDel="008F2376">
            <w:rPr>
              <w:bCs/>
              <w:lang w:val="pt-BR"/>
            </w:rPr>
            <w:delText xml:space="preserve">1 nghìn km đường giao thông cơ giới bị </w:delText>
          </w:r>
          <w:r w:rsidRPr="00A159ED" w:rsidDel="008F2376">
            <w:rPr>
              <w:lang w:val="pt-BR"/>
            </w:rPr>
            <w:delText>phá hủy</w:delText>
          </w:r>
          <w:r w:rsidRPr="00A159ED" w:rsidDel="008F2376">
            <w:rPr>
              <w:bCs/>
              <w:lang w:val="pt-BR"/>
            </w:rPr>
            <w:delText xml:space="preserve">; gần </w:delText>
          </w:r>
          <w:r w:rsidRPr="00A159ED" w:rsidDel="008F2376">
            <w:rPr>
              <w:lang w:val="pt-BR"/>
            </w:rPr>
            <w:delText xml:space="preserve">100 km đê, kè </w:delText>
          </w:r>
          <w:r w:rsidRPr="00A159ED" w:rsidDel="008F2376">
            <w:rPr>
              <w:bCs/>
              <w:lang w:val="pt-BR"/>
            </w:rPr>
            <w:delText xml:space="preserve">bị sạt lở; hơn 25 nghìn ngôi nhà bị sập, cuốn trôi; gần 800 nghìn ngôi nhà bị sạt lở, tốc mái, ngập nước; 41,8 nghìn ha lúa và hoa màu bị mất trắng. Tổng giá trị thiệt hại do thiên tai gây ra trong năm 2009 ước tính gần 23,2 nghìn tỷ đồng, gấp gần 2 lần năm 2008, </w:delText>
          </w:r>
          <w:r w:rsidRPr="00A159ED" w:rsidDel="008F2376">
            <w:rPr>
              <w:lang w:val="pt-BR"/>
            </w:rPr>
            <w:delText>trong đó Quảng Ngãi thiệt hại nặng nhất với 4,9 nghìn tỷ đồng, chiếm 21% tổng giá trị thiệt hại của cả nước; Quảng Nam 3,6 nghìn tỷ đồng, chiếm 16%.</w:delText>
          </w:r>
        </w:del>
      </w:ins>
    </w:p>
    <w:p w14:paraId="4605DDB8" w14:textId="77777777" w:rsidR="00DB3976" w:rsidRPr="00A159ED" w:rsidDel="008F2376" w:rsidRDefault="00DB3976" w:rsidP="00A159ED">
      <w:pPr>
        <w:numPr>
          <w:ins w:id="95" w:author="user" w:date="2009-12-26T16:25:00Z"/>
        </w:numPr>
        <w:spacing w:before="40" w:after="40" w:line="283" w:lineRule="auto"/>
        <w:ind w:firstLine="533"/>
        <w:jc w:val="both"/>
        <w:rPr>
          <w:ins w:id="96" w:author="nnvan" w:date="2009-12-26T16:25:00Z"/>
          <w:del w:id="97" w:author="dnhung" w:date="2009-12-30T08:08:00Z"/>
          <w:lang w:val="pt-BR"/>
        </w:rPr>
      </w:pPr>
      <w:ins w:id="98" w:author="nnvan" w:date="2009-12-26T16:25:00Z">
        <w:del w:id="99" w:author="dnhung" w:date="2009-12-30T08:08:00Z">
          <w:r w:rsidRPr="00A159ED" w:rsidDel="008F2376">
            <w:rPr>
              <w:bCs/>
              <w:lang w:val="pt-BR"/>
            </w:rPr>
            <w:delText xml:space="preserve">Tại các tỉnh bị thiệt hại do thiên tai gây ra, các cấp, các ngành đã kịp thời triển khai công tác cứu hộ và cứu trợ nhằm khắc phục hậu quả, nhanh chóng ổn định sản xuất và đời sống. </w:delText>
          </w:r>
          <w:r w:rsidRPr="00A159ED" w:rsidDel="008F2376">
            <w:rPr>
              <w:lang w:val="pt-BR"/>
            </w:rPr>
            <w:delText xml:space="preserve">Tổng số tiền cứu trợ từ các nguồn cho các địa phương bị thiệt hại do thiên tai là 888,6 tỷ đồng và hơn 25 nghìn tấn gạo, trong đó số tiền cứu trợ từ quỹ dự phòng ngân sách trung ương là 750 tỷ đồng và hơn 25 nghìn tấn gạo. Ngoài ra, các địa phương bị thiên tai cũng nhận được sự hỗ trợ về lương thực, thực phẩm và các nhu yếu phẩm cần thiết từ các tổ chức và cá nhân trong nước và quốc tế. </w:delText>
          </w:r>
        </w:del>
      </w:ins>
    </w:p>
    <w:p w14:paraId="6A17B395" w14:textId="77777777" w:rsidR="00416FAC" w:rsidRPr="00A159ED" w:rsidRDefault="00DB3976" w:rsidP="00A159ED">
      <w:pPr>
        <w:numPr>
          <w:ins w:id="100" w:author="user" w:date="2009-12-26T16:25:00Z"/>
        </w:numPr>
        <w:spacing w:before="40" w:after="40" w:line="283" w:lineRule="auto"/>
        <w:ind w:firstLine="533"/>
        <w:jc w:val="both"/>
        <w:rPr>
          <w:lang w:val="de-DE"/>
        </w:rPr>
      </w:pPr>
      <w:ins w:id="101" w:author="nnvan" w:date="2009-12-26T16:25:00Z">
        <w:del w:id="102" w:author="User" w:date="2009-12-27T09:48:00Z">
          <w:r w:rsidRPr="00A159ED" w:rsidDel="00955715">
            <w:rPr>
              <w:lang w:val="de-DE"/>
            </w:rPr>
            <w:delText>Khủng hoảng kinh tế toàn cầu cùng với thiên tai, dịch bệnh liên tiếp xảy ra làm ảnh hưởng đến đời sống dân cư. Trong bối cảnh như vậy, đ</w:delText>
          </w:r>
        </w:del>
      </w:ins>
      <w:r w:rsidR="002D0BC2" w:rsidRPr="00A159ED">
        <w:rPr>
          <w:lang w:val="de-DE"/>
        </w:rPr>
        <w:t>T</w:t>
      </w:r>
      <w:ins w:id="103" w:author="nnvan" w:date="2009-12-26T16:25:00Z">
        <w:r w:rsidRPr="00A159ED">
          <w:rPr>
            <w:lang w:val="de-DE"/>
          </w:rPr>
          <w:t xml:space="preserve">hực hiện mục tiêu bảo đảm an sinh xã hội, Chính phủ đã tập trung chỉ đạo các cấp, các ngành </w:t>
        </w:r>
      </w:ins>
      <w:r w:rsidR="002D0BC2" w:rsidRPr="00A159ED">
        <w:rPr>
          <w:lang w:val="de-DE"/>
        </w:rPr>
        <w:t xml:space="preserve">triển khai quyết liệt </w:t>
      </w:r>
      <w:ins w:id="104" w:author="nnvan" w:date="2009-12-26T16:25:00Z">
        <w:r w:rsidRPr="00A159ED">
          <w:rPr>
            <w:lang w:val="de-DE"/>
          </w:rPr>
          <w:t>các chương trình, chính sách xoá đói giảm nghèo như: Chương trình 134; Chương trình 135; Chương trình 30a và nhiều Chương trình quốc gia khác hỗ trợ đồng bào dân tộc thiểu số, các xã đặc biệt khó khăn</w:t>
        </w:r>
      </w:ins>
      <w:r w:rsidR="002D0BC2" w:rsidRPr="00A159ED">
        <w:rPr>
          <w:lang w:val="de-DE"/>
        </w:rPr>
        <w:t>; đồng thời đẩy mạnh việc</w:t>
      </w:r>
      <w:ins w:id="105" w:author="nnvan" w:date="2009-12-26T16:25:00Z">
        <w:r w:rsidRPr="00A159ED">
          <w:rPr>
            <w:lang w:val="de-DE"/>
          </w:rPr>
          <w:t xml:space="preserve"> cấp miễn phí thẻ bảo hiểm y tế</w:t>
        </w:r>
      </w:ins>
      <w:r w:rsidR="00416FAC" w:rsidRPr="00A159ED">
        <w:rPr>
          <w:lang w:val="de-DE"/>
        </w:rPr>
        <w:t>,</w:t>
      </w:r>
      <w:ins w:id="106" w:author="nnvan" w:date="2009-12-26T16:25:00Z">
        <w:r w:rsidRPr="00A159ED">
          <w:rPr>
            <w:lang w:val="de-DE"/>
          </w:rPr>
          <w:t xml:space="preserve"> miễn giảm phí khám chữa bệnh</w:t>
        </w:r>
      </w:ins>
      <w:r w:rsidR="00416FAC" w:rsidRPr="00A159ED">
        <w:rPr>
          <w:lang w:val="de-DE"/>
        </w:rPr>
        <w:t xml:space="preserve">, tiến hành nhiều hoạt động khác hỗ trợ các gia đình chính sách và </w:t>
      </w:r>
      <w:ins w:id="107" w:author="nnvan" w:date="2009-12-26T16:25:00Z">
        <w:r w:rsidRPr="00A159ED">
          <w:rPr>
            <w:lang w:val="de-DE"/>
          </w:rPr>
          <w:t xml:space="preserve">người nghèo. </w:t>
        </w:r>
      </w:ins>
    </w:p>
    <w:p w14:paraId="2A514FDE" w14:textId="77777777" w:rsidR="002D1C82" w:rsidRPr="007527C3" w:rsidRDefault="00DB3976" w:rsidP="0010156B">
      <w:pPr>
        <w:numPr>
          <w:ins w:id="108" w:author="user" w:date="2009-12-26T16:25:00Z"/>
        </w:numPr>
        <w:spacing w:before="40" w:after="40" w:line="294" w:lineRule="auto"/>
        <w:ind w:firstLine="533"/>
        <w:jc w:val="both"/>
        <w:rPr>
          <w:spacing w:val="2"/>
          <w:lang w:val="pt-BR"/>
        </w:rPr>
      </w:pPr>
      <w:ins w:id="109" w:author="nnvan" w:date="2009-12-26T16:25:00Z">
        <w:r w:rsidRPr="007527C3">
          <w:rPr>
            <w:spacing w:val="2"/>
            <w:lang w:val="de-DE"/>
          </w:rPr>
          <w:t xml:space="preserve">Trong dịp Tết </w:t>
        </w:r>
        <w:del w:id="110" w:author="User" w:date="2009-12-27T09:51:00Z">
          <w:r w:rsidRPr="007527C3" w:rsidDel="00955715">
            <w:rPr>
              <w:spacing w:val="2"/>
              <w:lang w:val="de-DE"/>
            </w:rPr>
            <w:delText>Đinh</w:delText>
          </w:r>
        </w:del>
      </w:ins>
      <w:ins w:id="111" w:author="User" w:date="2009-12-27T09:51:00Z">
        <w:r w:rsidRPr="007527C3">
          <w:rPr>
            <w:spacing w:val="2"/>
            <w:lang w:val="de-DE"/>
          </w:rPr>
          <w:t>Kỷ</w:t>
        </w:r>
      </w:ins>
      <w:ins w:id="112" w:author="nnvan" w:date="2009-12-26T16:25:00Z">
        <w:r w:rsidRPr="007527C3">
          <w:rPr>
            <w:spacing w:val="2"/>
            <w:lang w:val="de-DE"/>
          </w:rPr>
          <w:t xml:space="preserve"> Sửu, </w:t>
        </w:r>
      </w:ins>
      <w:r w:rsidR="002D1C82" w:rsidRPr="007527C3">
        <w:rPr>
          <w:spacing w:val="2"/>
          <w:lang w:val="de-DE"/>
        </w:rPr>
        <w:t>Lãnh đạo Đảng và Nhà nước</w:t>
      </w:r>
      <w:ins w:id="113" w:author="nnvan" w:date="2009-12-26T16:25:00Z">
        <w:r w:rsidRPr="007527C3">
          <w:rPr>
            <w:spacing w:val="2"/>
            <w:lang w:val="de-DE"/>
          </w:rPr>
          <w:t>, chính quyền địa phương, các cơ quan, đoàn thể và cá nhân đã hỗ trợ</w:t>
        </w:r>
      </w:ins>
      <w:r w:rsidR="002D1C82" w:rsidRPr="007527C3">
        <w:rPr>
          <w:spacing w:val="2"/>
          <w:lang w:val="de-DE"/>
        </w:rPr>
        <w:t>, thăm hỏi</w:t>
      </w:r>
      <w:ins w:id="114" w:author="nnvan" w:date="2009-12-26T16:25:00Z">
        <w:r w:rsidRPr="007527C3">
          <w:rPr>
            <w:spacing w:val="2"/>
            <w:lang w:val="de-DE"/>
          </w:rPr>
          <w:t xml:space="preserve"> và tặng quà cho các hộ nghèo, bà mẹ Việt Nam anh hùng, thương bệnh binh và trẻ em mồ côi </w:t>
        </w:r>
      </w:ins>
      <w:r w:rsidR="00416FAC" w:rsidRPr="007527C3">
        <w:rPr>
          <w:spacing w:val="2"/>
          <w:lang w:val="de-DE"/>
        </w:rPr>
        <w:t xml:space="preserve">với </w:t>
      </w:r>
      <w:ins w:id="115" w:author="nnvan" w:date="2009-12-26T16:25:00Z">
        <w:r w:rsidRPr="007527C3">
          <w:rPr>
            <w:spacing w:val="2"/>
            <w:lang w:val="de-DE"/>
          </w:rPr>
          <w:t xml:space="preserve">tổng trị giá </w:t>
        </w:r>
        <w:r w:rsidRPr="007527C3">
          <w:rPr>
            <w:spacing w:val="2"/>
            <w:lang w:val="de-DE"/>
            <w:rPrChange w:id="116" w:author="User" w:date="2009-12-27T11:44:00Z">
              <w:rPr>
                <w:lang w:val="de-DE"/>
              </w:rPr>
            </w:rPrChange>
          </w:rPr>
          <w:t>trên 1,3 nghìn tỷ đồng.</w:t>
        </w:r>
        <w:r w:rsidRPr="007527C3">
          <w:rPr>
            <w:spacing w:val="2"/>
            <w:lang w:val="de-DE"/>
          </w:rPr>
          <w:t xml:space="preserve"> Trong năm 2009 đã </w:t>
        </w:r>
      </w:ins>
      <w:r w:rsidR="00416FAC" w:rsidRPr="007527C3">
        <w:rPr>
          <w:spacing w:val="2"/>
          <w:lang w:val="de-DE"/>
        </w:rPr>
        <w:t xml:space="preserve">xây dựng và sửa chữa </w:t>
      </w:r>
      <w:ins w:id="117" w:author="nnvan" w:date="2009-12-26T16:25:00Z">
        <w:r w:rsidRPr="007527C3">
          <w:rPr>
            <w:spacing w:val="2"/>
            <w:lang w:val="de-DE"/>
          </w:rPr>
          <w:t>37,6 nghìn ngôi nhà cho người nghèo và đối tượng chính sách</w:t>
        </w:r>
      </w:ins>
      <w:r w:rsidR="00416FAC" w:rsidRPr="007527C3">
        <w:rPr>
          <w:spacing w:val="2"/>
          <w:lang w:val="de-DE"/>
        </w:rPr>
        <w:t xml:space="preserve"> </w:t>
      </w:r>
      <w:ins w:id="118" w:author="nnvan" w:date="2009-12-26T16:25:00Z">
        <w:r w:rsidRPr="007527C3">
          <w:rPr>
            <w:spacing w:val="2"/>
            <w:lang w:val="de-DE"/>
          </w:rPr>
          <w:t>với tổng trị giá 400 tỷ đồng</w:t>
        </w:r>
      </w:ins>
      <w:ins w:id="119" w:author="dnhung" w:date="2009-12-30T08:09:00Z">
        <w:r w:rsidRPr="007527C3">
          <w:rPr>
            <w:spacing w:val="2"/>
            <w:lang w:val="de-DE"/>
          </w:rPr>
          <w:t>, trong đó vùng đồng bằng sông Cửu Long chiếm 50% cả về số lượng nhà v</w:t>
        </w:r>
      </w:ins>
      <w:ins w:id="120" w:author="dnhung" w:date="2009-12-30T08:10:00Z">
        <w:r w:rsidRPr="007527C3">
          <w:rPr>
            <w:spacing w:val="2"/>
            <w:lang w:val="de-DE"/>
          </w:rPr>
          <w:t xml:space="preserve">à </w:t>
        </w:r>
      </w:ins>
      <w:ins w:id="121" w:author="dnhung" w:date="2009-12-30T08:45:00Z">
        <w:r w:rsidRPr="007527C3">
          <w:rPr>
            <w:spacing w:val="2"/>
            <w:lang w:val="de-DE"/>
          </w:rPr>
          <w:t>giá trị</w:t>
        </w:r>
      </w:ins>
      <w:ins w:id="122" w:author="dnhung" w:date="2009-12-30T08:10:00Z">
        <w:r w:rsidRPr="007527C3">
          <w:rPr>
            <w:spacing w:val="2"/>
            <w:lang w:val="de-DE"/>
          </w:rPr>
          <w:t xml:space="preserve"> được hỗ trợ</w:t>
        </w:r>
      </w:ins>
      <w:ins w:id="123" w:author="nnvan" w:date="2009-12-26T16:25:00Z">
        <w:del w:id="124" w:author="dnhung" w:date="2009-12-30T08:10:00Z">
          <w:r w:rsidRPr="007527C3" w:rsidDel="008F2376">
            <w:rPr>
              <w:spacing w:val="2"/>
              <w:lang w:val="de-DE"/>
            </w:rPr>
            <w:delText>;</w:delText>
          </w:r>
        </w:del>
      </w:ins>
      <w:ins w:id="125" w:author="dnhung" w:date="2009-12-30T08:10:00Z">
        <w:r w:rsidRPr="007527C3">
          <w:rPr>
            <w:spacing w:val="2"/>
            <w:lang w:val="de-DE"/>
          </w:rPr>
          <w:t>;</w:t>
        </w:r>
      </w:ins>
      <w:ins w:id="126" w:author="nnvan" w:date="2009-12-26T16:25:00Z">
        <w:r w:rsidRPr="007527C3">
          <w:rPr>
            <w:spacing w:val="2"/>
            <w:lang w:val="de-DE"/>
          </w:rPr>
          <w:t xml:space="preserve"> cấp thẻ bảo hiểm y tế và khám chữa bệnh miễn phí </w:t>
        </w:r>
      </w:ins>
      <w:ins w:id="127" w:author="dnhung" w:date="2009-12-30T08:10:00Z">
        <w:r w:rsidRPr="007527C3">
          <w:rPr>
            <w:spacing w:val="2"/>
            <w:lang w:val="de-DE"/>
          </w:rPr>
          <w:t xml:space="preserve">theo tiêu chuẩn hộ nghèo, hộ chính sách </w:t>
        </w:r>
      </w:ins>
      <w:ins w:id="128" w:author="nnvan" w:date="2009-12-26T16:25:00Z">
        <w:r w:rsidRPr="007527C3">
          <w:rPr>
            <w:spacing w:val="2"/>
            <w:lang w:val="de-DE"/>
          </w:rPr>
          <w:t>cho 5 triệu lượt người</w:t>
        </w:r>
        <w:del w:id="129" w:author="dnhung" w:date="2009-12-30T08:10:00Z">
          <w:r w:rsidRPr="007527C3" w:rsidDel="008F2376">
            <w:rPr>
              <w:spacing w:val="2"/>
              <w:lang w:val="de-DE"/>
            </w:rPr>
            <w:delText xml:space="preserve"> thuộc diện chính sách</w:delText>
          </w:r>
        </w:del>
      </w:ins>
      <w:ins w:id="130" w:author="dnhung" w:date="2009-12-30T08:10:00Z">
        <w:r w:rsidRPr="007527C3">
          <w:rPr>
            <w:spacing w:val="2"/>
            <w:lang w:val="de-DE"/>
          </w:rPr>
          <w:t xml:space="preserve">, trong đó </w:t>
        </w:r>
      </w:ins>
      <w:r w:rsidR="00416FAC" w:rsidRPr="007527C3">
        <w:rPr>
          <w:spacing w:val="2"/>
          <w:lang w:val="de-DE"/>
        </w:rPr>
        <w:t xml:space="preserve">nhiều </w:t>
      </w:r>
      <w:ins w:id="131" w:author="dnhung" w:date="2009-12-30T08:10:00Z">
        <w:r w:rsidRPr="007527C3">
          <w:rPr>
            <w:spacing w:val="2"/>
            <w:lang w:val="de-DE"/>
          </w:rPr>
          <w:t xml:space="preserve">nhất là Trung du </w:t>
        </w:r>
      </w:ins>
      <w:r w:rsidR="00F30FE4" w:rsidRPr="007527C3">
        <w:rPr>
          <w:spacing w:val="2"/>
          <w:lang w:val="de-DE"/>
        </w:rPr>
        <w:t>và miền núi phía B</w:t>
      </w:r>
      <w:ins w:id="132" w:author="dnhung" w:date="2009-12-30T08:11:00Z">
        <w:r w:rsidRPr="007527C3">
          <w:rPr>
            <w:spacing w:val="2"/>
            <w:lang w:val="de-DE"/>
          </w:rPr>
          <w:t>ắc 2</w:t>
        </w:r>
      </w:ins>
      <w:r w:rsidR="00F30FE4" w:rsidRPr="007527C3">
        <w:rPr>
          <w:spacing w:val="2"/>
          <w:lang w:val="de-DE"/>
        </w:rPr>
        <w:t>,</w:t>
      </w:r>
      <w:ins w:id="133" w:author="dnhung" w:date="2009-12-30T08:11:00Z">
        <w:r w:rsidRPr="007527C3">
          <w:rPr>
            <w:spacing w:val="2"/>
            <w:lang w:val="de-DE"/>
          </w:rPr>
          <w:t>2</w:t>
        </w:r>
      </w:ins>
      <w:r w:rsidR="00F30FE4" w:rsidRPr="007527C3">
        <w:rPr>
          <w:spacing w:val="2"/>
          <w:lang w:val="de-DE"/>
        </w:rPr>
        <w:t xml:space="preserve"> triệu</w:t>
      </w:r>
      <w:ins w:id="134" w:author="dnhung" w:date="2009-12-30T08:11:00Z">
        <w:r w:rsidRPr="007527C3">
          <w:rPr>
            <w:spacing w:val="2"/>
            <w:lang w:val="de-DE"/>
          </w:rPr>
          <w:t xml:space="preserve"> lượt người</w:t>
        </w:r>
      </w:ins>
      <w:ins w:id="135" w:author="dnhung" w:date="2009-12-30T08:12:00Z">
        <w:r w:rsidRPr="007527C3">
          <w:rPr>
            <w:spacing w:val="2"/>
            <w:lang w:val="de-DE"/>
          </w:rPr>
          <w:t>; đồng bằng sông Hồng 1</w:t>
        </w:r>
      </w:ins>
      <w:r w:rsidR="00F30FE4" w:rsidRPr="007527C3">
        <w:rPr>
          <w:spacing w:val="2"/>
          <w:lang w:val="de-DE"/>
        </w:rPr>
        <w:t>,</w:t>
      </w:r>
      <w:ins w:id="136" w:author="dnhung" w:date="2009-12-30T08:12:00Z">
        <w:r w:rsidRPr="007527C3">
          <w:rPr>
            <w:spacing w:val="2"/>
            <w:lang w:val="de-DE"/>
          </w:rPr>
          <w:t>2</w:t>
        </w:r>
      </w:ins>
      <w:r w:rsidR="00F30FE4" w:rsidRPr="007527C3">
        <w:rPr>
          <w:spacing w:val="2"/>
          <w:lang w:val="de-DE"/>
        </w:rPr>
        <w:t xml:space="preserve"> triệu</w:t>
      </w:r>
      <w:ins w:id="137" w:author="dnhung" w:date="2009-12-30T08:12:00Z">
        <w:r w:rsidRPr="007527C3">
          <w:rPr>
            <w:spacing w:val="2"/>
            <w:lang w:val="de-DE"/>
          </w:rPr>
          <w:t xml:space="preserve"> lượt người</w:t>
        </w:r>
      </w:ins>
      <w:ins w:id="138" w:author="nnvan" w:date="2009-12-26T16:25:00Z">
        <w:r w:rsidRPr="007527C3">
          <w:rPr>
            <w:spacing w:val="2"/>
            <w:lang w:val="de-DE"/>
          </w:rPr>
          <w:t xml:space="preserve">. </w:t>
        </w:r>
        <w:r w:rsidRPr="007527C3">
          <w:rPr>
            <w:spacing w:val="2"/>
            <w:lang w:val="pt-BR"/>
          </w:rPr>
          <w:t>Kết quả thực hiện các chương trình và dự án nêu trên đã góp phần bảo đảm ổn định đời sống dân cư, đặc biệt đối với người nghèo và đồng bào vùng sâu, vùng xa</w:t>
        </w:r>
        <w:del w:id="139" w:author="dnhung" w:date="2009-12-30T08:12:00Z">
          <w:r w:rsidRPr="007527C3" w:rsidDel="008F2376">
            <w:rPr>
              <w:spacing w:val="2"/>
              <w:lang w:val="pt-BR"/>
            </w:rPr>
            <w:delText>;</w:delText>
          </w:r>
        </w:del>
      </w:ins>
      <w:ins w:id="140" w:author="dnhung" w:date="2009-12-30T08:12:00Z">
        <w:r w:rsidRPr="007527C3">
          <w:rPr>
            <w:spacing w:val="2"/>
            <w:lang w:val="pt-BR"/>
          </w:rPr>
          <w:t xml:space="preserve">. </w:t>
        </w:r>
      </w:ins>
    </w:p>
    <w:p w14:paraId="0C71D157" w14:textId="77777777" w:rsidR="00DB3976" w:rsidRPr="0082451D" w:rsidRDefault="00DB3976" w:rsidP="0010156B">
      <w:pPr>
        <w:spacing w:before="40" w:after="40" w:line="294" w:lineRule="auto"/>
        <w:ind w:firstLine="533"/>
        <w:jc w:val="both"/>
        <w:rPr>
          <w:ins w:id="141" w:author="nnvan" w:date="2009-12-26T16:25:00Z"/>
          <w:lang w:val="de-DE"/>
        </w:rPr>
      </w:pPr>
      <w:ins w:id="142" w:author="dnhung" w:date="2009-12-30T08:12:00Z">
        <w:r w:rsidRPr="0082451D">
          <w:rPr>
            <w:lang w:val="pt-BR"/>
          </w:rPr>
          <w:t xml:space="preserve">Mặc dù trong năm 2009 bão lũ </w:t>
        </w:r>
      </w:ins>
      <w:r w:rsidR="00416FAC">
        <w:rPr>
          <w:lang w:val="pt-BR"/>
        </w:rPr>
        <w:t>g</w:t>
      </w:r>
      <w:r w:rsidR="00416FAC" w:rsidRPr="00416FAC">
        <w:rPr>
          <w:lang w:val="pt-BR"/>
        </w:rPr>
        <w:t>â</w:t>
      </w:r>
      <w:r w:rsidR="00416FAC">
        <w:rPr>
          <w:lang w:val="pt-BR"/>
        </w:rPr>
        <w:t>y h</w:t>
      </w:r>
      <w:r w:rsidR="00416FAC" w:rsidRPr="00416FAC">
        <w:rPr>
          <w:lang w:val="pt-BR"/>
        </w:rPr>
        <w:t>ậu</w:t>
      </w:r>
      <w:r w:rsidR="00416FAC">
        <w:rPr>
          <w:lang w:val="pt-BR"/>
        </w:rPr>
        <w:t xml:space="preserve"> qu</w:t>
      </w:r>
      <w:r w:rsidR="00416FAC" w:rsidRPr="00416FAC">
        <w:rPr>
          <w:lang w:val="pt-BR"/>
        </w:rPr>
        <w:t>ả</w:t>
      </w:r>
      <w:r w:rsidR="00416FAC">
        <w:rPr>
          <w:lang w:val="pt-BR"/>
        </w:rPr>
        <w:t xml:space="preserve"> nghi</w:t>
      </w:r>
      <w:r w:rsidR="00416FAC" w:rsidRPr="00416FAC">
        <w:rPr>
          <w:lang w:val="pt-BR"/>
        </w:rPr>
        <w:t>ê</w:t>
      </w:r>
      <w:r w:rsidR="00416FAC">
        <w:rPr>
          <w:lang w:val="pt-BR"/>
        </w:rPr>
        <w:t>m tr</w:t>
      </w:r>
      <w:r w:rsidR="00416FAC" w:rsidRPr="00416FAC">
        <w:rPr>
          <w:lang w:val="pt-BR"/>
        </w:rPr>
        <w:t>ọng</w:t>
      </w:r>
      <w:r w:rsidR="00416FAC">
        <w:rPr>
          <w:lang w:val="pt-BR"/>
        </w:rPr>
        <w:t xml:space="preserve"> </w:t>
      </w:r>
      <w:r w:rsidR="00416FAC" w:rsidRPr="00416FAC">
        <w:rPr>
          <w:lang w:val="pt-BR"/>
        </w:rPr>
        <w:t>ở</w:t>
      </w:r>
      <w:r w:rsidR="00416FAC">
        <w:rPr>
          <w:lang w:val="pt-BR"/>
        </w:rPr>
        <w:t xml:space="preserve"> </w:t>
      </w:r>
      <w:ins w:id="143" w:author="dnhung" w:date="2009-12-30T08:13:00Z">
        <w:r w:rsidRPr="0082451D">
          <w:rPr>
            <w:lang w:val="pt-BR"/>
          </w:rPr>
          <w:t xml:space="preserve">Tây Nguyên và duyên hải Nam Trung Bộ, nhưng </w:t>
        </w:r>
      </w:ins>
      <w:ins w:id="144" w:author="nnvan" w:date="2009-12-26T16:25:00Z">
        <w:del w:id="145" w:author="dnhung" w:date="2009-12-30T08:13:00Z">
          <w:r w:rsidRPr="0082451D" w:rsidDel="008F2376">
            <w:rPr>
              <w:lang w:val="pt-BR"/>
            </w:rPr>
            <w:delText xml:space="preserve"> </w:delText>
          </w:r>
        </w:del>
        <w:r w:rsidRPr="0082451D">
          <w:rPr>
            <w:lang w:val="pt-BR"/>
          </w:rPr>
          <w:t xml:space="preserve">tình trạng thiếu đói giáp hạt ở khu vực nông thôn </w:t>
        </w:r>
        <w:del w:id="146" w:author="dnhung" w:date="2009-12-30T08:13:00Z">
          <w:r w:rsidRPr="0082451D" w:rsidDel="008F2376">
            <w:rPr>
              <w:lang w:val="pt-BR"/>
            </w:rPr>
            <w:delText>nhờ đó đã</w:delText>
          </w:r>
        </w:del>
      </w:ins>
      <w:ins w:id="147" w:author="dnhung" w:date="2009-12-30T08:13:00Z">
        <w:r w:rsidRPr="0082451D">
          <w:rPr>
            <w:lang w:val="pt-BR"/>
          </w:rPr>
          <w:t>vẫn</w:t>
        </w:r>
      </w:ins>
      <w:ins w:id="148" w:author="nnvan" w:date="2009-12-26T16:25:00Z">
        <w:r w:rsidRPr="0082451D">
          <w:rPr>
            <w:lang w:val="pt-BR"/>
          </w:rPr>
          <w:t xml:space="preserve"> giảm đáng kể. </w:t>
        </w:r>
        <w:r w:rsidRPr="0082451D">
          <w:rPr>
            <w:lang w:val="de-DE"/>
          </w:rPr>
          <w:t xml:space="preserve">Theo báo cáo của các địa phương, năm 2009 trên địa bàn cả nước có 676,5 nghìn lượt hộ với 2973,3 nghìn lượt nhân khẩu thiếu đói, giảm 29,4% số lượt hộ và giảm 26,2% số lượt nhân khẩu thiếu đói so với năm trước. Thiếu đói tập trung chủ yếu ở các tỉnh vùng Trung du và miền núi phía Bắc, </w:t>
        </w:r>
        <w:r w:rsidR="005F28BB" w:rsidRPr="0082451D">
          <w:rPr>
            <w:lang w:val="de-DE"/>
          </w:rPr>
          <w:t>Tây Nguyên</w:t>
        </w:r>
      </w:ins>
      <w:r w:rsidR="005F28BB">
        <w:rPr>
          <w:lang w:val="de-DE"/>
        </w:rPr>
        <w:t xml:space="preserve">, </w:t>
      </w:r>
      <w:ins w:id="149" w:author="nnvan" w:date="2009-12-26T16:25:00Z">
        <w:r w:rsidRPr="0082451D">
          <w:rPr>
            <w:lang w:val="de-DE"/>
          </w:rPr>
          <w:t xml:space="preserve">Bắc Trung Bộ và duyên hải miền Trung. Để </w:t>
        </w:r>
      </w:ins>
      <w:r w:rsidR="005F28BB">
        <w:rPr>
          <w:lang w:val="de-DE"/>
        </w:rPr>
        <w:t>gi</w:t>
      </w:r>
      <w:r w:rsidR="005F28BB" w:rsidRPr="005F28BB">
        <w:rPr>
          <w:lang w:val="de-DE"/>
        </w:rPr>
        <w:t>úp</w:t>
      </w:r>
      <w:r w:rsidR="005F28BB">
        <w:rPr>
          <w:lang w:val="de-DE"/>
        </w:rPr>
        <w:t xml:space="preserve"> </w:t>
      </w:r>
      <w:r w:rsidR="005F28BB" w:rsidRPr="005F28BB">
        <w:rPr>
          <w:lang w:val="de-DE"/>
        </w:rPr>
        <w:t>đỡ</w:t>
      </w:r>
      <w:r w:rsidR="005F28BB">
        <w:rPr>
          <w:lang w:val="de-DE"/>
        </w:rPr>
        <w:t xml:space="preserve"> </w:t>
      </w:r>
      <w:r w:rsidR="005F28BB" w:rsidRPr="005F28BB">
        <w:rPr>
          <w:lang w:val="de-DE"/>
        </w:rPr>
        <w:t>đồng</w:t>
      </w:r>
      <w:r w:rsidR="005F28BB">
        <w:rPr>
          <w:lang w:val="de-DE"/>
        </w:rPr>
        <w:t xml:space="preserve"> b</w:t>
      </w:r>
      <w:r w:rsidR="005F28BB" w:rsidRPr="005F28BB">
        <w:rPr>
          <w:lang w:val="de-DE"/>
        </w:rPr>
        <w:t>ào</w:t>
      </w:r>
      <w:r w:rsidR="005F28BB">
        <w:rPr>
          <w:lang w:val="de-DE"/>
        </w:rPr>
        <w:t xml:space="preserve"> </w:t>
      </w:r>
      <w:ins w:id="150" w:author="nnvan" w:date="2009-12-26T16:25:00Z">
        <w:r w:rsidRPr="0082451D">
          <w:rPr>
            <w:lang w:val="de-DE"/>
          </w:rPr>
          <w:t>khắc phục thiếu đói, các cấp, các ngành</w:t>
        </w:r>
      </w:ins>
      <w:r w:rsidR="005F28BB">
        <w:rPr>
          <w:lang w:val="de-DE"/>
        </w:rPr>
        <w:t>, c</w:t>
      </w:r>
      <w:r w:rsidR="005F28BB" w:rsidRPr="005F28BB">
        <w:rPr>
          <w:lang w:val="de-DE"/>
        </w:rPr>
        <w:t>ác</w:t>
      </w:r>
      <w:r w:rsidR="005F28BB">
        <w:rPr>
          <w:lang w:val="de-DE"/>
        </w:rPr>
        <w:t xml:space="preserve"> t</w:t>
      </w:r>
      <w:r w:rsidR="005F28BB" w:rsidRPr="005F28BB">
        <w:rPr>
          <w:lang w:val="de-DE"/>
        </w:rPr>
        <w:t>ổ</w:t>
      </w:r>
      <w:r w:rsidR="005F28BB">
        <w:rPr>
          <w:lang w:val="de-DE"/>
        </w:rPr>
        <w:t xml:space="preserve"> ch</w:t>
      </w:r>
      <w:r w:rsidR="005F28BB" w:rsidRPr="005F28BB">
        <w:rPr>
          <w:lang w:val="de-DE"/>
        </w:rPr>
        <w:t>ức</w:t>
      </w:r>
      <w:r w:rsidR="005F28BB">
        <w:rPr>
          <w:lang w:val="de-DE"/>
        </w:rPr>
        <w:t xml:space="preserve"> c</w:t>
      </w:r>
      <w:r w:rsidR="005F28BB" w:rsidRPr="005F28BB">
        <w:rPr>
          <w:lang w:val="de-DE"/>
        </w:rPr>
        <w:t>á</w:t>
      </w:r>
      <w:r w:rsidR="005F28BB">
        <w:rPr>
          <w:lang w:val="de-DE"/>
        </w:rPr>
        <w:t xml:space="preserve"> nh</w:t>
      </w:r>
      <w:r w:rsidR="005F28BB" w:rsidRPr="005F28BB">
        <w:rPr>
          <w:lang w:val="de-DE"/>
        </w:rPr>
        <w:t>â</w:t>
      </w:r>
      <w:r w:rsidR="005F28BB">
        <w:rPr>
          <w:lang w:val="de-DE"/>
        </w:rPr>
        <w:t>n trong n</w:t>
      </w:r>
      <w:r w:rsidR="005F28BB" w:rsidRPr="005F28BB">
        <w:rPr>
          <w:lang w:val="de-DE"/>
        </w:rPr>
        <w:t>ước</w:t>
      </w:r>
      <w:r w:rsidR="005F28BB">
        <w:rPr>
          <w:lang w:val="de-DE"/>
        </w:rPr>
        <w:t xml:space="preserve"> v</w:t>
      </w:r>
      <w:r w:rsidR="005F28BB" w:rsidRPr="005F28BB">
        <w:rPr>
          <w:lang w:val="de-DE"/>
        </w:rPr>
        <w:t>à</w:t>
      </w:r>
      <w:r w:rsidR="005F28BB">
        <w:rPr>
          <w:lang w:val="de-DE"/>
        </w:rPr>
        <w:t xml:space="preserve"> qu</w:t>
      </w:r>
      <w:r w:rsidR="005F28BB" w:rsidRPr="005F28BB">
        <w:rPr>
          <w:lang w:val="de-DE"/>
        </w:rPr>
        <w:t>ốc</w:t>
      </w:r>
      <w:r w:rsidR="005F28BB">
        <w:rPr>
          <w:lang w:val="de-DE"/>
        </w:rPr>
        <w:t xml:space="preserve"> t</w:t>
      </w:r>
      <w:r w:rsidR="005F28BB" w:rsidRPr="005F28BB">
        <w:rPr>
          <w:lang w:val="de-DE"/>
        </w:rPr>
        <w:t>ế</w:t>
      </w:r>
      <w:ins w:id="151" w:author="nnvan" w:date="2009-12-26T16:25:00Z">
        <w:r w:rsidRPr="0082451D">
          <w:rPr>
            <w:lang w:val="de-DE"/>
          </w:rPr>
          <w:t xml:space="preserve"> đã hỗ trợ các hộ thiếu đói 43 nghìn tấn lương thực và 65,2 tỷ đồng, riêng tháng 12/2009 hỗ trợ 5,3 nghìn tấn lương thực và 23,9 tỷ đồng. </w:t>
        </w:r>
      </w:ins>
    </w:p>
    <w:p w14:paraId="0578BA58" w14:textId="77777777" w:rsidR="00DB3976" w:rsidRPr="0082451D" w:rsidRDefault="00DB3976" w:rsidP="0010156B">
      <w:pPr>
        <w:numPr>
          <w:ins w:id="152" w:author="user" w:date="2009-12-26T16:25:00Z"/>
        </w:numPr>
        <w:spacing w:after="40" w:line="294" w:lineRule="auto"/>
        <w:ind w:firstLine="533"/>
        <w:jc w:val="both"/>
        <w:rPr>
          <w:ins w:id="153" w:author="dnhung" w:date="2009-12-30T08:14:00Z"/>
          <w:lang w:val="de-DE"/>
        </w:rPr>
      </w:pPr>
      <w:ins w:id="154" w:author="nnvan" w:date="2009-12-26T16:25:00Z">
        <w:r w:rsidRPr="0082451D">
          <w:rPr>
            <w:lang w:val="pt-BR"/>
          </w:rPr>
          <w:t>Đời sống những người làm công ăn lương cũng tiếp tục được cải thiện. Theo Nghị định số 33/2009/NĐ-CP ngày 06/4/2009 của Chính phủ, mức lương tối thiểu đã tăng 20%, từ 540 nghìn đồng/tháng lên 650 nghìn đồng/tháng; trợ cấp hàng tháng của những đối tượng hưởng lương hưu tăng thêm 5%. Ngoài ra, trong 4 tháng đầu năm, cán bộ</w:t>
        </w:r>
      </w:ins>
      <w:r w:rsidR="005F28BB">
        <w:rPr>
          <w:lang w:val="pt-BR"/>
        </w:rPr>
        <w:t>,</w:t>
      </w:r>
      <w:ins w:id="155" w:author="nnvan" w:date="2009-12-26T16:25:00Z">
        <w:r w:rsidRPr="0082451D">
          <w:rPr>
            <w:lang w:val="pt-BR"/>
          </w:rPr>
          <w:t xml:space="preserve"> </w:t>
        </w:r>
      </w:ins>
      <w:r w:rsidR="005F28BB">
        <w:rPr>
          <w:lang w:val="pt-BR"/>
        </w:rPr>
        <w:t>c</w:t>
      </w:r>
      <w:r w:rsidR="005F28BB" w:rsidRPr="005F28BB">
        <w:rPr>
          <w:lang w:val="pt-BR"/>
        </w:rPr>
        <w:t>ô</w:t>
      </w:r>
      <w:r w:rsidR="005F28BB">
        <w:rPr>
          <w:lang w:val="pt-BR"/>
        </w:rPr>
        <w:t xml:space="preserve">ng </w:t>
      </w:r>
      <w:ins w:id="156" w:author="nnvan" w:date="2009-12-26T16:25:00Z">
        <w:r w:rsidRPr="0082451D">
          <w:rPr>
            <w:lang w:val="pt-BR"/>
          </w:rPr>
          <w:t>chức</w:t>
        </w:r>
      </w:ins>
      <w:r w:rsidR="005F28BB">
        <w:rPr>
          <w:lang w:val="pt-BR"/>
        </w:rPr>
        <w:t>, vi</w:t>
      </w:r>
      <w:r w:rsidR="005F28BB" w:rsidRPr="005F28BB">
        <w:rPr>
          <w:lang w:val="pt-BR"/>
        </w:rPr>
        <w:t>ê</w:t>
      </w:r>
      <w:r w:rsidR="005F28BB">
        <w:rPr>
          <w:lang w:val="pt-BR"/>
        </w:rPr>
        <w:t>n ch</w:t>
      </w:r>
      <w:r w:rsidR="005F28BB" w:rsidRPr="005F28BB">
        <w:rPr>
          <w:lang w:val="pt-BR"/>
        </w:rPr>
        <w:t>ức</w:t>
      </w:r>
      <w:ins w:id="157" w:author="nnvan" w:date="2009-12-26T16:25:00Z">
        <w:r w:rsidRPr="0082451D">
          <w:rPr>
            <w:lang w:val="pt-BR"/>
          </w:rPr>
          <w:t xml:space="preserve"> có hệ số lương dưới 3,0 được phụ thêm 90 nghìn đồng mỗi tháng. </w:t>
        </w:r>
        <w:r w:rsidRPr="0082451D">
          <w:rPr>
            <w:lang w:val="de-DE"/>
          </w:rPr>
          <w:t xml:space="preserve">Thu nhập bình quân tháng của lao động khu vực Nhà nước năm 2009 </w:t>
        </w:r>
      </w:ins>
      <w:r w:rsidR="005F28BB">
        <w:rPr>
          <w:lang w:val="de-DE"/>
        </w:rPr>
        <w:t>b</w:t>
      </w:r>
      <w:r w:rsidR="005F28BB" w:rsidRPr="005F28BB">
        <w:rPr>
          <w:lang w:val="de-DE"/>
        </w:rPr>
        <w:t>ình</w:t>
      </w:r>
      <w:r w:rsidR="005F28BB">
        <w:rPr>
          <w:lang w:val="de-DE"/>
        </w:rPr>
        <w:t xml:space="preserve"> qu</w:t>
      </w:r>
      <w:r w:rsidR="005F28BB" w:rsidRPr="005F28BB">
        <w:rPr>
          <w:lang w:val="de-DE"/>
        </w:rPr>
        <w:t>â</w:t>
      </w:r>
      <w:r w:rsidR="005F28BB">
        <w:rPr>
          <w:lang w:val="de-DE"/>
        </w:rPr>
        <w:t xml:space="preserve">n </w:t>
      </w:r>
      <w:ins w:id="158" w:author="nnvan" w:date="2009-12-26T16:25:00Z">
        <w:r w:rsidRPr="0082451D">
          <w:rPr>
            <w:lang w:val="de-DE"/>
          </w:rPr>
          <w:t>đạt 3084,8 nghìn đồng, tăng 14,2% so với năm 2008, trong đó thu nhập của lao động trung ương đạt 3979,1 nghìn đồng, tăng 16,1%; địa phương đạt 2532,9 nghìn đồng, tăng 13%.</w:t>
        </w:r>
      </w:ins>
    </w:p>
    <w:p w14:paraId="03917D3E" w14:textId="77777777" w:rsidR="00DB3976" w:rsidRPr="0082451D" w:rsidRDefault="00DB3976" w:rsidP="00327A9A">
      <w:pPr>
        <w:numPr>
          <w:ins w:id="159" w:author="nphong" w:date="2009-12-30T08:14:00Z"/>
        </w:numPr>
        <w:spacing w:after="40" w:line="278" w:lineRule="auto"/>
        <w:ind w:firstLine="539"/>
        <w:jc w:val="both"/>
        <w:rPr>
          <w:ins w:id="160" w:author="nnvan" w:date="2009-12-26T16:25:00Z"/>
          <w:lang w:val="de-DE"/>
        </w:rPr>
      </w:pPr>
      <w:ins w:id="161" w:author="dnhung" w:date="2009-12-30T08:14:00Z">
        <w:r w:rsidRPr="0082451D">
          <w:rPr>
            <w:lang w:val="de-DE"/>
          </w:rPr>
          <w:t xml:space="preserve">Nhờ các chính sách nêu trên và đặc biệt là sản xuất nông nghiệp năm nay </w:t>
        </w:r>
      </w:ins>
      <w:ins w:id="162" w:author="dnhung" w:date="2009-12-30T08:15:00Z">
        <w:r w:rsidRPr="0082451D">
          <w:rPr>
            <w:lang w:val="de-DE"/>
          </w:rPr>
          <w:t xml:space="preserve">đạt kết quả khá; giá lương thực, thực phẩm tăng có lợi cho nông dân; các doanh nghiệp duy trì và phát triển được sản xuất kinh doanh nên đời sống </w:t>
        </w:r>
      </w:ins>
      <w:r w:rsidR="002D1C82">
        <w:rPr>
          <w:lang w:val="de-DE"/>
        </w:rPr>
        <w:t>c</w:t>
      </w:r>
      <w:r w:rsidR="002D1C82" w:rsidRPr="002D1C82">
        <w:rPr>
          <w:lang w:val="de-DE"/>
        </w:rPr>
        <w:t>ủa</w:t>
      </w:r>
      <w:r w:rsidR="002D1C82">
        <w:rPr>
          <w:lang w:val="de-DE"/>
        </w:rPr>
        <w:t xml:space="preserve"> nh</w:t>
      </w:r>
      <w:r w:rsidR="002D1C82" w:rsidRPr="002D1C82">
        <w:rPr>
          <w:lang w:val="de-DE"/>
        </w:rPr>
        <w:t>â</w:t>
      </w:r>
      <w:r w:rsidR="002D1C82">
        <w:rPr>
          <w:lang w:val="de-DE"/>
        </w:rPr>
        <w:t>n d</w:t>
      </w:r>
      <w:r w:rsidR="002D1C82" w:rsidRPr="002D1C82">
        <w:rPr>
          <w:lang w:val="de-DE"/>
        </w:rPr>
        <w:t>â</w:t>
      </w:r>
      <w:r w:rsidR="002D1C82">
        <w:rPr>
          <w:lang w:val="de-DE"/>
        </w:rPr>
        <w:t xml:space="preserve">n, </w:t>
      </w:r>
      <w:r w:rsidR="002D1C82" w:rsidRPr="002D1C82">
        <w:rPr>
          <w:lang w:val="de-DE"/>
        </w:rPr>
        <w:t>đặc</w:t>
      </w:r>
      <w:r w:rsidR="002D1C82">
        <w:rPr>
          <w:lang w:val="de-DE"/>
        </w:rPr>
        <w:t xml:space="preserve"> bi</w:t>
      </w:r>
      <w:r w:rsidR="002D1C82" w:rsidRPr="002D1C82">
        <w:rPr>
          <w:lang w:val="de-DE"/>
        </w:rPr>
        <w:t>ệt</w:t>
      </w:r>
      <w:r w:rsidR="002D1C82">
        <w:rPr>
          <w:lang w:val="de-DE"/>
        </w:rPr>
        <w:t xml:space="preserve"> l</w:t>
      </w:r>
      <w:r w:rsidR="002D1C82" w:rsidRPr="002D1C82">
        <w:rPr>
          <w:lang w:val="de-DE"/>
        </w:rPr>
        <w:t>à</w:t>
      </w:r>
      <w:r w:rsidR="002D1C82">
        <w:rPr>
          <w:lang w:val="de-DE"/>
        </w:rPr>
        <w:t xml:space="preserve"> nh</w:t>
      </w:r>
      <w:r w:rsidR="002D1C82" w:rsidRPr="002D1C82">
        <w:rPr>
          <w:lang w:val="de-DE"/>
        </w:rPr>
        <w:t>ững</w:t>
      </w:r>
      <w:r w:rsidR="002D1C82">
        <w:rPr>
          <w:lang w:val="de-DE"/>
        </w:rPr>
        <w:t xml:space="preserve"> ng</w:t>
      </w:r>
      <w:r w:rsidR="002D1C82" w:rsidRPr="002D1C82">
        <w:rPr>
          <w:lang w:val="de-DE"/>
        </w:rPr>
        <w:t>ười</w:t>
      </w:r>
      <w:r w:rsidR="002D1C82">
        <w:rPr>
          <w:lang w:val="de-DE"/>
        </w:rPr>
        <w:t xml:space="preserve"> thu nh</w:t>
      </w:r>
      <w:r w:rsidR="002D1C82" w:rsidRPr="002D1C82">
        <w:rPr>
          <w:lang w:val="de-DE"/>
        </w:rPr>
        <w:t>ập</w:t>
      </w:r>
      <w:r w:rsidR="002D1C82">
        <w:rPr>
          <w:lang w:val="de-DE"/>
        </w:rPr>
        <w:t xml:space="preserve"> th</w:t>
      </w:r>
      <w:r w:rsidR="002D1C82" w:rsidRPr="002D1C82">
        <w:rPr>
          <w:lang w:val="de-DE"/>
        </w:rPr>
        <w:t>ấp</w:t>
      </w:r>
      <w:r w:rsidR="002D1C82">
        <w:rPr>
          <w:lang w:val="de-DE"/>
        </w:rPr>
        <w:t xml:space="preserve">, </w:t>
      </w:r>
      <w:ins w:id="163" w:author="dnhung" w:date="2009-12-30T08:15:00Z">
        <w:r w:rsidRPr="0082451D">
          <w:rPr>
            <w:lang w:val="de-DE"/>
          </w:rPr>
          <w:t>người l</w:t>
        </w:r>
      </w:ins>
      <w:ins w:id="164" w:author="dnhung" w:date="2009-12-30T08:16:00Z">
        <w:r w:rsidRPr="0082451D">
          <w:rPr>
            <w:lang w:val="de-DE"/>
          </w:rPr>
          <w:t xml:space="preserve">àm công ăn </w:t>
        </w:r>
        <w:r w:rsidRPr="0010156B">
          <w:rPr>
            <w:spacing w:val="-2"/>
            <w:lang w:val="de-DE"/>
          </w:rPr>
          <w:t>lương cũng đỡ khó khăn hơn. Do vậy, tỷ lệ hộ nghèo chung của cả nước năm 2009 ước tính 12,3%, thấp hơn m</w:t>
        </w:r>
      </w:ins>
      <w:ins w:id="165" w:author="dnhung" w:date="2009-12-30T08:17:00Z">
        <w:r w:rsidRPr="0010156B">
          <w:rPr>
            <w:spacing w:val="-2"/>
            <w:lang w:val="de-DE"/>
          </w:rPr>
          <w:t>ức 14,8% của năm 2007 và mức 13,4% của năm 2008.</w:t>
        </w:r>
      </w:ins>
    </w:p>
    <w:p w14:paraId="7F7E5AA2" w14:textId="77777777" w:rsidR="00DB3976" w:rsidRPr="0082451D" w:rsidRDefault="00DB3976" w:rsidP="0010156B">
      <w:pPr>
        <w:numPr>
          <w:ins w:id="166" w:author="user" w:date="2009-12-26T16:25:00Z"/>
        </w:numPr>
        <w:spacing w:before="180" w:after="40" w:line="278" w:lineRule="auto"/>
        <w:ind w:firstLine="533"/>
        <w:jc w:val="both"/>
        <w:rPr>
          <w:ins w:id="167" w:author="nnvan" w:date="2009-12-26T16:25:00Z"/>
          <w:b/>
          <w:iCs/>
          <w:lang w:val="pt-BR"/>
        </w:rPr>
      </w:pPr>
      <w:ins w:id="168" w:author="nnvan" w:date="2009-12-26T16:25:00Z">
        <w:r w:rsidRPr="0082451D">
          <w:rPr>
            <w:b/>
            <w:iCs/>
            <w:lang w:val="pt-BR"/>
          </w:rPr>
          <w:t>3. Giáo dục và đào tạo</w:t>
        </w:r>
      </w:ins>
    </w:p>
    <w:p w14:paraId="2D67F203" w14:textId="77777777" w:rsidR="00DB3976" w:rsidRPr="0082451D" w:rsidRDefault="00DB3976" w:rsidP="00327A9A">
      <w:pPr>
        <w:numPr>
          <w:ins w:id="169" w:author="user" w:date="2009-12-26T16:25:00Z"/>
        </w:numPr>
        <w:spacing w:after="40" w:line="278" w:lineRule="auto"/>
        <w:ind w:firstLine="539"/>
        <w:jc w:val="both"/>
        <w:rPr>
          <w:ins w:id="170" w:author="nnvan" w:date="2009-12-26T16:25:00Z"/>
          <w:b/>
          <w:i/>
          <w:iCs/>
          <w:lang w:val="de-DE"/>
        </w:rPr>
      </w:pPr>
      <w:ins w:id="171" w:author="nnvan" w:date="2009-12-26T16:25:00Z">
        <w:r w:rsidRPr="0082451D">
          <w:rPr>
            <w:b/>
            <w:i/>
            <w:iCs/>
            <w:lang w:val="de-DE"/>
          </w:rPr>
          <w:t xml:space="preserve">a. Giáo dục </w:t>
        </w:r>
      </w:ins>
    </w:p>
    <w:p w14:paraId="07BC2BFE" w14:textId="77777777" w:rsidR="00DB3976" w:rsidRPr="0082451D" w:rsidRDefault="00DB3976" w:rsidP="00A159ED">
      <w:pPr>
        <w:numPr>
          <w:ins w:id="172" w:author="user" w:date="2009-12-26T16:25:00Z"/>
        </w:numPr>
        <w:spacing w:after="40" w:line="288" w:lineRule="auto"/>
        <w:ind w:firstLine="539"/>
        <w:jc w:val="both"/>
        <w:rPr>
          <w:ins w:id="173" w:author="nnvan" w:date="2009-12-26T16:25:00Z"/>
          <w:lang w:val="pt-BR"/>
        </w:rPr>
      </w:pPr>
      <w:ins w:id="174" w:author="nnvan" w:date="2009-12-26T16:25:00Z">
        <w:r w:rsidRPr="0082451D">
          <w:rPr>
            <w:lang w:val="pt-BR"/>
          </w:rPr>
          <w:t xml:space="preserve">Kỳ thi tốt nghiệp trung học phổ thông năm học 2008-2009 được tổ chức một đợt trên phạm vi cả nước với 1046,1 nghìn thí sinh dự thi, bao gồm 912,8 nghìn thí sinh hệ </w:t>
        </w:r>
        <w:del w:id="175" w:author="dnhung" w:date="2009-12-30T08:17:00Z">
          <w:r w:rsidRPr="0082451D" w:rsidDel="000E4645">
            <w:rPr>
              <w:lang w:val="pt-BR"/>
            </w:rPr>
            <w:delText xml:space="preserve">giáo dục </w:delText>
          </w:r>
        </w:del>
        <w:r w:rsidRPr="0082451D">
          <w:rPr>
            <w:lang w:val="pt-BR"/>
          </w:rPr>
          <w:t>phổ thông và 133,3 nghìn thí sinh hệ bổ túc</w:t>
        </w:r>
        <w:del w:id="176" w:author="dnhung" w:date="2009-12-30T08:17:00Z">
          <w:r w:rsidRPr="0082451D" w:rsidDel="000E4645">
            <w:rPr>
              <w:lang w:val="pt-BR"/>
            </w:rPr>
            <w:delText xml:space="preserve"> trung học phổ thông.</w:delText>
          </w:r>
        </w:del>
      </w:ins>
      <w:ins w:id="177" w:author="dnhung" w:date="2009-12-30T08:17:00Z">
        <w:r w:rsidRPr="0082451D">
          <w:rPr>
            <w:lang w:val="pt-BR"/>
          </w:rPr>
          <w:t xml:space="preserve"> với </w:t>
        </w:r>
      </w:ins>
      <w:ins w:id="178" w:author="nnvan" w:date="2009-12-26T16:25:00Z">
        <w:del w:id="179" w:author="dnhung" w:date="2009-12-30T08:17:00Z">
          <w:r w:rsidRPr="0082451D" w:rsidDel="000E4645">
            <w:rPr>
              <w:lang w:val="pt-BR"/>
            </w:rPr>
            <w:delText xml:space="preserve"> T</w:delText>
          </w:r>
        </w:del>
      </w:ins>
      <w:ins w:id="180" w:author="dnhung" w:date="2009-12-30T08:17:00Z">
        <w:r w:rsidRPr="0082451D">
          <w:rPr>
            <w:lang w:val="pt-BR"/>
          </w:rPr>
          <w:t>t</w:t>
        </w:r>
      </w:ins>
      <w:ins w:id="181" w:author="nnvan" w:date="2009-12-26T16:25:00Z">
        <w:r w:rsidRPr="0082451D">
          <w:rPr>
            <w:lang w:val="pt-BR"/>
          </w:rPr>
          <w:t xml:space="preserve">ỷ lệ học sinh tốt nghiệp hệ </w:t>
        </w:r>
        <w:del w:id="182" w:author="dnhung" w:date="2009-12-30T08:18:00Z">
          <w:r w:rsidRPr="0082451D" w:rsidDel="000E4645">
            <w:rPr>
              <w:lang w:val="pt-BR"/>
            </w:rPr>
            <w:delText xml:space="preserve">trung học </w:delText>
          </w:r>
        </w:del>
        <w:r w:rsidRPr="0082451D">
          <w:rPr>
            <w:lang w:val="pt-BR"/>
          </w:rPr>
          <w:t xml:space="preserve">phổ thông đạt 83,8%; hệ bổ túc </w:t>
        </w:r>
        <w:del w:id="183" w:author="dnhung" w:date="2009-12-30T08:18:00Z">
          <w:r w:rsidRPr="0082451D" w:rsidDel="000E4645">
            <w:rPr>
              <w:lang w:val="pt-BR"/>
            </w:rPr>
            <w:delText xml:space="preserve">trung học phổ thông </w:delText>
          </w:r>
        </w:del>
        <w:r w:rsidRPr="0082451D">
          <w:rPr>
            <w:lang w:val="pt-BR"/>
          </w:rPr>
          <w:t>đạt 39,9%, thấp hơn nhiều so với kết quả thi của năm học trước (các tỷ lệ tốt nghiệp tương ứng của năm học trước lần lượt là 86,6% và 68,1%).</w:t>
        </w:r>
      </w:ins>
    </w:p>
    <w:p w14:paraId="58F06D03" w14:textId="77777777" w:rsidR="00DB3976" w:rsidRPr="0082451D" w:rsidRDefault="00DB3976" w:rsidP="00A159ED">
      <w:pPr>
        <w:numPr>
          <w:ins w:id="184" w:author="user" w:date="2009-12-26T16:25:00Z"/>
        </w:numPr>
        <w:spacing w:after="40" w:line="288" w:lineRule="auto"/>
        <w:ind w:firstLine="539"/>
        <w:jc w:val="both"/>
        <w:rPr>
          <w:ins w:id="185" w:author="nnvan" w:date="2009-12-26T16:25:00Z"/>
          <w:lang w:val="pt-BR"/>
        </w:rPr>
      </w:pPr>
      <w:ins w:id="186" w:author="nnvan" w:date="2009-12-26T16:25:00Z">
        <w:r w:rsidRPr="0082451D">
          <w:rPr>
            <w:bCs/>
            <w:lang w:val="pt-BR"/>
          </w:rPr>
          <w:t>Theo báo cáo từ các địa phương, tại thời điểm khai giảng năm học 2009-2010, c</w:t>
        </w:r>
        <w:r w:rsidRPr="0082451D">
          <w:rPr>
            <w:lang w:val="pt-BR"/>
          </w:rPr>
          <w:t xml:space="preserve">ả nước có 2853,8 nghìn trẻ em học mẫu giáo, tăng 2,9% so với đầu năm học trước; 6907,3 nghìn học sinh tiểu học, tăng 2,6%; 5230,4 nghìn học sinh trung học cơ sở, giảm </w:t>
        </w:r>
      </w:ins>
      <w:ins w:id="187" w:author="nnvan" w:date="2009-12-28T10:02:00Z">
        <w:r w:rsidRPr="0082451D">
          <w:rPr>
            <w:lang w:val="pt-BR"/>
          </w:rPr>
          <w:t>4</w:t>
        </w:r>
      </w:ins>
      <w:ins w:id="188" w:author="nnvan" w:date="2009-12-26T16:25:00Z">
        <w:r w:rsidRPr="0082451D">
          <w:rPr>
            <w:lang w:val="pt-BR"/>
          </w:rPr>
          <w:t xml:space="preserve">,4% và 2885,6 nghìn học sinh trung học phổ thông, giảm 1,4%. Cũng trong năm học 2009-2010, cả nước có 143,3 nghìn giáo viên mẫu giáo, tăng 3,8% so với năm học trước; 350,4 nghìn giáo viên tiểu học, tăng 0,2%; 316,9 nghìn giáo viên trung học cơ sở, tương đương năm học trước và 143,4 nghìn giáo viên trung học phổ thông, tăng 2,3%. </w:t>
        </w:r>
      </w:ins>
    </w:p>
    <w:p w14:paraId="1A92FFB5" w14:textId="77777777" w:rsidR="00DB3976" w:rsidRPr="0082451D" w:rsidRDefault="00DB3976" w:rsidP="00A159ED">
      <w:pPr>
        <w:numPr>
          <w:ins w:id="189" w:author="user" w:date="2009-12-26T16:25:00Z"/>
        </w:numPr>
        <w:spacing w:before="40" w:after="40" w:line="288" w:lineRule="auto"/>
        <w:ind w:firstLine="540"/>
        <w:jc w:val="both"/>
        <w:rPr>
          <w:ins w:id="190" w:author="nnvan" w:date="2009-12-26T16:25:00Z"/>
          <w:lang w:val="pt-BR"/>
        </w:rPr>
      </w:pPr>
      <w:ins w:id="191" w:author="nnvan" w:date="2009-12-26T16:25:00Z">
        <w:r w:rsidRPr="0082451D">
          <w:rPr>
            <w:lang w:val="pt-BR"/>
          </w:rPr>
          <w:t>Cơ sở vật chất của các trường phổ thông được quan tâm đầu tư nhiều hơn</w:t>
        </w:r>
      </w:ins>
      <w:r w:rsidR="004D576B" w:rsidRPr="0082451D">
        <w:rPr>
          <w:lang w:val="pt-BR"/>
        </w:rPr>
        <w:t xml:space="preserve"> nên</w:t>
      </w:r>
      <w:ins w:id="192" w:author="nnvan" w:date="2009-12-26T16:25:00Z">
        <w:r w:rsidRPr="0082451D">
          <w:rPr>
            <w:lang w:val="pt-BR"/>
          </w:rPr>
          <w:t xml:space="preserve"> năm học 2008-2009 cả nước có 444 nghìn phòng học </w:t>
        </w:r>
      </w:ins>
      <w:ins w:id="193" w:author="dnhung" w:date="2009-12-30T08:18:00Z">
        <w:r w:rsidRPr="0082451D">
          <w:rPr>
            <w:lang w:val="pt-BR"/>
          </w:rPr>
          <w:t xml:space="preserve">dành cho </w:t>
        </w:r>
      </w:ins>
      <w:r w:rsidR="005F28BB">
        <w:rPr>
          <w:lang w:val="pt-BR"/>
        </w:rPr>
        <w:t>c</w:t>
      </w:r>
      <w:r w:rsidR="005F28BB" w:rsidRPr="005F28BB">
        <w:rPr>
          <w:lang w:val="pt-BR"/>
        </w:rPr>
        <w:t>ác</w:t>
      </w:r>
      <w:r w:rsidR="005F28BB">
        <w:rPr>
          <w:lang w:val="pt-BR"/>
        </w:rPr>
        <w:t xml:space="preserve"> c</w:t>
      </w:r>
      <w:r w:rsidR="005F28BB" w:rsidRPr="005F28BB">
        <w:rPr>
          <w:lang w:val="pt-BR"/>
        </w:rPr>
        <w:t>ấp</w:t>
      </w:r>
      <w:r w:rsidR="005F28BB">
        <w:rPr>
          <w:lang w:val="pt-BR"/>
        </w:rPr>
        <w:t xml:space="preserve"> </w:t>
      </w:r>
      <w:ins w:id="194" w:author="dnhung" w:date="2009-12-30T08:18:00Z">
        <w:r w:rsidRPr="0082451D">
          <w:rPr>
            <w:lang w:val="pt-BR"/>
          </w:rPr>
          <w:t>học phổ thông</w:t>
        </w:r>
      </w:ins>
      <w:ins w:id="195" w:author="nnvan" w:date="2009-12-26T16:25:00Z">
        <w:del w:id="196" w:author="dnhung" w:date="2009-12-30T08:18:00Z">
          <w:r w:rsidRPr="0082451D" w:rsidDel="000E4645">
            <w:rPr>
              <w:lang w:val="pt-BR"/>
            </w:rPr>
            <w:delText>cho cả ba cấp</w:delText>
          </w:r>
        </w:del>
        <w:r w:rsidRPr="0082451D">
          <w:rPr>
            <w:lang w:val="pt-BR"/>
          </w:rPr>
          <w:t>, tăng 5,4 nghìn phòng so với năm học trước. Sau một năm triển khai thực hiện Quyết định số 20/2008/QĐ-TTg ngày 01/2/2008 của Thủ tướng Chính phủ về Đề án Kiên cố hoá trường lớp học và nhà công vụ cho giáo viên giai đoạn 2008-2012</w:t>
        </w:r>
      </w:ins>
      <w:r w:rsidR="005F28BB">
        <w:rPr>
          <w:lang w:val="pt-BR"/>
        </w:rPr>
        <w:t>, c</w:t>
      </w:r>
      <w:r w:rsidR="005F28BB" w:rsidRPr="005F28BB">
        <w:rPr>
          <w:lang w:val="pt-BR"/>
        </w:rPr>
        <w:t>ác</w:t>
      </w:r>
      <w:r w:rsidR="005F28BB">
        <w:rPr>
          <w:lang w:val="pt-BR"/>
        </w:rPr>
        <w:t xml:space="preserve"> </w:t>
      </w:r>
      <w:r w:rsidR="005F28BB" w:rsidRPr="005F28BB">
        <w:rPr>
          <w:lang w:val="pt-BR"/>
        </w:rPr>
        <w:t>địa</w:t>
      </w:r>
      <w:r w:rsidR="005F28BB">
        <w:rPr>
          <w:lang w:val="pt-BR"/>
        </w:rPr>
        <w:t xml:space="preserve"> ph</w:t>
      </w:r>
      <w:r w:rsidR="005F28BB" w:rsidRPr="005F28BB">
        <w:rPr>
          <w:lang w:val="pt-BR"/>
        </w:rPr>
        <w:t>ươ</w:t>
      </w:r>
      <w:r w:rsidR="005F28BB">
        <w:rPr>
          <w:lang w:val="pt-BR"/>
        </w:rPr>
        <w:t>ng</w:t>
      </w:r>
      <w:ins w:id="197" w:author="nnvan" w:date="2009-12-26T16:25:00Z">
        <w:del w:id="198" w:author="dnhung" w:date="2009-12-30T08:20:00Z">
          <w:r w:rsidRPr="0082451D" w:rsidDel="000E4645">
            <w:rPr>
              <w:lang w:val="pt-BR"/>
            </w:rPr>
            <w:delText>,</w:delText>
          </w:r>
        </w:del>
        <w:r w:rsidRPr="0082451D">
          <w:rPr>
            <w:lang w:val="pt-BR"/>
          </w:rPr>
          <w:t xml:space="preserve"> đã </w:t>
        </w:r>
      </w:ins>
      <w:ins w:id="199" w:author="dnhung" w:date="2009-12-30T08:18:00Z">
        <w:r w:rsidRPr="0082451D">
          <w:rPr>
            <w:lang w:val="pt-BR"/>
          </w:rPr>
          <w:t xml:space="preserve">xây dựng </w:t>
        </w:r>
      </w:ins>
      <w:r w:rsidR="004D576B" w:rsidRPr="0082451D">
        <w:rPr>
          <w:lang w:val="pt-BR"/>
        </w:rPr>
        <w:t>hoàn thành</w:t>
      </w:r>
      <w:ins w:id="200" w:author="dnhung" w:date="2009-12-30T08:18:00Z">
        <w:r w:rsidRPr="0082451D">
          <w:rPr>
            <w:lang w:val="pt-BR"/>
          </w:rPr>
          <w:t xml:space="preserve"> 9496 ph</w:t>
        </w:r>
      </w:ins>
      <w:ins w:id="201" w:author="dnhung" w:date="2009-12-30T08:19:00Z">
        <w:r w:rsidRPr="0082451D">
          <w:rPr>
            <w:lang w:val="pt-BR"/>
          </w:rPr>
          <w:t>òng học và 16621 phòng học khác đang xây dựng, đạt 88,1% kế hoạch; 4180 nhà công vụ đã xây dựng hoàn thành</w:t>
        </w:r>
      </w:ins>
      <w:ins w:id="202" w:author="dnhung" w:date="2009-12-30T08:20:00Z">
        <w:r w:rsidRPr="0082451D">
          <w:rPr>
            <w:lang w:val="pt-BR"/>
          </w:rPr>
          <w:t xml:space="preserve"> và 4875 </w:t>
        </w:r>
      </w:ins>
      <w:ins w:id="203" w:author="nnvan" w:date="2009-12-26T16:25:00Z">
        <w:del w:id="204" w:author="dnhung" w:date="2009-12-30T08:20:00Z">
          <w:r w:rsidRPr="0082451D" w:rsidDel="000E4645">
            <w:rPr>
              <w:lang w:val="pt-BR"/>
            </w:rPr>
            <w:delText xml:space="preserve">có 26,1 nghìn phòng học và 9,1 nghìn </w:delText>
          </w:r>
        </w:del>
        <w:r w:rsidRPr="0082451D">
          <w:rPr>
            <w:lang w:val="pt-BR"/>
          </w:rPr>
          <w:t xml:space="preserve">nhà công vụ </w:t>
        </w:r>
      </w:ins>
      <w:ins w:id="205" w:author="dnhung" w:date="2009-12-30T08:20:00Z">
        <w:r w:rsidRPr="0082451D">
          <w:rPr>
            <w:lang w:val="pt-BR"/>
          </w:rPr>
          <w:t>khác đang xây dựng, đạt 93,1%.</w:t>
        </w:r>
      </w:ins>
      <w:r w:rsidR="005F28BB">
        <w:rPr>
          <w:lang w:val="pt-BR"/>
        </w:rPr>
        <w:t xml:space="preserve"> Vi</w:t>
      </w:r>
      <w:r w:rsidR="005F28BB" w:rsidRPr="005F28BB">
        <w:rPr>
          <w:lang w:val="pt-BR"/>
        </w:rPr>
        <w:t>ệc</w:t>
      </w:r>
      <w:r w:rsidR="005F28BB">
        <w:rPr>
          <w:lang w:val="pt-BR"/>
        </w:rPr>
        <w:t xml:space="preserve"> </w:t>
      </w:r>
      <w:r w:rsidR="005F28BB" w:rsidRPr="005F28BB">
        <w:rPr>
          <w:lang w:val="pt-BR"/>
        </w:rPr>
        <w:t>đầu</w:t>
      </w:r>
      <w:r w:rsidR="005F28BB">
        <w:rPr>
          <w:lang w:val="pt-BR"/>
        </w:rPr>
        <w:t xml:space="preserve"> t</w:t>
      </w:r>
      <w:r w:rsidR="005F28BB" w:rsidRPr="005F28BB">
        <w:rPr>
          <w:lang w:val="pt-BR"/>
        </w:rPr>
        <w:t>ư</w:t>
      </w:r>
      <w:r w:rsidR="005F28BB">
        <w:rPr>
          <w:lang w:val="pt-BR"/>
        </w:rPr>
        <w:t xml:space="preserve"> cho c</w:t>
      </w:r>
      <w:r w:rsidR="005F28BB" w:rsidRPr="005F28BB">
        <w:rPr>
          <w:lang w:val="pt-BR"/>
        </w:rPr>
        <w:t>ác</w:t>
      </w:r>
      <w:r w:rsidR="005F28BB">
        <w:rPr>
          <w:lang w:val="pt-BR"/>
        </w:rPr>
        <w:t xml:space="preserve"> tr</w:t>
      </w:r>
      <w:r w:rsidR="005F28BB" w:rsidRPr="005F28BB">
        <w:rPr>
          <w:lang w:val="pt-BR"/>
        </w:rPr>
        <w:t>ường</w:t>
      </w:r>
      <w:r w:rsidR="005F28BB">
        <w:rPr>
          <w:lang w:val="pt-BR"/>
        </w:rPr>
        <w:t xml:space="preserve"> chuy</w:t>
      </w:r>
      <w:r w:rsidR="005F28BB" w:rsidRPr="005F28BB">
        <w:rPr>
          <w:lang w:val="pt-BR"/>
        </w:rPr>
        <w:t>ê</w:t>
      </w:r>
      <w:r w:rsidR="005F28BB">
        <w:rPr>
          <w:lang w:val="pt-BR"/>
        </w:rPr>
        <w:t>n, tr</w:t>
      </w:r>
      <w:r w:rsidR="005F28BB" w:rsidRPr="005F28BB">
        <w:rPr>
          <w:lang w:val="pt-BR"/>
        </w:rPr>
        <w:t>ường</w:t>
      </w:r>
      <w:r w:rsidR="005F28BB">
        <w:rPr>
          <w:lang w:val="pt-BR"/>
        </w:rPr>
        <w:t xml:space="preserve"> d</w:t>
      </w:r>
      <w:r w:rsidR="005F28BB" w:rsidRPr="005F28BB">
        <w:rPr>
          <w:lang w:val="pt-BR"/>
        </w:rPr>
        <w:t>â</w:t>
      </w:r>
      <w:r w:rsidR="005F28BB">
        <w:rPr>
          <w:lang w:val="pt-BR"/>
        </w:rPr>
        <w:t>n t</w:t>
      </w:r>
      <w:r w:rsidR="005F28BB" w:rsidRPr="005F28BB">
        <w:rPr>
          <w:lang w:val="pt-BR"/>
        </w:rPr>
        <w:t>ộc</w:t>
      </w:r>
      <w:r w:rsidR="005F28BB">
        <w:rPr>
          <w:lang w:val="pt-BR"/>
        </w:rPr>
        <w:t xml:space="preserve"> </w:t>
      </w:r>
      <w:r w:rsidR="005F28BB" w:rsidRPr="005F28BB">
        <w:rPr>
          <w:lang w:val="pt-BR"/>
        </w:rPr>
        <w:t>được</w:t>
      </w:r>
      <w:r w:rsidR="005F28BB">
        <w:rPr>
          <w:lang w:val="pt-BR"/>
        </w:rPr>
        <w:t xml:space="preserve"> t</w:t>
      </w:r>
      <w:r w:rsidR="005F28BB" w:rsidRPr="005F28BB">
        <w:rPr>
          <w:lang w:val="pt-BR"/>
        </w:rPr>
        <w:t>ă</w:t>
      </w:r>
      <w:r w:rsidR="005F28BB">
        <w:rPr>
          <w:lang w:val="pt-BR"/>
        </w:rPr>
        <w:t>ng c</w:t>
      </w:r>
      <w:r w:rsidR="005F28BB" w:rsidRPr="005F28BB">
        <w:rPr>
          <w:lang w:val="pt-BR"/>
        </w:rPr>
        <w:t>ường</w:t>
      </w:r>
      <w:r w:rsidR="005F28BB">
        <w:rPr>
          <w:lang w:val="pt-BR"/>
        </w:rPr>
        <w:t xml:space="preserve">. </w:t>
      </w:r>
      <w:r w:rsidR="005F28BB" w:rsidRPr="005F28BB">
        <w:rPr>
          <w:lang w:val="pt-BR"/>
        </w:rPr>
        <w:t>Đế</w:t>
      </w:r>
      <w:r w:rsidR="005F28BB">
        <w:rPr>
          <w:lang w:val="pt-BR"/>
        </w:rPr>
        <w:t>n</w:t>
      </w:r>
      <w:ins w:id="206" w:author="dnhung" w:date="2009-12-30T08:20:00Z">
        <w:r w:rsidRPr="0082451D">
          <w:rPr>
            <w:lang w:val="pt-BR"/>
          </w:rPr>
          <w:t xml:space="preserve"> nay c</w:t>
        </w:r>
      </w:ins>
      <w:ins w:id="207" w:author="dnhung" w:date="2009-12-30T08:21:00Z">
        <w:r w:rsidRPr="0082451D">
          <w:rPr>
            <w:lang w:val="pt-BR"/>
          </w:rPr>
          <w:t xml:space="preserve">ả nước có 74 trường trung học phổ thông chuyên với tổng số 47 nghìn học sinh; </w:t>
        </w:r>
        <w:r w:rsidR="005829FD" w:rsidRPr="0082451D">
          <w:rPr>
            <w:lang w:val="pt-BR"/>
          </w:rPr>
          <w:t>285 tr</w:t>
        </w:r>
      </w:ins>
      <w:ins w:id="208" w:author="dnhung" w:date="2009-12-30T08:22:00Z">
        <w:r w:rsidR="005829FD" w:rsidRPr="0082451D">
          <w:rPr>
            <w:lang w:val="pt-BR"/>
          </w:rPr>
          <w:t>ường phổ thông dân tộc nội trú</w:t>
        </w:r>
      </w:ins>
      <w:r w:rsidR="005829FD">
        <w:rPr>
          <w:lang w:val="pt-BR"/>
        </w:rPr>
        <w:t xml:space="preserve"> v</w:t>
      </w:r>
      <w:r w:rsidR="005829FD" w:rsidRPr="005829FD">
        <w:rPr>
          <w:lang w:val="pt-BR"/>
        </w:rPr>
        <w:t>à</w:t>
      </w:r>
      <w:r w:rsidR="005829FD">
        <w:rPr>
          <w:lang w:val="pt-BR"/>
        </w:rPr>
        <w:t xml:space="preserve"> </w:t>
      </w:r>
      <w:ins w:id="209" w:author="dnhung" w:date="2009-12-30T08:21:00Z">
        <w:r w:rsidRPr="0082451D">
          <w:rPr>
            <w:lang w:val="pt-BR"/>
          </w:rPr>
          <w:t>1657 trường phổ thông dân tộc bán trú</w:t>
        </w:r>
      </w:ins>
      <w:r w:rsidR="005829FD">
        <w:rPr>
          <w:lang w:val="pt-BR"/>
        </w:rPr>
        <w:t>.</w:t>
      </w:r>
      <w:ins w:id="210" w:author="dnhung" w:date="2009-12-30T08:21:00Z">
        <w:r w:rsidRPr="0082451D">
          <w:rPr>
            <w:lang w:val="pt-BR"/>
          </w:rPr>
          <w:t xml:space="preserve"> </w:t>
        </w:r>
      </w:ins>
    </w:p>
    <w:p w14:paraId="146880A6" w14:textId="77777777" w:rsidR="00DB3976" w:rsidRPr="0082451D" w:rsidRDefault="00DB3976" w:rsidP="00A159ED">
      <w:pPr>
        <w:numPr>
          <w:ins w:id="211" w:author="user" w:date="2009-12-26T16:25:00Z"/>
        </w:numPr>
        <w:spacing w:before="40" w:after="40" w:line="288" w:lineRule="auto"/>
        <w:ind w:firstLine="539"/>
        <w:jc w:val="both"/>
        <w:rPr>
          <w:ins w:id="212" w:author="nnvan" w:date="2009-12-26T16:25:00Z"/>
          <w:lang w:val="pt-BR"/>
        </w:rPr>
      </w:pPr>
      <w:ins w:id="213" w:author="nnvan" w:date="2009-12-26T16:25:00Z">
        <w:r w:rsidRPr="0082451D">
          <w:rPr>
            <w:lang w:val="pt-BR"/>
          </w:rPr>
          <w:t xml:space="preserve">Trong những năm qua, công tác xây dựng trường đạt chuẩn quốc gia, phổ cập giáo dục tiểu học và trung học cơ sở triển khai mạnh mẽ tại </w:t>
        </w:r>
      </w:ins>
      <w:r w:rsidR="005829FD">
        <w:rPr>
          <w:lang w:val="pt-BR"/>
        </w:rPr>
        <w:t>nhi</w:t>
      </w:r>
      <w:r w:rsidR="005829FD" w:rsidRPr="005829FD">
        <w:rPr>
          <w:lang w:val="pt-BR"/>
        </w:rPr>
        <w:t>ều</w:t>
      </w:r>
      <w:ins w:id="214" w:author="nnvan" w:date="2009-12-26T16:25:00Z">
        <w:r w:rsidRPr="0082451D">
          <w:rPr>
            <w:lang w:val="pt-BR"/>
          </w:rPr>
          <w:t xml:space="preserve"> địa phương nên tính đến hết tháng 8/2009, số trường mầm non và phổ thông được công nhận đạt chuẩn quốc gia của cả nước </w:t>
        </w:r>
      </w:ins>
      <w:r w:rsidR="005829FD" w:rsidRPr="005829FD">
        <w:rPr>
          <w:lang w:val="pt-BR"/>
        </w:rPr>
        <w:t>đạt</w:t>
      </w:r>
      <w:ins w:id="215" w:author="nnvan" w:date="2009-12-26T16:25:00Z">
        <w:r w:rsidRPr="0082451D">
          <w:rPr>
            <w:lang w:val="pt-BR"/>
          </w:rPr>
          <w:t xml:space="preserve"> 8672 trường, bao gồm 1644 trường mầm non; 5254 trường tiểu học; 1573 trường trung học cơ sở và 201 trường trung học phổ thông. Tính đến tháng 12/2009, cả nước đã có 48/63 địa phương đạt chuẩn phổ cập giáo dục tiểu học đúng độ tuổi và 56/63 địa phương đạt chuẩn phổ cập giáo dục trung học cơ sở. </w:t>
        </w:r>
      </w:ins>
    </w:p>
    <w:p w14:paraId="081C1522" w14:textId="77777777" w:rsidR="00DB3976" w:rsidRPr="0082451D" w:rsidRDefault="00DB3976" w:rsidP="0082451D">
      <w:pPr>
        <w:numPr>
          <w:ins w:id="216" w:author="user" w:date="2009-12-26T16:25:00Z"/>
        </w:numPr>
        <w:spacing w:before="40" w:after="40" w:line="276" w:lineRule="auto"/>
        <w:ind w:firstLine="539"/>
        <w:jc w:val="both"/>
        <w:rPr>
          <w:ins w:id="217" w:author="nnvan" w:date="2009-12-26T16:25:00Z"/>
          <w:b/>
          <w:i/>
          <w:iCs/>
          <w:lang w:val="de-DE"/>
        </w:rPr>
      </w:pPr>
      <w:ins w:id="218" w:author="nnvan" w:date="2009-12-26T16:25:00Z">
        <w:r w:rsidRPr="0082451D">
          <w:rPr>
            <w:b/>
            <w:i/>
            <w:iCs/>
            <w:lang w:val="de-DE"/>
          </w:rPr>
          <w:t xml:space="preserve">b. Đào tạo </w:t>
        </w:r>
      </w:ins>
    </w:p>
    <w:p w14:paraId="38636F00" w14:textId="77777777" w:rsidR="00DB3976" w:rsidRPr="0082451D" w:rsidDel="00B34A52" w:rsidRDefault="00DB3976" w:rsidP="00A159ED">
      <w:pPr>
        <w:numPr>
          <w:ins w:id="219" w:author="user" w:date="2009-12-26T16:25:00Z"/>
        </w:numPr>
        <w:spacing w:before="40" w:after="40" w:line="288" w:lineRule="auto"/>
        <w:ind w:firstLine="539"/>
        <w:jc w:val="both"/>
        <w:rPr>
          <w:ins w:id="220" w:author="nnvan" w:date="2009-12-26T16:25:00Z"/>
          <w:del w:id="221" w:author="dnhung" w:date="2009-12-30T08:26:00Z"/>
          <w:lang w:val="de-DE"/>
        </w:rPr>
        <w:pPrChange w:id="222" w:author="User" w:date="2009-12-27T12:53:00Z">
          <w:pPr>
            <w:spacing w:before="40" w:after="40" w:line="288" w:lineRule="auto"/>
            <w:ind w:firstLine="567"/>
            <w:jc w:val="both"/>
          </w:pPr>
        </w:pPrChange>
      </w:pPr>
      <w:ins w:id="223" w:author="nnvan" w:date="2009-12-26T16:25:00Z">
        <w:r w:rsidRPr="0082451D">
          <w:rPr>
            <w:lang w:val="de-DE"/>
          </w:rPr>
          <w:t>Tính đến hết tháng 8/2009, cả nước có 376 trường đại học, học viện và trường cao đẳng, bao gồm 150 trường đại học, học viện và 226 trường cao đẳng. Cả nước đã có 62</w:t>
        </w:r>
      </w:ins>
      <w:ins w:id="224" w:author="nnvan" w:date="2009-12-26T16:36:00Z">
        <w:r w:rsidRPr="0082451D">
          <w:rPr>
            <w:lang w:val="de-DE"/>
          </w:rPr>
          <w:t>/63</w:t>
        </w:r>
      </w:ins>
      <w:ins w:id="225" w:author="nnvan" w:date="2009-12-26T16:25:00Z">
        <w:r w:rsidRPr="0082451D">
          <w:rPr>
            <w:lang w:val="de-DE"/>
          </w:rPr>
          <w:t xml:space="preserve"> tỉnh, thành phố </w:t>
        </w:r>
      </w:ins>
      <w:ins w:id="226" w:author="dnhung" w:date="2009-12-30T08:22:00Z">
        <w:r w:rsidRPr="0082451D">
          <w:rPr>
            <w:lang w:val="de-DE"/>
          </w:rPr>
          <w:t xml:space="preserve">trực thuộc Trung ương </w:t>
        </w:r>
      </w:ins>
      <w:ins w:id="227" w:author="nnvan" w:date="2009-12-26T16:25:00Z">
        <w:r w:rsidRPr="0082451D">
          <w:rPr>
            <w:lang w:val="de-DE"/>
          </w:rPr>
          <w:t xml:space="preserve">có trường đại học, cao đẳng (Đắk Nông là tỉnh duy nhất chưa xây dựng trường đại học, cao đẳng). </w:t>
        </w:r>
      </w:ins>
      <w:ins w:id="228" w:author="dnhung" w:date="2009-12-30T08:22:00Z">
        <w:r w:rsidRPr="0082451D">
          <w:rPr>
            <w:lang w:val="de-DE"/>
          </w:rPr>
          <w:t xml:space="preserve">Số sinh viên đại học, cao </w:t>
        </w:r>
      </w:ins>
      <w:ins w:id="229" w:author="dnhung" w:date="2009-12-30T08:23:00Z">
        <w:r w:rsidRPr="0082451D">
          <w:rPr>
            <w:lang w:val="de-DE"/>
          </w:rPr>
          <w:t>đẳng năm học 2008-2009 là 1,72 triệu sinh viên, tăng 7% so với năm học trước</w:t>
        </w:r>
      </w:ins>
      <w:ins w:id="230" w:author="dnhung" w:date="2009-12-30T08:24:00Z">
        <w:r w:rsidRPr="0082451D">
          <w:rPr>
            <w:lang w:val="de-DE"/>
          </w:rPr>
          <w:t>, đạt chỉ tiêu 200 sinh viên/1 vạn dân, sớm hơn kế hoạch đề ra 1 năm</w:t>
        </w:r>
      </w:ins>
      <w:r w:rsidR="004D576B" w:rsidRPr="0082451D">
        <w:rPr>
          <w:lang w:val="de-DE"/>
        </w:rPr>
        <w:t>;</w:t>
      </w:r>
      <w:ins w:id="231" w:author="dnhung" w:date="2009-12-30T08:24:00Z">
        <w:r w:rsidRPr="0082451D">
          <w:rPr>
            <w:lang w:val="de-DE"/>
          </w:rPr>
          <w:t xml:space="preserve"> </w:t>
        </w:r>
      </w:ins>
      <w:r w:rsidR="004D576B" w:rsidRPr="0082451D">
        <w:rPr>
          <w:lang w:val="de-DE"/>
        </w:rPr>
        <w:t>s</w:t>
      </w:r>
      <w:ins w:id="232" w:author="dnhung" w:date="2009-12-30T08:24:00Z">
        <w:r w:rsidRPr="0082451D">
          <w:rPr>
            <w:lang w:val="de-DE"/>
          </w:rPr>
          <w:t xml:space="preserve">ố học sinh trung cấp chuyên nghiệp là 625,8 </w:t>
        </w:r>
      </w:ins>
      <w:ins w:id="233" w:author="dnhung" w:date="2009-12-30T08:25:00Z">
        <w:r w:rsidRPr="0082451D">
          <w:rPr>
            <w:lang w:val="de-DE"/>
          </w:rPr>
          <w:t>nghìn học sinh, tăng 1,8%.</w:t>
        </w:r>
      </w:ins>
      <w:ins w:id="234" w:author="dnhung" w:date="2009-12-30T08:26:00Z">
        <w:r w:rsidRPr="0082451D">
          <w:rPr>
            <w:lang w:val="de-DE"/>
          </w:rPr>
          <w:t xml:space="preserve"> Ước tính </w:t>
        </w:r>
      </w:ins>
    </w:p>
    <w:p w14:paraId="59A62EF0" w14:textId="77777777" w:rsidR="00DB3976" w:rsidRPr="0082451D" w:rsidRDefault="00DB3976" w:rsidP="00A159ED">
      <w:pPr>
        <w:numPr>
          <w:ins w:id="235" w:author="user" w:date="2009-12-26T16:25:00Z"/>
        </w:numPr>
        <w:spacing w:before="40" w:after="40" w:line="288" w:lineRule="auto"/>
        <w:ind w:firstLine="539"/>
        <w:jc w:val="both"/>
        <w:rPr>
          <w:ins w:id="236" w:author="nnvan" w:date="2009-12-26T16:25:00Z"/>
          <w:lang w:val="de-DE"/>
        </w:rPr>
      </w:pPr>
      <w:ins w:id="237" w:author="nnvan" w:date="2009-12-26T16:25:00Z">
        <w:del w:id="238" w:author="dnhung" w:date="2009-12-30T08:26:00Z">
          <w:r w:rsidRPr="0082451D" w:rsidDel="00B34A52">
            <w:rPr>
              <w:lang w:val="de-DE"/>
            </w:rPr>
            <w:delText>N</w:delText>
          </w:r>
        </w:del>
      </w:ins>
      <w:ins w:id="239" w:author="dnhung" w:date="2009-12-30T08:26:00Z">
        <w:r w:rsidRPr="0082451D">
          <w:rPr>
            <w:lang w:val="de-DE"/>
          </w:rPr>
          <w:t>n</w:t>
        </w:r>
      </w:ins>
      <w:ins w:id="240" w:author="nnvan" w:date="2009-12-26T16:25:00Z">
        <w:r w:rsidRPr="0082451D">
          <w:rPr>
            <w:lang w:val="de-DE"/>
          </w:rPr>
          <w:t xml:space="preserve">ăm học </w:t>
        </w:r>
        <w:del w:id="241" w:author="dnhung" w:date="2009-12-30T08:27:00Z">
          <w:r w:rsidRPr="0082451D" w:rsidDel="00B34A52">
            <w:rPr>
              <w:lang w:val="de-DE"/>
            </w:rPr>
            <w:delText xml:space="preserve">2008-2009, cả nước có 79,2 nghìn sinh viên cao đẳng tốt nghiệp, giảm 3% so với năm học 2007-2008; 143,5 nghìn sinh viên đại học tốt nghiệp, giảm 5%. Năm học </w:delText>
          </w:r>
        </w:del>
        <w:r w:rsidRPr="0082451D">
          <w:rPr>
            <w:lang w:val="de-DE"/>
          </w:rPr>
          <w:t>2009-2010,</w:t>
        </w:r>
        <w:r w:rsidRPr="0082451D">
          <w:rPr>
            <w:b/>
            <w:lang w:val="de-DE"/>
          </w:rPr>
          <w:t xml:space="preserve"> </w:t>
        </w:r>
        <w:r w:rsidRPr="0082451D">
          <w:rPr>
            <w:lang w:val="de-DE"/>
          </w:rPr>
          <w:t xml:space="preserve">cả nước có </w:t>
        </w:r>
        <w:del w:id="242" w:author="dnhung" w:date="2009-12-30T08:27:00Z">
          <w:r w:rsidRPr="0082451D" w:rsidDel="00B34A52">
            <w:rPr>
              <w:lang w:val="de-DE"/>
            </w:rPr>
            <w:delText xml:space="preserve">khoảng </w:delText>
          </w:r>
        </w:del>
        <w:r w:rsidRPr="0082451D">
          <w:rPr>
            <w:lang w:val="de-DE"/>
          </w:rPr>
          <w:t xml:space="preserve">1,3 triệu sinh viên đại học, tăng 2,2% so với năm học </w:t>
        </w:r>
      </w:ins>
      <w:r w:rsidR="004D576B" w:rsidRPr="0082451D">
        <w:rPr>
          <w:lang w:val="de-DE"/>
        </w:rPr>
        <w:t>2008-2009</w:t>
      </w:r>
      <w:ins w:id="243" w:author="nnvan" w:date="2009-12-26T16:25:00Z">
        <w:r w:rsidRPr="0082451D">
          <w:rPr>
            <w:lang w:val="de-DE"/>
          </w:rPr>
          <w:t xml:space="preserve">; 530 nghìn sinh viên cao đẳng, tăng 11,1% và 650 nghìn học sinh trung cấp chuyên nghiệp, tăng 3,8%. </w:t>
        </w:r>
      </w:ins>
    </w:p>
    <w:p w14:paraId="57638228" w14:textId="77777777" w:rsidR="00DB3976" w:rsidRPr="0082451D" w:rsidRDefault="00DB3976" w:rsidP="00A159ED">
      <w:pPr>
        <w:numPr>
          <w:ins w:id="244" w:author="user" w:date="2009-12-26T16:25:00Z"/>
        </w:numPr>
        <w:spacing w:before="40" w:after="40" w:line="288" w:lineRule="auto"/>
        <w:ind w:firstLine="539"/>
        <w:jc w:val="both"/>
        <w:rPr>
          <w:ins w:id="245" w:author="nnvan" w:date="2009-12-26T16:25:00Z"/>
          <w:lang w:val="de-DE"/>
        </w:rPr>
      </w:pPr>
      <w:ins w:id="246" w:author="nnvan" w:date="2009-12-26T16:25:00Z">
        <w:r w:rsidRPr="0082451D">
          <w:rPr>
            <w:lang w:val="de-DE"/>
          </w:rPr>
          <w:t xml:space="preserve">Công tác đào tạo nghề được tập trung đầu </w:t>
        </w:r>
      </w:ins>
      <w:r w:rsidRPr="0082451D">
        <w:rPr>
          <w:lang w:val="de-DE"/>
        </w:rPr>
        <w:t xml:space="preserve">tư </w:t>
      </w:r>
      <w:ins w:id="247" w:author="nnvan" w:date="2009-12-26T16:25:00Z">
        <w:del w:id="248" w:author="dnhung" w:date="2009-12-30T08:28:00Z">
          <w:r w:rsidRPr="0082451D" w:rsidDel="00B34A52">
            <w:rPr>
              <w:lang w:val="de-DE"/>
            </w:rPr>
            <w:delText>tư</w:delText>
          </w:r>
        </w:del>
      </w:ins>
      <w:ins w:id="249" w:author="dnhung" w:date="2009-12-30T08:28:00Z">
        <w:r w:rsidRPr="0082451D">
          <w:rPr>
            <w:lang w:val="de-DE"/>
          </w:rPr>
          <w:t xml:space="preserve">nên năm </w:t>
        </w:r>
      </w:ins>
      <w:ins w:id="250" w:author="nnvan" w:date="2009-12-26T16:25:00Z">
        <w:del w:id="251" w:author="dnhung" w:date="2009-12-30T08:28:00Z">
          <w:r w:rsidRPr="0082451D" w:rsidDel="00B34A52">
            <w:rPr>
              <w:lang w:val="de-DE"/>
            </w:rPr>
            <w:delText xml:space="preserve"> để từng bước nâng cao trình độ lao động của cả nước, năm </w:delText>
          </w:r>
        </w:del>
        <w:r w:rsidRPr="0082451D">
          <w:rPr>
            <w:lang w:val="de-DE"/>
          </w:rPr>
          <w:t xml:space="preserve">2009 các cơ sở dạy nghề đã tuyển được 1645 nghìn lượt người, vượt </w:t>
        </w:r>
      </w:ins>
      <w:ins w:id="252" w:author="dnhung" w:date="2009-12-30T08:28:00Z">
        <w:r w:rsidRPr="0082451D">
          <w:rPr>
            <w:lang w:val="de-DE"/>
          </w:rPr>
          <w:t xml:space="preserve">0,3% </w:t>
        </w:r>
      </w:ins>
      <w:ins w:id="253" w:author="nnvan" w:date="2009-12-26T16:25:00Z">
        <w:r w:rsidRPr="0082451D">
          <w:rPr>
            <w:lang w:val="de-DE"/>
          </w:rPr>
          <w:t>kế hoạch đề ra. Ngày 27/11/2009, Chính phủ đã phê duyệt Đề án Đào tạo nghề cho lao động nông thôn đến năm 2020</w:t>
        </w:r>
      </w:ins>
      <w:r w:rsidR="004D576B" w:rsidRPr="0082451D">
        <w:rPr>
          <w:lang w:val="de-DE"/>
        </w:rPr>
        <w:t>;</w:t>
      </w:r>
      <w:ins w:id="254" w:author="nnvan" w:date="2009-12-26T16:25:00Z">
        <w:r w:rsidRPr="0082451D">
          <w:rPr>
            <w:lang w:val="de-DE"/>
          </w:rPr>
          <w:t xml:space="preserve"> theo đó mỗi năm sẽ đào tạo 1 triệu lao động</w:t>
        </w:r>
      </w:ins>
      <w:ins w:id="255" w:author="dnhung" w:date="2009-12-30T08:28:00Z">
        <w:r w:rsidRPr="0082451D">
          <w:rPr>
            <w:lang w:val="de-DE"/>
          </w:rPr>
          <w:t xml:space="preserve"> với tổng kinh ph</w:t>
        </w:r>
      </w:ins>
      <w:ins w:id="256" w:author="dnhung" w:date="2009-12-30T08:29:00Z">
        <w:r w:rsidRPr="0082451D">
          <w:rPr>
            <w:lang w:val="de-DE"/>
          </w:rPr>
          <w:t>í thực hiện Đề án là 25980 tỷ đồng</w:t>
        </w:r>
      </w:ins>
      <w:ins w:id="257" w:author="nnvan" w:date="2009-12-26T16:25:00Z">
        <w:r w:rsidRPr="0082451D">
          <w:rPr>
            <w:lang w:val="de-DE"/>
          </w:rPr>
          <w:t xml:space="preserve">. </w:t>
        </w:r>
      </w:ins>
      <w:ins w:id="258" w:author="dnhung" w:date="2009-12-30T08:29:00Z">
        <w:r w:rsidRPr="0082451D">
          <w:rPr>
            <w:lang w:val="de-DE"/>
          </w:rPr>
          <w:t>Giai đoạn I của Đề án thực hiện năm 2009-2010, đào tạo 800 nghìn lao động</w:t>
        </w:r>
      </w:ins>
      <w:ins w:id="259" w:author="dnhung" w:date="2009-12-30T08:30:00Z">
        <w:r w:rsidRPr="0082451D">
          <w:rPr>
            <w:lang w:val="de-DE"/>
          </w:rPr>
          <w:t>; đồng thời thí điểm các mô hình đào tạo nghề cho 18 nghìn lao động khác. Mỗi lao động nông thôn trong diện đào tạo được hỗ trợ phí đào tạo</w:t>
        </w:r>
      </w:ins>
      <w:ins w:id="260" w:author="dnhung" w:date="2009-12-30T08:31:00Z">
        <w:r w:rsidRPr="0082451D">
          <w:rPr>
            <w:lang w:val="de-DE"/>
          </w:rPr>
          <w:t xml:space="preserve"> nghề </w:t>
        </w:r>
      </w:ins>
      <w:r w:rsidR="005829FD">
        <w:rPr>
          <w:lang w:val="de-DE"/>
        </w:rPr>
        <w:t>ng</w:t>
      </w:r>
      <w:r w:rsidR="005829FD" w:rsidRPr="005829FD">
        <w:rPr>
          <w:lang w:val="de-DE"/>
        </w:rPr>
        <w:t>ắn</w:t>
      </w:r>
      <w:r w:rsidR="005829FD">
        <w:rPr>
          <w:lang w:val="de-DE"/>
        </w:rPr>
        <w:t xml:space="preserve"> h</w:t>
      </w:r>
      <w:r w:rsidR="005829FD" w:rsidRPr="005829FD">
        <w:rPr>
          <w:lang w:val="de-DE"/>
        </w:rPr>
        <w:t>ạn</w:t>
      </w:r>
      <w:r w:rsidR="005829FD">
        <w:rPr>
          <w:lang w:val="de-DE"/>
        </w:rPr>
        <w:t xml:space="preserve"> (</w:t>
      </w:r>
      <w:ins w:id="261" w:author="dnhung" w:date="2009-12-30T08:31:00Z">
        <w:r w:rsidRPr="0082451D">
          <w:rPr>
            <w:lang w:val="de-DE"/>
          </w:rPr>
          <w:t>dưới 3 tháng</w:t>
        </w:r>
      </w:ins>
      <w:r w:rsidR="005829FD">
        <w:rPr>
          <w:lang w:val="de-DE"/>
        </w:rPr>
        <w:t>)</w:t>
      </w:r>
      <w:ins w:id="262" w:author="dnhung" w:date="2009-12-30T08:31:00Z">
        <w:r w:rsidRPr="0082451D">
          <w:rPr>
            <w:lang w:val="de-DE"/>
          </w:rPr>
          <w:t xml:space="preserve"> với mức tối đa 3 triệu đồng/người/khoá và được hỗ trợ tiền ăn</w:t>
        </w:r>
      </w:ins>
      <w:ins w:id="263" w:author="dnhung" w:date="2009-12-30T08:32:00Z">
        <w:r w:rsidRPr="0082451D">
          <w:rPr>
            <w:lang w:val="de-DE"/>
          </w:rPr>
          <w:t>,</w:t>
        </w:r>
      </w:ins>
      <w:ins w:id="264" w:author="dnhung" w:date="2009-12-30T08:31:00Z">
        <w:r w:rsidRPr="0082451D">
          <w:rPr>
            <w:lang w:val="de-DE"/>
          </w:rPr>
          <w:t xml:space="preserve"> chi phí</w:t>
        </w:r>
      </w:ins>
      <w:ins w:id="265" w:author="dnhung" w:date="2009-12-30T08:32:00Z">
        <w:r w:rsidRPr="0082451D">
          <w:rPr>
            <w:lang w:val="de-DE"/>
          </w:rPr>
          <w:t xml:space="preserve"> đi lại.</w:t>
        </w:r>
      </w:ins>
    </w:p>
    <w:p w14:paraId="1F8511A0" w14:textId="77777777" w:rsidR="00DB3976" w:rsidRPr="0082451D" w:rsidRDefault="00DB3976" w:rsidP="00A159ED">
      <w:pPr>
        <w:numPr>
          <w:ins w:id="266" w:author="user" w:date="2009-12-26T16:25:00Z"/>
        </w:numPr>
        <w:spacing w:before="40" w:after="40" w:line="288" w:lineRule="auto"/>
        <w:ind w:firstLine="539"/>
        <w:jc w:val="both"/>
        <w:rPr>
          <w:ins w:id="267" w:author="nnvan" w:date="2009-12-26T16:25:00Z"/>
          <w:b/>
          <w:iCs/>
          <w:lang w:val="de-DE"/>
        </w:rPr>
      </w:pPr>
      <w:ins w:id="268" w:author="nnvan" w:date="2009-12-26T16:25:00Z">
        <w:r w:rsidRPr="0082451D">
          <w:rPr>
            <w:b/>
            <w:iCs/>
            <w:lang w:val="de-DE"/>
          </w:rPr>
          <w:t>4. Y tế và chăm sóc sức khỏe dân cư</w:t>
        </w:r>
      </w:ins>
    </w:p>
    <w:p w14:paraId="4F01D97A" w14:textId="77777777" w:rsidR="00DB3976" w:rsidRPr="0082451D" w:rsidRDefault="00DB3976" w:rsidP="00A159ED">
      <w:pPr>
        <w:numPr>
          <w:ins w:id="269" w:author="user" w:date="2009-12-26T16:25:00Z"/>
        </w:numPr>
        <w:spacing w:before="40" w:after="40" w:line="288" w:lineRule="auto"/>
        <w:ind w:firstLine="539"/>
        <w:jc w:val="both"/>
        <w:rPr>
          <w:ins w:id="270" w:author="User" w:date="2009-12-27T09:54:00Z"/>
          <w:b/>
          <w:bCs/>
          <w:lang w:val="pt-BR"/>
        </w:rPr>
      </w:pPr>
      <w:ins w:id="271" w:author="nnvan" w:date="2009-12-26T16:25:00Z">
        <w:r w:rsidRPr="0082451D">
          <w:rPr>
            <w:lang w:val="de-DE"/>
          </w:rPr>
          <w:t xml:space="preserve">Tình hình dịch bệnh năm 2009 diễn biến tương đối phức tạp. Bên cạnh một số dịch bệnh nguy hiểm như sốt xuất huyết, sốt rét, cúm A (H5N1), còn xuất hiện thêm dịch cúm A (H1N1) với mức độ lây lan </w:t>
        </w:r>
      </w:ins>
      <w:r w:rsidR="005829FD">
        <w:rPr>
          <w:lang w:val="de-DE"/>
        </w:rPr>
        <w:t>nhanh ch</w:t>
      </w:r>
      <w:r w:rsidR="005829FD" w:rsidRPr="005829FD">
        <w:rPr>
          <w:lang w:val="de-DE"/>
        </w:rPr>
        <w:t>óng</w:t>
      </w:r>
      <w:ins w:id="272" w:author="nnvan" w:date="2009-12-26T16:25:00Z">
        <w:del w:id="273" w:author="User" w:date="2009-12-27T09:53:00Z">
          <w:r w:rsidRPr="0082451D" w:rsidDel="005719D9">
            <w:rPr>
              <w:lang w:val="de-DE"/>
            </w:rPr>
            <w:delText>lớn</w:delText>
          </w:r>
        </w:del>
        <w:r w:rsidRPr="0082451D">
          <w:rPr>
            <w:lang w:val="de-DE"/>
          </w:rPr>
          <w:t xml:space="preserve"> trong cộng đồng. </w:t>
        </w:r>
        <w:r w:rsidRPr="0082451D">
          <w:rPr>
            <w:bCs/>
            <w:lang w:val="pt-BR"/>
          </w:rPr>
          <w:t xml:space="preserve">Tính từ đầu năm, cả nước đã có 93,3 nghìn trường hợp mắc bệnh sốt xuất huyết (81 trường hợp tử vong); 48,8 nghìn trường hợp mắc bệnh sốt rét (19 trường hợp tử vong); 7,4 nghìn trường hợp mắc bệnh viêm gan virút; gần 900 trường hợp mắc bệnh viêm não virút (17 trường hợp tử vong); 1,2 </w:t>
        </w:r>
        <w:r w:rsidRPr="0082451D">
          <w:rPr>
            <w:bCs/>
            <w:lang w:val="pt-BR"/>
            <w:rPrChange w:id="274" w:author="User" w:date="2009-12-27T11:43:00Z">
              <w:rPr>
                <w:b/>
                <w:bCs/>
                <w:lang w:val="pt-BR"/>
              </w:rPr>
            </w:rPrChange>
          </w:rPr>
          <w:t>nghìn</w:t>
        </w:r>
        <w:r w:rsidRPr="0082451D">
          <w:rPr>
            <w:b/>
            <w:bCs/>
            <w:lang w:val="pt-BR"/>
          </w:rPr>
          <w:t xml:space="preserve"> </w:t>
        </w:r>
        <w:r w:rsidRPr="0082451D">
          <w:rPr>
            <w:bCs/>
            <w:lang w:val="pt-BR"/>
          </w:rPr>
          <w:t>trường hợp mắc bệnh thương hàn</w:t>
        </w:r>
      </w:ins>
      <w:r w:rsidR="00A05E06" w:rsidRPr="0082451D">
        <w:rPr>
          <w:bCs/>
          <w:lang w:val="pt-BR"/>
        </w:rPr>
        <w:t xml:space="preserve"> và</w:t>
      </w:r>
      <w:ins w:id="275" w:author="nnvan" w:date="2009-12-26T16:25:00Z">
        <w:r w:rsidRPr="0082451D">
          <w:rPr>
            <w:bCs/>
            <w:lang w:val="pt-BR"/>
          </w:rPr>
          <w:t xml:space="preserve"> </w:t>
        </w:r>
      </w:ins>
      <w:r w:rsidR="00A05E06" w:rsidRPr="0082451D">
        <w:rPr>
          <w:bCs/>
          <w:lang w:val="pt-BR"/>
        </w:rPr>
        <w:t>7</w:t>
      </w:r>
      <w:ins w:id="276" w:author="nnvan" w:date="2009-12-26T16:25:00Z">
        <w:r w:rsidRPr="0082451D">
          <w:rPr>
            <w:bCs/>
            <w:lang w:val="pt-BR"/>
          </w:rPr>
          <w:t xml:space="preserve"> trường hợp tử vong do virút </w:t>
        </w:r>
        <w:r w:rsidRPr="0082451D">
          <w:rPr>
            <w:bCs/>
            <w:lang w:val="pt-BR"/>
            <w:rPrChange w:id="277" w:author="nnvan" w:date="2009-12-26T18:11:00Z">
              <w:rPr>
                <w:b/>
                <w:bCs/>
                <w:lang w:val="pt-BR"/>
              </w:rPr>
            </w:rPrChange>
          </w:rPr>
          <w:t>cúm A (H5N1</w:t>
        </w:r>
      </w:ins>
      <w:r w:rsidR="00334292" w:rsidRPr="0082451D">
        <w:rPr>
          <w:bCs/>
          <w:lang w:val="pt-BR"/>
        </w:rPr>
        <w:t>)</w:t>
      </w:r>
      <w:r w:rsidR="00A05E06" w:rsidRPr="0082451D">
        <w:rPr>
          <w:bCs/>
          <w:lang w:val="pt-BR"/>
        </w:rPr>
        <w:t xml:space="preserve">. Tính đến </w:t>
      </w:r>
      <w:r w:rsidR="006E0C49" w:rsidRPr="0082451D">
        <w:rPr>
          <w:bCs/>
          <w:lang w:val="pt-BR"/>
        </w:rPr>
        <w:t xml:space="preserve">ngày </w:t>
      </w:r>
      <w:r w:rsidR="00A05E06" w:rsidRPr="0082451D">
        <w:rPr>
          <w:bCs/>
          <w:lang w:val="pt-BR"/>
        </w:rPr>
        <w:t xml:space="preserve">28/12/2009 cả nước đã có </w:t>
      </w:r>
      <w:r w:rsidR="00334292" w:rsidRPr="0082451D">
        <w:rPr>
          <w:bCs/>
          <w:lang w:val="pt-BR"/>
        </w:rPr>
        <w:t>11</w:t>
      </w:r>
      <w:r w:rsidR="00A05E06" w:rsidRPr="0082451D">
        <w:rPr>
          <w:bCs/>
          <w:lang w:val="pt-BR"/>
        </w:rPr>
        <w:t>,1</w:t>
      </w:r>
      <w:r w:rsidR="00334292" w:rsidRPr="0082451D">
        <w:rPr>
          <w:bCs/>
          <w:lang w:val="pt-BR"/>
        </w:rPr>
        <w:t xml:space="preserve"> nghìn trường hợp nhiễm cúm A (H1N1)</w:t>
      </w:r>
      <w:r w:rsidR="00332F71" w:rsidRPr="0082451D">
        <w:rPr>
          <w:bCs/>
          <w:lang w:val="pt-BR"/>
        </w:rPr>
        <w:t>, trong đó 5</w:t>
      </w:r>
      <w:r w:rsidR="00A05E06" w:rsidRPr="0082451D">
        <w:rPr>
          <w:bCs/>
          <w:lang w:val="pt-BR"/>
        </w:rPr>
        <w:t>3</w:t>
      </w:r>
      <w:r w:rsidR="00332F71" w:rsidRPr="0082451D">
        <w:rPr>
          <w:bCs/>
          <w:lang w:val="pt-BR"/>
        </w:rPr>
        <w:t xml:space="preserve"> trường hợp tử vong</w:t>
      </w:r>
      <w:ins w:id="278" w:author="nnvan" w:date="2009-12-26T16:25:00Z">
        <w:r w:rsidRPr="0082451D">
          <w:rPr>
            <w:bCs/>
            <w:lang w:val="pt-BR"/>
            <w:rPrChange w:id="279" w:author="nnvan" w:date="2009-12-26T18:11:00Z">
              <w:rPr>
                <w:b/>
                <w:bCs/>
                <w:lang w:val="pt-BR"/>
              </w:rPr>
            </w:rPrChange>
          </w:rPr>
          <w:t>.</w:t>
        </w:r>
        <w:r w:rsidRPr="0082451D">
          <w:rPr>
            <w:b/>
            <w:bCs/>
            <w:lang w:val="pt-BR"/>
          </w:rPr>
          <w:t xml:space="preserve"> </w:t>
        </w:r>
      </w:ins>
    </w:p>
    <w:p w14:paraId="1500F98F" w14:textId="77777777" w:rsidR="00DB3976" w:rsidRPr="0082451D" w:rsidRDefault="00DB3976" w:rsidP="00A159ED">
      <w:pPr>
        <w:numPr>
          <w:ins w:id="280" w:author="nphong" w:date="2009-12-30T08:33:00Z"/>
        </w:numPr>
        <w:spacing w:before="40" w:after="40" w:line="288" w:lineRule="auto"/>
        <w:ind w:firstLine="533"/>
        <w:jc w:val="both"/>
        <w:rPr>
          <w:ins w:id="281" w:author="dnhung" w:date="2009-12-30T08:33:00Z"/>
          <w:bCs/>
          <w:lang w:val="pt-BR"/>
        </w:rPr>
        <w:pPrChange w:id="282" w:author="dnhung" w:date="2009-12-30T08:33:00Z">
          <w:pPr>
            <w:spacing w:before="40" w:after="40" w:line="288" w:lineRule="auto"/>
            <w:ind w:firstLine="567"/>
            <w:jc w:val="both"/>
          </w:pPr>
        </w:pPrChange>
      </w:pPr>
      <w:ins w:id="283" w:author="dnhung" w:date="2009-12-30T08:33:00Z">
        <w:r w:rsidRPr="0082451D">
          <w:rPr>
            <w:bCs/>
            <w:lang w:val="pt-BR"/>
          </w:rPr>
          <w:t xml:space="preserve">Số trường hợp nhiễm HIV/AIDS tại các địa phương vẫn gia tăng. Tính từ ca phát hiện đầu tiên cho đến ngày 21/12/2009, trên địa bàn cả nước đã có 203,6 nghìn trường hợp nhiễm HIV, trong đó 80 nghìn người đã chuyển sang giai đoạn AIDS và 44,5 nghìn người đã tử vong do AIDS. </w:t>
        </w:r>
      </w:ins>
    </w:p>
    <w:p w14:paraId="6172AD6D" w14:textId="77777777" w:rsidR="00DB3976" w:rsidRPr="0082451D" w:rsidRDefault="00DB3976" w:rsidP="0010156B">
      <w:pPr>
        <w:numPr>
          <w:ins w:id="284" w:author="vtson" w:date="2009-12-27T09:54:00Z"/>
        </w:numPr>
        <w:spacing w:before="40" w:after="40" w:line="277" w:lineRule="auto"/>
        <w:ind w:firstLine="533"/>
        <w:jc w:val="both"/>
        <w:rPr>
          <w:ins w:id="285" w:author="nnvan" w:date="2009-12-26T16:25:00Z"/>
          <w:bCs/>
          <w:lang w:val="pt-BR"/>
        </w:rPr>
      </w:pPr>
      <w:ins w:id="286" w:author="nnvan" w:date="2009-12-26T16:25:00Z">
        <w:del w:id="287" w:author="dnhung" w:date="2009-12-30T08:32:00Z">
          <w:r w:rsidRPr="0082451D" w:rsidDel="00B34A52">
            <w:rPr>
              <w:bCs/>
              <w:lang w:val="pt-BR"/>
            </w:rPr>
            <w:delText>Thực hiện v</w:delText>
          </w:r>
        </w:del>
      </w:ins>
      <w:ins w:id="288" w:author="dnhung" w:date="2009-12-30T08:32:00Z">
        <w:r w:rsidRPr="0082451D">
          <w:rPr>
            <w:bCs/>
            <w:lang w:val="pt-BR"/>
          </w:rPr>
          <w:t>V</w:t>
        </w:r>
      </w:ins>
      <w:ins w:id="289" w:author="nnvan" w:date="2009-12-26T16:25:00Z">
        <w:r w:rsidRPr="0082451D">
          <w:rPr>
            <w:bCs/>
            <w:lang w:val="pt-BR"/>
          </w:rPr>
          <w:t xml:space="preserve">ệ sinh an toàn thực phẩm của các cơ sở sản xuất và kinh doanh dịch vụ trong năm 2009 nhìn chung chưa được cải thiện. Tình trạng vi phạm </w:t>
        </w:r>
        <w:del w:id="290" w:author="dnhung" w:date="2009-12-30T08:33:00Z">
          <w:r w:rsidRPr="0082451D" w:rsidDel="00B34A52">
            <w:rPr>
              <w:bCs/>
              <w:lang w:val="pt-BR"/>
            </w:rPr>
            <w:delText xml:space="preserve">những </w:delText>
          </w:r>
        </w:del>
        <w:r w:rsidRPr="0082451D">
          <w:rPr>
            <w:bCs/>
            <w:lang w:val="pt-BR"/>
          </w:rPr>
          <w:t xml:space="preserve">quy định </w:t>
        </w:r>
        <w:del w:id="291" w:author="dnhung" w:date="2009-12-30T08:33:00Z">
          <w:r w:rsidRPr="0082451D" w:rsidDel="00B34A52">
            <w:rPr>
              <w:bCs/>
              <w:lang w:val="pt-BR"/>
            </w:rPr>
            <w:delText xml:space="preserve">về </w:delText>
          </w:r>
        </w:del>
        <w:r w:rsidRPr="0082451D">
          <w:rPr>
            <w:bCs/>
            <w:lang w:val="pt-BR"/>
          </w:rPr>
          <w:t>vệ sinh an toàn thực phẩm vẫn tiếp tục xảy ra tại nhiều địa phương</w:t>
        </w:r>
      </w:ins>
      <w:r w:rsidR="004D576B" w:rsidRPr="0082451D">
        <w:rPr>
          <w:bCs/>
          <w:lang w:val="pt-BR"/>
        </w:rPr>
        <w:t>.</w:t>
      </w:r>
      <w:ins w:id="292" w:author="nnvan" w:date="2009-12-26T16:25:00Z">
        <w:r w:rsidRPr="0082451D">
          <w:rPr>
            <w:bCs/>
            <w:lang w:val="pt-BR"/>
          </w:rPr>
          <w:t xml:space="preserve"> </w:t>
        </w:r>
      </w:ins>
      <w:r w:rsidR="004D576B" w:rsidRPr="0082451D">
        <w:rPr>
          <w:bCs/>
          <w:lang w:val="pt-BR"/>
        </w:rPr>
        <w:t>Đ</w:t>
      </w:r>
      <w:ins w:id="293" w:author="nnvan" w:date="2009-12-26T16:25:00Z">
        <w:r w:rsidRPr="0082451D">
          <w:rPr>
            <w:bCs/>
            <w:lang w:val="pt-BR"/>
          </w:rPr>
          <w:t xml:space="preserve">áng chú ý là hầu hết các lĩnh vực liên quan đến sản xuất, chế biến, kinh doanh thực phẩm khi kiểm tra đều phát hiện những sai phạm nghiêm trọng. Vệ sinh an toàn thực phẩm không đảm bảo đã ảnh hưởng không nhỏ tới sức khỏe và tính mạng của người dân. Tính đến 21/12/2009, trên địa bàn cả nước đã xảy ra 84 vụ ngộ độc thực phẩm với 3,9 nghìn người bị ngộ độc, trong đó 17 người đã tử vong. </w:t>
        </w:r>
      </w:ins>
    </w:p>
    <w:p w14:paraId="07741D92" w14:textId="77777777" w:rsidR="00DB3976" w:rsidRPr="0082451D" w:rsidDel="00B34A52" w:rsidRDefault="00DB3976" w:rsidP="00E5251E">
      <w:pPr>
        <w:numPr>
          <w:ins w:id="294" w:author="user" w:date="2009-12-26T16:25:00Z"/>
        </w:numPr>
        <w:spacing w:before="40" w:after="40" w:line="283" w:lineRule="auto"/>
        <w:ind w:firstLine="539"/>
        <w:jc w:val="both"/>
        <w:rPr>
          <w:ins w:id="295" w:author="nnvan" w:date="2009-12-26T16:25:00Z"/>
          <w:del w:id="296" w:author="dnhung" w:date="2009-12-30T08:33:00Z"/>
          <w:bCs/>
          <w:lang w:val="pt-BR"/>
        </w:rPr>
        <w:pPrChange w:id="297" w:author="User" w:date="2009-12-27T12:53:00Z">
          <w:pPr>
            <w:spacing w:before="40" w:after="40" w:line="288" w:lineRule="auto"/>
            <w:ind w:firstLine="567"/>
            <w:jc w:val="both"/>
          </w:pPr>
        </w:pPrChange>
      </w:pPr>
      <w:ins w:id="298" w:author="nnvan" w:date="2009-12-26T16:25:00Z">
        <w:del w:id="299" w:author="dnhung" w:date="2009-12-30T08:33:00Z">
          <w:r w:rsidRPr="0082451D" w:rsidDel="00B34A52">
            <w:rPr>
              <w:bCs/>
              <w:lang w:val="pt-BR"/>
            </w:rPr>
            <w:delText xml:space="preserve">Số trường hợp nhiễm HIV/AIDS tại các địa phương vẫn gia tăng. Tính từ ca phát hiện đầu tiên cho đến ngày 21/12/2009, trên địa bàn cả nước đã có 203,6 nghìn trường hợp nhiễm HIV, trong đó 80 nghìn người đã chuyển sang giai đoạn AIDS và 44,5 nghìn người đã tử vong do AIDS. </w:delText>
          </w:r>
        </w:del>
      </w:ins>
    </w:p>
    <w:p w14:paraId="0C9F1DE5" w14:textId="77777777" w:rsidR="00DB3976" w:rsidRPr="0082451D" w:rsidRDefault="00DB3976" w:rsidP="00E5251E">
      <w:pPr>
        <w:numPr>
          <w:ins w:id="300" w:author="user" w:date="2009-12-26T16:25:00Z"/>
        </w:numPr>
        <w:spacing w:before="40" w:after="40" w:line="283" w:lineRule="auto"/>
        <w:ind w:firstLine="539"/>
        <w:jc w:val="both"/>
        <w:rPr>
          <w:ins w:id="301" w:author="nnvan" w:date="2009-12-26T16:25:00Z"/>
          <w:b/>
          <w:iCs/>
          <w:lang w:val="pt-BR"/>
        </w:rPr>
        <w:pPrChange w:id="302" w:author="User" w:date="2009-12-27T12:55:00Z">
          <w:pPr>
            <w:spacing w:before="40" w:after="40" w:line="288" w:lineRule="auto"/>
            <w:ind w:firstLine="567"/>
            <w:jc w:val="both"/>
          </w:pPr>
        </w:pPrChange>
      </w:pPr>
      <w:ins w:id="303" w:author="nnvan" w:date="2009-12-26T16:25:00Z">
        <w:r w:rsidRPr="0082451D">
          <w:rPr>
            <w:b/>
            <w:iCs/>
            <w:lang w:val="pt-BR"/>
          </w:rPr>
          <w:t>5. Hoạt động văn hóa, thể thao</w:t>
        </w:r>
      </w:ins>
    </w:p>
    <w:p w14:paraId="4F4A81FA" w14:textId="77777777" w:rsidR="00DB3976" w:rsidRPr="0082451D" w:rsidRDefault="00DB3976" w:rsidP="0010156B">
      <w:pPr>
        <w:numPr>
          <w:ins w:id="304" w:author="user" w:date="2009-12-26T16:25:00Z"/>
        </w:numPr>
        <w:spacing w:before="40" w:after="40" w:line="276" w:lineRule="auto"/>
        <w:ind w:firstLine="533"/>
        <w:jc w:val="both"/>
        <w:rPr>
          <w:ins w:id="305" w:author="nnvan" w:date="2009-12-28T08:11:00Z"/>
          <w:lang w:val="pt-BR"/>
        </w:rPr>
        <w:pPrChange w:id="306" w:author="User" w:date="2009-12-27T12:55:00Z">
          <w:pPr>
            <w:spacing w:before="40" w:after="40" w:line="288" w:lineRule="auto"/>
            <w:ind w:firstLine="567"/>
            <w:jc w:val="both"/>
          </w:pPr>
        </w:pPrChange>
      </w:pPr>
      <w:ins w:id="307" w:author="nnvan" w:date="2009-12-26T16:25:00Z">
        <w:r w:rsidRPr="0082451D">
          <w:rPr>
            <w:lang w:val="pt-BR"/>
          </w:rPr>
          <w:t xml:space="preserve">Năm 2009, </w:t>
        </w:r>
      </w:ins>
      <w:r w:rsidR="005829FD">
        <w:rPr>
          <w:lang w:val="pt-BR"/>
        </w:rPr>
        <w:t>ng</w:t>
      </w:r>
      <w:r w:rsidR="005829FD" w:rsidRPr="005829FD">
        <w:rPr>
          <w:lang w:val="pt-BR"/>
        </w:rPr>
        <w:t>ành</w:t>
      </w:r>
      <w:r w:rsidR="005829FD">
        <w:rPr>
          <w:lang w:val="pt-BR"/>
        </w:rPr>
        <w:t xml:space="preserve"> V</w:t>
      </w:r>
      <w:r w:rsidR="005829FD" w:rsidRPr="005829FD">
        <w:rPr>
          <w:lang w:val="pt-BR"/>
        </w:rPr>
        <w:t>ă</w:t>
      </w:r>
      <w:r w:rsidR="005829FD">
        <w:rPr>
          <w:lang w:val="pt-BR"/>
        </w:rPr>
        <w:t>n ho</w:t>
      </w:r>
      <w:r w:rsidR="005829FD" w:rsidRPr="005829FD">
        <w:rPr>
          <w:lang w:val="pt-BR"/>
        </w:rPr>
        <w:t>á</w:t>
      </w:r>
      <w:r w:rsidR="005829FD">
        <w:rPr>
          <w:lang w:val="pt-BR"/>
        </w:rPr>
        <w:t>, Th</w:t>
      </w:r>
      <w:r w:rsidR="005829FD" w:rsidRPr="005829FD">
        <w:rPr>
          <w:lang w:val="pt-BR"/>
        </w:rPr>
        <w:t>ể</w:t>
      </w:r>
      <w:r w:rsidR="005829FD">
        <w:rPr>
          <w:lang w:val="pt-BR"/>
        </w:rPr>
        <w:t xml:space="preserve"> thao v</w:t>
      </w:r>
      <w:r w:rsidR="005829FD" w:rsidRPr="005829FD">
        <w:rPr>
          <w:lang w:val="pt-BR"/>
        </w:rPr>
        <w:t>à</w:t>
      </w:r>
      <w:r w:rsidR="005829FD">
        <w:rPr>
          <w:lang w:val="pt-BR"/>
        </w:rPr>
        <w:t xml:space="preserve"> Du l</w:t>
      </w:r>
      <w:r w:rsidR="005829FD" w:rsidRPr="005829FD">
        <w:rPr>
          <w:lang w:val="pt-BR"/>
        </w:rPr>
        <w:t>ịch</w:t>
      </w:r>
      <w:r w:rsidR="005829FD">
        <w:rPr>
          <w:lang w:val="pt-BR"/>
        </w:rPr>
        <w:t xml:space="preserve"> </w:t>
      </w:r>
      <w:r w:rsidR="005829FD" w:rsidRPr="005829FD">
        <w:rPr>
          <w:lang w:val="pt-BR"/>
        </w:rPr>
        <w:t>đã</w:t>
      </w:r>
      <w:r w:rsidR="005829FD">
        <w:rPr>
          <w:lang w:val="pt-BR"/>
        </w:rPr>
        <w:t xml:space="preserve"> ph</w:t>
      </w:r>
      <w:r w:rsidR="005829FD" w:rsidRPr="005829FD">
        <w:rPr>
          <w:lang w:val="pt-BR"/>
        </w:rPr>
        <w:t>ối</w:t>
      </w:r>
      <w:r w:rsidR="005829FD">
        <w:rPr>
          <w:lang w:val="pt-BR"/>
        </w:rPr>
        <w:t xml:space="preserve"> h</w:t>
      </w:r>
      <w:r w:rsidR="005829FD" w:rsidRPr="005829FD">
        <w:rPr>
          <w:lang w:val="pt-BR"/>
        </w:rPr>
        <w:t>ợp</w:t>
      </w:r>
      <w:r w:rsidR="005829FD">
        <w:rPr>
          <w:lang w:val="pt-BR"/>
        </w:rPr>
        <w:t xml:space="preserve"> v</w:t>
      </w:r>
      <w:r w:rsidR="005829FD" w:rsidRPr="005829FD">
        <w:rPr>
          <w:lang w:val="pt-BR"/>
        </w:rPr>
        <w:t>ới</w:t>
      </w:r>
      <w:r w:rsidR="005829FD">
        <w:rPr>
          <w:lang w:val="pt-BR"/>
        </w:rPr>
        <w:t xml:space="preserve"> c</w:t>
      </w:r>
      <w:r w:rsidR="005829FD" w:rsidRPr="005829FD">
        <w:rPr>
          <w:lang w:val="pt-BR"/>
        </w:rPr>
        <w:t>ác</w:t>
      </w:r>
      <w:r w:rsidR="005829FD">
        <w:rPr>
          <w:lang w:val="pt-BR"/>
        </w:rPr>
        <w:t xml:space="preserve"> </w:t>
      </w:r>
      <w:r w:rsidR="005829FD" w:rsidRPr="005829FD">
        <w:rPr>
          <w:lang w:val="pt-BR"/>
        </w:rPr>
        <w:t>địa</w:t>
      </w:r>
      <w:r w:rsidR="005829FD">
        <w:rPr>
          <w:lang w:val="pt-BR"/>
        </w:rPr>
        <w:t xml:space="preserve"> ph</w:t>
      </w:r>
      <w:r w:rsidR="005829FD" w:rsidRPr="005829FD">
        <w:rPr>
          <w:lang w:val="pt-BR"/>
        </w:rPr>
        <w:t>ươ</w:t>
      </w:r>
      <w:r w:rsidR="005829FD">
        <w:rPr>
          <w:lang w:val="pt-BR"/>
        </w:rPr>
        <w:t>ng v</w:t>
      </w:r>
      <w:r w:rsidR="005829FD" w:rsidRPr="005829FD">
        <w:rPr>
          <w:lang w:val="pt-BR"/>
        </w:rPr>
        <w:t>à</w:t>
      </w:r>
      <w:r w:rsidR="005829FD">
        <w:rPr>
          <w:lang w:val="pt-BR"/>
        </w:rPr>
        <w:t xml:space="preserve"> m</w:t>
      </w:r>
      <w:r w:rsidR="005829FD" w:rsidRPr="005829FD">
        <w:rPr>
          <w:lang w:val="pt-BR"/>
        </w:rPr>
        <w:t>ột</w:t>
      </w:r>
      <w:r w:rsidR="005829FD">
        <w:rPr>
          <w:lang w:val="pt-BR"/>
        </w:rPr>
        <w:t xml:space="preserve"> s</w:t>
      </w:r>
      <w:r w:rsidR="005829FD" w:rsidRPr="005829FD">
        <w:rPr>
          <w:lang w:val="pt-BR"/>
        </w:rPr>
        <w:t>ố</w:t>
      </w:r>
      <w:r w:rsidR="005829FD">
        <w:rPr>
          <w:lang w:val="pt-BR"/>
        </w:rPr>
        <w:t xml:space="preserve"> t</w:t>
      </w:r>
      <w:r w:rsidR="005829FD" w:rsidRPr="005829FD">
        <w:rPr>
          <w:lang w:val="pt-BR"/>
        </w:rPr>
        <w:t>ổ</w:t>
      </w:r>
      <w:r w:rsidR="005829FD">
        <w:rPr>
          <w:lang w:val="pt-BR"/>
        </w:rPr>
        <w:t xml:space="preserve"> ch</w:t>
      </w:r>
      <w:r w:rsidR="005829FD" w:rsidRPr="005829FD">
        <w:rPr>
          <w:lang w:val="pt-BR"/>
        </w:rPr>
        <w:t>ứ</w:t>
      </w:r>
      <w:r w:rsidR="005829FD">
        <w:rPr>
          <w:lang w:val="pt-BR"/>
        </w:rPr>
        <w:t>c qu</w:t>
      </w:r>
      <w:r w:rsidR="005829FD" w:rsidRPr="005829FD">
        <w:rPr>
          <w:lang w:val="pt-BR"/>
        </w:rPr>
        <w:t>ốc</w:t>
      </w:r>
      <w:r w:rsidR="005829FD">
        <w:rPr>
          <w:lang w:val="pt-BR"/>
        </w:rPr>
        <w:t xml:space="preserve"> t</w:t>
      </w:r>
      <w:r w:rsidR="005829FD" w:rsidRPr="005829FD">
        <w:rPr>
          <w:lang w:val="pt-BR"/>
        </w:rPr>
        <w:t>ế</w:t>
      </w:r>
      <w:r w:rsidR="005829FD">
        <w:rPr>
          <w:lang w:val="pt-BR"/>
        </w:rPr>
        <w:t xml:space="preserve"> ti</w:t>
      </w:r>
      <w:r w:rsidR="005829FD" w:rsidRPr="005829FD">
        <w:rPr>
          <w:lang w:val="pt-BR"/>
        </w:rPr>
        <w:t>ến</w:t>
      </w:r>
      <w:r w:rsidR="005829FD">
        <w:rPr>
          <w:lang w:val="pt-BR"/>
        </w:rPr>
        <w:t xml:space="preserve"> h</w:t>
      </w:r>
      <w:r w:rsidR="005829FD" w:rsidRPr="005829FD">
        <w:rPr>
          <w:lang w:val="pt-BR"/>
        </w:rPr>
        <w:t>ành</w:t>
      </w:r>
      <w:r w:rsidR="005829FD">
        <w:rPr>
          <w:lang w:val="pt-BR"/>
        </w:rPr>
        <w:t xml:space="preserve"> </w:t>
      </w:r>
      <w:ins w:id="308" w:author="nnvan" w:date="2009-12-26T16:25:00Z">
        <w:r w:rsidRPr="0082451D">
          <w:rPr>
            <w:lang w:val="pt-BR"/>
          </w:rPr>
          <w:t xml:space="preserve">nhiều hoạt động văn hóa nghệ thuật, thể thao và lễ hội quy mô lớn như: Lễ hội chào đón Xuân Kỷ Sửu; kỷ niệm 79 năm thành lập Đảng </w:t>
        </w:r>
      </w:ins>
      <w:r w:rsidR="004D576B" w:rsidRPr="0082451D">
        <w:rPr>
          <w:lang w:val="pt-BR"/>
        </w:rPr>
        <w:t>C</w:t>
      </w:r>
      <w:ins w:id="309" w:author="nnvan" w:date="2009-12-26T16:25:00Z">
        <w:r w:rsidRPr="0082451D">
          <w:rPr>
            <w:lang w:val="pt-BR"/>
          </w:rPr>
          <w:t xml:space="preserve">ộng sản Việt Nam; </w:t>
        </w:r>
      </w:ins>
      <w:ins w:id="310" w:author="dnhung" w:date="2009-12-30T08:34:00Z">
        <w:r w:rsidRPr="0082451D">
          <w:rPr>
            <w:lang w:val="pt-BR"/>
          </w:rPr>
          <w:t xml:space="preserve">kỷ niệm 50 năm ngày mở đường Hồ Chí Minh; </w:t>
        </w:r>
      </w:ins>
      <w:ins w:id="311" w:author="nnvan" w:date="2009-12-26T16:25:00Z">
        <w:r w:rsidRPr="0082451D">
          <w:rPr>
            <w:lang w:val="pt-BR"/>
          </w:rPr>
          <w:t>kỷ niệm 55 chiến thắng Điện Biên Phủ;</w:t>
        </w:r>
      </w:ins>
      <w:ins w:id="312" w:author="nnvan" w:date="2009-12-28T08:11:00Z">
        <w:r w:rsidRPr="0082451D">
          <w:rPr>
            <w:lang w:val="pt-BR"/>
          </w:rPr>
          <w:t xml:space="preserve"> </w:t>
        </w:r>
      </w:ins>
      <w:ins w:id="313" w:author="dnhung" w:date="2009-12-30T08:34:00Z">
        <w:r w:rsidRPr="0082451D">
          <w:rPr>
            <w:lang w:val="pt-BR"/>
          </w:rPr>
          <w:t>Triển lãm 40 năm ngành Văn hoá, Thể thao và Du lịch</w:t>
        </w:r>
      </w:ins>
      <w:ins w:id="314" w:author="dnhung" w:date="2009-12-30T08:35:00Z">
        <w:r w:rsidRPr="0082451D">
          <w:rPr>
            <w:lang w:val="pt-BR"/>
          </w:rPr>
          <w:t xml:space="preserve"> thực hiện Di chúc của Chủ tịch Hồ Chí Minh; Tuần văn hoá Du lịch Quảng Nam hướng đến 100</w:t>
        </w:r>
      </w:ins>
      <w:r w:rsidR="005F67A7" w:rsidRPr="0082451D">
        <w:rPr>
          <w:lang w:val="pt-BR"/>
        </w:rPr>
        <w:t>0</w:t>
      </w:r>
      <w:ins w:id="315" w:author="dnhung" w:date="2009-12-30T08:35:00Z">
        <w:r w:rsidRPr="0082451D">
          <w:rPr>
            <w:lang w:val="pt-BR"/>
          </w:rPr>
          <w:t xml:space="preserve"> năm Thăng Long-Hà Nội;</w:t>
        </w:r>
      </w:ins>
      <w:ins w:id="316" w:author="dnhung" w:date="2009-12-30T08:34:00Z">
        <w:r w:rsidRPr="0082451D">
          <w:rPr>
            <w:lang w:val="pt-BR"/>
          </w:rPr>
          <w:t xml:space="preserve"> </w:t>
        </w:r>
      </w:ins>
      <w:ins w:id="317" w:author="nnvan" w:date="2009-12-28T08:13:00Z">
        <w:r w:rsidRPr="0082451D">
          <w:rPr>
            <w:lang w:val="pt-BR"/>
          </w:rPr>
          <w:t>F</w:t>
        </w:r>
      </w:ins>
      <w:ins w:id="318" w:author="nnvan" w:date="2009-12-28T08:11:00Z">
        <w:r w:rsidRPr="0082451D">
          <w:rPr>
            <w:lang w:val="pt-BR"/>
          </w:rPr>
          <w:t>estival l</w:t>
        </w:r>
      </w:ins>
      <w:ins w:id="319" w:author="nnvan" w:date="2009-12-28T08:12:00Z">
        <w:r w:rsidRPr="0082451D">
          <w:rPr>
            <w:lang w:val="pt-BR"/>
          </w:rPr>
          <w:t>úa gạo tại Hậu Giang; Festival cồng chiêng quốc tế tại Gia Lai; Festival</w:t>
        </w:r>
      </w:ins>
      <w:ins w:id="320" w:author="nnvan" w:date="2009-12-28T08:13:00Z">
        <w:r w:rsidRPr="0082451D">
          <w:rPr>
            <w:lang w:val="pt-BR"/>
          </w:rPr>
          <w:t xml:space="preserve"> </w:t>
        </w:r>
      </w:ins>
      <w:ins w:id="321" w:author="dnhung" w:date="2009-12-30T08:36:00Z">
        <w:r w:rsidRPr="0082451D">
          <w:rPr>
            <w:lang w:val="pt-BR"/>
          </w:rPr>
          <w:t>N</w:t>
        </w:r>
      </w:ins>
      <w:ins w:id="322" w:author="nnvan" w:date="2009-12-28T08:12:00Z">
        <w:del w:id="323" w:author="dnhung" w:date="2009-12-30T08:36:00Z">
          <w:r w:rsidRPr="0082451D" w:rsidDel="00256539">
            <w:rPr>
              <w:lang w:val="pt-BR"/>
            </w:rPr>
            <w:delText>n</w:delText>
          </w:r>
        </w:del>
        <w:r w:rsidRPr="0082451D">
          <w:rPr>
            <w:lang w:val="pt-BR"/>
          </w:rPr>
          <w:t xml:space="preserve">gày </w:t>
        </w:r>
        <w:del w:id="324" w:author="dnhung" w:date="2009-12-30T08:36:00Z">
          <w:r w:rsidRPr="0082451D" w:rsidDel="00256539">
            <w:rPr>
              <w:lang w:val="pt-BR"/>
            </w:rPr>
            <w:delText>v</w:delText>
          </w:r>
        </w:del>
      </w:ins>
      <w:r w:rsidR="004D576B" w:rsidRPr="0082451D">
        <w:rPr>
          <w:lang w:val="pt-BR"/>
        </w:rPr>
        <w:t>V</w:t>
      </w:r>
      <w:ins w:id="325" w:author="nnvan" w:date="2009-12-28T08:13:00Z">
        <w:r w:rsidRPr="0082451D">
          <w:rPr>
            <w:lang w:val="pt-BR"/>
          </w:rPr>
          <w:t xml:space="preserve">ăn hoá, </w:t>
        </w:r>
        <w:del w:id="326" w:author="dnhung" w:date="2009-12-30T08:36:00Z">
          <w:r w:rsidRPr="0082451D" w:rsidDel="00256539">
            <w:rPr>
              <w:lang w:val="pt-BR"/>
            </w:rPr>
            <w:delText>t</w:delText>
          </w:r>
        </w:del>
      </w:ins>
      <w:r w:rsidR="004D576B" w:rsidRPr="0082451D">
        <w:rPr>
          <w:lang w:val="pt-BR"/>
        </w:rPr>
        <w:t>T</w:t>
      </w:r>
      <w:ins w:id="327" w:author="nnvan" w:date="2009-12-28T08:13:00Z">
        <w:r w:rsidRPr="0082451D">
          <w:rPr>
            <w:lang w:val="pt-BR"/>
          </w:rPr>
          <w:t>hể thao,</w:t>
        </w:r>
        <w:del w:id="328" w:author="dnhung" w:date="2009-12-30T08:36:00Z">
          <w:r w:rsidRPr="0082451D" w:rsidDel="00256539">
            <w:rPr>
              <w:lang w:val="pt-BR"/>
            </w:rPr>
            <w:delText xml:space="preserve"> </w:delText>
          </w:r>
        </w:del>
      </w:ins>
      <w:ins w:id="329" w:author="dnhung" w:date="2009-12-30T08:36:00Z">
        <w:r w:rsidRPr="0082451D">
          <w:rPr>
            <w:lang w:val="pt-BR"/>
          </w:rPr>
          <w:t xml:space="preserve"> </w:t>
        </w:r>
      </w:ins>
      <w:ins w:id="330" w:author="nnvan" w:date="2009-12-28T08:13:00Z">
        <w:del w:id="331" w:author="dnhung" w:date="2009-12-30T08:36:00Z">
          <w:r w:rsidRPr="0082451D" w:rsidDel="00256539">
            <w:rPr>
              <w:lang w:val="pt-BR"/>
            </w:rPr>
            <w:delText>d</w:delText>
          </w:r>
        </w:del>
      </w:ins>
      <w:r w:rsidR="004D576B" w:rsidRPr="0082451D">
        <w:rPr>
          <w:lang w:val="pt-BR"/>
        </w:rPr>
        <w:t>D</w:t>
      </w:r>
      <w:ins w:id="332" w:author="nnvan" w:date="2009-12-28T08:13:00Z">
        <w:r w:rsidRPr="0082451D">
          <w:rPr>
            <w:lang w:val="pt-BR"/>
          </w:rPr>
          <w:t>u lịch Mê Công-Nhật Bản</w:t>
        </w:r>
      </w:ins>
      <w:ins w:id="333" w:author="dnhung" w:date="2009-12-30T08:36:00Z">
        <w:r w:rsidRPr="0082451D">
          <w:rPr>
            <w:lang w:val="pt-BR"/>
          </w:rPr>
          <w:t xml:space="preserve"> tại Cần Thơ; Tuần Văn hoá Cam-pu-chia tại Việt Nam v</w:t>
        </w:r>
      </w:ins>
      <w:ins w:id="334" w:author="dnhung" w:date="2009-12-30T08:37:00Z">
        <w:r w:rsidRPr="0082451D">
          <w:rPr>
            <w:lang w:val="pt-BR"/>
          </w:rPr>
          <w:t>à nhiều lễ hội khác</w:t>
        </w:r>
      </w:ins>
      <w:ins w:id="335" w:author="nnvan" w:date="2009-12-28T08:13:00Z">
        <w:del w:id="336" w:author="dnhung" w:date="2009-12-30T08:37:00Z">
          <w:r w:rsidRPr="0082451D" w:rsidDel="00256539">
            <w:rPr>
              <w:lang w:val="pt-BR"/>
            </w:rPr>
            <w:delText>, v.v</w:delText>
          </w:r>
        </w:del>
        <w:r w:rsidRPr="0082451D">
          <w:rPr>
            <w:lang w:val="pt-BR"/>
          </w:rPr>
          <w:t>.</w:t>
        </w:r>
      </w:ins>
      <w:ins w:id="337" w:author="nnvan" w:date="2009-12-26T16:25:00Z">
        <w:r w:rsidRPr="0082451D">
          <w:rPr>
            <w:lang w:val="pt-BR"/>
          </w:rPr>
          <w:t xml:space="preserve"> </w:t>
        </w:r>
      </w:ins>
    </w:p>
    <w:p w14:paraId="78693EF7" w14:textId="77777777" w:rsidR="00DB3976" w:rsidRPr="0082451D" w:rsidRDefault="00DB3976" w:rsidP="0010156B">
      <w:pPr>
        <w:numPr>
          <w:ins w:id="338" w:author="user" w:date="2009-12-28T08:11:00Z"/>
        </w:numPr>
        <w:spacing w:before="40" w:after="40" w:line="276" w:lineRule="auto"/>
        <w:ind w:firstLine="533"/>
        <w:jc w:val="both"/>
        <w:rPr>
          <w:ins w:id="339" w:author="nnvan" w:date="2009-12-26T16:25:00Z"/>
          <w:bCs/>
          <w:lang w:val="pt-BR"/>
        </w:rPr>
        <w:pPrChange w:id="340" w:author="User" w:date="2009-12-27T12:55:00Z">
          <w:pPr>
            <w:spacing w:before="40" w:after="40" w:line="288" w:lineRule="auto"/>
            <w:ind w:firstLine="567"/>
            <w:jc w:val="both"/>
          </w:pPr>
        </w:pPrChange>
      </w:pPr>
      <w:ins w:id="341" w:author="nnvan" w:date="2009-12-26T16:25:00Z">
        <w:r w:rsidRPr="0082451D">
          <w:rPr>
            <w:lang w:val="pt-BR"/>
          </w:rPr>
          <w:t xml:space="preserve">Công tác thanh tra, kiểm tra hoạt động văn hóa và kinh doanh dịch vụ văn hoá tiếp tục được triển khai thường xuyên và tích cực. Năm 2009 </w:t>
        </w:r>
      </w:ins>
      <w:r w:rsidR="005829FD">
        <w:rPr>
          <w:lang w:val="pt-BR"/>
        </w:rPr>
        <w:t>c</w:t>
      </w:r>
      <w:r w:rsidR="005829FD" w:rsidRPr="005829FD">
        <w:rPr>
          <w:lang w:val="pt-BR"/>
        </w:rPr>
        <w:t>ác</w:t>
      </w:r>
      <w:r w:rsidR="005829FD">
        <w:rPr>
          <w:lang w:val="pt-BR"/>
        </w:rPr>
        <w:t xml:space="preserve"> </w:t>
      </w:r>
      <w:ins w:id="342" w:author="nnvan" w:date="2009-12-26T16:25:00Z">
        <w:r w:rsidRPr="0082451D">
          <w:rPr>
            <w:lang w:val="pt-BR"/>
          </w:rPr>
          <w:t>cơ quan chức năng đã tiến hành kiểm tra 7,6 nghìn</w:t>
        </w:r>
        <w:r w:rsidRPr="0082451D">
          <w:rPr>
            <w:bCs/>
            <w:lang w:val="pt-BR"/>
          </w:rPr>
          <w:t xml:space="preserve"> cơ sở kinh doanh dịch vụ văn hoá; phát hiện gần 2 nghìn cơ sở vi phạm, xử phạt hành chính gần 7 tỷ đồng; đình chỉ hoạt động hơn 100 cơ sở; tịch thu hơn 250 nghìn băng đĩa, gần 20 nghìn cuốn sách và nhiều văn hoá phẩm khác có nội dung không phù hợp.</w:t>
        </w:r>
      </w:ins>
    </w:p>
    <w:p w14:paraId="78A18030" w14:textId="77777777" w:rsidR="00DB3976" w:rsidRPr="0082451D" w:rsidRDefault="00DB3976" w:rsidP="0010156B">
      <w:pPr>
        <w:numPr>
          <w:ins w:id="343" w:author="user" w:date="2009-12-26T16:25:00Z"/>
        </w:numPr>
        <w:spacing w:before="40" w:after="40" w:line="276" w:lineRule="auto"/>
        <w:ind w:firstLine="533"/>
        <w:jc w:val="both"/>
        <w:rPr>
          <w:ins w:id="344" w:author="nnvan" w:date="2009-12-26T16:25:00Z"/>
          <w:lang w:val="de-DE"/>
        </w:rPr>
        <w:pPrChange w:id="345" w:author="User" w:date="2009-12-27T12:55:00Z">
          <w:pPr>
            <w:spacing w:before="40" w:after="40" w:line="288" w:lineRule="auto"/>
            <w:ind w:firstLine="539"/>
            <w:jc w:val="both"/>
          </w:pPr>
        </w:pPrChange>
      </w:pPr>
      <w:ins w:id="346" w:author="nnvan" w:date="2009-12-26T16:25:00Z">
        <w:r w:rsidRPr="0082451D">
          <w:rPr>
            <w:bCs/>
            <w:lang w:val="de-DE"/>
          </w:rPr>
          <w:t xml:space="preserve">Hoạt động thể dục, thể thao tiếp tục được duy trì, phát triển sâu rộng với nhiều nội dung phong phú, thu hút đông đảo quần chúng tham gia. Trong năm 2009, ngành Thể dục Thể thao đã tổ chức thành công 16 giải thể thao quần chúng cấp quốc gia; phối hợp với các Bộ, </w:t>
        </w:r>
      </w:ins>
      <w:r w:rsidR="005829FD">
        <w:rPr>
          <w:bCs/>
          <w:lang w:val="de-DE"/>
        </w:rPr>
        <w:t>N</w:t>
      </w:r>
      <w:ins w:id="347" w:author="nnvan" w:date="2009-12-26T16:25:00Z">
        <w:r w:rsidRPr="0082451D">
          <w:rPr>
            <w:bCs/>
            <w:lang w:val="de-DE"/>
          </w:rPr>
          <w:t xml:space="preserve">gành tổ chức 5 giải thể thao quần chúng khác và 1 giải thể thao quốc tế. </w:t>
        </w:r>
        <w:r w:rsidRPr="0082451D">
          <w:rPr>
            <w:lang w:val="de-DE"/>
          </w:rPr>
          <w:t>Tại Para Games 5 tổ chức ở Ma-lai-xi-a, đoàn thể thao người khuyết tật Việt Nam đã thi đấu xuất sắc</w:t>
        </w:r>
      </w:ins>
      <w:r w:rsidR="005829FD">
        <w:rPr>
          <w:lang w:val="de-DE"/>
        </w:rPr>
        <w:t xml:space="preserve">, </w:t>
      </w:r>
      <w:ins w:id="348" w:author="nnvan" w:date="2009-12-26T16:25:00Z">
        <w:r w:rsidRPr="0082451D">
          <w:rPr>
            <w:lang w:val="de-DE"/>
          </w:rPr>
          <w:t>giành vị trí thứ 3 toàn đoàn với tổng số 175 huy chương, trong đó có 73 huy chương vàng; 57 huy chương bạc và 45 huy chương đồng.</w:t>
        </w:r>
      </w:ins>
    </w:p>
    <w:p w14:paraId="66BFB862" w14:textId="77777777" w:rsidR="002D1C82" w:rsidRDefault="00DB3976" w:rsidP="00BF06B6">
      <w:pPr>
        <w:numPr>
          <w:ins w:id="349" w:author="user" w:date="2009-12-26T16:25:00Z"/>
        </w:numPr>
        <w:spacing w:before="40" w:after="40" w:line="269" w:lineRule="auto"/>
        <w:ind w:firstLine="539"/>
        <w:jc w:val="both"/>
        <w:rPr>
          <w:spacing w:val="-2"/>
          <w:lang w:val="de-DE"/>
        </w:rPr>
        <w:pPrChange w:id="350" w:author="User" w:date="2009-12-27T12:55:00Z">
          <w:pPr>
            <w:spacing w:before="40" w:after="40" w:line="288" w:lineRule="auto"/>
            <w:ind w:firstLine="567"/>
            <w:jc w:val="both"/>
          </w:pPr>
        </w:pPrChange>
      </w:pPr>
      <w:ins w:id="351" w:author="nnvan" w:date="2009-12-26T16:25:00Z">
        <w:r w:rsidRPr="0082451D">
          <w:rPr>
            <w:i/>
            <w:spacing w:val="-2"/>
            <w:lang w:val="de-DE"/>
          </w:rPr>
          <w:t xml:space="preserve"> </w:t>
        </w:r>
        <w:r w:rsidRPr="0082451D">
          <w:rPr>
            <w:spacing w:val="-2"/>
            <w:lang w:val="de-DE"/>
          </w:rPr>
          <w:t xml:space="preserve">Trong thể thao thành tích cao, </w:t>
        </w:r>
      </w:ins>
      <w:r w:rsidR="007367B5">
        <w:rPr>
          <w:spacing w:val="-2"/>
          <w:lang w:val="de-DE"/>
        </w:rPr>
        <w:t>ngo</w:t>
      </w:r>
      <w:r w:rsidR="007367B5" w:rsidRPr="007367B5">
        <w:rPr>
          <w:spacing w:val="-2"/>
          <w:lang w:val="de-DE"/>
        </w:rPr>
        <w:t>ài</w:t>
      </w:r>
      <w:r w:rsidR="007367B5">
        <w:rPr>
          <w:spacing w:val="-2"/>
          <w:lang w:val="de-DE"/>
        </w:rPr>
        <w:t xml:space="preserve"> vi</w:t>
      </w:r>
      <w:r w:rsidR="007367B5" w:rsidRPr="007367B5">
        <w:rPr>
          <w:spacing w:val="-2"/>
          <w:lang w:val="de-DE"/>
        </w:rPr>
        <w:t>ệc</w:t>
      </w:r>
      <w:r w:rsidR="007367B5">
        <w:rPr>
          <w:spacing w:val="-2"/>
          <w:lang w:val="de-DE"/>
        </w:rPr>
        <w:t xml:space="preserve"> t</w:t>
      </w:r>
      <w:r w:rsidR="007367B5" w:rsidRPr="007367B5">
        <w:rPr>
          <w:spacing w:val="-2"/>
          <w:lang w:val="de-DE"/>
        </w:rPr>
        <w:t>ổ</w:t>
      </w:r>
      <w:r w:rsidR="007367B5">
        <w:rPr>
          <w:spacing w:val="-2"/>
          <w:lang w:val="de-DE"/>
        </w:rPr>
        <w:t xml:space="preserve"> ch</w:t>
      </w:r>
      <w:r w:rsidR="007367B5" w:rsidRPr="007367B5">
        <w:rPr>
          <w:spacing w:val="-2"/>
          <w:lang w:val="de-DE"/>
        </w:rPr>
        <w:t>ức</w:t>
      </w:r>
      <w:r w:rsidR="007367B5">
        <w:rPr>
          <w:spacing w:val="-2"/>
          <w:lang w:val="de-DE"/>
        </w:rPr>
        <w:t xml:space="preserve"> 172 </w:t>
      </w:r>
      <w:ins w:id="352" w:author="nnvan" w:date="2009-12-26T16:25:00Z">
        <w:r w:rsidR="007367B5" w:rsidRPr="0082451D">
          <w:rPr>
            <w:spacing w:val="-2"/>
            <w:lang w:val="de-DE"/>
          </w:rPr>
          <w:t>giải quốc gia</w:t>
        </w:r>
      </w:ins>
      <w:r w:rsidR="007367B5">
        <w:rPr>
          <w:spacing w:val="-2"/>
          <w:lang w:val="de-DE"/>
        </w:rPr>
        <w:t>,</w:t>
      </w:r>
      <w:ins w:id="353" w:author="nnvan" w:date="2009-12-26T16:25:00Z">
        <w:r w:rsidR="007367B5" w:rsidRPr="0082451D">
          <w:rPr>
            <w:spacing w:val="-2"/>
            <w:lang w:val="de-DE"/>
          </w:rPr>
          <w:t xml:space="preserve"> </w:t>
        </w:r>
        <w:r w:rsidRPr="0082451D">
          <w:rPr>
            <w:spacing w:val="-2"/>
            <w:lang w:val="de-DE"/>
          </w:rPr>
          <w:t>ngành Thể dục Thể thao đã tổ chức thành công 33 giải quốc tế</w:t>
        </w:r>
      </w:ins>
      <w:r w:rsidR="007367B5">
        <w:rPr>
          <w:spacing w:val="-2"/>
          <w:lang w:val="de-DE"/>
        </w:rPr>
        <w:t xml:space="preserve">, trong </w:t>
      </w:r>
      <w:r w:rsidR="007367B5" w:rsidRPr="007367B5">
        <w:rPr>
          <w:spacing w:val="-2"/>
          <w:lang w:val="de-DE"/>
        </w:rPr>
        <w:t>đó</w:t>
      </w:r>
      <w:r w:rsidR="002D1C82">
        <w:rPr>
          <w:spacing w:val="-2"/>
          <w:lang w:val="de-DE"/>
        </w:rPr>
        <w:t xml:space="preserve"> </w:t>
      </w:r>
      <w:ins w:id="354" w:author="nnvan" w:date="2009-12-26T16:25:00Z">
        <w:r w:rsidR="002D1C82" w:rsidRPr="0082451D">
          <w:rPr>
            <w:spacing w:val="-2"/>
            <w:lang w:val="de-DE"/>
          </w:rPr>
          <w:t xml:space="preserve">Đại hội thể thao </w:t>
        </w:r>
      </w:ins>
      <w:ins w:id="355" w:author="dnhung" w:date="2009-12-30T08:37:00Z">
        <w:r w:rsidR="002D1C82" w:rsidRPr="0082451D">
          <w:rPr>
            <w:spacing w:val="-2"/>
            <w:lang w:val="de-DE"/>
          </w:rPr>
          <w:t>c</w:t>
        </w:r>
      </w:ins>
      <w:ins w:id="356" w:author="nnvan" w:date="2009-12-26T16:25:00Z">
        <w:del w:id="357" w:author="dnhung" w:date="2009-12-30T08:37:00Z">
          <w:r w:rsidR="002D1C82" w:rsidRPr="0082451D" w:rsidDel="00256539">
            <w:rPr>
              <w:spacing w:val="-2"/>
              <w:lang w:val="de-DE"/>
            </w:rPr>
            <w:delText>C</w:delText>
          </w:r>
        </w:del>
        <w:r w:rsidR="002D1C82" w:rsidRPr="0082451D">
          <w:rPr>
            <w:spacing w:val="-2"/>
            <w:lang w:val="de-DE"/>
          </w:rPr>
          <w:t xml:space="preserve">hâu Á trong nhà lần thứ 3 (AIG 3) </w:t>
        </w:r>
        <w:del w:id="358" w:author="User" w:date="2009-12-27T09:55:00Z">
          <w:r w:rsidR="002D1C82" w:rsidRPr="0082451D" w:rsidDel="005719D9">
            <w:rPr>
              <w:spacing w:val="-2"/>
              <w:lang w:val="de-DE"/>
            </w:rPr>
            <w:delText xml:space="preserve">được </w:delText>
          </w:r>
        </w:del>
        <w:r w:rsidR="002D1C82" w:rsidRPr="0082451D">
          <w:rPr>
            <w:spacing w:val="-2"/>
            <w:lang w:val="de-DE"/>
          </w:rPr>
          <w:t>đã thành công tốt đẹp, để lại ấn tượng sâu sắc trong lòng bạn bè quốc tế. Tại Đại hội này, đoàn thể thao Việt Nam đã thi đấu xuất sắc, hoàn thành vượt mức chỉ tiêu đề ra, xếp vị trí thứ 2 toàn đoàn tr</w:t>
        </w:r>
      </w:ins>
      <w:r w:rsidR="002D1C82">
        <w:rPr>
          <w:spacing w:val="-2"/>
          <w:lang w:val="de-DE"/>
        </w:rPr>
        <w:t>ong</w:t>
      </w:r>
      <w:ins w:id="359" w:author="nnvan" w:date="2009-12-26T16:25:00Z">
        <w:r w:rsidR="002D1C82" w:rsidRPr="0082451D">
          <w:rPr>
            <w:spacing w:val="-2"/>
            <w:lang w:val="de-DE"/>
          </w:rPr>
          <w:t xml:space="preserve"> tổng số 4</w:t>
        </w:r>
        <w:del w:id="360" w:author="dnhung" w:date="2009-12-30T08:38:00Z">
          <w:r w:rsidR="002D1C82" w:rsidRPr="0082451D" w:rsidDel="00256539">
            <w:rPr>
              <w:spacing w:val="-2"/>
              <w:lang w:val="de-DE"/>
            </w:rPr>
            <w:delText>1</w:delText>
          </w:r>
        </w:del>
      </w:ins>
      <w:ins w:id="361" w:author="dnhung" w:date="2009-12-30T08:38:00Z">
        <w:r w:rsidR="002D1C82" w:rsidRPr="0082451D">
          <w:rPr>
            <w:spacing w:val="-2"/>
            <w:lang w:val="de-DE"/>
          </w:rPr>
          <w:t>3</w:t>
        </w:r>
      </w:ins>
      <w:ins w:id="362" w:author="nnvan" w:date="2009-12-26T16:25:00Z">
        <w:r w:rsidR="002D1C82" w:rsidRPr="0082451D">
          <w:rPr>
            <w:spacing w:val="-2"/>
            <w:lang w:val="de-DE"/>
          </w:rPr>
          <w:t xml:space="preserve"> đoàn tham gia</w:t>
        </w:r>
      </w:ins>
      <w:r w:rsidR="007367B5">
        <w:rPr>
          <w:spacing w:val="-2"/>
          <w:lang w:val="de-DE"/>
        </w:rPr>
        <w:t>,</w:t>
      </w:r>
      <w:ins w:id="363" w:author="nnvan" w:date="2009-12-26T16:25:00Z">
        <w:r w:rsidR="002D1C82" w:rsidRPr="0082451D">
          <w:rPr>
            <w:spacing w:val="-2"/>
            <w:lang w:val="de-DE"/>
          </w:rPr>
          <w:t xml:space="preserve"> giành được 94 huy chương các loại, gồm 42 huy chương vàng; 30 huy chương bạc; 22 huy chương đồng. </w:t>
        </w:r>
      </w:ins>
    </w:p>
    <w:p w14:paraId="641166AF" w14:textId="77777777" w:rsidR="00DB3976" w:rsidRPr="0082451D" w:rsidRDefault="007367B5" w:rsidP="00A159ED">
      <w:pPr>
        <w:spacing w:before="40" w:after="40" w:line="264" w:lineRule="auto"/>
        <w:ind w:firstLine="539"/>
        <w:jc w:val="both"/>
        <w:rPr>
          <w:ins w:id="364" w:author="nnvan" w:date="2009-12-26T16:25:00Z"/>
          <w:lang w:val="de-DE"/>
        </w:rPr>
      </w:pPr>
      <w:r>
        <w:rPr>
          <w:spacing w:val="-2"/>
          <w:lang w:val="de-DE"/>
        </w:rPr>
        <w:t>Ngo</w:t>
      </w:r>
      <w:r w:rsidRPr="007367B5">
        <w:rPr>
          <w:spacing w:val="-2"/>
          <w:lang w:val="de-DE"/>
        </w:rPr>
        <w:t>ài</w:t>
      </w:r>
      <w:r>
        <w:rPr>
          <w:spacing w:val="-2"/>
          <w:lang w:val="de-DE"/>
        </w:rPr>
        <w:t xml:space="preserve"> ra, trong n</w:t>
      </w:r>
      <w:r w:rsidRPr="007367B5">
        <w:rPr>
          <w:spacing w:val="-2"/>
          <w:lang w:val="de-DE"/>
        </w:rPr>
        <w:t>ă</w:t>
      </w:r>
      <w:r>
        <w:rPr>
          <w:spacing w:val="-2"/>
          <w:lang w:val="de-DE"/>
        </w:rPr>
        <w:t>m 2009</w:t>
      </w:r>
      <w:ins w:id="365" w:author="nnvan" w:date="2009-12-26T16:25:00Z">
        <w:r w:rsidR="00DB3976" w:rsidRPr="0082451D">
          <w:rPr>
            <w:spacing w:val="-2"/>
            <w:lang w:val="de-DE"/>
          </w:rPr>
          <w:t xml:space="preserve"> đoàn thể thao Việt Nam </w:t>
        </w:r>
      </w:ins>
      <w:r>
        <w:rPr>
          <w:spacing w:val="-2"/>
          <w:lang w:val="de-DE"/>
        </w:rPr>
        <w:t>c</w:t>
      </w:r>
      <w:r w:rsidRPr="007367B5">
        <w:rPr>
          <w:spacing w:val="-2"/>
          <w:lang w:val="de-DE"/>
        </w:rPr>
        <w:t>òn</w:t>
      </w:r>
      <w:r>
        <w:rPr>
          <w:spacing w:val="-2"/>
          <w:lang w:val="de-DE"/>
        </w:rPr>
        <w:t xml:space="preserve"> </w:t>
      </w:r>
      <w:ins w:id="366" w:author="nnvan" w:date="2009-12-26T16:25:00Z">
        <w:del w:id="367" w:author="dnhung" w:date="2009-12-30T08:37:00Z">
          <w:r w:rsidR="00DB3976" w:rsidRPr="0082451D" w:rsidDel="00256539">
            <w:rPr>
              <w:spacing w:val="-2"/>
              <w:lang w:val="de-DE"/>
            </w:rPr>
            <w:delText xml:space="preserve">cũng </w:delText>
          </w:r>
        </w:del>
        <w:r w:rsidR="00DB3976" w:rsidRPr="0082451D">
          <w:rPr>
            <w:spacing w:val="-2"/>
            <w:lang w:val="de-DE"/>
          </w:rPr>
          <w:t xml:space="preserve">tham dự </w:t>
        </w:r>
      </w:ins>
      <w:r>
        <w:rPr>
          <w:spacing w:val="-2"/>
          <w:lang w:val="de-DE"/>
        </w:rPr>
        <w:t>50 gi</w:t>
      </w:r>
      <w:r w:rsidRPr="007367B5">
        <w:rPr>
          <w:spacing w:val="-2"/>
          <w:lang w:val="de-DE"/>
        </w:rPr>
        <w:t>ải</w:t>
      </w:r>
      <w:r>
        <w:rPr>
          <w:spacing w:val="-2"/>
          <w:lang w:val="de-DE"/>
        </w:rPr>
        <w:t xml:space="preserve"> qu</w:t>
      </w:r>
      <w:r w:rsidRPr="007367B5">
        <w:rPr>
          <w:spacing w:val="-2"/>
          <w:lang w:val="de-DE"/>
        </w:rPr>
        <w:t>ốc</w:t>
      </w:r>
      <w:r>
        <w:rPr>
          <w:spacing w:val="-2"/>
          <w:lang w:val="de-DE"/>
        </w:rPr>
        <w:t xml:space="preserve"> t</w:t>
      </w:r>
      <w:r w:rsidRPr="007367B5">
        <w:rPr>
          <w:spacing w:val="-2"/>
          <w:lang w:val="de-DE"/>
        </w:rPr>
        <w:t>ế</w:t>
      </w:r>
      <w:r>
        <w:rPr>
          <w:spacing w:val="-2"/>
          <w:lang w:val="de-DE"/>
        </w:rPr>
        <w:t xml:space="preserve"> t</w:t>
      </w:r>
      <w:r w:rsidRPr="007367B5">
        <w:rPr>
          <w:spacing w:val="-2"/>
          <w:lang w:val="de-DE"/>
        </w:rPr>
        <w:t>ổ</w:t>
      </w:r>
      <w:r>
        <w:rPr>
          <w:spacing w:val="-2"/>
          <w:lang w:val="de-DE"/>
        </w:rPr>
        <w:t xml:space="preserve"> ch</w:t>
      </w:r>
      <w:r w:rsidRPr="007367B5">
        <w:rPr>
          <w:spacing w:val="-2"/>
          <w:lang w:val="de-DE"/>
        </w:rPr>
        <w:t>ức</w:t>
      </w:r>
      <w:r>
        <w:rPr>
          <w:spacing w:val="-2"/>
          <w:lang w:val="de-DE"/>
        </w:rPr>
        <w:t xml:space="preserve"> </w:t>
      </w:r>
      <w:r w:rsidRPr="007367B5">
        <w:rPr>
          <w:spacing w:val="-2"/>
          <w:lang w:val="de-DE"/>
        </w:rPr>
        <w:t>ở</w:t>
      </w:r>
      <w:r>
        <w:rPr>
          <w:spacing w:val="-2"/>
          <w:lang w:val="de-DE"/>
        </w:rPr>
        <w:t xml:space="preserve"> n</w:t>
      </w:r>
      <w:r w:rsidRPr="007367B5">
        <w:rPr>
          <w:spacing w:val="-2"/>
          <w:lang w:val="de-DE"/>
        </w:rPr>
        <w:t>ước</w:t>
      </w:r>
      <w:r>
        <w:rPr>
          <w:spacing w:val="-2"/>
          <w:lang w:val="de-DE"/>
        </w:rPr>
        <w:t xml:space="preserve"> ngo</w:t>
      </w:r>
      <w:r w:rsidRPr="007367B5">
        <w:rPr>
          <w:spacing w:val="-2"/>
          <w:lang w:val="de-DE"/>
        </w:rPr>
        <w:t>ài</w:t>
      </w:r>
      <w:r w:rsidR="005F6024">
        <w:rPr>
          <w:spacing w:val="-2"/>
          <w:lang w:val="de-DE"/>
        </w:rPr>
        <w:t xml:space="preserve"> v</w:t>
      </w:r>
      <w:r w:rsidR="005F6024" w:rsidRPr="005F6024">
        <w:rPr>
          <w:spacing w:val="-2"/>
          <w:lang w:val="de-DE"/>
        </w:rPr>
        <w:t>à</w:t>
      </w:r>
      <w:r w:rsidR="005F6024">
        <w:rPr>
          <w:spacing w:val="-2"/>
          <w:lang w:val="de-DE"/>
        </w:rPr>
        <w:t xml:space="preserve"> </w:t>
      </w:r>
      <w:r w:rsidR="005F6024" w:rsidRPr="005F6024">
        <w:rPr>
          <w:spacing w:val="-2"/>
          <w:lang w:val="de-DE"/>
        </w:rPr>
        <w:t>đã</w:t>
      </w:r>
      <w:r w:rsidR="005F6024">
        <w:rPr>
          <w:spacing w:val="-2"/>
          <w:lang w:val="de-DE"/>
        </w:rPr>
        <w:t xml:space="preserve"> </w:t>
      </w:r>
      <w:r w:rsidR="005F6024" w:rsidRPr="005F6024">
        <w:rPr>
          <w:spacing w:val="-2"/>
          <w:lang w:val="de-DE"/>
        </w:rPr>
        <w:t>đạt</w:t>
      </w:r>
      <w:r w:rsidR="005F6024">
        <w:rPr>
          <w:spacing w:val="-2"/>
          <w:lang w:val="de-DE"/>
        </w:rPr>
        <w:t xml:space="preserve"> </w:t>
      </w:r>
      <w:r w:rsidR="005F6024" w:rsidRPr="005F6024">
        <w:rPr>
          <w:spacing w:val="-2"/>
          <w:lang w:val="de-DE"/>
        </w:rPr>
        <w:t>được</w:t>
      </w:r>
      <w:r w:rsidR="005F6024">
        <w:rPr>
          <w:spacing w:val="-2"/>
          <w:lang w:val="de-DE"/>
        </w:rPr>
        <w:t xml:space="preserve"> nhi</w:t>
      </w:r>
      <w:r w:rsidR="005F6024" w:rsidRPr="005F6024">
        <w:rPr>
          <w:spacing w:val="-2"/>
          <w:lang w:val="de-DE"/>
        </w:rPr>
        <w:t>ều</w:t>
      </w:r>
      <w:r w:rsidR="005F6024">
        <w:rPr>
          <w:spacing w:val="-2"/>
          <w:lang w:val="de-DE"/>
        </w:rPr>
        <w:t xml:space="preserve"> th</w:t>
      </w:r>
      <w:r w:rsidR="005F6024" w:rsidRPr="005F6024">
        <w:rPr>
          <w:spacing w:val="-2"/>
          <w:lang w:val="de-DE"/>
        </w:rPr>
        <w:t>àn</w:t>
      </w:r>
      <w:r w:rsidR="005F6024">
        <w:rPr>
          <w:spacing w:val="-2"/>
          <w:lang w:val="de-DE"/>
        </w:rPr>
        <w:t>h t</w:t>
      </w:r>
      <w:r w:rsidR="005F6024" w:rsidRPr="005F6024">
        <w:rPr>
          <w:spacing w:val="-2"/>
          <w:lang w:val="de-DE"/>
        </w:rPr>
        <w:t>ích</w:t>
      </w:r>
      <w:r w:rsidR="005F6024">
        <w:rPr>
          <w:spacing w:val="-2"/>
          <w:lang w:val="de-DE"/>
        </w:rPr>
        <w:t xml:space="preserve"> quan tr</w:t>
      </w:r>
      <w:r w:rsidR="005F6024" w:rsidRPr="005F6024">
        <w:rPr>
          <w:spacing w:val="-2"/>
          <w:lang w:val="de-DE"/>
        </w:rPr>
        <w:t>ọng</w:t>
      </w:r>
      <w:r w:rsidR="005F6024">
        <w:rPr>
          <w:spacing w:val="-2"/>
          <w:lang w:val="de-DE"/>
        </w:rPr>
        <w:t xml:space="preserve">. </w:t>
      </w:r>
      <w:r w:rsidR="005F6024" w:rsidRPr="005F6024">
        <w:rPr>
          <w:spacing w:val="-2"/>
          <w:lang w:val="de-DE"/>
        </w:rPr>
        <w:t>Đặc</w:t>
      </w:r>
      <w:r w:rsidR="005F6024">
        <w:rPr>
          <w:spacing w:val="-2"/>
          <w:lang w:val="de-DE"/>
        </w:rPr>
        <w:t xml:space="preserve"> bi</w:t>
      </w:r>
      <w:r w:rsidR="005F6024" w:rsidRPr="005F6024">
        <w:rPr>
          <w:spacing w:val="-2"/>
          <w:lang w:val="de-DE"/>
        </w:rPr>
        <w:t>ệt</w:t>
      </w:r>
      <w:r w:rsidR="005F6024">
        <w:rPr>
          <w:spacing w:val="-2"/>
          <w:lang w:val="de-DE"/>
        </w:rPr>
        <w:t xml:space="preserve"> t</w:t>
      </w:r>
      <w:r w:rsidR="005F6024" w:rsidRPr="005F6024">
        <w:rPr>
          <w:spacing w:val="-2"/>
          <w:lang w:val="de-DE"/>
        </w:rPr>
        <w:t>ại</w:t>
      </w:r>
      <w:r w:rsidR="005F6024">
        <w:rPr>
          <w:spacing w:val="-2"/>
          <w:lang w:val="de-DE"/>
        </w:rPr>
        <w:t xml:space="preserve"> </w:t>
      </w:r>
      <w:ins w:id="368" w:author="nnvan" w:date="2009-12-26T16:25:00Z">
        <w:r w:rsidRPr="0082451D">
          <w:rPr>
            <w:bCs/>
            <w:spacing w:val="-2"/>
            <w:lang w:val="de-DE"/>
          </w:rPr>
          <w:t>Đại hội thể thao Đông</w:t>
        </w:r>
      </w:ins>
      <w:r>
        <w:rPr>
          <w:bCs/>
          <w:spacing w:val="-2"/>
          <w:lang w:val="de-DE"/>
        </w:rPr>
        <w:t xml:space="preserve"> </w:t>
      </w:r>
      <w:ins w:id="369" w:author="nnvan" w:date="2009-12-26T16:25:00Z">
        <w:r w:rsidRPr="0082451D">
          <w:rPr>
            <w:bCs/>
            <w:spacing w:val="-2"/>
            <w:lang w:val="de-DE"/>
          </w:rPr>
          <w:t>Nam Á lần thứ 25 (SEA Games 25)</w:t>
        </w:r>
      </w:ins>
      <w:r>
        <w:rPr>
          <w:bCs/>
          <w:spacing w:val="-2"/>
          <w:lang w:val="de-DE"/>
        </w:rPr>
        <w:t xml:space="preserve"> t</w:t>
      </w:r>
      <w:r w:rsidRPr="007367B5">
        <w:rPr>
          <w:bCs/>
          <w:spacing w:val="-2"/>
          <w:lang w:val="de-DE"/>
        </w:rPr>
        <w:t>ổ</w:t>
      </w:r>
      <w:r>
        <w:rPr>
          <w:bCs/>
          <w:spacing w:val="-2"/>
          <w:lang w:val="de-DE"/>
        </w:rPr>
        <w:t xml:space="preserve"> ch</w:t>
      </w:r>
      <w:r w:rsidRPr="007367B5">
        <w:rPr>
          <w:bCs/>
          <w:spacing w:val="-2"/>
          <w:lang w:val="de-DE"/>
        </w:rPr>
        <w:t>ức</w:t>
      </w:r>
      <w:r>
        <w:rPr>
          <w:bCs/>
          <w:spacing w:val="-2"/>
          <w:lang w:val="de-DE"/>
        </w:rPr>
        <w:t xml:space="preserve"> t</w:t>
      </w:r>
      <w:r w:rsidRPr="007367B5">
        <w:rPr>
          <w:bCs/>
          <w:spacing w:val="-2"/>
          <w:lang w:val="de-DE"/>
        </w:rPr>
        <w:t>ại</w:t>
      </w:r>
      <w:r>
        <w:rPr>
          <w:bCs/>
          <w:spacing w:val="-2"/>
          <w:lang w:val="de-DE"/>
        </w:rPr>
        <w:t xml:space="preserve"> L</w:t>
      </w:r>
      <w:r w:rsidRPr="007367B5">
        <w:rPr>
          <w:bCs/>
          <w:spacing w:val="-2"/>
          <w:lang w:val="de-DE"/>
        </w:rPr>
        <w:t>ào</w:t>
      </w:r>
      <w:r w:rsidR="005F6024">
        <w:rPr>
          <w:bCs/>
          <w:spacing w:val="-2"/>
          <w:lang w:val="de-DE"/>
        </w:rPr>
        <w:t xml:space="preserve">, </w:t>
      </w:r>
      <w:ins w:id="370" w:author="nnvan" w:date="2009-12-26T16:25:00Z">
        <w:r w:rsidRPr="0082451D">
          <w:rPr>
            <w:bCs/>
            <w:spacing w:val="-2"/>
            <w:lang w:val="de-DE"/>
          </w:rPr>
          <w:t>đoàn Việt Nam đứng vị trí thứ 2 trong tổng số 11 đoàn tham gia với 83 huy chương vàng; 75 huy chương bạc và 57 huy chương đồng</w:t>
        </w:r>
        <w:r w:rsidRPr="0082451D">
          <w:rPr>
            <w:bCs/>
            <w:lang w:val="de-DE"/>
          </w:rPr>
          <w:t xml:space="preserve">. </w:t>
        </w:r>
      </w:ins>
      <w:r>
        <w:rPr>
          <w:spacing w:val="-2"/>
          <w:lang w:val="de-DE"/>
        </w:rPr>
        <w:t>T</w:t>
      </w:r>
      <w:r w:rsidRPr="007367B5">
        <w:rPr>
          <w:spacing w:val="-2"/>
          <w:lang w:val="de-DE"/>
        </w:rPr>
        <w:t>ổng</w:t>
      </w:r>
      <w:r>
        <w:rPr>
          <w:spacing w:val="-2"/>
          <w:lang w:val="de-DE"/>
        </w:rPr>
        <w:t xml:space="preserve"> s</w:t>
      </w:r>
      <w:r w:rsidRPr="007367B5">
        <w:rPr>
          <w:spacing w:val="-2"/>
          <w:lang w:val="de-DE"/>
        </w:rPr>
        <w:t>ố</w:t>
      </w:r>
      <w:r>
        <w:rPr>
          <w:spacing w:val="-2"/>
          <w:lang w:val="de-DE"/>
        </w:rPr>
        <w:t xml:space="preserve"> c</w:t>
      </w:r>
      <w:r w:rsidRPr="007367B5">
        <w:rPr>
          <w:spacing w:val="-2"/>
          <w:lang w:val="de-DE"/>
        </w:rPr>
        <w:t>á</w:t>
      </w:r>
      <w:r>
        <w:rPr>
          <w:spacing w:val="-2"/>
          <w:lang w:val="de-DE"/>
        </w:rPr>
        <w:t>c huy ch</w:t>
      </w:r>
      <w:r w:rsidRPr="007367B5">
        <w:rPr>
          <w:spacing w:val="-2"/>
          <w:lang w:val="de-DE"/>
        </w:rPr>
        <w:t>ươ</w:t>
      </w:r>
      <w:r>
        <w:rPr>
          <w:spacing w:val="-2"/>
          <w:lang w:val="de-DE"/>
        </w:rPr>
        <w:t xml:space="preserve">ng </w:t>
      </w:r>
      <w:r w:rsidRPr="007367B5">
        <w:rPr>
          <w:spacing w:val="-2"/>
          <w:lang w:val="de-DE"/>
        </w:rPr>
        <w:t>đ</w:t>
      </w:r>
      <w:r>
        <w:rPr>
          <w:spacing w:val="-2"/>
          <w:lang w:val="de-DE"/>
        </w:rPr>
        <w:t>o</w:t>
      </w:r>
      <w:r w:rsidRPr="007367B5">
        <w:rPr>
          <w:spacing w:val="-2"/>
          <w:lang w:val="de-DE"/>
        </w:rPr>
        <w:t>àn</w:t>
      </w:r>
      <w:r>
        <w:rPr>
          <w:spacing w:val="-2"/>
          <w:lang w:val="de-DE"/>
        </w:rPr>
        <w:t xml:space="preserve"> th</w:t>
      </w:r>
      <w:r w:rsidRPr="007367B5">
        <w:rPr>
          <w:spacing w:val="-2"/>
          <w:lang w:val="de-DE"/>
        </w:rPr>
        <w:t>ể</w:t>
      </w:r>
      <w:r>
        <w:rPr>
          <w:spacing w:val="-2"/>
          <w:lang w:val="de-DE"/>
        </w:rPr>
        <w:t xml:space="preserve"> thao </w:t>
      </w:r>
      <w:r w:rsidR="005F6024">
        <w:rPr>
          <w:spacing w:val="-2"/>
          <w:lang w:val="de-DE"/>
        </w:rPr>
        <w:t>Vi</w:t>
      </w:r>
      <w:r w:rsidR="005F6024" w:rsidRPr="005F6024">
        <w:rPr>
          <w:spacing w:val="-2"/>
          <w:lang w:val="de-DE"/>
        </w:rPr>
        <w:t>ệt</w:t>
      </w:r>
      <w:r w:rsidR="005F6024">
        <w:rPr>
          <w:spacing w:val="-2"/>
          <w:lang w:val="de-DE"/>
        </w:rPr>
        <w:t xml:space="preserve"> Nam </w:t>
      </w:r>
      <w:r>
        <w:rPr>
          <w:spacing w:val="-2"/>
          <w:lang w:val="de-DE"/>
        </w:rPr>
        <w:t>gi</w:t>
      </w:r>
      <w:r w:rsidRPr="007367B5">
        <w:rPr>
          <w:spacing w:val="-2"/>
          <w:lang w:val="de-DE"/>
        </w:rPr>
        <w:t>ành</w:t>
      </w:r>
      <w:r>
        <w:rPr>
          <w:spacing w:val="-2"/>
          <w:lang w:val="de-DE"/>
        </w:rPr>
        <w:t xml:space="preserve"> </w:t>
      </w:r>
      <w:r w:rsidRPr="007367B5">
        <w:rPr>
          <w:spacing w:val="-2"/>
          <w:lang w:val="de-DE"/>
        </w:rPr>
        <w:t>được</w:t>
      </w:r>
      <w:r>
        <w:rPr>
          <w:spacing w:val="-2"/>
          <w:lang w:val="de-DE"/>
        </w:rPr>
        <w:t xml:space="preserve"> trong c</w:t>
      </w:r>
      <w:r w:rsidRPr="007367B5">
        <w:rPr>
          <w:spacing w:val="-2"/>
          <w:lang w:val="de-DE"/>
        </w:rPr>
        <w:t>ác</w:t>
      </w:r>
      <w:r>
        <w:rPr>
          <w:spacing w:val="-2"/>
          <w:lang w:val="de-DE"/>
        </w:rPr>
        <w:t xml:space="preserve"> gi</w:t>
      </w:r>
      <w:r w:rsidRPr="007367B5">
        <w:rPr>
          <w:spacing w:val="-2"/>
          <w:lang w:val="de-DE"/>
        </w:rPr>
        <w:t>ải</w:t>
      </w:r>
      <w:r>
        <w:rPr>
          <w:spacing w:val="-2"/>
          <w:lang w:val="de-DE"/>
        </w:rPr>
        <w:t xml:space="preserve"> </w:t>
      </w:r>
      <w:ins w:id="371" w:author="nnvan" w:date="2009-12-26T16:25:00Z">
        <w:r w:rsidR="00DB3976" w:rsidRPr="0082451D">
          <w:rPr>
            <w:spacing w:val="-2"/>
            <w:lang w:val="de-DE"/>
          </w:rPr>
          <w:t xml:space="preserve">quốc tế </w:t>
        </w:r>
        <w:del w:id="372" w:author="dnhung" w:date="2009-12-30T08:37:00Z">
          <w:r w:rsidR="00DB3976" w:rsidRPr="0082451D" w:rsidDel="00256539">
            <w:rPr>
              <w:spacing w:val="-2"/>
              <w:lang w:val="de-DE"/>
            </w:rPr>
            <w:delText xml:space="preserve">được </w:delText>
          </w:r>
        </w:del>
        <w:r w:rsidR="00DB3976" w:rsidRPr="0082451D">
          <w:rPr>
            <w:spacing w:val="-2"/>
            <w:lang w:val="de-DE"/>
          </w:rPr>
          <w:t>tổ chức ở trong và ngoài nước</w:t>
        </w:r>
      </w:ins>
      <w:r>
        <w:rPr>
          <w:spacing w:val="-2"/>
          <w:lang w:val="de-DE"/>
        </w:rPr>
        <w:t xml:space="preserve"> l</w:t>
      </w:r>
      <w:r w:rsidRPr="007367B5">
        <w:rPr>
          <w:spacing w:val="-2"/>
          <w:lang w:val="de-DE"/>
        </w:rPr>
        <w:t>à</w:t>
      </w:r>
      <w:r>
        <w:rPr>
          <w:spacing w:val="-2"/>
          <w:lang w:val="de-DE"/>
        </w:rPr>
        <w:t xml:space="preserve"> </w:t>
      </w:r>
      <w:ins w:id="373" w:author="nnvan" w:date="2009-12-26T16:25:00Z">
        <w:del w:id="374" w:author="dnhung" w:date="2009-12-30T08:37:00Z">
          <w:r w:rsidR="00DB3976" w:rsidRPr="0082451D" w:rsidDel="00256539">
            <w:rPr>
              <w:spacing w:val="-2"/>
              <w:lang w:val="de-DE"/>
            </w:rPr>
            <w:delText xml:space="preserve">được </w:delText>
          </w:r>
        </w:del>
        <w:r w:rsidR="00DB3976" w:rsidRPr="0082451D">
          <w:rPr>
            <w:spacing w:val="-2"/>
            <w:lang w:val="de-DE"/>
          </w:rPr>
          <w:t>879 huy chương các loại</w:t>
        </w:r>
      </w:ins>
      <w:r>
        <w:rPr>
          <w:spacing w:val="-2"/>
          <w:lang w:val="de-DE"/>
        </w:rPr>
        <w:t>, b</w:t>
      </w:r>
      <w:r w:rsidRPr="007367B5">
        <w:rPr>
          <w:spacing w:val="-2"/>
          <w:lang w:val="de-DE"/>
        </w:rPr>
        <w:t>ao</w:t>
      </w:r>
      <w:r>
        <w:rPr>
          <w:spacing w:val="-2"/>
          <w:lang w:val="de-DE"/>
        </w:rPr>
        <w:t xml:space="preserve"> g</w:t>
      </w:r>
      <w:r w:rsidRPr="007367B5">
        <w:rPr>
          <w:spacing w:val="-2"/>
          <w:lang w:val="de-DE"/>
        </w:rPr>
        <w:t>ồm</w:t>
      </w:r>
      <w:r>
        <w:rPr>
          <w:spacing w:val="-2"/>
          <w:lang w:val="de-DE"/>
        </w:rPr>
        <w:t xml:space="preserve">: </w:t>
      </w:r>
      <w:ins w:id="375" w:author="nnvan" w:date="2009-12-26T16:25:00Z">
        <w:r w:rsidR="00DB3976" w:rsidRPr="0082451D">
          <w:rPr>
            <w:spacing w:val="-2"/>
            <w:lang w:val="de-DE"/>
          </w:rPr>
          <w:t>341 huy chương vàng; 276 huy chương bạc</w:t>
        </w:r>
      </w:ins>
      <w:r>
        <w:rPr>
          <w:spacing w:val="-2"/>
          <w:lang w:val="de-DE"/>
        </w:rPr>
        <w:t xml:space="preserve"> v</w:t>
      </w:r>
      <w:r w:rsidRPr="007367B5">
        <w:rPr>
          <w:spacing w:val="-2"/>
          <w:lang w:val="de-DE"/>
        </w:rPr>
        <w:t>à</w:t>
      </w:r>
      <w:ins w:id="376" w:author="nnvan" w:date="2009-12-26T16:25:00Z">
        <w:r w:rsidR="00DB3976" w:rsidRPr="0082451D">
          <w:rPr>
            <w:spacing w:val="-2"/>
            <w:lang w:val="de-DE"/>
          </w:rPr>
          <w:t xml:space="preserve"> 262 huy chương đồng. </w:t>
        </w:r>
      </w:ins>
    </w:p>
    <w:p w14:paraId="0A9D34AC" w14:textId="77777777" w:rsidR="00DB3976" w:rsidRPr="0082451D" w:rsidRDefault="00DB3976" w:rsidP="00A159ED">
      <w:pPr>
        <w:pStyle w:val="BodyText"/>
        <w:numPr>
          <w:ins w:id="377" w:author="user" w:date="2009-12-26T16:25:00Z"/>
        </w:numPr>
        <w:tabs>
          <w:tab w:val="left" w:pos="-2340"/>
          <w:tab w:val="num" w:pos="360"/>
        </w:tabs>
        <w:spacing w:before="40" w:after="40" w:line="264" w:lineRule="auto"/>
        <w:ind w:firstLine="540"/>
        <w:rPr>
          <w:ins w:id="378" w:author="nnvan" w:date="2009-12-26T16:25:00Z"/>
          <w:rFonts w:ascii="Times New Roman" w:hAnsi="Times New Roman"/>
          <w:b w:val="0"/>
          <w:i w:val="0"/>
          <w:iCs/>
          <w:sz w:val="28"/>
          <w:szCs w:val="28"/>
          <w:lang w:val="pt-BR"/>
        </w:rPr>
      </w:pPr>
      <w:ins w:id="379" w:author="nnvan" w:date="2009-12-26T16:25:00Z">
        <w:r w:rsidRPr="0082451D">
          <w:rPr>
            <w:rFonts w:ascii="Times New Roman" w:hAnsi="Times New Roman"/>
            <w:i w:val="0"/>
            <w:iCs/>
            <w:sz w:val="28"/>
            <w:szCs w:val="28"/>
            <w:lang w:val="pt-BR"/>
          </w:rPr>
          <w:t>6. Tai nạn giao thông</w:t>
        </w:r>
      </w:ins>
    </w:p>
    <w:p w14:paraId="4BFA6FF1" w14:textId="77777777" w:rsidR="00DB3976" w:rsidRPr="006B39E1" w:rsidRDefault="00DB3976" w:rsidP="00A159ED">
      <w:pPr>
        <w:pStyle w:val="BodyText"/>
        <w:numPr>
          <w:ins w:id="380" w:author="user" w:date="2009-12-26T16:25:00Z"/>
        </w:numPr>
        <w:tabs>
          <w:tab w:val="left" w:pos="-2340"/>
        </w:tabs>
        <w:spacing w:before="40" w:after="40" w:line="264" w:lineRule="auto"/>
        <w:ind w:firstLine="540"/>
        <w:rPr>
          <w:ins w:id="381" w:author="dnhung" w:date="2009-12-30T08:08:00Z"/>
          <w:rFonts w:ascii="Times New Roman" w:hAnsi="Times New Roman"/>
          <w:spacing w:val="-4"/>
          <w:sz w:val="28"/>
          <w:szCs w:val="28"/>
          <w:lang w:val="pt-BR"/>
        </w:rPr>
      </w:pPr>
      <w:ins w:id="382" w:author="nnvan" w:date="2009-12-26T16:25:00Z">
        <w:r w:rsidRPr="006B39E1">
          <w:rPr>
            <w:rFonts w:ascii="Times New Roman" w:hAnsi="Times New Roman"/>
            <w:b w:val="0"/>
            <w:i w:val="0"/>
            <w:spacing w:val="-4"/>
            <w:sz w:val="28"/>
            <w:szCs w:val="28"/>
            <w:lang w:val="pt-BR"/>
          </w:rPr>
          <w:t>Theo báo cáo của Uỷ ban An toàn giao thông quốc gia, trong 11 tháng năm 2009, trên địa bàn cả nước đã xảy ra 11,1 nghìn vụ tai nạn giao thông, làm chết 10,4 nghìn người và làm bị thương 7 nghìn người. So với 11 tháng năm 2008, số vụ tai nạn giao thông giảm 3,7%; số người chết giảm 0,1%; số người bị thương giảm 5,6%. Bình quân một ngày trong 11 tháng năm 2009, trên địa bàn cả nước xảy ra 33 vụ tai nạn giao thông, làm chết 31 người và làm bị thương 21 người. Số vụ tai nạn giao thông đường bộ bình quân trên 10 nghìn phương tiện cơ giới đường bộ trong 11 tháng của năm 2009 là gần 4 vụ, làm chết 3 người và làm bị thương 2 người.</w:t>
        </w:r>
        <w:r w:rsidRPr="006B39E1">
          <w:rPr>
            <w:rFonts w:ascii="Times New Roman" w:hAnsi="Times New Roman"/>
            <w:spacing w:val="-4"/>
            <w:sz w:val="28"/>
            <w:szCs w:val="28"/>
            <w:lang w:val="pt-BR"/>
          </w:rPr>
          <w:t xml:space="preserve"> </w:t>
        </w:r>
      </w:ins>
    </w:p>
    <w:p w14:paraId="61A55900" w14:textId="77777777" w:rsidR="00DB3976" w:rsidRPr="0082451D" w:rsidRDefault="00DB3976" w:rsidP="00A159ED">
      <w:pPr>
        <w:pStyle w:val="Heading1"/>
        <w:numPr>
          <w:ins w:id="383" w:author="nphong" w:date="2009-12-30T08:08:00Z"/>
        </w:numPr>
        <w:spacing w:before="40" w:after="40" w:line="264" w:lineRule="auto"/>
        <w:ind w:firstLine="539"/>
        <w:jc w:val="both"/>
        <w:rPr>
          <w:ins w:id="384" w:author="dnhung" w:date="2009-12-30T08:08:00Z"/>
          <w:rFonts w:ascii="Times New Roman" w:hAnsi="Times New Roman"/>
          <w:sz w:val="28"/>
          <w:szCs w:val="28"/>
          <w:lang w:val="de-DE"/>
        </w:rPr>
      </w:pPr>
      <w:ins w:id="385" w:author="dnhung" w:date="2009-12-30T08:38:00Z">
        <w:r w:rsidRPr="0082451D">
          <w:rPr>
            <w:rFonts w:ascii="Times New Roman" w:hAnsi="Times New Roman"/>
            <w:sz w:val="28"/>
            <w:szCs w:val="28"/>
            <w:lang w:val="de-DE"/>
          </w:rPr>
          <w:t>7</w:t>
        </w:r>
      </w:ins>
      <w:ins w:id="386" w:author="dnhung" w:date="2009-12-30T08:08:00Z">
        <w:r w:rsidRPr="0082451D">
          <w:rPr>
            <w:rFonts w:ascii="Times New Roman" w:hAnsi="Times New Roman"/>
            <w:sz w:val="28"/>
            <w:szCs w:val="28"/>
            <w:lang w:val="de-DE"/>
          </w:rPr>
          <w:t xml:space="preserve">. </w:t>
        </w:r>
      </w:ins>
      <w:ins w:id="387" w:author="dnhung" w:date="2009-12-30T08:38:00Z">
        <w:r w:rsidRPr="0082451D">
          <w:rPr>
            <w:rFonts w:ascii="Times New Roman" w:hAnsi="Times New Roman"/>
            <w:sz w:val="28"/>
            <w:szCs w:val="28"/>
            <w:lang w:val="de-DE"/>
          </w:rPr>
          <w:t>T</w:t>
        </w:r>
      </w:ins>
      <w:ins w:id="388" w:author="dnhung" w:date="2009-12-30T08:08:00Z">
        <w:r w:rsidRPr="0082451D">
          <w:rPr>
            <w:rFonts w:ascii="Times New Roman" w:hAnsi="Times New Roman"/>
            <w:sz w:val="28"/>
            <w:szCs w:val="28"/>
            <w:lang w:val="de-DE"/>
          </w:rPr>
          <w:t>hiệt hại do thiên tai</w:t>
        </w:r>
      </w:ins>
    </w:p>
    <w:p w14:paraId="1F5436C9" w14:textId="77777777" w:rsidR="005829FD" w:rsidRDefault="00DB3976" w:rsidP="00A159ED">
      <w:pPr>
        <w:spacing w:before="40" w:after="40" w:line="264" w:lineRule="auto"/>
        <w:ind w:firstLine="533"/>
        <w:jc w:val="both"/>
        <w:rPr>
          <w:lang w:val="pt-BR"/>
        </w:rPr>
      </w:pPr>
      <w:ins w:id="389" w:author="dnhung" w:date="2009-12-30T08:08:00Z">
        <w:r w:rsidRPr="0082451D">
          <w:rPr>
            <w:lang w:val="de-DE"/>
          </w:rPr>
          <w:t>Trong năm 2009, nước ta chịu ảnh hưởng của 11 cơn bão và nhiều đợt lũ lụt</w:t>
        </w:r>
      </w:ins>
      <w:r w:rsidR="005829FD">
        <w:rPr>
          <w:lang w:val="de-DE"/>
        </w:rPr>
        <w:t xml:space="preserve"> l</w:t>
      </w:r>
      <w:r w:rsidR="005829FD" w:rsidRPr="005829FD">
        <w:rPr>
          <w:lang w:val="de-DE"/>
        </w:rPr>
        <w:t>ớn</w:t>
      </w:r>
      <w:ins w:id="390" w:author="dnhung" w:date="2009-12-30T08:08:00Z">
        <w:r w:rsidRPr="0082451D">
          <w:rPr>
            <w:lang w:val="de-DE"/>
          </w:rPr>
          <w:t xml:space="preserve"> gây thiệt hại nặng </w:t>
        </w:r>
      </w:ins>
      <w:r w:rsidR="005829FD">
        <w:rPr>
          <w:lang w:val="de-DE"/>
        </w:rPr>
        <w:t>n</w:t>
      </w:r>
      <w:r w:rsidR="005829FD" w:rsidRPr="005829FD">
        <w:rPr>
          <w:lang w:val="de-DE"/>
        </w:rPr>
        <w:t>ề</w:t>
      </w:r>
      <w:r w:rsidR="005829FD">
        <w:rPr>
          <w:lang w:val="de-DE"/>
        </w:rPr>
        <w:t xml:space="preserve"> </w:t>
      </w:r>
      <w:ins w:id="391" w:author="dnhung" w:date="2009-12-30T08:08:00Z">
        <w:r w:rsidRPr="0082451D">
          <w:rPr>
            <w:lang w:val="de-DE"/>
          </w:rPr>
          <w:t xml:space="preserve">về người và tài sản. </w:t>
        </w:r>
        <w:r w:rsidRPr="0082451D">
          <w:rPr>
            <w:bCs/>
            <w:lang w:val="pt-BR"/>
          </w:rPr>
          <w:t xml:space="preserve">Theo báo cáo của các địa phương, </w:t>
        </w:r>
        <w:r w:rsidRPr="0082451D">
          <w:rPr>
            <w:lang w:val="pt-BR"/>
          </w:rPr>
          <w:t>thiên tai đã làm 481 người chết, mất tích và 1305 người bị thương, trong đó Phú Yên, Quảng Nam và Kon Tum là ba tỉnh bị thiệt hại nặng nhất về người (Phú Yên có 81 người chết, mất tích và 85 người bị thương</w:t>
        </w:r>
        <w:r w:rsidRPr="0082451D">
          <w:rPr>
            <w:bCs/>
            <w:lang w:val="pt-BR"/>
          </w:rPr>
          <w:t xml:space="preserve">; Quảng Nam </w:t>
        </w:r>
        <w:r w:rsidRPr="0082451D">
          <w:rPr>
            <w:lang w:val="pt-BR"/>
          </w:rPr>
          <w:t>50 người chết, mất tích và 223 người bị thương</w:t>
        </w:r>
        <w:r w:rsidRPr="0082451D">
          <w:rPr>
            <w:bCs/>
            <w:lang w:val="pt-BR"/>
          </w:rPr>
          <w:t xml:space="preserve">; Kon Tum </w:t>
        </w:r>
        <w:r w:rsidRPr="0082451D">
          <w:rPr>
            <w:lang w:val="pt-BR"/>
          </w:rPr>
          <w:t xml:space="preserve">50 người chết, mất tích và 32 người bị thương). Thiên tai đã làm trên </w:t>
        </w:r>
        <w:r w:rsidRPr="0082451D">
          <w:rPr>
            <w:bCs/>
            <w:lang w:val="pt-BR"/>
          </w:rPr>
          <w:t xml:space="preserve">1 nghìn km đường giao thông cơ giới bị </w:t>
        </w:r>
        <w:r w:rsidRPr="0082451D">
          <w:rPr>
            <w:lang w:val="pt-BR"/>
          </w:rPr>
          <w:t>phá hủy</w:t>
        </w:r>
        <w:r w:rsidRPr="0082451D">
          <w:rPr>
            <w:bCs/>
            <w:lang w:val="pt-BR"/>
          </w:rPr>
          <w:t xml:space="preserve">; gần </w:t>
        </w:r>
        <w:r w:rsidRPr="0082451D">
          <w:rPr>
            <w:lang w:val="pt-BR"/>
          </w:rPr>
          <w:t xml:space="preserve">100 km đê, kè </w:t>
        </w:r>
        <w:r w:rsidRPr="0082451D">
          <w:rPr>
            <w:bCs/>
            <w:lang w:val="pt-BR"/>
          </w:rPr>
          <w:t xml:space="preserve">bị sạt lở; hơn 25 nghìn ngôi nhà bị sập, cuốn trôi; gần 800 nghìn ngôi nhà bị sạt lở, tốc mái, ngập nước; 41,8 nghìn ha lúa và hoa màu bị mất trắng. Tổng giá trị thiệt hại do thiên tai gây ra trong năm 2009 ước tính gần 23,2 nghìn tỷ đồng, gấp gần 2 lần năm 2008, </w:t>
        </w:r>
        <w:r w:rsidRPr="0082451D">
          <w:rPr>
            <w:lang w:val="pt-BR"/>
          </w:rPr>
          <w:t>trong đó Quảng Ngãi thiệt hại nặng nhất với 4,9 nghìn tỷ đồng, chiếm 21% tổng giá trị thiệt hại của cả nước; Quảng Nam 3,6 nghìn tỷ đồng, chiếm 16%.</w:t>
        </w:r>
      </w:ins>
      <w:r w:rsidRPr="0082451D">
        <w:rPr>
          <w:lang w:val="pt-BR"/>
        </w:rPr>
        <w:t xml:space="preserve"> </w:t>
      </w:r>
    </w:p>
    <w:p w14:paraId="7CC67211" w14:textId="77777777" w:rsidR="00DB3976" w:rsidRPr="0082451D" w:rsidRDefault="00DC7A9E" w:rsidP="00577789">
      <w:pPr>
        <w:spacing w:before="40" w:after="40" w:line="300" w:lineRule="auto"/>
        <w:ind w:firstLine="539"/>
        <w:jc w:val="both"/>
        <w:rPr>
          <w:lang w:val="pt-BR"/>
        </w:rPr>
      </w:pPr>
      <w:r>
        <w:rPr>
          <w:bCs/>
          <w:lang w:val="pt-BR"/>
        </w:rPr>
        <w:t>C</w:t>
      </w:r>
      <w:ins w:id="392" w:author="dnhung" w:date="2009-12-30T08:08:00Z">
        <w:r w:rsidR="00DB3976" w:rsidRPr="0082451D">
          <w:rPr>
            <w:bCs/>
            <w:lang w:val="pt-BR"/>
          </w:rPr>
          <w:t xml:space="preserve">ác cấp, các ngành đã kịp thời </w:t>
        </w:r>
        <w:r w:rsidR="00DB3976" w:rsidRPr="007527C3">
          <w:rPr>
            <w:bCs/>
            <w:spacing w:val="2"/>
            <w:lang w:val="pt-BR"/>
          </w:rPr>
          <w:t xml:space="preserve">triển khai công tác cứu hộ và cứu trợ nhằm </w:t>
        </w:r>
      </w:ins>
      <w:r w:rsidR="005829FD" w:rsidRPr="007527C3">
        <w:rPr>
          <w:bCs/>
          <w:spacing w:val="2"/>
          <w:lang w:val="pt-BR"/>
        </w:rPr>
        <w:t xml:space="preserve">nhanh chóng </w:t>
      </w:r>
      <w:ins w:id="393" w:author="dnhung" w:date="2009-12-30T08:08:00Z">
        <w:r w:rsidR="00DB3976" w:rsidRPr="007527C3">
          <w:rPr>
            <w:bCs/>
            <w:spacing w:val="2"/>
            <w:lang w:val="pt-BR"/>
          </w:rPr>
          <w:t xml:space="preserve">khắc phục hậu quả, </w:t>
        </w:r>
      </w:ins>
      <w:r w:rsidR="005829FD" w:rsidRPr="007527C3">
        <w:rPr>
          <w:bCs/>
          <w:spacing w:val="2"/>
          <w:lang w:val="pt-BR"/>
        </w:rPr>
        <w:t xml:space="preserve">sớm </w:t>
      </w:r>
      <w:ins w:id="394" w:author="dnhung" w:date="2009-12-30T08:08:00Z">
        <w:r w:rsidR="00DB3976" w:rsidRPr="007527C3">
          <w:rPr>
            <w:bCs/>
            <w:spacing w:val="2"/>
            <w:lang w:val="pt-BR"/>
          </w:rPr>
          <w:t xml:space="preserve">ổn định sản xuất và đời sống. </w:t>
        </w:r>
        <w:r w:rsidR="00DB3976" w:rsidRPr="007527C3">
          <w:rPr>
            <w:spacing w:val="2"/>
            <w:lang w:val="pt-BR"/>
          </w:rPr>
          <w:t>Tổng số tiền cứu trợ từ các nguồn cho các địa phương bị thiệt hại là 888,6 tỷ đồng và</w:t>
        </w:r>
      </w:ins>
      <w:r w:rsidR="005829FD" w:rsidRPr="007527C3">
        <w:rPr>
          <w:spacing w:val="2"/>
          <w:lang w:val="pt-BR"/>
        </w:rPr>
        <w:t xml:space="preserve"> trên</w:t>
      </w:r>
      <w:ins w:id="395" w:author="dnhung" w:date="2009-12-30T08:08:00Z">
        <w:r w:rsidR="00DB3976" w:rsidRPr="007527C3">
          <w:rPr>
            <w:spacing w:val="2"/>
            <w:lang w:val="pt-BR"/>
          </w:rPr>
          <w:t xml:space="preserve"> 25 nghìn tấn gạo, trong đó cứu trợ từ quỹ dự phòng ngân sách </w:t>
        </w:r>
      </w:ins>
      <w:ins w:id="396" w:author="dnhung" w:date="2009-12-30T08:39:00Z">
        <w:r w:rsidR="00DB3976" w:rsidRPr="007527C3">
          <w:rPr>
            <w:spacing w:val="2"/>
            <w:lang w:val="pt-BR"/>
          </w:rPr>
          <w:t>T</w:t>
        </w:r>
      </w:ins>
      <w:ins w:id="397" w:author="dnhung" w:date="2009-12-30T08:08:00Z">
        <w:r w:rsidR="00DB3976" w:rsidRPr="007527C3">
          <w:rPr>
            <w:spacing w:val="2"/>
            <w:lang w:val="pt-BR"/>
          </w:rPr>
          <w:t xml:space="preserve">rung ương là 750 tỷ đồng và 25 nghìn tấn gạo. Ngoài ra, các địa phương bị thiên tai </w:t>
        </w:r>
      </w:ins>
      <w:r w:rsidR="005829FD" w:rsidRPr="007527C3">
        <w:rPr>
          <w:spacing w:val="2"/>
          <w:lang w:val="pt-BR"/>
        </w:rPr>
        <w:t>còn</w:t>
      </w:r>
      <w:ins w:id="398" w:author="dnhung" w:date="2009-12-30T08:08:00Z">
        <w:r w:rsidR="00DB3976" w:rsidRPr="007527C3">
          <w:rPr>
            <w:spacing w:val="2"/>
            <w:lang w:val="pt-BR"/>
          </w:rPr>
          <w:t xml:space="preserve"> nhận được sự hỗ trợ về lương thực, thực phẩm và các nhu yếu phẩm cần thiết từ các </w:t>
        </w:r>
      </w:ins>
      <w:r w:rsidR="005829FD" w:rsidRPr="007527C3">
        <w:rPr>
          <w:spacing w:val="2"/>
          <w:lang w:val="pt-BR"/>
        </w:rPr>
        <w:t xml:space="preserve">cơ quan, </w:t>
      </w:r>
      <w:ins w:id="399" w:author="dnhung" w:date="2009-12-30T08:08:00Z">
        <w:r w:rsidR="00DB3976" w:rsidRPr="007527C3">
          <w:rPr>
            <w:spacing w:val="2"/>
            <w:lang w:val="pt-BR"/>
          </w:rPr>
          <w:t>tổ chức</w:t>
        </w:r>
      </w:ins>
      <w:r w:rsidR="005829FD" w:rsidRPr="007527C3">
        <w:rPr>
          <w:spacing w:val="2"/>
          <w:lang w:val="pt-BR"/>
        </w:rPr>
        <w:t>,</w:t>
      </w:r>
      <w:ins w:id="400" w:author="dnhung" w:date="2009-12-30T08:08:00Z">
        <w:r w:rsidR="00DB3976" w:rsidRPr="007527C3">
          <w:rPr>
            <w:spacing w:val="2"/>
            <w:lang w:val="pt-BR"/>
          </w:rPr>
          <w:t xml:space="preserve"> cá nhân trong nước và</w:t>
        </w:r>
        <w:r w:rsidR="00DB3976" w:rsidRPr="0082451D">
          <w:rPr>
            <w:lang w:val="pt-BR"/>
          </w:rPr>
          <w:t xml:space="preserve"> quốc tế.</w:t>
        </w:r>
      </w:ins>
    </w:p>
    <w:p w14:paraId="6412E717" w14:textId="77777777" w:rsidR="0060171D" w:rsidRPr="00503282" w:rsidDel="00256539" w:rsidRDefault="0060171D" w:rsidP="00A159ED">
      <w:pPr>
        <w:pStyle w:val="BodyText"/>
        <w:numPr>
          <w:ins w:id="401" w:author="nphong" w:date="2009-12-30T08:08:00Z"/>
        </w:numPr>
        <w:tabs>
          <w:tab w:val="left" w:pos="-2340"/>
        </w:tabs>
        <w:spacing w:before="40" w:after="40" w:line="300" w:lineRule="auto"/>
        <w:ind w:firstLine="540"/>
        <w:rPr>
          <w:ins w:id="402" w:author="nnvan" w:date="2009-12-26T16:25:00Z"/>
          <w:del w:id="403" w:author="dnhung" w:date="2009-12-30T08:39:00Z"/>
          <w:rFonts w:ascii="Times New Roman" w:hAnsi="Times New Roman"/>
          <w:spacing w:val="-2"/>
          <w:sz w:val="28"/>
          <w:szCs w:val="28"/>
          <w:lang w:val="pt-BR"/>
        </w:rPr>
      </w:pPr>
    </w:p>
    <w:p w14:paraId="4438535E" w14:textId="77777777" w:rsidR="00DB3976" w:rsidRPr="00503282" w:rsidDel="00256539" w:rsidRDefault="00DB3976" w:rsidP="00A159ED">
      <w:pPr>
        <w:pStyle w:val="BalloonText"/>
        <w:numPr>
          <w:ins w:id="404" w:author="vtson" w:date="2009-12-27T10:18:00Z"/>
        </w:numPr>
        <w:spacing w:before="40" w:after="40" w:line="300" w:lineRule="auto"/>
        <w:ind w:firstLine="540"/>
        <w:jc w:val="both"/>
        <w:rPr>
          <w:ins w:id="405" w:author="User" w:date="2009-12-27T10:18:00Z"/>
          <w:del w:id="406" w:author="dnhung" w:date="2009-12-30T08:40:00Z"/>
          <w:rFonts w:ascii="Times New Roman" w:hAnsi="Times New Roman" w:cs="Times New Roman"/>
          <w:spacing w:val="-2"/>
          <w:sz w:val="28"/>
          <w:szCs w:val="28"/>
          <w:lang w:val="pt-BR"/>
        </w:rPr>
      </w:pPr>
      <w:ins w:id="407" w:author="nnvan" w:date="2009-12-26T16:25:00Z">
        <w:del w:id="408" w:author="dnhung" w:date="2009-12-30T08:40:00Z">
          <w:r w:rsidRPr="00503282" w:rsidDel="00256539">
            <w:rPr>
              <w:rFonts w:ascii="Times New Roman" w:hAnsi="Times New Roman" w:cs="Times New Roman"/>
              <w:i/>
              <w:spacing w:val="-2"/>
              <w:sz w:val="28"/>
              <w:szCs w:val="28"/>
              <w:lang w:val="pt-BR"/>
            </w:rPr>
            <w:delText>Khái quát lại</w:delText>
          </w:r>
          <w:r w:rsidRPr="00503282" w:rsidDel="00256539">
            <w:rPr>
              <w:rFonts w:ascii="Times New Roman" w:hAnsi="Times New Roman" w:cs="Times New Roman"/>
              <w:spacing w:val="-2"/>
              <w:sz w:val="28"/>
              <w:szCs w:val="28"/>
              <w:lang w:val="pt-BR"/>
            </w:rPr>
            <w:delText>, năm 2009 là năm nền kinh tế nước ta chịu tác động tiêu cực từ cuộc suy thoái kinh tế toàn cầu</w:delText>
          </w:r>
        </w:del>
      </w:ins>
      <w:ins w:id="409" w:author="User" w:date="2009-12-27T10:18:00Z">
        <w:del w:id="410" w:author="dnhung" w:date="2009-12-30T08:40:00Z">
          <w:r w:rsidRPr="00503282" w:rsidDel="00256539">
            <w:rPr>
              <w:rFonts w:ascii="Times New Roman" w:hAnsi="Times New Roman" w:cs="Times New Roman"/>
              <w:spacing w:val="-2"/>
              <w:sz w:val="28"/>
              <w:szCs w:val="28"/>
              <w:lang w:val="pt-BR"/>
            </w:rPr>
            <w:delText xml:space="preserve">. Sản xuất trong những tháng đầu năm tuy đạt kết quả thấp nhưng </w:delText>
          </w:r>
        </w:del>
      </w:ins>
      <w:ins w:id="411" w:author="User" w:date="2009-12-27T10:21:00Z">
        <w:del w:id="412" w:author="dnhung" w:date="2009-12-30T08:40:00Z">
          <w:r w:rsidRPr="00503282" w:rsidDel="00256539">
            <w:rPr>
              <w:rFonts w:ascii="Times New Roman" w:hAnsi="Times New Roman" w:cs="Times New Roman"/>
              <w:spacing w:val="-2"/>
              <w:sz w:val="28"/>
              <w:szCs w:val="28"/>
              <w:lang w:val="pt-BR"/>
            </w:rPr>
            <w:delText xml:space="preserve">tốc độ </w:delText>
          </w:r>
        </w:del>
      </w:ins>
      <w:ins w:id="413" w:author="User" w:date="2009-12-27T10:18:00Z">
        <w:del w:id="414" w:author="dnhung" w:date="2009-12-30T08:40:00Z">
          <w:r w:rsidRPr="00503282" w:rsidDel="00256539">
            <w:rPr>
              <w:rFonts w:ascii="Times New Roman" w:hAnsi="Times New Roman" w:cs="Times New Roman"/>
              <w:spacing w:val="-2"/>
              <w:sz w:val="28"/>
              <w:szCs w:val="28"/>
              <w:lang w:val="pt-BR"/>
            </w:rPr>
            <w:delText>phục hồi nhanh nên kinh tế cả năm vẫn duy trì mức tăng trưởng khá</w:delText>
          </w:r>
        </w:del>
      </w:ins>
      <w:ins w:id="415" w:author="User" w:date="2009-12-27T10:23:00Z">
        <w:del w:id="416" w:author="dnhung" w:date="2009-12-30T08:40:00Z">
          <w:r w:rsidRPr="00503282" w:rsidDel="00256539">
            <w:rPr>
              <w:rFonts w:ascii="Times New Roman" w:hAnsi="Times New Roman" w:cs="Times New Roman"/>
              <w:spacing w:val="-2"/>
              <w:sz w:val="28"/>
              <w:szCs w:val="28"/>
              <w:lang w:val="pt-BR"/>
            </w:rPr>
            <w:delText>,</w:delText>
          </w:r>
        </w:del>
      </w:ins>
      <w:ins w:id="417" w:author="User" w:date="2009-12-27T10:18:00Z">
        <w:del w:id="418" w:author="dnhung" w:date="2009-12-30T08:40:00Z">
          <w:r w:rsidRPr="00503282" w:rsidDel="00256539">
            <w:rPr>
              <w:rFonts w:ascii="Times New Roman" w:hAnsi="Times New Roman" w:cs="Times New Roman"/>
              <w:spacing w:val="-2"/>
              <w:sz w:val="28"/>
              <w:szCs w:val="28"/>
              <w:lang w:val="pt-BR"/>
            </w:rPr>
            <w:delText xml:space="preserve"> trong khi không ít nước trong khu vực và trên thế giới vẫn đang phải đối phó với suy thoái và tăng trưởng âm; lạm phát được kiềm chế; nguồn lực đầu tư phát triển và các cân đối vĩ mô được bảo đảm; đời sống dân cư từng bước được cải thiện; các lĩnh vực văn hoá, xã hội cũng đạt được những kết quả đáng khích lệ. </w:delText>
          </w:r>
        </w:del>
      </w:ins>
    </w:p>
    <w:p w14:paraId="3FE31A36" w14:textId="77777777" w:rsidR="00DB3976" w:rsidRPr="00503282" w:rsidDel="00256539" w:rsidRDefault="00DB3976" w:rsidP="00A159ED">
      <w:pPr>
        <w:pStyle w:val="BalloonText"/>
        <w:numPr>
          <w:ins w:id="419" w:author="vtson" w:date="2009-12-27T10:15:00Z"/>
        </w:numPr>
        <w:spacing w:before="40" w:after="40" w:line="300" w:lineRule="auto"/>
        <w:ind w:firstLine="540"/>
        <w:jc w:val="both"/>
        <w:rPr>
          <w:ins w:id="420" w:author="nnvan" w:date="2009-12-26T16:25:00Z"/>
          <w:del w:id="421" w:author="dnhung" w:date="2009-12-30T08:40:00Z"/>
          <w:rFonts w:ascii="Times New Roman" w:hAnsi="Times New Roman" w:cs="Times New Roman"/>
          <w:spacing w:val="-2"/>
          <w:sz w:val="28"/>
          <w:szCs w:val="28"/>
          <w:lang w:val="pt-BR"/>
        </w:rPr>
        <w:pPrChange w:id="422" w:author="User" w:date="2009-12-27T12:53:00Z">
          <w:pPr>
            <w:pStyle w:val="BalloonText"/>
            <w:spacing w:before="40" w:after="40" w:line="288" w:lineRule="auto"/>
            <w:ind w:firstLine="720"/>
            <w:jc w:val="both"/>
          </w:pPr>
        </w:pPrChange>
      </w:pPr>
      <w:ins w:id="423" w:author="nnvan" w:date="2009-12-26T16:25:00Z">
        <w:del w:id="424" w:author="dnhung" w:date="2009-12-30T08:40:00Z">
          <w:r w:rsidRPr="00503282" w:rsidDel="00256539">
            <w:rPr>
              <w:rFonts w:ascii="Times New Roman" w:hAnsi="Times New Roman" w:cs="Times New Roman"/>
              <w:spacing w:val="-2"/>
              <w:sz w:val="28"/>
              <w:szCs w:val="28"/>
              <w:lang w:val="pt-BR"/>
            </w:rPr>
            <w:delText xml:space="preserve"> nhưng đã vượt qua khó khăn, thách thức, hoàn thành các mục tiêu kinh tế-xã hội đã đề ra. Kinh tế cả năm vẫn duy trì mức tăng trưởng khá trong khi không ít nước trong khu vực và trên thế giới vẫn đang phải đối phó với suy thoái và tăng trưởng âm; lạm phát được kiềm chế; các lĩnh vực văn hoá, xã hội có bước phát triển mới trong điều kiện kinh tế khó khăn. </w:delText>
          </w:r>
        </w:del>
      </w:ins>
    </w:p>
    <w:p w14:paraId="06715406" w14:textId="77777777" w:rsidR="00DB3976" w:rsidRPr="00503282" w:rsidDel="00256539" w:rsidRDefault="00DB3976" w:rsidP="00A159ED">
      <w:pPr>
        <w:pStyle w:val="BalloonText"/>
        <w:numPr>
          <w:ins w:id="425" w:author="user" w:date="2009-12-26T16:25:00Z"/>
        </w:numPr>
        <w:spacing w:before="40" w:after="40" w:line="300" w:lineRule="auto"/>
        <w:ind w:firstLine="540"/>
        <w:jc w:val="both"/>
        <w:rPr>
          <w:ins w:id="426" w:author="nnvan" w:date="2009-12-26T16:25:00Z"/>
          <w:del w:id="427" w:author="dnhung" w:date="2009-12-30T08:40:00Z"/>
          <w:rFonts w:ascii="Times New Roman" w:hAnsi="Times New Roman" w:cs="Times New Roman"/>
          <w:spacing w:val="-2"/>
          <w:sz w:val="28"/>
          <w:szCs w:val="28"/>
          <w:lang w:val="pt-BR"/>
        </w:rPr>
      </w:pPr>
      <w:ins w:id="428" w:author="nnvan" w:date="2009-12-26T16:25:00Z">
        <w:del w:id="429" w:author="dnhung" w:date="2009-12-30T08:40:00Z">
          <w:r w:rsidRPr="00503282" w:rsidDel="00256539">
            <w:rPr>
              <w:rFonts w:ascii="Times New Roman" w:hAnsi="Times New Roman" w:cs="Times New Roman"/>
              <w:spacing w:val="-2"/>
              <w:sz w:val="28"/>
              <w:szCs w:val="28"/>
              <w:lang w:val="pt-BR"/>
            </w:rPr>
            <w:delText>Từ những kết quả đạt được của kinh tế-xã hội nước ta trong năm qua, một số vấn đề quan trọng cần được tổng kết thành bài học kinh nghiệm cho những năm tới, đó là phải chủ động trong công tác dự báo, phân tích đánh giá tình hình kinh tế thế giới và trong nước tác động đến sự phát triển của nền kinh tế; kịp thời đưa ra các giải pháp chính sách phù hợp với diễn biến của tình hình; tăng cường công tác chỉ đạo điều hành một cách tập trung, quyết liệt; bảo đảm chính sách sớm đi vào cuộc sống, phát huy tác dụng, nhất là các giải pháp chính sách quan trọng, cấp bách.</w:delText>
          </w:r>
        </w:del>
      </w:ins>
    </w:p>
    <w:p w14:paraId="44B12BD1" w14:textId="77777777" w:rsidR="005D2413" w:rsidRDefault="005D2413" w:rsidP="00A159ED">
      <w:pPr>
        <w:pStyle w:val="NormalWeb"/>
        <w:spacing w:before="40" w:beforeAutospacing="0" w:after="40" w:afterAutospacing="0" w:line="300" w:lineRule="auto"/>
        <w:ind w:firstLine="540"/>
        <w:jc w:val="both"/>
        <w:rPr>
          <w:spacing w:val="-2"/>
          <w:sz w:val="28"/>
          <w:szCs w:val="28"/>
          <w:lang w:val="pt-BR"/>
        </w:rPr>
      </w:pPr>
      <w:r w:rsidRPr="00503282" w:rsidDel="00256539">
        <w:rPr>
          <w:i/>
          <w:spacing w:val="-2"/>
          <w:sz w:val="28"/>
          <w:szCs w:val="28"/>
          <w:lang w:val="pt-BR"/>
        </w:rPr>
        <w:t>Khái quát lại</w:t>
      </w:r>
      <w:r w:rsidRPr="00503282" w:rsidDel="00256539">
        <w:rPr>
          <w:spacing w:val="-2"/>
          <w:sz w:val="28"/>
          <w:szCs w:val="28"/>
          <w:lang w:val="pt-BR"/>
        </w:rPr>
        <w:t xml:space="preserve">, </w:t>
      </w:r>
      <w:r w:rsidRPr="00503282">
        <w:rPr>
          <w:spacing w:val="-2"/>
          <w:sz w:val="28"/>
          <w:szCs w:val="28"/>
          <w:lang w:val="pt-BR"/>
        </w:rPr>
        <w:t xml:space="preserve">năm 2009 nền kinh tế </w:t>
      </w:r>
      <w:r w:rsidR="0031331E">
        <w:rPr>
          <w:spacing w:val="-2"/>
          <w:sz w:val="28"/>
          <w:szCs w:val="28"/>
          <w:lang w:val="pt-BR"/>
        </w:rPr>
        <w:t>n</w:t>
      </w:r>
      <w:r w:rsidR="0031331E" w:rsidRPr="0031331E">
        <w:rPr>
          <w:spacing w:val="-2"/>
          <w:sz w:val="28"/>
          <w:szCs w:val="28"/>
          <w:lang w:val="pt-BR"/>
        </w:rPr>
        <w:t>ước</w:t>
      </w:r>
      <w:r w:rsidR="0031331E">
        <w:rPr>
          <w:spacing w:val="-2"/>
          <w:sz w:val="28"/>
          <w:szCs w:val="28"/>
          <w:lang w:val="pt-BR"/>
        </w:rPr>
        <w:t xml:space="preserve"> ta </w:t>
      </w:r>
      <w:r w:rsidRPr="00503282">
        <w:rPr>
          <w:spacing w:val="-2"/>
          <w:sz w:val="28"/>
          <w:szCs w:val="28"/>
          <w:lang w:val="pt-BR"/>
        </w:rPr>
        <w:t>chịu tác động tiêu cực từ hai phía. Cùng với những khó khăn do kinh tế thế giới suy thoái, thu hẹp đáng kể thị trường xuất khẩu</w:t>
      </w:r>
      <w:r w:rsidR="005F67A7" w:rsidRPr="00503282">
        <w:rPr>
          <w:spacing w:val="-2"/>
          <w:sz w:val="28"/>
          <w:szCs w:val="28"/>
          <w:lang w:val="pt-BR"/>
        </w:rPr>
        <w:t>,</w:t>
      </w:r>
      <w:r w:rsidRPr="00503282">
        <w:rPr>
          <w:spacing w:val="-2"/>
          <w:sz w:val="28"/>
          <w:szCs w:val="28"/>
          <w:lang w:val="pt-BR"/>
        </w:rPr>
        <w:t xml:space="preserve"> thị trường vốn, thị trường lao động thì bão lũ xảy ra liên tiếp, dịch bệnh bùng phát ở nhiều địa phương. Trong bối cảnh đó, kinh tế nước ta vẫn đạt mức tăng trưởng 5,32%, vượt mục tiêu đề ra và </w:t>
      </w:r>
      <w:r w:rsidR="0031331E">
        <w:rPr>
          <w:spacing w:val="-2"/>
          <w:sz w:val="28"/>
          <w:szCs w:val="28"/>
          <w:lang w:val="pt-BR"/>
        </w:rPr>
        <w:t>l</w:t>
      </w:r>
      <w:r w:rsidR="0031331E" w:rsidRPr="0031331E">
        <w:rPr>
          <w:spacing w:val="-2"/>
          <w:sz w:val="28"/>
          <w:szCs w:val="28"/>
          <w:lang w:val="pt-BR"/>
        </w:rPr>
        <w:t>à</w:t>
      </w:r>
      <w:r w:rsidR="0031331E">
        <w:rPr>
          <w:spacing w:val="-2"/>
          <w:sz w:val="28"/>
          <w:szCs w:val="28"/>
          <w:lang w:val="pt-BR"/>
        </w:rPr>
        <w:t xml:space="preserve"> m</w:t>
      </w:r>
      <w:r w:rsidR="0031331E" w:rsidRPr="0031331E">
        <w:rPr>
          <w:spacing w:val="-2"/>
          <w:sz w:val="28"/>
          <w:szCs w:val="28"/>
          <w:lang w:val="pt-BR"/>
        </w:rPr>
        <w:t>ột</w:t>
      </w:r>
      <w:r w:rsidR="0031331E">
        <w:rPr>
          <w:spacing w:val="-2"/>
          <w:sz w:val="28"/>
          <w:szCs w:val="28"/>
          <w:lang w:val="pt-BR"/>
        </w:rPr>
        <w:t xml:space="preserve"> trong s</w:t>
      </w:r>
      <w:r w:rsidR="0031331E" w:rsidRPr="0031331E">
        <w:rPr>
          <w:spacing w:val="-2"/>
          <w:sz w:val="28"/>
          <w:szCs w:val="28"/>
          <w:lang w:val="pt-BR"/>
        </w:rPr>
        <w:t>ố</w:t>
      </w:r>
      <w:r w:rsidR="0031331E">
        <w:rPr>
          <w:spacing w:val="-2"/>
          <w:sz w:val="28"/>
          <w:szCs w:val="28"/>
          <w:lang w:val="pt-BR"/>
        </w:rPr>
        <w:t xml:space="preserve"> r</w:t>
      </w:r>
      <w:r w:rsidR="0031331E" w:rsidRPr="0031331E">
        <w:rPr>
          <w:spacing w:val="-2"/>
          <w:sz w:val="28"/>
          <w:szCs w:val="28"/>
          <w:lang w:val="pt-BR"/>
        </w:rPr>
        <w:t>ất</w:t>
      </w:r>
      <w:r w:rsidR="0031331E">
        <w:rPr>
          <w:spacing w:val="-2"/>
          <w:sz w:val="28"/>
          <w:szCs w:val="28"/>
          <w:lang w:val="pt-BR"/>
        </w:rPr>
        <w:t xml:space="preserve"> </w:t>
      </w:r>
      <w:r w:rsidR="0031331E" w:rsidRPr="0031331E">
        <w:rPr>
          <w:spacing w:val="-2"/>
          <w:sz w:val="28"/>
          <w:szCs w:val="28"/>
          <w:lang w:val="pt-BR"/>
        </w:rPr>
        <w:t>ít</w:t>
      </w:r>
      <w:r w:rsidR="0031331E">
        <w:rPr>
          <w:spacing w:val="-2"/>
          <w:sz w:val="28"/>
          <w:szCs w:val="28"/>
          <w:lang w:val="pt-BR"/>
        </w:rPr>
        <w:t xml:space="preserve"> </w:t>
      </w:r>
      <w:r w:rsidRPr="00503282">
        <w:rPr>
          <w:spacing w:val="-2"/>
          <w:sz w:val="28"/>
          <w:szCs w:val="28"/>
          <w:lang w:val="pt-BR"/>
        </w:rPr>
        <w:t>nền kinh tế có tốc độ tăng trưởng cao của khu vực và trên thế giới. Sản xuất công nghiệp thoát khỏi tình trạng trì trệ những tháng đầu năm và cả năm đã tăng 7,6%. Sản xuất nông nghiệp</w:t>
      </w:r>
      <w:r w:rsidR="0031331E">
        <w:rPr>
          <w:spacing w:val="-2"/>
          <w:sz w:val="28"/>
          <w:szCs w:val="28"/>
          <w:lang w:val="pt-BR"/>
        </w:rPr>
        <w:t xml:space="preserve"> ti</w:t>
      </w:r>
      <w:r w:rsidR="0031331E" w:rsidRPr="0031331E">
        <w:rPr>
          <w:spacing w:val="-2"/>
          <w:sz w:val="28"/>
          <w:szCs w:val="28"/>
          <w:lang w:val="pt-BR"/>
        </w:rPr>
        <w:t>ếp</w:t>
      </w:r>
      <w:r w:rsidR="0031331E">
        <w:rPr>
          <w:spacing w:val="-2"/>
          <w:sz w:val="28"/>
          <w:szCs w:val="28"/>
          <w:lang w:val="pt-BR"/>
        </w:rPr>
        <w:t xml:space="preserve"> t</w:t>
      </w:r>
      <w:r w:rsidR="0031331E" w:rsidRPr="0031331E">
        <w:rPr>
          <w:spacing w:val="-2"/>
          <w:sz w:val="28"/>
          <w:szCs w:val="28"/>
          <w:lang w:val="pt-BR"/>
        </w:rPr>
        <w:t>ục</w:t>
      </w:r>
      <w:r w:rsidRPr="00503282">
        <w:rPr>
          <w:spacing w:val="-2"/>
          <w:sz w:val="28"/>
          <w:szCs w:val="28"/>
          <w:lang w:val="pt-BR"/>
        </w:rPr>
        <w:t xml:space="preserve"> được mùa với sản lượng lúa cả năm đạt 38,9 triệu tấn, tăng 165,7 nghìn tấn so với năm 2008. Cân đối kinh tế vĩ mô tiếp tục ổn định. Mặc dù nguồn vốn đầu tư từ bên ngoài giảm </w:t>
      </w:r>
      <w:r w:rsidR="00DC7A9E">
        <w:rPr>
          <w:spacing w:val="-2"/>
          <w:sz w:val="28"/>
          <w:szCs w:val="28"/>
          <w:lang w:val="pt-BR"/>
        </w:rPr>
        <w:t>70%</w:t>
      </w:r>
      <w:r w:rsidRPr="00503282">
        <w:rPr>
          <w:spacing w:val="-2"/>
          <w:sz w:val="28"/>
          <w:szCs w:val="28"/>
          <w:lang w:val="pt-BR"/>
        </w:rPr>
        <w:t>, nhưng đầu tư trong nước đã được khơi thông nên tính chung vốn đầu tư phát triển cả năm đạt 704,2 nghìn tỷ đồng, tăng 15,3% so với năm 2008. Thu ngân sách đạt dự toán cả năm và bội chi ngân sách bảo đảm được mức Quốc hội đề ra là không vượt quá 7% GDP. Lạm phát được kiềm chế, chỉ số tăng giá tiêu dùng</w:t>
      </w:r>
      <w:r w:rsidR="004D576B" w:rsidRPr="00503282">
        <w:rPr>
          <w:spacing w:val="-2"/>
          <w:sz w:val="28"/>
          <w:szCs w:val="28"/>
          <w:lang w:val="pt-BR"/>
        </w:rPr>
        <w:t xml:space="preserve"> tháng 12 năm 2009 so với tháng 12 năm 2008 </w:t>
      </w:r>
      <w:r w:rsidR="004D576B" w:rsidRPr="0031331E">
        <w:rPr>
          <w:spacing w:val="-2"/>
          <w:sz w:val="28"/>
          <w:szCs w:val="28"/>
          <w:lang w:val="pt-BR"/>
        </w:rPr>
        <w:t xml:space="preserve">tăng 6,52%, </w:t>
      </w:r>
      <w:r w:rsidR="0031331E" w:rsidRPr="0031331E">
        <w:rPr>
          <w:sz w:val="28"/>
          <w:szCs w:val="28"/>
          <w:lang w:val="fr-FR"/>
        </w:rPr>
        <w:t>thấp hơn nhiều so với chỉ tiêu tăng dưới 10% Quốc hội đề ra</w:t>
      </w:r>
      <w:r w:rsidR="004D576B" w:rsidRPr="00503282">
        <w:rPr>
          <w:spacing w:val="-2"/>
          <w:sz w:val="28"/>
          <w:szCs w:val="28"/>
          <w:lang w:val="pt-BR"/>
        </w:rPr>
        <w:t xml:space="preserve">; chỉ số </w:t>
      </w:r>
      <w:r w:rsidR="0031331E">
        <w:rPr>
          <w:spacing w:val="-2"/>
          <w:sz w:val="28"/>
          <w:szCs w:val="28"/>
          <w:lang w:val="pt-BR"/>
        </w:rPr>
        <w:t>t</w:t>
      </w:r>
      <w:r w:rsidR="0031331E" w:rsidRPr="0031331E">
        <w:rPr>
          <w:spacing w:val="-2"/>
          <w:sz w:val="28"/>
          <w:szCs w:val="28"/>
          <w:lang w:val="pt-BR"/>
        </w:rPr>
        <w:t>ă</w:t>
      </w:r>
      <w:r w:rsidR="0031331E">
        <w:rPr>
          <w:spacing w:val="-2"/>
          <w:sz w:val="28"/>
          <w:szCs w:val="28"/>
          <w:lang w:val="pt-BR"/>
        </w:rPr>
        <w:t xml:space="preserve">ng </w:t>
      </w:r>
      <w:r w:rsidR="004D576B" w:rsidRPr="00503282">
        <w:rPr>
          <w:spacing w:val="-2"/>
          <w:sz w:val="28"/>
          <w:szCs w:val="28"/>
          <w:lang w:val="pt-BR"/>
        </w:rPr>
        <w:t>giá</w:t>
      </w:r>
      <w:r w:rsidRPr="00503282">
        <w:rPr>
          <w:spacing w:val="-2"/>
          <w:sz w:val="28"/>
          <w:szCs w:val="28"/>
          <w:lang w:val="pt-BR"/>
        </w:rPr>
        <w:t xml:space="preserve"> bình quân năm 2009 là 6,88%, thấp nhất trong </w:t>
      </w:r>
      <w:r w:rsidR="004D576B" w:rsidRPr="00503282">
        <w:rPr>
          <w:spacing w:val="-2"/>
          <w:sz w:val="28"/>
          <w:szCs w:val="28"/>
          <w:lang w:val="pt-BR"/>
        </w:rPr>
        <w:t>6</w:t>
      </w:r>
      <w:r w:rsidRPr="00503282">
        <w:rPr>
          <w:spacing w:val="-2"/>
          <w:sz w:val="28"/>
          <w:szCs w:val="28"/>
          <w:lang w:val="pt-BR"/>
        </w:rPr>
        <w:t xml:space="preserve"> năm gần đây. Tỷ lệ hộ nghèo đã giảm từ 13,4% năm 2008 xuống còn 12,3%. Văn hoá, giáo dục, y tế và nhiều lĩnh vực xã hội khác cũng đạt được những thành tích vượt trội.</w:t>
      </w:r>
    </w:p>
    <w:p w14:paraId="5BEACF42" w14:textId="77777777" w:rsidR="0031331E" w:rsidRPr="006B39E1" w:rsidRDefault="0031331E" w:rsidP="00A159ED">
      <w:pPr>
        <w:pStyle w:val="NormalWeb"/>
        <w:spacing w:before="40" w:beforeAutospacing="0" w:after="40" w:afterAutospacing="0" w:line="300" w:lineRule="auto"/>
        <w:ind w:firstLine="539"/>
        <w:jc w:val="both"/>
        <w:rPr>
          <w:spacing w:val="-4"/>
          <w:sz w:val="28"/>
          <w:szCs w:val="28"/>
          <w:lang w:val="pt-BR"/>
        </w:rPr>
      </w:pPr>
      <w:r>
        <w:rPr>
          <w:spacing w:val="-4"/>
          <w:sz w:val="28"/>
          <w:szCs w:val="28"/>
          <w:lang w:val="pt-BR"/>
        </w:rPr>
        <w:t>N</w:t>
      </w:r>
      <w:r w:rsidRPr="006B39E1">
        <w:rPr>
          <w:spacing w:val="-4"/>
          <w:sz w:val="28"/>
          <w:szCs w:val="28"/>
          <w:lang w:val="pt-BR"/>
        </w:rPr>
        <w:t xml:space="preserve">hững kết quả đạt được của năm 2009 đã khẳng định nền kinh tế nước ta đã </w:t>
      </w:r>
      <w:r w:rsidR="00FF1256">
        <w:rPr>
          <w:spacing w:val="-4"/>
          <w:sz w:val="28"/>
          <w:szCs w:val="28"/>
          <w:lang w:val="pt-BR"/>
        </w:rPr>
        <w:t>v</w:t>
      </w:r>
      <w:r w:rsidR="00FF1256" w:rsidRPr="00FF1256">
        <w:rPr>
          <w:spacing w:val="-4"/>
          <w:sz w:val="28"/>
          <w:szCs w:val="28"/>
          <w:lang w:val="pt-BR"/>
        </w:rPr>
        <w:t>ượt</w:t>
      </w:r>
      <w:r w:rsidR="00FF1256">
        <w:rPr>
          <w:spacing w:val="-4"/>
          <w:sz w:val="28"/>
          <w:szCs w:val="28"/>
          <w:lang w:val="pt-BR"/>
        </w:rPr>
        <w:t xml:space="preserve"> </w:t>
      </w:r>
      <w:r w:rsidRPr="006B39E1">
        <w:rPr>
          <w:spacing w:val="-4"/>
          <w:sz w:val="28"/>
          <w:szCs w:val="28"/>
          <w:lang w:val="pt-BR"/>
        </w:rPr>
        <w:t>qua giai đoạn khó khăn nhất. Đây là thắng lợi của ý Đảng, lòng dân; thể hiện sức mạnh nội lực Việt Nam. Do vậy, cần tổng kết rút ra những bài học kinh nghiệm thành công để lãnh đạo, chỉ đạo</w:t>
      </w:r>
      <w:r w:rsidR="00D42112">
        <w:rPr>
          <w:spacing w:val="-4"/>
          <w:sz w:val="28"/>
          <w:szCs w:val="28"/>
          <w:lang w:val="pt-BR"/>
        </w:rPr>
        <w:t>,</w:t>
      </w:r>
      <w:r w:rsidRPr="006B39E1">
        <w:rPr>
          <w:spacing w:val="-4"/>
          <w:sz w:val="28"/>
          <w:szCs w:val="28"/>
          <w:lang w:val="pt-BR"/>
        </w:rPr>
        <w:t xml:space="preserve"> điều hành Kế hoạch phát triển kinh tế-xã hội năm 2010 và những năm tiếp theo.</w:t>
      </w:r>
    </w:p>
    <w:p w14:paraId="5A1E0B1D" w14:textId="77777777" w:rsidR="008F3ED4" w:rsidRPr="006B39E1" w:rsidRDefault="008F3ED4" w:rsidP="00A159ED">
      <w:pPr>
        <w:pStyle w:val="NormalWeb"/>
        <w:spacing w:before="40" w:beforeAutospacing="0" w:after="40" w:afterAutospacing="0" w:line="300" w:lineRule="auto"/>
        <w:ind w:firstLine="539"/>
        <w:jc w:val="both"/>
        <w:rPr>
          <w:spacing w:val="-4"/>
          <w:sz w:val="28"/>
          <w:szCs w:val="28"/>
          <w:lang w:val="pt-BR"/>
        </w:rPr>
      </w:pPr>
      <w:r w:rsidRPr="006B39E1">
        <w:rPr>
          <w:spacing w:val="-4"/>
          <w:sz w:val="28"/>
          <w:szCs w:val="28"/>
          <w:lang w:val="pt-BR"/>
        </w:rPr>
        <w:t xml:space="preserve">Bên cạnh những kết quả quan trọng nêu trên, tình hình kinh tế-xã hội năm 2009 vẫn còn những hạn chế, </w:t>
      </w:r>
      <w:r w:rsidR="001F628F">
        <w:rPr>
          <w:spacing w:val="-4"/>
          <w:sz w:val="28"/>
          <w:szCs w:val="28"/>
          <w:lang w:val="pt-BR"/>
        </w:rPr>
        <w:t>b</w:t>
      </w:r>
      <w:r w:rsidR="001F628F" w:rsidRPr="001F628F">
        <w:rPr>
          <w:spacing w:val="-4"/>
          <w:sz w:val="28"/>
          <w:szCs w:val="28"/>
          <w:lang w:val="pt-BR"/>
        </w:rPr>
        <w:t>ất</w:t>
      </w:r>
      <w:r w:rsidR="001F628F">
        <w:rPr>
          <w:spacing w:val="-4"/>
          <w:sz w:val="28"/>
          <w:szCs w:val="28"/>
          <w:lang w:val="pt-BR"/>
        </w:rPr>
        <w:t xml:space="preserve"> c</w:t>
      </w:r>
      <w:r w:rsidR="001F628F" w:rsidRPr="001F628F">
        <w:rPr>
          <w:spacing w:val="-4"/>
          <w:sz w:val="28"/>
          <w:szCs w:val="28"/>
          <w:lang w:val="pt-BR"/>
        </w:rPr>
        <w:t>ập</w:t>
      </w:r>
      <w:r w:rsidRPr="006B39E1">
        <w:rPr>
          <w:spacing w:val="-4"/>
          <w:sz w:val="28"/>
          <w:szCs w:val="28"/>
          <w:lang w:val="pt-BR"/>
        </w:rPr>
        <w:t xml:space="preserve"> nếu không tích cực tìm các giải pháp khắc phục có hiệu quả thì sẽ ảnh hưởng rất lớn đến việc thực hiện Kế hoạch phát triển kinh tế-xã hội năm 2010 và các năm tiếp theo. Những hạn chế, yếu kém này bao gồm:</w:t>
      </w:r>
    </w:p>
    <w:p w14:paraId="4D9D4634" w14:textId="77777777" w:rsidR="008F3ED4" w:rsidRPr="00503282" w:rsidRDefault="008F3ED4" w:rsidP="00A159ED">
      <w:pPr>
        <w:pStyle w:val="NormalWeb"/>
        <w:spacing w:before="40" w:beforeAutospacing="0" w:after="40" w:afterAutospacing="0" w:line="300" w:lineRule="auto"/>
        <w:ind w:firstLine="539"/>
        <w:jc w:val="both"/>
        <w:rPr>
          <w:sz w:val="28"/>
          <w:szCs w:val="28"/>
          <w:lang w:val="pt-BR"/>
        </w:rPr>
      </w:pPr>
      <w:r w:rsidRPr="00503282">
        <w:rPr>
          <w:i/>
          <w:sz w:val="28"/>
          <w:szCs w:val="28"/>
          <w:lang w:val="pt-BR"/>
        </w:rPr>
        <w:t xml:space="preserve">- Thứ nhất, </w:t>
      </w:r>
      <w:r w:rsidR="0031331E">
        <w:rPr>
          <w:sz w:val="28"/>
          <w:szCs w:val="28"/>
          <w:lang w:val="pt-BR"/>
        </w:rPr>
        <w:t>n</w:t>
      </w:r>
      <w:r w:rsidR="0031331E" w:rsidRPr="0031331E">
        <w:rPr>
          <w:sz w:val="28"/>
          <w:szCs w:val="28"/>
          <w:lang w:val="pt-BR"/>
        </w:rPr>
        <w:t>ền</w:t>
      </w:r>
      <w:r w:rsidR="0031331E">
        <w:rPr>
          <w:sz w:val="28"/>
          <w:szCs w:val="28"/>
          <w:lang w:val="pt-BR"/>
        </w:rPr>
        <w:t xml:space="preserve"> </w:t>
      </w:r>
      <w:r w:rsidRPr="00503282">
        <w:rPr>
          <w:sz w:val="28"/>
          <w:szCs w:val="28"/>
          <w:lang w:val="pt-BR"/>
        </w:rPr>
        <w:t xml:space="preserve">kinh tế tuy đã tăng </w:t>
      </w:r>
      <w:r w:rsidR="0031331E">
        <w:rPr>
          <w:sz w:val="28"/>
          <w:szCs w:val="28"/>
          <w:lang w:val="pt-BR"/>
        </w:rPr>
        <w:t>tr</w:t>
      </w:r>
      <w:r w:rsidR="0031331E" w:rsidRPr="0031331E">
        <w:rPr>
          <w:sz w:val="28"/>
          <w:szCs w:val="28"/>
          <w:lang w:val="pt-BR"/>
        </w:rPr>
        <w:t>ưởng</w:t>
      </w:r>
      <w:r w:rsidR="0031331E">
        <w:rPr>
          <w:sz w:val="28"/>
          <w:szCs w:val="28"/>
          <w:lang w:val="pt-BR"/>
        </w:rPr>
        <w:t xml:space="preserve"> kh</w:t>
      </w:r>
      <w:r w:rsidR="0031331E" w:rsidRPr="0031331E">
        <w:rPr>
          <w:sz w:val="28"/>
          <w:szCs w:val="28"/>
          <w:lang w:val="pt-BR"/>
        </w:rPr>
        <w:t>á</w:t>
      </w:r>
      <w:r w:rsidR="00DC7A9E">
        <w:rPr>
          <w:sz w:val="28"/>
          <w:szCs w:val="28"/>
          <w:lang w:val="pt-BR"/>
        </w:rPr>
        <w:t xml:space="preserve"> v</w:t>
      </w:r>
      <w:r w:rsidR="00DC7A9E" w:rsidRPr="00DC7A9E">
        <w:rPr>
          <w:sz w:val="28"/>
          <w:szCs w:val="28"/>
          <w:lang w:val="pt-BR"/>
        </w:rPr>
        <w:t>à</w:t>
      </w:r>
      <w:r w:rsidR="00DC7A9E">
        <w:rPr>
          <w:sz w:val="28"/>
          <w:szCs w:val="28"/>
          <w:lang w:val="pt-BR"/>
        </w:rPr>
        <w:t xml:space="preserve"> </w:t>
      </w:r>
      <w:r w:rsidRPr="00503282">
        <w:rPr>
          <w:sz w:val="28"/>
          <w:szCs w:val="28"/>
          <w:lang w:val="pt-BR"/>
        </w:rPr>
        <w:t xml:space="preserve">vượt qua giai đoạn </w:t>
      </w:r>
      <w:r w:rsidR="0031331E">
        <w:rPr>
          <w:sz w:val="28"/>
          <w:szCs w:val="28"/>
          <w:lang w:val="pt-BR"/>
        </w:rPr>
        <w:t>kh</w:t>
      </w:r>
      <w:r w:rsidR="0031331E" w:rsidRPr="0031331E">
        <w:rPr>
          <w:sz w:val="28"/>
          <w:szCs w:val="28"/>
          <w:lang w:val="pt-BR"/>
        </w:rPr>
        <w:t>ó</w:t>
      </w:r>
      <w:r w:rsidR="0031331E">
        <w:rPr>
          <w:sz w:val="28"/>
          <w:szCs w:val="28"/>
          <w:lang w:val="pt-BR"/>
        </w:rPr>
        <w:t xml:space="preserve"> kh</w:t>
      </w:r>
      <w:r w:rsidR="0031331E" w:rsidRPr="0031331E">
        <w:rPr>
          <w:sz w:val="28"/>
          <w:szCs w:val="28"/>
          <w:lang w:val="pt-BR"/>
        </w:rPr>
        <w:t>ă</w:t>
      </w:r>
      <w:r w:rsidR="0031331E">
        <w:rPr>
          <w:sz w:val="28"/>
          <w:szCs w:val="28"/>
          <w:lang w:val="pt-BR"/>
        </w:rPr>
        <w:t>n</w:t>
      </w:r>
      <w:r w:rsidR="00276FEA" w:rsidRPr="00503282">
        <w:rPr>
          <w:sz w:val="28"/>
          <w:szCs w:val="28"/>
          <w:lang w:val="pt-BR"/>
        </w:rPr>
        <w:t xml:space="preserve">, nhưng </w:t>
      </w:r>
      <w:r w:rsidRPr="00503282">
        <w:rPr>
          <w:sz w:val="28"/>
          <w:szCs w:val="28"/>
          <w:lang w:val="pt-BR"/>
        </w:rPr>
        <w:t>tăng trưởng kinh tế chủ yếu dựa vào</w:t>
      </w:r>
      <w:r w:rsidR="00276FEA" w:rsidRPr="00503282">
        <w:rPr>
          <w:sz w:val="28"/>
          <w:szCs w:val="28"/>
          <w:lang w:val="pt-BR"/>
        </w:rPr>
        <w:t xml:space="preserve"> phát triển theo chi</w:t>
      </w:r>
      <w:r w:rsidR="0031331E" w:rsidRPr="0031331E">
        <w:rPr>
          <w:sz w:val="28"/>
          <w:szCs w:val="28"/>
          <w:lang w:val="pt-BR"/>
        </w:rPr>
        <w:t>ề</w:t>
      </w:r>
      <w:r w:rsidR="00276FEA" w:rsidRPr="00503282">
        <w:rPr>
          <w:sz w:val="28"/>
          <w:szCs w:val="28"/>
          <w:lang w:val="pt-BR"/>
        </w:rPr>
        <w:t>u rộng, tăng khối lượng các nguồn lực, nhất là tăng vốn đầu tư, chưa thực sự dự</w:t>
      </w:r>
      <w:r w:rsidR="00166009">
        <w:rPr>
          <w:sz w:val="28"/>
          <w:szCs w:val="28"/>
          <w:lang w:val="pt-BR"/>
        </w:rPr>
        <w:t>a</w:t>
      </w:r>
      <w:r w:rsidR="00276FEA" w:rsidRPr="00503282">
        <w:rPr>
          <w:sz w:val="28"/>
          <w:szCs w:val="28"/>
          <w:lang w:val="pt-BR"/>
        </w:rPr>
        <w:t xml:space="preserve"> trên cơ </w:t>
      </w:r>
      <w:r w:rsidR="00276FEA" w:rsidRPr="0010156B">
        <w:rPr>
          <w:spacing w:val="-2"/>
          <w:sz w:val="28"/>
          <w:szCs w:val="28"/>
          <w:lang w:val="pt-BR"/>
        </w:rPr>
        <w:t xml:space="preserve">sở tăng năng suất lao động xã hội và nâng cao hiệu quả nên </w:t>
      </w:r>
      <w:r w:rsidR="0031331E" w:rsidRPr="0010156B">
        <w:rPr>
          <w:spacing w:val="-2"/>
          <w:sz w:val="28"/>
          <w:szCs w:val="28"/>
          <w:lang w:val="pt-BR"/>
        </w:rPr>
        <w:t xml:space="preserve">chất lượng tăng trưởng chưa cao và </w:t>
      </w:r>
      <w:r w:rsidR="00276FEA" w:rsidRPr="0010156B">
        <w:rPr>
          <w:spacing w:val="-2"/>
          <w:sz w:val="28"/>
          <w:szCs w:val="28"/>
          <w:lang w:val="pt-BR"/>
        </w:rPr>
        <w:t>chưa thật vững chắc. Tỷ lệ đầu tư so với GDP năm 2008 là 41,3%; năm 2009 là 42,8%, nhưng tốc độ tăng GDP hai</w:t>
      </w:r>
      <w:r w:rsidR="008451A3" w:rsidRPr="0010156B">
        <w:rPr>
          <w:spacing w:val="-2"/>
          <w:sz w:val="28"/>
          <w:szCs w:val="28"/>
          <w:lang w:val="pt-BR"/>
        </w:rPr>
        <w:t xml:space="preserve"> </w:t>
      </w:r>
      <w:r w:rsidR="00276FEA" w:rsidRPr="0010156B">
        <w:rPr>
          <w:spacing w:val="-2"/>
          <w:sz w:val="28"/>
          <w:szCs w:val="28"/>
          <w:lang w:val="pt-BR"/>
        </w:rPr>
        <w:t>năm chỉ đạt 6,18% và</w:t>
      </w:r>
      <w:r w:rsidR="00276FEA" w:rsidRPr="00503282">
        <w:rPr>
          <w:sz w:val="28"/>
          <w:szCs w:val="28"/>
          <w:lang w:val="pt-BR"/>
        </w:rPr>
        <w:t xml:space="preserve"> 5,32% là chưa tương xứng.</w:t>
      </w:r>
      <w:r w:rsidR="008451A3" w:rsidRPr="00503282">
        <w:rPr>
          <w:sz w:val="28"/>
          <w:szCs w:val="28"/>
          <w:lang w:val="pt-BR"/>
        </w:rPr>
        <w:t xml:space="preserve"> Khả năng cạnh tranh của nền kinh tế và của nhiều ngành, nhiều sản phẩm còn thấp</w:t>
      </w:r>
      <w:r w:rsidR="0031331E">
        <w:rPr>
          <w:sz w:val="28"/>
          <w:szCs w:val="28"/>
          <w:lang w:val="pt-BR"/>
        </w:rPr>
        <w:t xml:space="preserve"> trong khi n</w:t>
      </w:r>
      <w:r w:rsidR="0031331E" w:rsidRPr="0031331E">
        <w:rPr>
          <w:sz w:val="28"/>
          <w:szCs w:val="28"/>
          <w:lang w:val="pt-BR"/>
        </w:rPr>
        <w:t>ước</w:t>
      </w:r>
      <w:r w:rsidR="0031331E">
        <w:rPr>
          <w:sz w:val="28"/>
          <w:szCs w:val="28"/>
          <w:lang w:val="pt-BR"/>
        </w:rPr>
        <w:t xml:space="preserve"> ta </w:t>
      </w:r>
      <w:r w:rsidR="0031331E" w:rsidRPr="0031331E">
        <w:rPr>
          <w:sz w:val="28"/>
          <w:szCs w:val="28"/>
          <w:lang w:val="pt-BR"/>
        </w:rPr>
        <w:t>đã</w:t>
      </w:r>
      <w:r w:rsidR="0031331E">
        <w:rPr>
          <w:sz w:val="28"/>
          <w:szCs w:val="28"/>
          <w:lang w:val="pt-BR"/>
        </w:rPr>
        <w:t xml:space="preserve"> h</w:t>
      </w:r>
      <w:r w:rsidR="0031331E" w:rsidRPr="0031331E">
        <w:rPr>
          <w:sz w:val="28"/>
          <w:szCs w:val="28"/>
          <w:lang w:val="pt-BR"/>
        </w:rPr>
        <w:t>ội</w:t>
      </w:r>
      <w:r w:rsidR="0031331E">
        <w:rPr>
          <w:sz w:val="28"/>
          <w:szCs w:val="28"/>
          <w:lang w:val="pt-BR"/>
        </w:rPr>
        <w:t xml:space="preserve"> nh</w:t>
      </w:r>
      <w:r w:rsidR="0031331E" w:rsidRPr="0031331E">
        <w:rPr>
          <w:sz w:val="28"/>
          <w:szCs w:val="28"/>
          <w:lang w:val="pt-BR"/>
        </w:rPr>
        <w:t>ập</w:t>
      </w:r>
      <w:r w:rsidR="0031331E">
        <w:rPr>
          <w:sz w:val="28"/>
          <w:szCs w:val="28"/>
          <w:lang w:val="pt-BR"/>
        </w:rPr>
        <w:t xml:space="preserve"> </w:t>
      </w:r>
      <w:r w:rsidR="0031331E" w:rsidRPr="0031331E">
        <w:rPr>
          <w:sz w:val="28"/>
          <w:szCs w:val="28"/>
          <w:lang w:val="pt-BR"/>
        </w:rPr>
        <w:t>đầy</w:t>
      </w:r>
      <w:r w:rsidR="0031331E">
        <w:rPr>
          <w:sz w:val="28"/>
          <w:szCs w:val="28"/>
          <w:lang w:val="pt-BR"/>
        </w:rPr>
        <w:t xml:space="preserve"> </w:t>
      </w:r>
      <w:r w:rsidR="0031331E" w:rsidRPr="0031331E">
        <w:rPr>
          <w:sz w:val="28"/>
          <w:szCs w:val="28"/>
          <w:lang w:val="pt-BR"/>
        </w:rPr>
        <w:t>đủ</w:t>
      </w:r>
      <w:r w:rsidR="0031331E">
        <w:rPr>
          <w:sz w:val="28"/>
          <w:szCs w:val="28"/>
          <w:lang w:val="pt-BR"/>
        </w:rPr>
        <w:t xml:space="preserve"> v</w:t>
      </w:r>
      <w:r w:rsidR="0031331E" w:rsidRPr="0031331E">
        <w:rPr>
          <w:sz w:val="28"/>
          <w:szCs w:val="28"/>
          <w:lang w:val="pt-BR"/>
        </w:rPr>
        <w:t>ới</w:t>
      </w:r>
      <w:r w:rsidR="0031331E">
        <w:rPr>
          <w:sz w:val="28"/>
          <w:szCs w:val="28"/>
          <w:lang w:val="pt-BR"/>
        </w:rPr>
        <w:t xml:space="preserve"> th</w:t>
      </w:r>
      <w:r w:rsidR="0031331E" w:rsidRPr="0031331E">
        <w:rPr>
          <w:sz w:val="28"/>
          <w:szCs w:val="28"/>
          <w:lang w:val="pt-BR"/>
        </w:rPr>
        <w:t>ế</w:t>
      </w:r>
      <w:r w:rsidR="0031331E">
        <w:rPr>
          <w:sz w:val="28"/>
          <w:szCs w:val="28"/>
          <w:lang w:val="pt-BR"/>
        </w:rPr>
        <w:t xml:space="preserve"> gi</w:t>
      </w:r>
      <w:r w:rsidR="0031331E" w:rsidRPr="0031331E">
        <w:rPr>
          <w:sz w:val="28"/>
          <w:szCs w:val="28"/>
          <w:lang w:val="pt-BR"/>
        </w:rPr>
        <w:t>ới</w:t>
      </w:r>
      <w:r w:rsidR="008451A3" w:rsidRPr="00503282">
        <w:rPr>
          <w:sz w:val="28"/>
          <w:szCs w:val="28"/>
          <w:lang w:val="pt-BR"/>
        </w:rPr>
        <w:t>.</w:t>
      </w:r>
    </w:p>
    <w:p w14:paraId="259B1D99" w14:textId="77777777" w:rsidR="008F3ED4" w:rsidRPr="00503282" w:rsidRDefault="008F3ED4" w:rsidP="00A159ED">
      <w:pPr>
        <w:pStyle w:val="NormalWeb"/>
        <w:spacing w:before="40" w:beforeAutospacing="0" w:after="40" w:afterAutospacing="0" w:line="288" w:lineRule="auto"/>
        <w:ind w:firstLine="539"/>
        <w:jc w:val="both"/>
        <w:rPr>
          <w:sz w:val="28"/>
          <w:szCs w:val="28"/>
          <w:lang w:val="pt-BR"/>
        </w:rPr>
      </w:pPr>
      <w:r w:rsidRPr="00503282">
        <w:rPr>
          <w:i/>
          <w:sz w:val="28"/>
          <w:szCs w:val="28"/>
          <w:lang w:val="pt-BR"/>
        </w:rPr>
        <w:t xml:space="preserve">- Thứ hai, </w:t>
      </w:r>
      <w:r w:rsidRPr="00503282">
        <w:rPr>
          <w:sz w:val="28"/>
          <w:szCs w:val="28"/>
          <w:lang w:val="pt-BR"/>
        </w:rPr>
        <w:t xml:space="preserve">cơ cấu kinh tế tuy bước đầu đã chuyển dịch theo hướng tiến bộ và tích cực, nhưng </w:t>
      </w:r>
      <w:r w:rsidR="006B2337" w:rsidRPr="00503282">
        <w:rPr>
          <w:sz w:val="28"/>
          <w:szCs w:val="28"/>
          <w:lang w:val="pt-BR"/>
        </w:rPr>
        <w:t xml:space="preserve">vẫn chưa ra khỏi cơ cấu ngành truyền thống với tỷ trọng tương đối cao của khu vực sản xuất vật chất nói chung và khu vực nông, lâm nghiệp và thủy sản nói riêng. </w:t>
      </w:r>
      <w:r w:rsidR="00DC7A9E">
        <w:rPr>
          <w:sz w:val="28"/>
          <w:szCs w:val="28"/>
          <w:lang w:val="pt-BR"/>
        </w:rPr>
        <w:t>Trong nh</w:t>
      </w:r>
      <w:r w:rsidR="00DC7A9E" w:rsidRPr="00DC7A9E">
        <w:rPr>
          <w:sz w:val="28"/>
          <w:szCs w:val="28"/>
          <w:lang w:val="pt-BR"/>
        </w:rPr>
        <w:t>ững</w:t>
      </w:r>
      <w:r w:rsidR="00DC7A9E">
        <w:rPr>
          <w:sz w:val="28"/>
          <w:szCs w:val="28"/>
          <w:lang w:val="pt-BR"/>
        </w:rPr>
        <w:t xml:space="preserve"> n</w:t>
      </w:r>
      <w:r w:rsidR="00DC7A9E" w:rsidRPr="00DC7A9E">
        <w:rPr>
          <w:sz w:val="28"/>
          <w:szCs w:val="28"/>
          <w:lang w:val="pt-BR"/>
        </w:rPr>
        <w:t>ă</w:t>
      </w:r>
      <w:r w:rsidR="00DC7A9E">
        <w:rPr>
          <w:sz w:val="28"/>
          <w:szCs w:val="28"/>
          <w:lang w:val="pt-BR"/>
        </w:rPr>
        <w:t>m g</w:t>
      </w:r>
      <w:r w:rsidR="00DC7A9E" w:rsidRPr="00DC7A9E">
        <w:rPr>
          <w:sz w:val="28"/>
          <w:szCs w:val="28"/>
          <w:lang w:val="pt-BR"/>
        </w:rPr>
        <w:t>ần</w:t>
      </w:r>
      <w:r w:rsidR="00DC7A9E">
        <w:rPr>
          <w:sz w:val="28"/>
          <w:szCs w:val="28"/>
          <w:lang w:val="pt-BR"/>
        </w:rPr>
        <w:t xml:space="preserve"> </w:t>
      </w:r>
      <w:r w:rsidR="00DC7A9E" w:rsidRPr="00DC7A9E">
        <w:rPr>
          <w:sz w:val="28"/>
          <w:szCs w:val="28"/>
          <w:lang w:val="pt-BR"/>
        </w:rPr>
        <w:t>đâ</w:t>
      </w:r>
      <w:r w:rsidR="00DC7A9E">
        <w:rPr>
          <w:sz w:val="28"/>
          <w:szCs w:val="28"/>
          <w:lang w:val="pt-BR"/>
        </w:rPr>
        <w:t>y, c</w:t>
      </w:r>
      <w:r w:rsidR="00DC7A9E" w:rsidRPr="00DC7A9E">
        <w:rPr>
          <w:sz w:val="28"/>
          <w:szCs w:val="28"/>
          <w:lang w:val="pt-BR"/>
        </w:rPr>
        <w:t>ơ</w:t>
      </w:r>
      <w:r w:rsidR="00DC7A9E">
        <w:rPr>
          <w:sz w:val="28"/>
          <w:szCs w:val="28"/>
          <w:lang w:val="pt-BR"/>
        </w:rPr>
        <w:t xml:space="preserve"> c</w:t>
      </w:r>
      <w:r w:rsidR="00DC7A9E" w:rsidRPr="00DC7A9E">
        <w:rPr>
          <w:sz w:val="28"/>
          <w:szCs w:val="28"/>
          <w:lang w:val="pt-BR"/>
        </w:rPr>
        <w:t>ấu</w:t>
      </w:r>
      <w:r w:rsidR="00DC7A9E">
        <w:rPr>
          <w:sz w:val="28"/>
          <w:szCs w:val="28"/>
          <w:lang w:val="pt-BR"/>
        </w:rPr>
        <w:t xml:space="preserve"> kinh t</w:t>
      </w:r>
      <w:r w:rsidR="00DC7A9E" w:rsidRPr="00DC7A9E">
        <w:rPr>
          <w:sz w:val="28"/>
          <w:szCs w:val="28"/>
          <w:lang w:val="pt-BR"/>
        </w:rPr>
        <w:t>ế</w:t>
      </w:r>
      <w:r w:rsidR="00DC7A9E">
        <w:rPr>
          <w:sz w:val="28"/>
          <w:szCs w:val="28"/>
          <w:lang w:val="pt-BR"/>
        </w:rPr>
        <w:t xml:space="preserve"> chuy</w:t>
      </w:r>
      <w:r w:rsidR="00DC7A9E" w:rsidRPr="00DC7A9E">
        <w:rPr>
          <w:sz w:val="28"/>
          <w:szCs w:val="28"/>
          <w:lang w:val="pt-BR"/>
        </w:rPr>
        <w:t>ể</w:t>
      </w:r>
      <w:r w:rsidR="00DC7A9E">
        <w:rPr>
          <w:sz w:val="28"/>
          <w:szCs w:val="28"/>
          <w:lang w:val="pt-BR"/>
        </w:rPr>
        <w:t>n d</w:t>
      </w:r>
      <w:r w:rsidR="00DC7A9E" w:rsidRPr="00DC7A9E">
        <w:rPr>
          <w:sz w:val="28"/>
          <w:szCs w:val="28"/>
          <w:lang w:val="pt-BR"/>
        </w:rPr>
        <w:t>ịch</w:t>
      </w:r>
      <w:r w:rsidR="00DC7A9E">
        <w:rPr>
          <w:sz w:val="28"/>
          <w:szCs w:val="28"/>
          <w:lang w:val="pt-BR"/>
        </w:rPr>
        <w:t xml:space="preserve"> ch</w:t>
      </w:r>
      <w:r w:rsidR="00DC7A9E" w:rsidRPr="00DC7A9E">
        <w:rPr>
          <w:sz w:val="28"/>
          <w:szCs w:val="28"/>
          <w:lang w:val="pt-BR"/>
        </w:rPr>
        <w:t>ậm</w:t>
      </w:r>
      <w:r w:rsidR="00DC7A9E">
        <w:rPr>
          <w:sz w:val="28"/>
          <w:szCs w:val="28"/>
          <w:lang w:val="pt-BR"/>
        </w:rPr>
        <w:t xml:space="preserve">. </w:t>
      </w:r>
      <w:r w:rsidR="006B2337" w:rsidRPr="00503282">
        <w:rPr>
          <w:sz w:val="28"/>
          <w:szCs w:val="28"/>
          <w:lang w:val="pt-BR"/>
        </w:rPr>
        <w:t xml:space="preserve">Năm 2009, cơ cấu tổng sản </w:t>
      </w:r>
      <w:r w:rsidR="0031331E">
        <w:rPr>
          <w:sz w:val="28"/>
          <w:szCs w:val="28"/>
          <w:lang w:val="pt-BR"/>
        </w:rPr>
        <w:t>ph</w:t>
      </w:r>
      <w:r w:rsidR="0031331E" w:rsidRPr="0031331E">
        <w:rPr>
          <w:sz w:val="28"/>
          <w:szCs w:val="28"/>
          <w:lang w:val="pt-BR"/>
        </w:rPr>
        <w:t>ẩm</w:t>
      </w:r>
      <w:r w:rsidR="0031331E">
        <w:rPr>
          <w:sz w:val="28"/>
          <w:szCs w:val="28"/>
          <w:lang w:val="pt-BR"/>
        </w:rPr>
        <w:t xml:space="preserve"> trong n</w:t>
      </w:r>
      <w:r w:rsidR="0031331E" w:rsidRPr="0031331E">
        <w:rPr>
          <w:sz w:val="28"/>
          <w:szCs w:val="28"/>
          <w:lang w:val="pt-BR"/>
        </w:rPr>
        <w:t>ước</w:t>
      </w:r>
      <w:r w:rsidR="0031331E">
        <w:rPr>
          <w:sz w:val="28"/>
          <w:szCs w:val="28"/>
          <w:lang w:val="pt-BR"/>
        </w:rPr>
        <w:t xml:space="preserve"> theo gi</w:t>
      </w:r>
      <w:r w:rsidR="0031331E" w:rsidRPr="0031331E">
        <w:rPr>
          <w:sz w:val="28"/>
          <w:szCs w:val="28"/>
          <w:lang w:val="pt-BR"/>
        </w:rPr>
        <w:t>á</w:t>
      </w:r>
      <w:r w:rsidR="0031331E">
        <w:rPr>
          <w:sz w:val="28"/>
          <w:szCs w:val="28"/>
          <w:lang w:val="pt-BR"/>
        </w:rPr>
        <w:t xml:space="preserve"> th</w:t>
      </w:r>
      <w:r w:rsidR="0031331E" w:rsidRPr="0031331E">
        <w:rPr>
          <w:sz w:val="28"/>
          <w:szCs w:val="28"/>
          <w:lang w:val="pt-BR"/>
        </w:rPr>
        <w:t>ực</w:t>
      </w:r>
      <w:r w:rsidR="0031331E">
        <w:rPr>
          <w:sz w:val="28"/>
          <w:szCs w:val="28"/>
          <w:lang w:val="pt-BR"/>
        </w:rPr>
        <w:t xml:space="preserve"> t</w:t>
      </w:r>
      <w:r w:rsidR="0031331E" w:rsidRPr="0031331E">
        <w:rPr>
          <w:sz w:val="28"/>
          <w:szCs w:val="28"/>
          <w:lang w:val="pt-BR"/>
        </w:rPr>
        <w:t>ế</w:t>
      </w:r>
      <w:r w:rsidR="0031331E">
        <w:rPr>
          <w:sz w:val="28"/>
          <w:szCs w:val="28"/>
          <w:lang w:val="pt-BR"/>
        </w:rPr>
        <w:t xml:space="preserve"> c</w:t>
      </w:r>
      <w:r w:rsidR="0031331E" w:rsidRPr="0031331E">
        <w:rPr>
          <w:sz w:val="28"/>
          <w:szCs w:val="28"/>
          <w:lang w:val="pt-BR"/>
        </w:rPr>
        <w:t>ủa</w:t>
      </w:r>
      <w:r w:rsidR="0031331E">
        <w:rPr>
          <w:sz w:val="28"/>
          <w:szCs w:val="28"/>
          <w:lang w:val="pt-BR"/>
        </w:rPr>
        <w:t xml:space="preserve"> </w:t>
      </w:r>
      <w:r w:rsidR="006B2337" w:rsidRPr="00503282">
        <w:rPr>
          <w:sz w:val="28"/>
          <w:szCs w:val="28"/>
          <w:lang w:val="pt-BR"/>
        </w:rPr>
        <w:t xml:space="preserve">3 khu vực: Nông, lâm nghiệp và thủy sản; công nghiệp và xây dựng; dịch vụ </w:t>
      </w:r>
      <w:r w:rsidR="006B2337" w:rsidRPr="0010156B">
        <w:rPr>
          <w:spacing w:val="-2"/>
          <w:sz w:val="28"/>
          <w:szCs w:val="28"/>
          <w:lang w:val="pt-BR"/>
        </w:rPr>
        <w:t>lần lượt là 20,66%; 40,24%; 39,10%</w:t>
      </w:r>
      <w:r w:rsidR="00276FEA" w:rsidRPr="0010156B">
        <w:rPr>
          <w:spacing w:val="-2"/>
          <w:sz w:val="28"/>
          <w:szCs w:val="28"/>
          <w:lang w:val="pt-BR"/>
        </w:rPr>
        <w:t>;</w:t>
      </w:r>
      <w:r w:rsidR="006B2337" w:rsidRPr="0010156B">
        <w:rPr>
          <w:spacing w:val="-2"/>
          <w:sz w:val="28"/>
          <w:szCs w:val="28"/>
          <w:lang w:val="pt-BR"/>
        </w:rPr>
        <w:t xml:space="preserve"> không khác </w:t>
      </w:r>
      <w:r w:rsidR="0031331E" w:rsidRPr="0010156B">
        <w:rPr>
          <w:spacing w:val="-2"/>
          <w:sz w:val="28"/>
          <w:szCs w:val="28"/>
          <w:lang w:val="pt-BR"/>
        </w:rPr>
        <w:t xml:space="preserve">nhiều </w:t>
      </w:r>
      <w:r w:rsidR="006B2337" w:rsidRPr="0010156B">
        <w:rPr>
          <w:spacing w:val="-2"/>
          <w:sz w:val="28"/>
          <w:szCs w:val="28"/>
          <w:lang w:val="pt-BR"/>
        </w:rPr>
        <w:t>so với năm 2008 và những năm gần đây.</w:t>
      </w:r>
      <w:r w:rsidR="008451A3" w:rsidRPr="0010156B">
        <w:rPr>
          <w:spacing w:val="-2"/>
          <w:sz w:val="28"/>
          <w:szCs w:val="28"/>
          <w:lang w:val="pt-BR"/>
        </w:rPr>
        <w:t xml:space="preserve"> Cơ cấu ngành</w:t>
      </w:r>
      <w:r w:rsidR="0031331E" w:rsidRPr="0010156B">
        <w:rPr>
          <w:spacing w:val="-2"/>
          <w:sz w:val="28"/>
          <w:szCs w:val="28"/>
          <w:lang w:val="pt-BR"/>
        </w:rPr>
        <w:t xml:space="preserve">, cơ cấu vùng và </w:t>
      </w:r>
      <w:r w:rsidR="008451A3" w:rsidRPr="0010156B">
        <w:rPr>
          <w:spacing w:val="-2"/>
          <w:sz w:val="28"/>
          <w:szCs w:val="28"/>
          <w:lang w:val="pt-BR"/>
        </w:rPr>
        <w:t>cơ cấu sản phẩm còn bất hợp lý,</w:t>
      </w:r>
      <w:r w:rsidR="008451A3" w:rsidRPr="00503282">
        <w:rPr>
          <w:sz w:val="28"/>
          <w:szCs w:val="28"/>
          <w:lang w:val="pt-BR"/>
        </w:rPr>
        <w:t xml:space="preserve"> chưa phát huy </w:t>
      </w:r>
      <w:r w:rsidR="0031331E" w:rsidRPr="0031331E">
        <w:rPr>
          <w:sz w:val="28"/>
          <w:szCs w:val="28"/>
          <w:lang w:val="pt-BR"/>
        </w:rPr>
        <w:t>đầy</w:t>
      </w:r>
      <w:r w:rsidR="0031331E">
        <w:rPr>
          <w:sz w:val="28"/>
          <w:szCs w:val="28"/>
          <w:lang w:val="pt-BR"/>
        </w:rPr>
        <w:t xml:space="preserve"> </w:t>
      </w:r>
      <w:r w:rsidR="0031331E" w:rsidRPr="0031331E">
        <w:rPr>
          <w:sz w:val="28"/>
          <w:szCs w:val="28"/>
          <w:lang w:val="pt-BR"/>
        </w:rPr>
        <w:t>đủ</w:t>
      </w:r>
      <w:r w:rsidR="0031331E">
        <w:rPr>
          <w:sz w:val="28"/>
          <w:szCs w:val="28"/>
          <w:lang w:val="pt-BR"/>
        </w:rPr>
        <w:t xml:space="preserve"> </w:t>
      </w:r>
      <w:r w:rsidR="008451A3" w:rsidRPr="00503282">
        <w:rPr>
          <w:sz w:val="28"/>
          <w:szCs w:val="28"/>
          <w:lang w:val="pt-BR"/>
        </w:rPr>
        <w:t>khả năng thế mạnh của mỗi địa phương, mỗi vùng và cả nước</w:t>
      </w:r>
      <w:r w:rsidR="00DE57CA" w:rsidRPr="00503282">
        <w:rPr>
          <w:sz w:val="28"/>
          <w:szCs w:val="28"/>
          <w:lang w:val="pt-BR"/>
        </w:rPr>
        <w:t>.</w:t>
      </w:r>
    </w:p>
    <w:p w14:paraId="4ACB2EDA" w14:textId="77777777" w:rsidR="00E1228B" w:rsidRPr="00503282" w:rsidRDefault="00E1228B" w:rsidP="00A159ED">
      <w:pPr>
        <w:pStyle w:val="NormalWeb"/>
        <w:spacing w:before="40" w:beforeAutospacing="0" w:after="40" w:afterAutospacing="0" w:line="288" w:lineRule="auto"/>
        <w:ind w:firstLine="539"/>
        <w:jc w:val="both"/>
        <w:rPr>
          <w:sz w:val="28"/>
          <w:szCs w:val="28"/>
          <w:lang w:val="pt-BR"/>
        </w:rPr>
      </w:pPr>
      <w:r w:rsidRPr="00503282">
        <w:rPr>
          <w:i/>
          <w:sz w:val="28"/>
          <w:szCs w:val="28"/>
          <w:lang w:val="pt-BR"/>
        </w:rPr>
        <w:t xml:space="preserve">- Thứ ba, </w:t>
      </w:r>
      <w:r w:rsidRPr="00503282">
        <w:rPr>
          <w:sz w:val="28"/>
          <w:szCs w:val="28"/>
          <w:lang w:val="pt-BR"/>
        </w:rPr>
        <w:t xml:space="preserve">cân đối kinh tế vĩ mô chưa thật vững chắc. Mức thâm hụt ngân sách tuy đã được khống chế, nhưng đã lên tới 7% GDP; nhập siêu hàng hoá năm 2009 tuy </w:t>
      </w:r>
      <w:r w:rsidR="0031331E">
        <w:rPr>
          <w:sz w:val="28"/>
          <w:szCs w:val="28"/>
          <w:lang w:val="pt-BR"/>
        </w:rPr>
        <w:t>g</w:t>
      </w:r>
      <w:r w:rsidRPr="00503282">
        <w:rPr>
          <w:sz w:val="28"/>
          <w:szCs w:val="28"/>
          <w:lang w:val="pt-BR"/>
        </w:rPr>
        <w:t>iảm 32,1% so với năm 2008, nhưng vẫn bằng 21,6% tổng kim ngạch xuất khẩu</w:t>
      </w:r>
      <w:r w:rsidR="00276FEA" w:rsidRPr="00503282">
        <w:rPr>
          <w:sz w:val="28"/>
          <w:szCs w:val="28"/>
          <w:lang w:val="pt-BR"/>
        </w:rPr>
        <w:t xml:space="preserve"> hàng hoá</w:t>
      </w:r>
      <w:r w:rsidRPr="00503282">
        <w:rPr>
          <w:sz w:val="28"/>
          <w:szCs w:val="28"/>
          <w:lang w:val="pt-BR"/>
        </w:rPr>
        <w:t xml:space="preserve">; nhập siêu dịch vụ bằng 18,6% kim ngạch xuất khẩu </w:t>
      </w:r>
      <w:r w:rsidR="00276FEA" w:rsidRPr="00503282">
        <w:rPr>
          <w:sz w:val="28"/>
          <w:szCs w:val="28"/>
          <w:lang w:val="pt-BR"/>
        </w:rPr>
        <w:t xml:space="preserve">dịch vụ </w:t>
      </w:r>
      <w:r w:rsidRPr="00503282">
        <w:rPr>
          <w:sz w:val="28"/>
          <w:szCs w:val="28"/>
          <w:lang w:val="pt-BR"/>
        </w:rPr>
        <w:t xml:space="preserve">và tăng 17% so với năm 2008. Lạm phát trong năm được khống chế ở mức hợp lý, nhưng </w:t>
      </w:r>
      <w:r w:rsidR="008451A3" w:rsidRPr="00503282">
        <w:rPr>
          <w:sz w:val="28"/>
          <w:szCs w:val="28"/>
          <w:lang w:val="pt-BR"/>
        </w:rPr>
        <w:t xml:space="preserve">nhìn chung giá cả </w:t>
      </w:r>
      <w:r w:rsidR="008D5187">
        <w:rPr>
          <w:sz w:val="28"/>
          <w:szCs w:val="28"/>
          <w:lang w:val="pt-BR"/>
        </w:rPr>
        <w:t>v</w:t>
      </w:r>
      <w:r w:rsidR="008D5187" w:rsidRPr="008D5187">
        <w:rPr>
          <w:sz w:val="28"/>
          <w:szCs w:val="28"/>
          <w:lang w:val="pt-BR"/>
        </w:rPr>
        <w:t>ẫn</w:t>
      </w:r>
      <w:r w:rsidR="008D5187">
        <w:rPr>
          <w:sz w:val="28"/>
          <w:szCs w:val="28"/>
          <w:lang w:val="pt-BR"/>
        </w:rPr>
        <w:t xml:space="preserve"> ti</w:t>
      </w:r>
      <w:r w:rsidR="008D5187" w:rsidRPr="008D5187">
        <w:rPr>
          <w:sz w:val="28"/>
          <w:szCs w:val="28"/>
          <w:lang w:val="pt-BR"/>
        </w:rPr>
        <w:t>ếp</w:t>
      </w:r>
      <w:r w:rsidR="008D5187">
        <w:rPr>
          <w:sz w:val="28"/>
          <w:szCs w:val="28"/>
          <w:lang w:val="pt-BR"/>
        </w:rPr>
        <w:t xml:space="preserve"> t</w:t>
      </w:r>
      <w:r w:rsidR="008D5187" w:rsidRPr="008D5187">
        <w:rPr>
          <w:sz w:val="28"/>
          <w:szCs w:val="28"/>
          <w:lang w:val="pt-BR"/>
        </w:rPr>
        <w:t>ục</w:t>
      </w:r>
      <w:r w:rsidR="008D5187">
        <w:rPr>
          <w:sz w:val="28"/>
          <w:szCs w:val="28"/>
          <w:lang w:val="pt-BR"/>
        </w:rPr>
        <w:t xml:space="preserve"> </w:t>
      </w:r>
      <w:r w:rsidR="008451A3" w:rsidRPr="00503282">
        <w:rPr>
          <w:sz w:val="28"/>
          <w:szCs w:val="28"/>
          <w:lang w:val="pt-BR"/>
        </w:rPr>
        <w:t xml:space="preserve">tăng và </w:t>
      </w:r>
      <w:r w:rsidRPr="00503282">
        <w:rPr>
          <w:sz w:val="28"/>
          <w:szCs w:val="28"/>
          <w:lang w:val="pt-BR"/>
        </w:rPr>
        <w:t xml:space="preserve">đang tiềm ẩn nhiều yếu tố có thể </w:t>
      </w:r>
      <w:r w:rsidR="00FF1256">
        <w:rPr>
          <w:sz w:val="28"/>
          <w:szCs w:val="28"/>
          <w:lang w:val="pt-BR"/>
        </w:rPr>
        <w:t>g</w:t>
      </w:r>
      <w:r w:rsidR="00FF1256" w:rsidRPr="00FF1256">
        <w:rPr>
          <w:sz w:val="28"/>
          <w:szCs w:val="28"/>
          <w:lang w:val="pt-BR"/>
        </w:rPr>
        <w:t>â</w:t>
      </w:r>
      <w:r w:rsidR="00FF1256">
        <w:rPr>
          <w:sz w:val="28"/>
          <w:szCs w:val="28"/>
          <w:lang w:val="pt-BR"/>
        </w:rPr>
        <w:t xml:space="preserve">y </w:t>
      </w:r>
      <w:r w:rsidRPr="00503282">
        <w:rPr>
          <w:sz w:val="28"/>
          <w:szCs w:val="28"/>
          <w:lang w:val="pt-BR"/>
        </w:rPr>
        <w:t>tái lạm phát cao.</w:t>
      </w:r>
    </w:p>
    <w:p w14:paraId="6FD14AD7" w14:textId="77777777" w:rsidR="00E1228B" w:rsidRPr="00503282" w:rsidRDefault="00E1228B" w:rsidP="00A159ED">
      <w:pPr>
        <w:pStyle w:val="NormalWeb"/>
        <w:spacing w:before="40" w:beforeAutospacing="0" w:after="40" w:afterAutospacing="0" w:line="288" w:lineRule="auto"/>
        <w:ind w:firstLine="533"/>
        <w:jc w:val="both"/>
        <w:rPr>
          <w:sz w:val="28"/>
          <w:szCs w:val="28"/>
          <w:lang w:val="pt-BR"/>
        </w:rPr>
      </w:pPr>
      <w:r w:rsidRPr="00503282">
        <w:rPr>
          <w:i/>
          <w:sz w:val="28"/>
          <w:szCs w:val="28"/>
          <w:lang w:val="pt-BR"/>
        </w:rPr>
        <w:t xml:space="preserve">- Thứ tư, </w:t>
      </w:r>
      <w:r w:rsidRPr="00503282">
        <w:rPr>
          <w:sz w:val="28"/>
          <w:szCs w:val="28"/>
          <w:lang w:val="pt-BR"/>
        </w:rPr>
        <w:t xml:space="preserve">một số vấn đề xã hội bức xúc chậm được khắc phục. Đời sống nhân dân, nhất là những người có thu nhập thấp, </w:t>
      </w:r>
      <w:r w:rsidR="008F442F">
        <w:rPr>
          <w:sz w:val="28"/>
          <w:szCs w:val="28"/>
          <w:lang w:val="pt-BR"/>
        </w:rPr>
        <w:t>d</w:t>
      </w:r>
      <w:r w:rsidR="008F442F" w:rsidRPr="008F442F">
        <w:rPr>
          <w:sz w:val="28"/>
          <w:szCs w:val="28"/>
          <w:lang w:val="pt-BR"/>
        </w:rPr>
        <w:t>â</w:t>
      </w:r>
      <w:r w:rsidR="008F442F">
        <w:rPr>
          <w:sz w:val="28"/>
          <w:szCs w:val="28"/>
          <w:lang w:val="pt-BR"/>
        </w:rPr>
        <w:t>n c</w:t>
      </w:r>
      <w:r w:rsidR="008F442F" w:rsidRPr="008F442F">
        <w:rPr>
          <w:sz w:val="28"/>
          <w:szCs w:val="28"/>
          <w:lang w:val="pt-BR"/>
        </w:rPr>
        <w:t>ư</w:t>
      </w:r>
      <w:r w:rsidR="008F442F">
        <w:rPr>
          <w:sz w:val="28"/>
          <w:szCs w:val="28"/>
          <w:lang w:val="pt-BR"/>
        </w:rPr>
        <w:t xml:space="preserve"> </w:t>
      </w:r>
      <w:r w:rsidRPr="00503282">
        <w:rPr>
          <w:sz w:val="28"/>
          <w:szCs w:val="28"/>
          <w:lang w:val="pt-BR"/>
        </w:rPr>
        <w:t>vùng sâu, vùng xa, vùng dân tộc ít người và vùng</w:t>
      </w:r>
      <w:r w:rsidR="008F442F">
        <w:rPr>
          <w:sz w:val="28"/>
          <w:szCs w:val="28"/>
          <w:lang w:val="pt-BR"/>
        </w:rPr>
        <w:t xml:space="preserve"> th</w:t>
      </w:r>
      <w:r w:rsidR="008F442F" w:rsidRPr="008F442F">
        <w:rPr>
          <w:sz w:val="28"/>
          <w:szCs w:val="28"/>
          <w:lang w:val="pt-BR"/>
        </w:rPr>
        <w:t>ường</w:t>
      </w:r>
      <w:r w:rsidR="008F442F">
        <w:rPr>
          <w:sz w:val="28"/>
          <w:szCs w:val="28"/>
          <w:lang w:val="pt-BR"/>
        </w:rPr>
        <w:t xml:space="preserve"> xuy</w:t>
      </w:r>
      <w:r w:rsidR="008F442F" w:rsidRPr="008F442F">
        <w:rPr>
          <w:sz w:val="28"/>
          <w:szCs w:val="28"/>
          <w:lang w:val="pt-BR"/>
        </w:rPr>
        <w:t>ê</w:t>
      </w:r>
      <w:r w:rsidR="008F442F">
        <w:rPr>
          <w:sz w:val="28"/>
          <w:szCs w:val="28"/>
          <w:lang w:val="pt-BR"/>
        </w:rPr>
        <w:t xml:space="preserve">n </w:t>
      </w:r>
      <w:r w:rsidRPr="00503282">
        <w:rPr>
          <w:sz w:val="28"/>
          <w:szCs w:val="28"/>
          <w:lang w:val="pt-BR"/>
        </w:rPr>
        <w:t xml:space="preserve">bị ảnh hưởng của thiên tai vẫn còn </w:t>
      </w:r>
      <w:r w:rsidR="00276FEA" w:rsidRPr="00503282">
        <w:rPr>
          <w:sz w:val="28"/>
          <w:szCs w:val="28"/>
          <w:lang w:val="pt-BR"/>
        </w:rPr>
        <w:t>nhiều</w:t>
      </w:r>
      <w:r w:rsidRPr="00503282">
        <w:rPr>
          <w:sz w:val="28"/>
          <w:szCs w:val="28"/>
          <w:lang w:val="pt-BR"/>
        </w:rPr>
        <w:t xml:space="preserve"> khó khăn. Tình trạng thất nghiệp và thiếu việc làm vẫn còn cao. Theo kết quả Tổng điều tra dân số và nhà ở 01/4/2009, tại thời điểm điều tra, cả nước có 1,3 triệu lao động trong độ tuổi thất nghiệp với tỷ lệ thất nghiệp là 2,9%, cao hơn mức 2,38% của năm 2008. Tỷ lệ hộ nghèo tuy đã giảm nhưng vẫn còn 12,3%. Tình hình dịch bệnh diễn biến phức tạp. Tai nạn giao thông </w:t>
      </w:r>
      <w:r w:rsidR="00FF1256">
        <w:rPr>
          <w:sz w:val="28"/>
          <w:szCs w:val="28"/>
          <w:lang w:val="pt-BR"/>
        </w:rPr>
        <w:t>ch</w:t>
      </w:r>
      <w:r w:rsidR="00FF1256" w:rsidRPr="00FF1256">
        <w:rPr>
          <w:sz w:val="28"/>
          <w:szCs w:val="28"/>
          <w:lang w:val="pt-BR"/>
        </w:rPr>
        <w:t>ư</w:t>
      </w:r>
      <w:r w:rsidR="00FF1256">
        <w:rPr>
          <w:sz w:val="28"/>
          <w:szCs w:val="28"/>
          <w:lang w:val="pt-BR"/>
        </w:rPr>
        <w:t>a gi</w:t>
      </w:r>
      <w:r w:rsidR="00FF1256" w:rsidRPr="00FF1256">
        <w:rPr>
          <w:sz w:val="28"/>
          <w:szCs w:val="28"/>
          <w:lang w:val="pt-BR"/>
        </w:rPr>
        <w:t>ảm</w:t>
      </w:r>
      <w:r w:rsidR="00FF1256">
        <w:rPr>
          <w:sz w:val="28"/>
          <w:szCs w:val="28"/>
          <w:lang w:val="pt-BR"/>
        </w:rPr>
        <w:t xml:space="preserve"> m</w:t>
      </w:r>
      <w:r w:rsidR="00FF1256" w:rsidRPr="00FF1256">
        <w:rPr>
          <w:sz w:val="28"/>
          <w:szCs w:val="28"/>
          <w:lang w:val="pt-BR"/>
        </w:rPr>
        <w:t>ạnh</w:t>
      </w:r>
      <w:r w:rsidR="00FF1256">
        <w:rPr>
          <w:sz w:val="28"/>
          <w:szCs w:val="28"/>
          <w:lang w:val="pt-BR"/>
        </w:rPr>
        <w:t>, th</w:t>
      </w:r>
      <w:r w:rsidR="00FF1256" w:rsidRPr="00FF1256">
        <w:rPr>
          <w:sz w:val="28"/>
          <w:szCs w:val="28"/>
          <w:lang w:val="pt-BR"/>
        </w:rPr>
        <w:t>ậm</w:t>
      </w:r>
      <w:r w:rsidR="00FF1256">
        <w:rPr>
          <w:sz w:val="28"/>
          <w:szCs w:val="28"/>
          <w:lang w:val="pt-BR"/>
        </w:rPr>
        <w:t xml:space="preserve"> ch</w:t>
      </w:r>
      <w:r w:rsidR="00FF1256" w:rsidRPr="00FF1256">
        <w:rPr>
          <w:sz w:val="28"/>
          <w:szCs w:val="28"/>
          <w:lang w:val="pt-BR"/>
        </w:rPr>
        <w:t>í</w:t>
      </w:r>
      <w:r w:rsidR="00FF1256">
        <w:rPr>
          <w:sz w:val="28"/>
          <w:szCs w:val="28"/>
          <w:lang w:val="pt-BR"/>
        </w:rPr>
        <w:t xml:space="preserve"> c</w:t>
      </w:r>
      <w:r w:rsidR="00FF1256" w:rsidRPr="00FF1256">
        <w:rPr>
          <w:sz w:val="28"/>
          <w:szCs w:val="28"/>
          <w:lang w:val="pt-BR"/>
        </w:rPr>
        <w:t>ó</w:t>
      </w:r>
      <w:r w:rsidR="00FF1256">
        <w:rPr>
          <w:sz w:val="28"/>
          <w:szCs w:val="28"/>
          <w:lang w:val="pt-BR"/>
        </w:rPr>
        <w:t xml:space="preserve"> n</w:t>
      </w:r>
      <w:r w:rsidR="00FF1256" w:rsidRPr="00FF1256">
        <w:rPr>
          <w:sz w:val="28"/>
          <w:szCs w:val="28"/>
          <w:lang w:val="pt-BR"/>
        </w:rPr>
        <w:t>ơi</w:t>
      </w:r>
      <w:r w:rsidR="00FF1256">
        <w:rPr>
          <w:sz w:val="28"/>
          <w:szCs w:val="28"/>
          <w:lang w:val="pt-BR"/>
        </w:rPr>
        <w:t>, c</w:t>
      </w:r>
      <w:r w:rsidR="00FF1256" w:rsidRPr="00FF1256">
        <w:rPr>
          <w:sz w:val="28"/>
          <w:szCs w:val="28"/>
          <w:lang w:val="pt-BR"/>
        </w:rPr>
        <w:t>ó</w:t>
      </w:r>
      <w:r w:rsidR="00FF1256">
        <w:rPr>
          <w:sz w:val="28"/>
          <w:szCs w:val="28"/>
          <w:lang w:val="pt-BR"/>
        </w:rPr>
        <w:t xml:space="preserve"> th</w:t>
      </w:r>
      <w:r w:rsidR="00FF1256" w:rsidRPr="00FF1256">
        <w:rPr>
          <w:sz w:val="28"/>
          <w:szCs w:val="28"/>
          <w:lang w:val="pt-BR"/>
        </w:rPr>
        <w:t>ời</w:t>
      </w:r>
      <w:r w:rsidR="00FF1256">
        <w:rPr>
          <w:sz w:val="28"/>
          <w:szCs w:val="28"/>
          <w:lang w:val="pt-BR"/>
        </w:rPr>
        <w:t xml:space="preserve"> </w:t>
      </w:r>
      <w:r w:rsidR="00FF1256" w:rsidRPr="00FF1256">
        <w:rPr>
          <w:sz w:val="28"/>
          <w:szCs w:val="28"/>
          <w:lang w:val="pt-BR"/>
        </w:rPr>
        <w:t>đ</w:t>
      </w:r>
      <w:r w:rsidR="00FF1256">
        <w:rPr>
          <w:sz w:val="28"/>
          <w:szCs w:val="28"/>
          <w:lang w:val="pt-BR"/>
        </w:rPr>
        <w:t>i</w:t>
      </w:r>
      <w:r w:rsidR="00FF1256" w:rsidRPr="00FF1256">
        <w:rPr>
          <w:sz w:val="28"/>
          <w:szCs w:val="28"/>
          <w:lang w:val="pt-BR"/>
        </w:rPr>
        <w:t>ểm</w:t>
      </w:r>
      <w:r w:rsidR="00FF1256">
        <w:rPr>
          <w:sz w:val="28"/>
          <w:szCs w:val="28"/>
          <w:lang w:val="pt-BR"/>
        </w:rPr>
        <w:t xml:space="preserve"> c</w:t>
      </w:r>
      <w:r w:rsidR="00FF1256" w:rsidRPr="00FF1256">
        <w:rPr>
          <w:sz w:val="28"/>
          <w:szCs w:val="28"/>
          <w:lang w:val="pt-BR"/>
        </w:rPr>
        <w:t>òn</w:t>
      </w:r>
      <w:r w:rsidR="00FF1256">
        <w:rPr>
          <w:sz w:val="28"/>
          <w:szCs w:val="28"/>
          <w:lang w:val="pt-BR"/>
        </w:rPr>
        <w:t xml:space="preserve"> </w:t>
      </w:r>
      <w:r w:rsidRPr="00503282">
        <w:rPr>
          <w:sz w:val="28"/>
          <w:szCs w:val="28"/>
          <w:lang w:val="pt-BR"/>
        </w:rPr>
        <w:t>tiếp tục gia tăng. Tình trạng vi phạm quy định về vệ sinh an toàn thực phẩm xuất hiện trên tất cả các khâu từ sản xuất</w:t>
      </w:r>
      <w:r w:rsidR="00BF460D" w:rsidRPr="00503282">
        <w:rPr>
          <w:sz w:val="28"/>
          <w:szCs w:val="28"/>
          <w:lang w:val="pt-BR"/>
        </w:rPr>
        <w:t xml:space="preserve"> đến b</w:t>
      </w:r>
      <w:r w:rsidR="00276FEA" w:rsidRPr="00503282">
        <w:rPr>
          <w:sz w:val="28"/>
          <w:szCs w:val="28"/>
          <w:lang w:val="pt-BR"/>
        </w:rPr>
        <w:t>ả</w:t>
      </w:r>
      <w:r w:rsidR="00BF460D" w:rsidRPr="00503282">
        <w:rPr>
          <w:sz w:val="28"/>
          <w:szCs w:val="28"/>
          <w:lang w:val="pt-BR"/>
        </w:rPr>
        <w:t>o quản</w:t>
      </w:r>
      <w:r w:rsidR="00DC7A9E">
        <w:rPr>
          <w:sz w:val="28"/>
          <w:szCs w:val="28"/>
          <w:lang w:val="pt-BR"/>
        </w:rPr>
        <w:t>,</w:t>
      </w:r>
      <w:r w:rsidR="00BF460D" w:rsidRPr="00503282">
        <w:rPr>
          <w:sz w:val="28"/>
          <w:szCs w:val="28"/>
          <w:lang w:val="pt-BR"/>
        </w:rPr>
        <w:t xml:space="preserve"> chế biến</w:t>
      </w:r>
      <w:r w:rsidR="00DC7A9E">
        <w:rPr>
          <w:sz w:val="28"/>
          <w:szCs w:val="28"/>
          <w:lang w:val="pt-BR"/>
        </w:rPr>
        <w:t xml:space="preserve"> v</w:t>
      </w:r>
      <w:r w:rsidR="00DC7A9E" w:rsidRPr="00DC7A9E">
        <w:rPr>
          <w:sz w:val="28"/>
          <w:szCs w:val="28"/>
          <w:lang w:val="pt-BR"/>
        </w:rPr>
        <w:t>à</w:t>
      </w:r>
      <w:r w:rsidR="00DC7A9E">
        <w:rPr>
          <w:sz w:val="28"/>
          <w:szCs w:val="28"/>
          <w:lang w:val="pt-BR"/>
        </w:rPr>
        <w:t xml:space="preserve"> l</w:t>
      </w:r>
      <w:r w:rsidR="00DC7A9E" w:rsidRPr="00DC7A9E">
        <w:rPr>
          <w:sz w:val="28"/>
          <w:szCs w:val="28"/>
          <w:lang w:val="pt-BR"/>
        </w:rPr>
        <w:t>ư</w:t>
      </w:r>
      <w:r w:rsidR="00DC7A9E">
        <w:rPr>
          <w:sz w:val="28"/>
          <w:szCs w:val="28"/>
          <w:lang w:val="pt-BR"/>
        </w:rPr>
        <w:t>u th</w:t>
      </w:r>
      <w:r w:rsidR="00DC7A9E" w:rsidRPr="00DC7A9E">
        <w:rPr>
          <w:sz w:val="28"/>
          <w:szCs w:val="28"/>
          <w:lang w:val="pt-BR"/>
        </w:rPr>
        <w:t>ô</w:t>
      </w:r>
      <w:r w:rsidR="00DC7A9E">
        <w:rPr>
          <w:sz w:val="28"/>
          <w:szCs w:val="28"/>
          <w:lang w:val="pt-BR"/>
        </w:rPr>
        <w:t>ng ti</w:t>
      </w:r>
      <w:r w:rsidR="00DC7A9E" w:rsidRPr="00DC7A9E">
        <w:rPr>
          <w:sz w:val="28"/>
          <w:szCs w:val="28"/>
          <w:lang w:val="pt-BR"/>
        </w:rPr>
        <w:t>ê</w:t>
      </w:r>
      <w:r w:rsidR="00DC7A9E">
        <w:rPr>
          <w:sz w:val="28"/>
          <w:szCs w:val="28"/>
          <w:lang w:val="pt-BR"/>
        </w:rPr>
        <w:t>u th</w:t>
      </w:r>
      <w:r w:rsidR="00DC7A9E" w:rsidRPr="00DC7A9E">
        <w:rPr>
          <w:sz w:val="28"/>
          <w:szCs w:val="28"/>
          <w:lang w:val="pt-BR"/>
        </w:rPr>
        <w:t>ụ</w:t>
      </w:r>
      <w:r w:rsidR="00BF460D" w:rsidRPr="00503282">
        <w:rPr>
          <w:sz w:val="28"/>
          <w:szCs w:val="28"/>
          <w:lang w:val="pt-BR"/>
        </w:rPr>
        <w:t>.</w:t>
      </w:r>
    </w:p>
    <w:p w14:paraId="4B311EA7" w14:textId="77777777" w:rsidR="005D2413" w:rsidRDefault="008F442F" w:rsidP="00A159ED">
      <w:pPr>
        <w:spacing w:before="40" w:after="40" w:line="288" w:lineRule="auto"/>
        <w:ind w:firstLine="533"/>
        <w:jc w:val="both"/>
        <w:rPr>
          <w:spacing w:val="-2"/>
          <w:lang w:val="pt-BR"/>
        </w:rPr>
      </w:pPr>
      <w:r w:rsidRPr="008F442F">
        <w:rPr>
          <w:spacing w:val="-2"/>
          <w:lang w:val="pt-BR"/>
        </w:rPr>
        <w:t>Đ</w:t>
      </w:r>
      <w:r w:rsidR="005D2413" w:rsidRPr="00503282">
        <w:rPr>
          <w:spacing w:val="-2"/>
          <w:lang w:val="pt-BR"/>
        </w:rPr>
        <w:t xml:space="preserve">ể </w:t>
      </w:r>
      <w:r>
        <w:rPr>
          <w:spacing w:val="-2"/>
          <w:lang w:val="pt-BR"/>
        </w:rPr>
        <w:t>ph</w:t>
      </w:r>
      <w:r w:rsidRPr="008F442F">
        <w:rPr>
          <w:spacing w:val="-2"/>
          <w:lang w:val="pt-BR"/>
        </w:rPr>
        <w:t>át</w:t>
      </w:r>
      <w:r>
        <w:rPr>
          <w:spacing w:val="-2"/>
          <w:lang w:val="pt-BR"/>
        </w:rPr>
        <w:t xml:space="preserve"> huy th</w:t>
      </w:r>
      <w:r w:rsidRPr="008F442F">
        <w:rPr>
          <w:spacing w:val="-2"/>
          <w:lang w:val="pt-BR"/>
        </w:rPr>
        <w:t>ắng</w:t>
      </w:r>
      <w:r>
        <w:rPr>
          <w:spacing w:val="-2"/>
          <w:lang w:val="pt-BR"/>
        </w:rPr>
        <w:t xml:space="preserve"> l</w:t>
      </w:r>
      <w:r w:rsidRPr="008F442F">
        <w:rPr>
          <w:spacing w:val="-2"/>
          <w:lang w:val="pt-BR"/>
        </w:rPr>
        <w:t>ợi</w:t>
      </w:r>
      <w:r>
        <w:rPr>
          <w:spacing w:val="-2"/>
          <w:lang w:val="pt-BR"/>
        </w:rPr>
        <w:t xml:space="preserve"> </w:t>
      </w:r>
      <w:r w:rsidRPr="008F442F">
        <w:rPr>
          <w:spacing w:val="-2"/>
          <w:lang w:val="pt-BR"/>
        </w:rPr>
        <w:t>đạt</w:t>
      </w:r>
      <w:r>
        <w:rPr>
          <w:spacing w:val="-2"/>
          <w:lang w:val="pt-BR"/>
        </w:rPr>
        <w:t xml:space="preserve"> </w:t>
      </w:r>
      <w:r w:rsidRPr="008F442F">
        <w:rPr>
          <w:spacing w:val="-2"/>
          <w:lang w:val="pt-BR"/>
        </w:rPr>
        <w:t>được</w:t>
      </w:r>
      <w:r>
        <w:rPr>
          <w:spacing w:val="-2"/>
          <w:lang w:val="pt-BR"/>
        </w:rPr>
        <w:t>, kh</w:t>
      </w:r>
      <w:r w:rsidRPr="008F442F">
        <w:rPr>
          <w:spacing w:val="-2"/>
          <w:lang w:val="pt-BR"/>
        </w:rPr>
        <w:t>ắc</w:t>
      </w:r>
      <w:r>
        <w:rPr>
          <w:spacing w:val="-2"/>
          <w:lang w:val="pt-BR"/>
        </w:rPr>
        <w:t xml:space="preserve"> ph</w:t>
      </w:r>
      <w:r w:rsidRPr="008F442F">
        <w:rPr>
          <w:spacing w:val="-2"/>
          <w:lang w:val="pt-BR"/>
        </w:rPr>
        <w:t>ục</w:t>
      </w:r>
      <w:r>
        <w:rPr>
          <w:spacing w:val="-2"/>
          <w:lang w:val="pt-BR"/>
        </w:rPr>
        <w:t xml:space="preserve"> nh</w:t>
      </w:r>
      <w:r w:rsidRPr="008F442F">
        <w:rPr>
          <w:spacing w:val="-2"/>
          <w:lang w:val="pt-BR"/>
        </w:rPr>
        <w:t>ững</w:t>
      </w:r>
      <w:r>
        <w:rPr>
          <w:spacing w:val="-2"/>
          <w:lang w:val="pt-BR"/>
        </w:rPr>
        <w:t xml:space="preserve"> h</w:t>
      </w:r>
      <w:r w:rsidRPr="008F442F">
        <w:rPr>
          <w:spacing w:val="-2"/>
          <w:lang w:val="pt-BR"/>
        </w:rPr>
        <w:t>ạn</w:t>
      </w:r>
      <w:r>
        <w:rPr>
          <w:spacing w:val="-2"/>
          <w:lang w:val="pt-BR"/>
        </w:rPr>
        <w:t xml:space="preserve"> ch</w:t>
      </w:r>
      <w:r w:rsidRPr="008F442F">
        <w:rPr>
          <w:spacing w:val="-2"/>
          <w:lang w:val="pt-BR"/>
        </w:rPr>
        <w:t>ế</w:t>
      </w:r>
      <w:r>
        <w:rPr>
          <w:spacing w:val="-2"/>
          <w:lang w:val="pt-BR"/>
        </w:rPr>
        <w:t xml:space="preserve">, </w:t>
      </w:r>
      <w:r w:rsidR="001F628F">
        <w:rPr>
          <w:spacing w:val="-2"/>
          <w:lang w:val="pt-BR"/>
        </w:rPr>
        <w:t>b</w:t>
      </w:r>
      <w:r w:rsidR="001F628F" w:rsidRPr="001F628F">
        <w:rPr>
          <w:spacing w:val="-2"/>
          <w:lang w:val="pt-BR"/>
        </w:rPr>
        <w:t>ất</w:t>
      </w:r>
      <w:r w:rsidR="001F628F">
        <w:rPr>
          <w:spacing w:val="-2"/>
          <w:lang w:val="pt-BR"/>
        </w:rPr>
        <w:t xml:space="preserve"> c</w:t>
      </w:r>
      <w:r w:rsidR="001F628F" w:rsidRPr="001F628F">
        <w:rPr>
          <w:spacing w:val="-2"/>
          <w:lang w:val="pt-BR"/>
        </w:rPr>
        <w:t>ập</w:t>
      </w:r>
      <w:r w:rsidR="001F628F">
        <w:rPr>
          <w:spacing w:val="-2"/>
          <w:lang w:val="pt-BR"/>
        </w:rPr>
        <w:t xml:space="preserve">, </w:t>
      </w:r>
      <w:r w:rsidR="005D2413" w:rsidRPr="00503282">
        <w:rPr>
          <w:spacing w:val="-2"/>
          <w:lang w:val="pt-BR"/>
        </w:rPr>
        <w:t xml:space="preserve">thực hiện mục tiêu </w:t>
      </w:r>
      <w:r w:rsidR="004D576B" w:rsidRPr="00503282">
        <w:rPr>
          <w:spacing w:val="-2"/>
          <w:lang w:val="pt-BR"/>
        </w:rPr>
        <w:t xml:space="preserve">phát triển kinh tế-xã hội </w:t>
      </w:r>
      <w:r w:rsidR="005D2413" w:rsidRPr="00503282">
        <w:rPr>
          <w:spacing w:val="-2"/>
          <w:lang w:val="pt-BR"/>
        </w:rPr>
        <w:t>năm 2010</w:t>
      </w:r>
      <w:r>
        <w:rPr>
          <w:spacing w:val="-2"/>
          <w:lang w:val="pt-BR"/>
        </w:rPr>
        <w:t>,</w:t>
      </w:r>
      <w:r w:rsidR="005D2413" w:rsidRPr="00503282">
        <w:rPr>
          <w:spacing w:val="-2"/>
          <w:lang w:val="pt-BR"/>
        </w:rPr>
        <w:t xml:space="preserve"> tạo động lực cho giai đoạn phát triển mới, cần </w:t>
      </w:r>
      <w:r w:rsidR="00577789">
        <w:rPr>
          <w:spacing w:val="-2"/>
          <w:lang w:val="pt-BR"/>
        </w:rPr>
        <w:t xml:space="preserve">tập trung giải quyết tốt một số </w:t>
      </w:r>
      <w:r w:rsidR="005D2413" w:rsidRPr="00503282">
        <w:rPr>
          <w:spacing w:val="-2"/>
          <w:lang w:val="pt-BR"/>
        </w:rPr>
        <w:t>vấn đề trọng tâm sau đây:</w:t>
      </w:r>
    </w:p>
    <w:p w14:paraId="3671D2F2" w14:textId="77777777" w:rsidR="00F57ED2" w:rsidRPr="00503282" w:rsidRDefault="00F57ED2" w:rsidP="00A159ED">
      <w:pPr>
        <w:numPr>
          <w:ilvl w:val="1"/>
          <w:numId w:val="16"/>
        </w:numPr>
        <w:tabs>
          <w:tab w:val="clear" w:pos="2232"/>
          <w:tab w:val="num" w:pos="900"/>
        </w:tabs>
        <w:spacing w:before="40" w:after="40" w:line="259" w:lineRule="auto"/>
        <w:ind w:left="0" w:firstLine="539"/>
        <w:jc w:val="both"/>
        <w:rPr>
          <w:spacing w:val="-2"/>
          <w:lang w:val="pt-BR"/>
        </w:rPr>
      </w:pPr>
      <w:r w:rsidRPr="00503282">
        <w:rPr>
          <w:i/>
          <w:spacing w:val="-2"/>
          <w:lang w:val="pt-BR"/>
        </w:rPr>
        <w:t xml:space="preserve">Một là, </w:t>
      </w:r>
      <w:r w:rsidRPr="00503282">
        <w:rPr>
          <w:spacing w:val="-2"/>
          <w:lang w:val="pt-BR"/>
        </w:rPr>
        <w:t xml:space="preserve">tiếp tục chủ động ngăn chặn lạm phát cao trở lại </w:t>
      </w:r>
      <w:r w:rsidR="008F442F">
        <w:rPr>
          <w:spacing w:val="-2"/>
          <w:lang w:val="pt-BR"/>
        </w:rPr>
        <w:t>v</w:t>
      </w:r>
      <w:r w:rsidR="008F442F" w:rsidRPr="008F442F">
        <w:rPr>
          <w:spacing w:val="-2"/>
          <w:lang w:val="pt-BR"/>
        </w:rPr>
        <w:t>ì</w:t>
      </w:r>
      <w:r w:rsidR="008F442F">
        <w:rPr>
          <w:spacing w:val="-2"/>
          <w:lang w:val="pt-BR"/>
        </w:rPr>
        <w:t xml:space="preserve"> trong n</w:t>
      </w:r>
      <w:r w:rsidR="008F442F" w:rsidRPr="008F442F">
        <w:rPr>
          <w:spacing w:val="-2"/>
          <w:lang w:val="pt-BR"/>
        </w:rPr>
        <w:t>ền</w:t>
      </w:r>
      <w:r w:rsidR="008F442F">
        <w:rPr>
          <w:spacing w:val="-2"/>
          <w:lang w:val="pt-BR"/>
        </w:rPr>
        <w:t xml:space="preserve"> kinh t</w:t>
      </w:r>
      <w:r w:rsidR="008F442F" w:rsidRPr="008F442F">
        <w:rPr>
          <w:spacing w:val="-2"/>
          <w:lang w:val="pt-BR"/>
        </w:rPr>
        <w:t>ế</w:t>
      </w:r>
      <w:r w:rsidR="008F442F">
        <w:rPr>
          <w:spacing w:val="-2"/>
          <w:lang w:val="pt-BR"/>
        </w:rPr>
        <w:t xml:space="preserve"> n</w:t>
      </w:r>
      <w:r w:rsidR="008F442F" w:rsidRPr="008F442F">
        <w:rPr>
          <w:spacing w:val="-2"/>
          <w:lang w:val="pt-BR"/>
        </w:rPr>
        <w:t>ước</w:t>
      </w:r>
      <w:r w:rsidR="008F442F">
        <w:rPr>
          <w:spacing w:val="-2"/>
          <w:lang w:val="pt-BR"/>
        </w:rPr>
        <w:t xml:space="preserve"> ta </w:t>
      </w:r>
      <w:r w:rsidRPr="00503282">
        <w:rPr>
          <w:spacing w:val="-2"/>
          <w:lang w:val="pt-BR"/>
        </w:rPr>
        <w:t>đang tiềm ẩn nhiều yếu tố tăng giá. Kinh tế thế giới bắt đầu phục hồi nên nhu cầu hàng hoá sẽ tăng nhanh; những gói kích thích kinh tế lớn của Mỹ, EU, Nhật Bản, Trung Quốc và nhiều nền kinh tế khác chắc chắn sẽ gây hệ l</w:t>
      </w:r>
      <w:r w:rsidR="00DC7A9E" w:rsidRPr="00DC7A9E">
        <w:rPr>
          <w:spacing w:val="-2"/>
          <w:lang w:val="pt-BR"/>
        </w:rPr>
        <w:t>ụ</w:t>
      </w:r>
      <w:r w:rsidR="00DC7A9E">
        <w:rPr>
          <w:spacing w:val="-2"/>
          <w:lang w:val="pt-BR"/>
        </w:rPr>
        <w:t>y</w:t>
      </w:r>
      <w:r w:rsidRPr="00503282">
        <w:rPr>
          <w:spacing w:val="-2"/>
          <w:lang w:val="pt-BR"/>
        </w:rPr>
        <w:t xml:space="preserve"> tăng giá một số loại nguyên nhiên vật liệu, thiết bị máy móc mà nước ta thường phải nhập khẩu với khối lượng lớn. Mặt khác, chính sách tiền tệ nới lỏng và chính sách tài khoá mở rộng mà Chính phủ thực hiện trong năm 2009 và còn đang </w:t>
      </w:r>
      <w:r w:rsidR="004D576B" w:rsidRPr="00503282">
        <w:rPr>
          <w:spacing w:val="-2"/>
          <w:lang w:val="pt-BR"/>
        </w:rPr>
        <w:t>duy trì</w:t>
      </w:r>
      <w:r w:rsidRPr="00503282">
        <w:rPr>
          <w:spacing w:val="-2"/>
          <w:lang w:val="pt-BR"/>
        </w:rPr>
        <w:t xml:space="preserve"> cũng sẽ là một trong những nhân tố tác động làm </w:t>
      </w:r>
      <w:r w:rsidR="008F442F">
        <w:rPr>
          <w:spacing w:val="-2"/>
          <w:lang w:val="pt-BR"/>
        </w:rPr>
        <w:t xml:space="preserve">gia </w:t>
      </w:r>
      <w:r w:rsidRPr="00503282">
        <w:rPr>
          <w:spacing w:val="-2"/>
          <w:lang w:val="pt-BR"/>
        </w:rPr>
        <w:t>tăng tốc độ tăng giá.</w:t>
      </w:r>
    </w:p>
    <w:p w14:paraId="47B6656E" w14:textId="77777777" w:rsidR="00F57ED2" w:rsidRPr="00503282" w:rsidRDefault="00F57ED2" w:rsidP="00A159ED">
      <w:pPr>
        <w:numPr>
          <w:ilvl w:val="1"/>
          <w:numId w:val="16"/>
        </w:numPr>
        <w:tabs>
          <w:tab w:val="clear" w:pos="2232"/>
          <w:tab w:val="num" w:pos="900"/>
        </w:tabs>
        <w:spacing w:before="40" w:after="40" w:line="259" w:lineRule="auto"/>
        <w:ind w:left="0" w:firstLine="540"/>
        <w:jc w:val="both"/>
        <w:rPr>
          <w:i/>
          <w:spacing w:val="-4"/>
          <w:lang w:val="pt-BR"/>
        </w:rPr>
      </w:pPr>
      <w:r w:rsidRPr="00503282">
        <w:rPr>
          <w:spacing w:val="-4"/>
          <w:lang w:val="pt-BR"/>
        </w:rPr>
        <w:t xml:space="preserve"> </w:t>
      </w:r>
      <w:r w:rsidRPr="00503282">
        <w:rPr>
          <w:i/>
          <w:spacing w:val="-4"/>
          <w:lang w:val="pt-BR"/>
        </w:rPr>
        <w:t xml:space="preserve">Hai là, </w:t>
      </w:r>
      <w:r w:rsidRPr="00503282">
        <w:rPr>
          <w:spacing w:val="-4"/>
          <w:lang w:val="pt-BR"/>
        </w:rPr>
        <w:t>nắm bắt cơ hội kinh tế thế giới phục hồi để đẩy mạnh xuất khẩu</w:t>
      </w:r>
      <w:r w:rsidR="00FF1256">
        <w:rPr>
          <w:spacing w:val="-4"/>
          <w:lang w:val="pt-BR"/>
        </w:rPr>
        <w:t>, t</w:t>
      </w:r>
      <w:r w:rsidR="00FF1256" w:rsidRPr="00FF1256">
        <w:rPr>
          <w:spacing w:val="-4"/>
          <w:lang w:val="pt-BR"/>
        </w:rPr>
        <w:t>ă</w:t>
      </w:r>
      <w:r w:rsidR="00FF1256">
        <w:rPr>
          <w:spacing w:val="-4"/>
          <w:lang w:val="pt-BR"/>
        </w:rPr>
        <w:t>ng c</w:t>
      </w:r>
      <w:r w:rsidR="00FF1256" w:rsidRPr="00FF1256">
        <w:rPr>
          <w:spacing w:val="-4"/>
          <w:lang w:val="pt-BR"/>
        </w:rPr>
        <w:t>ường</w:t>
      </w:r>
      <w:r w:rsidR="00FF1256">
        <w:rPr>
          <w:spacing w:val="-4"/>
          <w:lang w:val="pt-BR"/>
        </w:rPr>
        <w:t xml:space="preserve"> thu h</w:t>
      </w:r>
      <w:r w:rsidR="00FF1256" w:rsidRPr="00FF1256">
        <w:rPr>
          <w:spacing w:val="-4"/>
          <w:lang w:val="pt-BR"/>
        </w:rPr>
        <w:t>út</w:t>
      </w:r>
      <w:r w:rsidR="00FF1256">
        <w:rPr>
          <w:spacing w:val="-4"/>
          <w:lang w:val="pt-BR"/>
        </w:rPr>
        <w:t xml:space="preserve"> </w:t>
      </w:r>
      <w:r w:rsidR="00FF1256" w:rsidRPr="00FF1256">
        <w:rPr>
          <w:spacing w:val="-4"/>
          <w:lang w:val="pt-BR"/>
        </w:rPr>
        <w:t>đầu</w:t>
      </w:r>
      <w:r w:rsidR="00FF1256">
        <w:rPr>
          <w:spacing w:val="-4"/>
          <w:lang w:val="pt-BR"/>
        </w:rPr>
        <w:t xml:space="preserve"> t</w:t>
      </w:r>
      <w:r w:rsidR="00FF1256" w:rsidRPr="00FF1256">
        <w:rPr>
          <w:spacing w:val="-4"/>
          <w:lang w:val="pt-BR"/>
        </w:rPr>
        <w:t>ư</w:t>
      </w:r>
      <w:r w:rsidR="00FF1256">
        <w:rPr>
          <w:spacing w:val="-4"/>
          <w:lang w:val="pt-BR"/>
        </w:rPr>
        <w:t xml:space="preserve"> n</w:t>
      </w:r>
      <w:r w:rsidR="00FF1256" w:rsidRPr="00FF1256">
        <w:rPr>
          <w:spacing w:val="-4"/>
          <w:lang w:val="pt-BR"/>
        </w:rPr>
        <w:t>ước</w:t>
      </w:r>
      <w:r w:rsidR="00FF1256">
        <w:rPr>
          <w:spacing w:val="-4"/>
          <w:lang w:val="pt-BR"/>
        </w:rPr>
        <w:t xml:space="preserve"> ngo</w:t>
      </w:r>
      <w:r w:rsidR="00FF1256" w:rsidRPr="00FF1256">
        <w:rPr>
          <w:spacing w:val="-4"/>
          <w:lang w:val="pt-BR"/>
        </w:rPr>
        <w:t>ài</w:t>
      </w:r>
      <w:r w:rsidRPr="00503282">
        <w:rPr>
          <w:spacing w:val="-4"/>
          <w:lang w:val="pt-BR"/>
        </w:rPr>
        <w:t>. Bên cạnh việc giữ vững thị trường truyền thống, cần tìm kiếm mở rộng thị trường mới, đặc biệt là thị trường không đòi hỏi hàng hoá chất lượng quá cao hoặc không có hàng rào kỹ thuật khắ</w:t>
      </w:r>
      <w:r w:rsidR="00D5747F" w:rsidRPr="00503282">
        <w:rPr>
          <w:spacing w:val="-4"/>
          <w:lang w:val="pt-BR"/>
        </w:rPr>
        <w:t>t</w:t>
      </w:r>
      <w:r w:rsidRPr="00503282">
        <w:rPr>
          <w:spacing w:val="-4"/>
          <w:lang w:val="pt-BR"/>
        </w:rPr>
        <w:t xml:space="preserve"> </w:t>
      </w:r>
      <w:r w:rsidR="00D5747F" w:rsidRPr="00503282">
        <w:rPr>
          <w:spacing w:val="-4"/>
          <w:lang w:val="pt-BR"/>
        </w:rPr>
        <w:t>khe</w:t>
      </w:r>
      <w:r w:rsidRPr="00503282">
        <w:rPr>
          <w:spacing w:val="-4"/>
          <w:lang w:val="pt-BR"/>
        </w:rPr>
        <w:t xml:space="preserve"> đối với hàng hoá Việt Nam</w:t>
      </w:r>
      <w:r w:rsidR="008F442F">
        <w:rPr>
          <w:spacing w:val="-4"/>
          <w:lang w:val="pt-BR"/>
        </w:rPr>
        <w:t>.</w:t>
      </w:r>
    </w:p>
    <w:p w14:paraId="3B5E0CCB" w14:textId="77777777" w:rsidR="00F57ED2" w:rsidRPr="00503282" w:rsidRDefault="00F57ED2" w:rsidP="00A159ED">
      <w:pPr>
        <w:numPr>
          <w:ilvl w:val="1"/>
          <w:numId w:val="16"/>
        </w:numPr>
        <w:tabs>
          <w:tab w:val="clear" w:pos="2232"/>
          <w:tab w:val="num" w:pos="900"/>
        </w:tabs>
        <w:spacing w:before="40" w:after="40" w:line="259" w:lineRule="auto"/>
        <w:ind w:left="0" w:firstLine="539"/>
        <w:jc w:val="both"/>
        <w:rPr>
          <w:i/>
          <w:spacing w:val="-2"/>
          <w:lang w:val="pt-BR"/>
        </w:rPr>
      </w:pPr>
      <w:r w:rsidRPr="00503282">
        <w:rPr>
          <w:i/>
          <w:spacing w:val="-2"/>
          <w:lang w:val="pt-BR"/>
        </w:rPr>
        <w:t>Ba là,</w:t>
      </w:r>
      <w:r w:rsidRPr="00503282">
        <w:rPr>
          <w:spacing w:val="-2"/>
          <w:lang w:val="pt-BR"/>
        </w:rPr>
        <w:t xml:space="preserve"> chú trọng xây dựng mạng lưới phân phối và bán lẻ hàng hoá trong nước để khai thác tốt thị trường nội địa với sức mua của </w:t>
      </w:r>
      <w:r w:rsidR="00DC7A9E">
        <w:rPr>
          <w:spacing w:val="-2"/>
          <w:lang w:val="pt-BR"/>
        </w:rPr>
        <w:t>g</w:t>
      </w:r>
      <w:r w:rsidR="00DC7A9E" w:rsidRPr="00DC7A9E">
        <w:rPr>
          <w:spacing w:val="-2"/>
          <w:lang w:val="pt-BR"/>
        </w:rPr>
        <w:t>ần</w:t>
      </w:r>
      <w:r w:rsidR="00DC7A9E">
        <w:rPr>
          <w:spacing w:val="-2"/>
          <w:lang w:val="pt-BR"/>
        </w:rPr>
        <w:t xml:space="preserve"> </w:t>
      </w:r>
      <w:r w:rsidRPr="00503282">
        <w:rPr>
          <w:spacing w:val="-2"/>
          <w:lang w:val="pt-BR"/>
        </w:rPr>
        <w:t>86 triệu dân. Đẩy mạnh và thực hiện tốt cuộc vận động “</w:t>
      </w:r>
      <w:r w:rsidR="004D576B" w:rsidRPr="00503282">
        <w:rPr>
          <w:spacing w:val="-2"/>
          <w:lang w:val="pt-BR"/>
        </w:rPr>
        <w:t>N</w:t>
      </w:r>
      <w:r w:rsidRPr="00503282">
        <w:rPr>
          <w:spacing w:val="-2"/>
          <w:lang w:val="pt-BR"/>
        </w:rPr>
        <w:t>gười Việt Nam ưu tiên dùng hàng Việt Nam”</w:t>
      </w:r>
      <w:r w:rsidR="008F442F">
        <w:rPr>
          <w:spacing w:val="-2"/>
          <w:lang w:val="pt-BR"/>
        </w:rPr>
        <w:t>. C</w:t>
      </w:r>
      <w:r w:rsidR="008F442F" w:rsidRPr="008F442F">
        <w:rPr>
          <w:spacing w:val="-2"/>
          <w:lang w:val="pt-BR"/>
        </w:rPr>
        <w:t>ác</w:t>
      </w:r>
      <w:r w:rsidR="008F442F">
        <w:rPr>
          <w:spacing w:val="-2"/>
          <w:lang w:val="pt-BR"/>
        </w:rPr>
        <w:t xml:space="preserve"> doanh nghi</w:t>
      </w:r>
      <w:r w:rsidR="008F442F" w:rsidRPr="008F442F">
        <w:rPr>
          <w:spacing w:val="-2"/>
          <w:lang w:val="pt-BR"/>
        </w:rPr>
        <w:t>ệp</w:t>
      </w:r>
      <w:r w:rsidR="008F442F">
        <w:rPr>
          <w:spacing w:val="-2"/>
          <w:lang w:val="pt-BR"/>
        </w:rPr>
        <w:t xml:space="preserve"> c</w:t>
      </w:r>
      <w:r w:rsidR="008F442F" w:rsidRPr="008F442F">
        <w:rPr>
          <w:spacing w:val="-2"/>
          <w:lang w:val="pt-BR"/>
        </w:rPr>
        <w:t>ần</w:t>
      </w:r>
      <w:r w:rsidR="008F442F">
        <w:rPr>
          <w:spacing w:val="-2"/>
          <w:lang w:val="pt-BR"/>
        </w:rPr>
        <w:t xml:space="preserve"> </w:t>
      </w:r>
      <w:r w:rsidR="008F442F" w:rsidRPr="008F442F">
        <w:rPr>
          <w:spacing w:val="-2"/>
          <w:lang w:val="pt-BR"/>
        </w:rPr>
        <w:t>đẩy</w:t>
      </w:r>
      <w:r w:rsidR="008F442F">
        <w:rPr>
          <w:spacing w:val="-2"/>
          <w:lang w:val="pt-BR"/>
        </w:rPr>
        <w:t xml:space="preserve"> m</w:t>
      </w:r>
      <w:r w:rsidR="008F442F" w:rsidRPr="008F442F">
        <w:rPr>
          <w:spacing w:val="-2"/>
          <w:lang w:val="pt-BR"/>
        </w:rPr>
        <w:t>ạnh</w:t>
      </w:r>
      <w:r w:rsidR="008F442F">
        <w:rPr>
          <w:spacing w:val="-2"/>
          <w:lang w:val="pt-BR"/>
        </w:rPr>
        <w:t xml:space="preserve"> nghi</w:t>
      </w:r>
      <w:r w:rsidR="008F442F" w:rsidRPr="008F442F">
        <w:rPr>
          <w:spacing w:val="-2"/>
          <w:lang w:val="pt-BR"/>
        </w:rPr>
        <w:t>ê</w:t>
      </w:r>
      <w:r w:rsidR="008F442F">
        <w:rPr>
          <w:spacing w:val="-2"/>
          <w:lang w:val="pt-BR"/>
        </w:rPr>
        <w:t>n c</w:t>
      </w:r>
      <w:r w:rsidR="008F442F" w:rsidRPr="008F442F">
        <w:rPr>
          <w:spacing w:val="-2"/>
          <w:lang w:val="pt-BR"/>
        </w:rPr>
        <w:t>ứu</w:t>
      </w:r>
      <w:r w:rsidR="008F442F">
        <w:rPr>
          <w:spacing w:val="-2"/>
          <w:lang w:val="pt-BR"/>
        </w:rPr>
        <w:t xml:space="preserve"> th</w:t>
      </w:r>
      <w:r w:rsidR="008F442F" w:rsidRPr="008F442F">
        <w:rPr>
          <w:spacing w:val="-2"/>
          <w:lang w:val="pt-BR"/>
        </w:rPr>
        <w:t>ị</w:t>
      </w:r>
      <w:r w:rsidR="008F442F">
        <w:rPr>
          <w:spacing w:val="-2"/>
          <w:lang w:val="pt-BR"/>
        </w:rPr>
        <w:t xml:space="preserve"> tr</w:t>
      </w:r>
      <w:r w:rsidR="008F442F" w:rsidRPr="008F442F">
        <w:rPr>
          <w:spacing w:val="-2"/>
          <w:lang w:val="pt-BR"/>
        </w:rPr>
        <w:t>ường</w:t>
      </w:r>
      <w:r w:rsidR="008F442F">
        <w:rPr>
          <w:spacing w:val="-2"/>
          <w:lang w:val="pt-BR"/>
        </w:rPr>
        <w:t xml:space="preserve">, </w:t>
      </w:r>
      <w:r w:rsidRPr="00503282">
        <w:rPr>
          <w:spacing w:val="-2"/>
          <w:lang w:val="pt-BR"/>
        </w:rPr>
        <w:t xml:space="preserve">đón bắt tâm lý, nhu cầu, thị hiếu tiêu dùng của dân cư </w:t>
      </w:r>
      <w:r w:rsidR="00E76F80" w:rsidRPr="00E76F80">
        <w:rPr>
          <w:spacing w:val="-2"/>
          <w:lang w:val="pt-BR"/>
        </w:rPr>
        <w:t>để</w:t>
      </w:r>
      <w:r w:rsidR="00E76F80">
        <w:rPr>
          <w:spacing w:val="-2"/>
          <w:lang w:val="pt-BR"/>
        </w:rPr>
        <w:t xml:space="preserve"> </w:t>
      </w:r>
      <w:r w:rsidR="00E76F80" w:rsidRPr="00E76F80">
        <w:rPr>
          <w:spacing w:val="-2"/>
          <w:lang w:val="pt-BR"/>
        </w:rPr>
        <w:t>đề</w:t>
      </w:r>
      <w:r w:rsidR="00E76F80">
        <w:rPr>
          <w:spacing w:val="-2"/>
          <w:lang w:val="pt-BR"/>
        </w:rPr>
        <w:t xml:space="preserve"> ra k</w:t>
      </w:r>
      <w:r w:rsidR="00E76F80" w:rsidRPr="00E76F80">
        <w:rPr>
          <w:spacing w:val="-2"/>
          <w:lang w:val="pt-BR"/>
        </w:rPr>
        <w:t>ế</w:t>
      </w:r>
      <w:r w:rsidR="00E76F80">
        <w:rPr>
          <w:spacing w:val="-2"/>
          <w:lang w:val="pt-BR"/>
        </w:rPr>
        <w:t xml:space="preserve"> ho</w:t>
      </w:r>
      <w:r w:rsidR="00E76F80" w:rsidRPr="00E76F80">
        <w:rPr>
          <w:spacing w:val="-2"/>
          <w:lang w:val="pt-BR"/>
        </w:rPr>
        <w:t>ạch</w:t>
      </w:r>
      <w:r w:rsidR="00E76F80">
        <w:rPr>
          <w:spacing w:val="-2"/>
          <w:lang w:val="pt-BR"/>
        </w:rPr>
        <w:t xml:space="preserve"> s</w:t>
      </w:r>
      <w:r w:rsidR="00E76F80" w:rsidRPr="00E76F80">
        <w:rPr>
          <w:spacing w:val="-2"/>
          <w:lang w:val="pt-BR"/>
        </w:rPr>
        <w:t>ản</w:t>
      </w:r>
      <w:r w:rsidR="00E76F80">
        <w:rPr>
          <w:spacing w:val="-2"/>
          <w:lang w:val="pt-BR"/>
        </w:rPr>
        <w:t xml:space="preserve"> xu</w:t>
      </w:r>
      <w:r w:rsidR="00E76F80" w:rsidRPr="00E76F80">
        <w:rPr>
          <w:spacing w:val="-2"/>
          <w:lang w:val="pt-BR"/>
        </w:rPr>
        <w:t>ất</w:t>
      </w:r>
      <w:r w:rsidRPr="00503282">
        <w:rPr>
          <w:spacing w:val="-2"/>
          <w:lang w:val="pt-BR"/>
        </w:rPr>
        <w:t xml:space="preserve"> </w:t>
      </w:r>
      <w:r w:rsidR="00DC7A9E">
        <w:rPr>
          <w:spacing w:val="-2"/>
          <w:lang w:val="pt-BR"/>
        </w:rPr>
        <w:t xml:space="preserve">kinh doanh </w:t>
      </w:r>
      <w:r w:rsidRPr="00503282">
        <w:rPr>
          <w:spacing w:val="-2"/>
          <w:lang w:val="pt-BR"/>
        </w:rPr>
        <w:t xml:space="preserve">các </w:t>
      </w:r>
      <w:r w:rsidR="008F442F">
        <w:rPr>
          <w:spacing w:val="-2"/>
          <w:lang w:val="pt-BR"/>
        </w:rPr>
        <w:t>lo</w:t>
      </w:r>
      <w:r w:rsidR="008F442F" w:rsidRPr="008F442F">
        <w:rPr>
          <w:spacing w:val="-2"/>
          <w:lang w:val="pt-BR"/>
        </w:rPr>
        <w:t>ại</w:t>
      </w:r>
      <w:r w:rsidR="008F442F">
        <w:rPr>
          <w:spacing w:val="-2"/>
          <w:lang w:val="pt-BR"/>
        </w:rPr>
        <w:t xml:space="preserve"> </w:t>
      </w:r>
      <w:r w:rsidRPr="00503282">
        <w:rPr>
          <w:spacing w:val="-2"/>
          <w:lang w:val="pt-BR"/>
        </w:rPr>
        <w:t>hàng hoá</w:t>
      </w:r>
      <w:r w:rsidR="00D5747F" w:rsidRPr="00503282">
        <w:rPr>
          <w:spacing w:val="-2"/>
          <w:lang w:val="pt-BR"/>
        </w:rPr>
        <w:t xml:space="preserve"> có mẫu mã phù hợp, bảo đảm chất lượng và giá cả cạnh tranh. </w:t>
      </w:r>
      <w:r w:rsidR="008F442F">
        <w:rPr>
          <w:spacing w:val="-2"/>
          <w:lang w:val="pt-BR"/>
        </w:rPr>
        <w:t>C</w:t>
      </w:r>
      <w:r w:rsidR="008F442F" w:rsidRPr="008F442F">
        <w:rPr>
          <w:spacing w:val="-2"/>
          <w:lang w:val="pt-BR"/>
        </w:rPr>
        <w:t>ác</w:t>
      </w:r>
      <w:r w:rsidR="008F442F">
        <w:rPr>
          <w:spacing w:val="-2"/>
          <w:lang w:val="pt-BR"/>
        </w:rPr>
        <w:t xml:space="preserve"> c</w:t>
      </w:r>
      <w:r w:rsidR="008F442F" w:rsidRPr="008F442F">
        <w:rPr>
          <w:spacing w:val="-2"/>
          <w:lang w:val="pt-BR"/>
        </w:rPr>
        <w:t>ấp</w:t>
      </w:r>
      <w:r w:rsidR="008F442F">
        <w:rPr>
          <w:spacing w:val="-2"/>
          <w:lang w:val="pt-BR"/>
        </w:rPr>
        <w:t>, c</w:t>
      </w:r>
      <w:r w:rsidR="008F442F" w:rsidRPr="008F442F">
        <w:rPr>
          <w:spacing w:val="-2"/>
          <w:lang w:val="pt-BR"/>
        </w:rPr>
        <w:t>á</w:t>
      </w:r>
      <w:r w:rsidR="008F442F">
        <w:rPr>
          <w:spacing w:val="-2"/>
          <w:lang w:val="pt-BR"/>
        </w:rPr>
        <w:t>c ng</w:t>
      </w:r>
      <w:r w:rsidR="008F442F" w:rsidRPr="008F442F">
        <w:rPr>
          <w:spacing w:val="-2"/>
          <w:lang w:val="pt-BR"/>
        </w:rPr>
        <w:t>ành</w:t>
      </w:r>
      <w:r w:rsidR="008F442F">
        <w:rPr>
          <w:spacing w:val="-2"/>
          <w:lang w:val="pt-BR"/>
        </w:rPr>
        <w:t xml:space="preserve"> c</w:t>
      </w:r>
      <w:r w:rsidR="008F442F" w:rsidRPr="008F442F">
        <w:rPr>
          <w:spacing w:val="-2"/>
          <w:lang w:val="pt-BR"/>
        </w:rPr>
        <w:t>ần</w:t>
      </w:r>
      <w:r w:rsidR="008F442F">
        <w:rPr>
          <w:spacing w:val="-2"/>
          <w:lang w:val="pt-BR"/>
        </w:rPr>
        <w:t xml:space="preserve"> tri</w:t>
      </w:r>
      <w:r w:rsidR="008F442F" w:rsidRPr="008F442F">
        <w:rPr>
          <w:spacing w:val="-2"/>
          <w:lang w:val="pt-BR"/>
        </w:rPr>
        <w:t>ển</w:t>
      </w:r>
      <w:r w:rsidR="008F442F">
        <w:rPr>
          <w:spacing w:val="-2"/>
          <w:lang w:val="pt-BR"/>
        </w:rPr>
        <w:t xml:space="preserve"> khai m</w:t>
      </w:r>
      <w:r w:rsidR="008F442F" w:rsidRPr="008F442F">
        <w:rPr>
          <w:spacing w:val="-2"/>
          <w:lang w:val="pt-BR"/>
        </w:rPr>
        <w:t>ạnh</w:t>
      </w:r>
      <w:r w:rsidR="008F442F">
        <w:rPr>
          <w:spacing w:val="-2"/>
          <w:lang w:val="pt-BR"/>
        </w:rPr>
        <w:t xml:space="preserve"> m</w:t>
      </w:r>
      <w:r w:rsidR="008F442F" w:rsidRPr="008F442F">
        <w:rPr>
          <w:spacing w:val="-2"/>
          <w:lang w:val="pt-BR"/>
        </w:rPr>
        <w:t>ẽ</w:t>
      </w:r>
      <w:r w:rsidR="008F442F">
        <w:rPr>
          <w:spacing w:val="-2"/>
          <w:lang w:val="pt-BR"/>
        </w:rPr>
        <w:t xml:space="preserve"> v</w:t>
      </w:r>
      <w:r w:rsidR="008F442F" w:rsidRPr="008F442F">
        <w:rPr>
          <w:spacing w:val="-2"/>
          <w:lang w:val="pt-BR"/>
        </w:rPr>
        <w:t>à</w:t>
      </w:r>
      <w:r w:rsidR="008F442F">
        <w:rPr>
          <w:spacing w:val="-2"/>
          <w:lang w:val="pt-BR"/>
        </w:rPr>
        <w:t xml:space="preserve"> </w:t>
      </w:r>
      <w:r w:rsidR="008F442F" w:rsidRPr="008F442F">
        <w:rPr>
          <w:spacing w:val="-2"/>
          <w:lang w:val="pt-BR"/>
        </w:rPr>
        <w:t>đồng</w:t>
      </w:r>
      <w:r w:rsidR="008F442F">
        <w:rPr>
          <w:spacing w:val="-2"/>
          <w:lang w:val="pt-BR"/>
        </w:rPr>
        <w:t xml:space="preserve"> b</w:t>
      </w:r>
      <w:r w:rsidR="008F442F" w:rsidRPr="008F442F">
        <w:rPr>
          <w:spacing w:val="-2"/>
          <w:lang w:val="pt-BR"/>
        </w:rPr>
        <w:t>ộ</w:t>
      </w:r>
      <w:r w:rsidR="008F442F">
        <w:rPr>
          <w:spacing w:val="-2"/>
          <w:lang w:val="pt-BR"/>
        </w:rPr>
        <w:t xml:space="preserve"> c</w:t>
      </w:r>
      <w:r w:rsidR="008F442F" w:rsidRPr="008F442F">
        <w:rPr>
          <w:spacing w:val="-2"/>
          <w:lang w:val="pt-BR"/>
        </w:rPr>
        <w:t>ác</w:t>
      </w:r>
      <w:r w:rsidR="008F442F">
        <w:rPr>
          <w:spacing w:val="-2"/>
          <w:lang w:val="pt-BR"/>
        </w:rPr>
        <w:t xml:space="preserve"> </w:t>
      </w:r>
      <w:r w:rsidR="00D5747F" w:rsidRPr="00503282">
        <w:rPr>
          <w:spacing w:val="-2"/>
          <w:lang w:val="pt-BR"/>
        </w:rPr>
        <w:t>giải pháp ngăn chặn hàng nhập lậu, hàng kém chất lượng lưu thông trên thị trường; tiến hành thường xuyên công tác kiểm tra, kiểm soát việc thực hiện các quy định về vệ sinh an toàn thực phẩm từ khâu sản xuất đến khâu lưu thông.</w:t>
      </w:r>
    </w:p>
    <w:p w14:paraId="221DADCD" w14:textId="77777777" w:rsidR="00D5747F" w:rsidRPr="00503282" w:rsidRDefault="00D5747F" w:rsidP="00A159ED">
      <w:pPr>
        <w:numPr>
          <w:ilvl w:val="1"/>
          <w:numId w:val="16"/>
        </w:numPr>
        <w:tabs>
          <w:tab w:val="clear" w:pos="2232"/>
          <w:tab w:val="num" w:pos="900"/>
        </w:tabs>
        <w:spacing w:before="40" w:after="40" w:line="259" w:lineRule="auto"/>
        <w:ind w:left="0" w:firstLine="539"/>
        <w:jc w:val="both"/>
        <w:rPr>
          <w:i/>
          <w:spacing w:val="-4"/>
          <w:lang w:val="pt-BR"/>
        </w:rPr>
      </w:pPr>
      <w:r w:rsidRPr="00503282">
        <w:rPr>
          <w:i/>
          <w:spacing w:val="-4"/>
          <w:lang w:val="pt-BR"/>
        </w:rPr>
        <w:t xml:space="preserve">Bốn là, </w:t>
      </w:r>
      <w:r w:rsidRPr="00503282">
        <w:rPr>
          <w:spacing w:val="-4"/>
          <w:lang w:val="pt-BR"/>
        </w:rPr>
        <w:t xml:space="preserve">khẩn trương xây dựng </w:t>
      </w:r>
      <w:r w:rsidR="00FF1256">
        <w:rPr>
          <w:spacing w:val="-4"/>
          <w:lang w:val="pt-BR"/>
        </w:rPr>
        <w:t>v</w:t>
      </w:r>
      <w:r w:rsidR="00FF1256" w:rsidRPr="00FF1256">
        <w:rPr>
          <w:spacing w:val="-4"/>
          <w:lang w:val="pt-BR"/>
        </w:rPr>
        <w:t>à</w:t>
      </w:r>
      <w:r w:rsidR="00FF1256">
        <w:rPr>
          <w:spacing w:val="-4"/>
          <w:lang w:val="pt-BR"/>
        </w:rPr>
        <w:t xml:space="preserve"> tri</w:t>
      </w:r>
      <w:r w:rsidR="00FF1256" w:rsidRPr="00FF1256">
        <w:rPr>
          <w:spacing w:val="-4"/>
          <w:lang w:val="pt-BR"/>
        </w:rPr>
        <w:t>ể</w:t>
      </w:r>
      <w:r w:rsidR="00FF1256">
        <w:rPr>
          <w:spacing w:val="-4"/>
          <w:lang w:val="pt-BR"/>
        </w:rPr>
        <w:t>n khai c</w:t>
      </w:r>
      <w:r w:rsidR="00FF1256" w:rsidRPr="00FF1256">
        <w:rPr>
          <w:spacing w:val="-4"/>
          <w:lang w:val="pt-BR"/>
        </w:rPr>
        <w:t>ác</w:t>
      </w:r>
      <w:r w:rsidR="00FF1256">
        <w:rPr>
          <w:spacing w:val="-4"/>
          <w:lang w:val="pt-BR"/>
        </w:rPr>
        <w:t xml:space="preserve"> </w:t>
      </w:r>
      <w:r w:rsidRPr="00503282">
        <w:rPr>
          <w:spacing w:val="-4"/>
          <w:lang w:val="pt-BR"/>
        </w:rPr>
        <w:t>chương trình, đề án phát tri</w:t>
      </w:r>
      <w:r w:rsidR="000B1FE8" w:rsidRPr="00503282">
        <w:rPr>
          <w:spacing w:val="-4"/>
          <w:lang w:val="pt-BR"/>
        </w:rPr>
        <w:t>ể</w:t>
      </w:r>
      <w:r w:rsidRPr="00503282">
        <w:rPr>
          <w:spacing w:val="-4"/>
          <w:lang w:val="pt-BR"/>
        </w:rPr>
        <w:t xml:space="preserve">n nông nghiệp, nông thôn và cải thiện đời sống nông dân theo tinh thần Nghị quyết </w:t>
      </w:r>
      <w:r w:rsidR="003A0082" w:rsidRPr="00503282">
        <w:rPr>
          <w:spacing w:val="-4"/>
          <w:lang w:val="pt-BR"/>
        </w:rPr>
        <w:t>Hội nghị lần thứ bảy</w:t>
      </w:r>
      <w:r w:rsidRPr="00503282">
        <w:rPr>
          <w:spacing w:val="-4"/>
          <w:lang w:val="pt-BR"/>
        </w:rPr>
        <w:t xml:space="preserve"> Ban Chấp hành Trung ương </w:t>
      </w:r>
      <w:r w:rsidR="00100126" w:rsidRPr="00503282">
        <w:rPr>
          <w:spacing w:val="-4"/>
          <w:lang w:val="pt-BR"/>
        </w:rPr>
        <w:t xml:space="preserve">Đảng </w:t>
      </w:r>
      <w:r w:rsidR="003A0082" w:rsidRPr="00503282">
        <w:rPr>
          <w:spacing w:val="-4"/>
          <w:lang w:val="pt-BR"/>
        </w:rPr>
        <w:t>khoá X về nông nghiệp, nông dân, nông thôn</w:t>
      </w:r>
      <w:r w:rsidRPr="00503282">
        <w:rPr>
          <w:spacing w:val="-4"/>
          <w:lang w:val="pt-BR"/>
        </w:rPr>
        <w:t xml:space="preserve">. Thực hiện triệt để chủ trương thu mua dự trữ các </w:t>
      </w:r>
      <w:r w:rsidR="00DC7A9E">
        <w:rPr>
          <w:spacing w:val="-4"/>
          <w:lang w:val="pt-BR"/>
        </w:rPr>
        <w:t>lo</w:t>
      </w:r>
      <w:r w:rsidR="00DC7A9E" w:rsidRPr="00DC7A9E">
        <w:rPr>
          <w:spacing w:val="-4"/>
          <w:lang w:val="pt-BR"/>
        </w:rPr>
        <w:t>ại</w:t>
      </w:r>
      <w:r w:rsidR="00DC7A9E">
        <w:rPr>
          <w:spacing w:val="-4"/>
          <w:lang w:val="pt-BR"/>
        </w:rPr>
        <w:t xml:space="preserve"> n</w:t>
      </w:r>
      <w:r w:rsidR="00DC7A9E" w:rsidRPr="00DC7A9E">
        <w:rPr>
          <w:spacing w:val="-4"/>
          <w:lang w:val="pt-BR"/>
        </w:rPr>
        <w:t>ô</w:t>
      </w:r>
      <w:r w:rsidR="00DC7A9E">
        <w:rPr>
          <w:spacing w:val="-4"/>
          <w:lang w:val="pt-BR"/>
        </w:rPr>
        <w:t xml:space="preserve">ng </w:t>
      </w:r>
      <w:r w:rsidRPr="00503282">
        <w:rPr>
          <w:spacing w:val="-4"/>
          <w:lang w:val="pt-BR"/>
        </w:rPr>
        <w:t>sản</w:t>
      </w:r>
      <w:r w:rsidR="00DC7A9E">
        <w:rPr>
          <w:spacing w:val="-4"/>
          <w:lang w:val="pt-BR"/>
        </w:rPr>
        <w:t xml:space="preserve">, </w:t>
      </w:r>
      <w:r w:rsidR="00DC7A9E" w:rsidRPr="00DC7A9E">
        <w:rPr>
          <w:spacing w:val="-4"/>
          <w:lang w:val="pt-BR"/>
        </w:rPr>
        <w:t>đặc</w:t>
      </w:r>
      <w:r w:rsidR="00DC7A9E">
        <w:rPr>
          <w:spacing w:val="-4"/>
          <w:lang w:val="pt-BR"/>
        </w:rPr>
        <w:t xml:space="preserve"> bi</w:t>
      </w:r>
      <w:r w:rsidR="00DC7A9E" w:rsidRPr="00DC7A9E">
        <w:rPr>
          <w:spacing w:val="-4"/>
          <w:lang w:val="pt-BR"/>
        </w:rPr>
        <w:t>ệt</w:t>
      </w:r>
      <w:r w:rsidR="00DC7A9E">
        <w:rPr>
          <w:spacing w:val="-4"/>
          <w:lang w:val="pt-BR"/>
        </w:rPr>
        <w:t xml:space="preserve"> l</w:t>
      </w:r>
      <w:r w:rsidR="00DC7A9E" w:rsidRPr="00DC7A9E">
        <w:rPr>
          <w:spacing w:val="-4"/>
          <w:lang w:val="pt-BR"/>
        </w:rPr>
        <w:t>à</w:t>
      </w:r>
      <w:r w:rsidR="00DC7A9E">
        <w:rPr>
          <w:spacing w:val="-4"/>
          <w:lang w:val="pt-BR"/>
        </w:rPr>
        <w:t xml:space="preserve"> l</w:t>
      </w:r>
      <w:r w:rsidR="00DC7A9E" w:rsidRPr="00DC7A9E">
        <w:rPr>
          <w:spacing w:val="-4"/>
          <w:lang w:val="pt-BR"/>
        </w:rPr>
        <w:t>úa</w:t>
      </w:r>
      <w:r w:rsidR="00DC7A9E">
        <w:rPr>
          <w:spacing w:val="-4"/>
          <w:lang w:val="pt-BR"/>
        </w:rPr>
        <w:t xml:space="preserve"> </w:t>
      </w:r>
      <w:r w:rsidRPr="00503282">
        <w:rPr>
          <w:spacing w:val="-4"/>
          <w:lang w:val="pt-BR"/>
        </w:rPr>
        <w:t>để nông dân yên tâm đầu tư, phát triển sản xuất</w:t>
      </w:r>
      <w:r w:rsidR="008F442F">
        <w:rPr>
          <w:spacing w:val="-4"/>
          <w:lang w:val="pt-BR"/>
        </w:rPr>
        <w:t xml:space="preserve">; </w:t>
      </w:r>
      <w:r w:rsidR="008F442F" w:rsidRPr="008F442F">
        <w:rPr>
          <w:spacing w:val="-4"/>
          <w:lang w:val="pt-BR"/>
        </w:rPr>
        <w:t>đồng</w:t>
      </w:r>
      <w:r w:rsidR="008F442F">
        <w:rPr>
          <w:spacing w:val="-4"/>
          <w:lang w:val="pt-BR"/>
        </w:rPr>
        <w:t xml:space="preserve"> th</w:t>
      </w:r>
      <w:r w:rsidR="008F442F" w:rsidRPr="008F442F">
        <w:rPr>
          <w:spacing w:val="-4"/>
          <w:lang w:val="pt-BR"/>
        </w:rPr>
        <w:t>ời</w:t>
      </w:r>
      <w:r w:rsidR="008F442F">
        <w:rPr>
          <w:spacing w:val="-4"/>
          <w:lang w:val="pt-BR"/>
        </w:rPr>
        <w:t xml:space="preserve"> </w:t>
      </w:r>
      <w:r w:rsidR="00DC7A9E" w:rsidRPr="00DC7A9E">
        <w:rPr>
          <w:spacing w:val="-4"/>
          <w:lang w:val="pt-BR"/>
        </w:rPr>
        <w:t>đâ</w:t>
      </w:r>
      <w:r w:rsidR="00DC7A9E">
        <w:rPr>
          <w:spacing w:val="-4"/>
          <w:lang w:val="pt-BR"/>
        </w:rPr>
        <w:t xml:space="preserve">y </w:t>
      </w:r>
      <w:r w:rsidR="008F442F">
        <w:rPr>
          <w:spacing w:val="-4"/>
          <w:lang w:val="pt-BR"/>
        </w:rPr>
        <w:t>c</w:t>
      </w:r>
      <w:r w:rsidR="008F442F" w:rsidRPr="008F442F">
        <w:rPr>
          <w:spacing w:val="-4"/>
          <w:lang w:val="pt-BR"/>
        </w:rPr>
        <w:t>ũng</w:t>
      </w:r>
      <w:r w:rsidR="008F442F">
        <w:rPr>
          <w:spacing w:val="-4"/>
          <w:lang w:val="pt-BR"/>
        </w:rPr>
        <w:t xml:space="preserve"> l</w:t>
      </w:r>
      <w:r w:rsidR="008F442F" w:rsidRPr="008F442F">
        <w:rPr>
          <w:spacing w:val="-4"/>
          <w:lang w:val="pt-BR"/>
        </w:rPr>
        <w:t>à</w:t>
      </w:r>
      <w:r w:rsidR="008F442F">
        <w:rPr>
          <w:spacing w:val="-4"/>
          <w:lang w:val="pt-BR"/>
        </w:rPr>
        <w:t xml:space="preserve"> bi</w:t>
      </w:r>
      <w:r w:rsidR="008F442F" w:rsidRPr="008F442F">
        <w:rPr>
          <w:spacing w:val="-4"/>
          <w:lang w:val="pt-BR"/>
        </w:rPr>
        <w:t>ện</w:t>
      </w:r>
      <w:r w:rsidR="008F442F">
        <w:rPr>
          <w:spacing w:val="-4"/>
          <w:lang w:val="pt-BR"/>
        </w:rPr>
        <w:t xml:space="preserve"> ph</w:t>
      </w:r>
      <w:r w:rsidR="008F442F" w:rsidRPr="008F442F">
        <w:rPr>
          <w:spacing w:val="-4"/>
          <w:lang w:val="pt-BR"/>
        </w:rPr>
        <w:t>áp</w:t>
      </w:r>
      <w:r w:rsidR="008F442F">
        <w:rPr>
          <w:spacing w:val="-4"/>
          <w:lang w:val="pt-BR"/>
        </w:rPr>
        <w:t xml:space="preserve"> t</w:t>
      </w:r>
      <w:r w:rsidR="008F442F" w:rsidRPr="008F442F">
        <w:rPr>
          <w:spacing w:val="-4"/>
          <w:lang w:val="pt-BR"/>
        </w:rPr>
        <w:t>ạo</w:t>
      </w:r>
      <w:r w:rsidR="008F442F">
        <w:rPr>
          <w:spacing w:val="-4"/>
          <w:lang w:val="pt-BR"/>
        </w:rPr>
        <w:t xml:space="preserve"> ngu</w:t>
      </w:r>
      <w:r w:rsidR="008F442F" w:rsidRPr="008F442F">
        <w:rPr>
          <w:spacing w:val="-4"/>
          <w:lang w:val="pt-BR"/>
        </w:rPr>
        <w:t>ồn</w:t>
      </w:r>
      <w:r w:rsidR="008F442F">
        <w:rPr>
          <w:spacing w:val="-4"/>
          <w:lang w:val="pt-BR"/>
        </w:rPr>
        <w:t xml:space="preserve"> h</w:t>
      </w:r>
      <w:r w:rsidR="008F442F" w:rsidRPr="008F442F">
        <w:rPr>
          <w:spacing w:val="-4"/>
          <w:lang w:val="pt-BR"/>
        </w:rPr>
        <w:t>àng</w:t>
      </w:r>
      <w:r w:rsidR="003B3A82" w:rsidRPr="00503282">
        <w:rPr>
          <w:spacing w:val="-4"/>
          <w:lang w:val="pt-BR"/>
        </w:rPr>
        <w:t xml:space="preserve"> chủ động xuất khẩu khi </w:t>
      </w:r>
      <w:r w:rsidR="00321799" w:rsidRPr="00503282">
        <w:rPr>
          <w:spacing w:val="-4"/>
          <w:lang w:val="pt-BR"/>
        </w:rPr>
        <w:t xml:space="preserve">có </w:t>
      </w:r>
      <w:r w:rsidR="003B3A82" w:rsidRPr="00503282">
        <w:rPr>
          <w:spacing w:val="-4"/>
          <w:lang w:val="pt-BR"/>
        </w:rPr>
        <w:t>thị trường thế giới có lợi cho ta</w:t>
      </w:r>
      <w:r w:rsidR="008F442F">
        <w:rPr>
          <w:spacing w:val="-4"/>
          <w:lang w:val="pt-BR"/>
        </w:rPr>
        <w:t xml:space="preserve"> v</w:t>
      </w:r>
      <w:r w:rsidR="008F442F" w:rsidRPr="008F442F">
        <w:rPr>
          <w:spacing w:val="-4"/>
          <w:lang w:val="pt-BR"/>
        </w:rPr>
        <w:t>à</w:t>
      </w:r>
      <w:r w:rsidR="008F442F">
        <w:rPr>
          <w:spacing w:val="-4"/>
          <w:lang w:val="pt-BR"/>
        </w:rPr>
        <w:t xml:space="preserve"> </w:t>
      </w:r>
      <w:r w:rsidR="00DC7A9E">
        <w:rPr>
          <w:spacing w:val="-4"/>
          <w:lang w:val="pt-BR"/>
        </w:rPr>
        <w:t>ch</w:t>
      </w:r>
      <w:r w:rsidR="00DC7A9E" w:rsidRPr="00DC7A9E">
        <w:rPr>
          <w:spacing w:val="-4"/>
          <w:lang w:val="pt-BR"/>
        </w:rPr>
        <w:t>ủ</w:t>
      </w:r>
      <w:r w:rsidR="00DC7A9E">
        <w:rPr>
          <w:spacing w:val="-4"/>
          <w:lang w:val="pt-BR"/>
        </w:rPr>
        <w:t xml:space="preserve"> </w:t>
      </w:r>
      <w:r w:rsidR="00DC7A9E" w:rsidRPr="00DC7A9E">
        <w:rPr>
          <w:spacing w:val="-4"/>
          <w:lang w:val="pt-BR"/>
        </w:rPr>
        <w:t>động</w:t>
      </w:r>
      <w:r w:rsidR="00DC7A9E">
        <w:rPr>
          <w:spacing w:val="-4"/>
          <w:lang w:val="pt-BR"/>
        </w:rPr>
        <w:t xml:space="preserve"> </w:t>
      </w:r>
      <w:r w:rsidR="008F442F">
        <w:rPr>
          <w:spacing w:val="-4"/>
          <w:lang w:val="pt-BR"/>
        </w:rPr>
        <w:t>b</w:t>
      </w:r>
      <w:r w:rsidR="008F442F" w:rsidRPr="008F442F">
        <w:rPr>
          <w:spacing w:val="-4"/>
          <w:lang w:val="pt-BR"/>
        </w:rPr>
        <w:t>ình</w:t>
      </w:r>
      <w:r w:rsidR="008F442F">
        <w:rPr>
          <w:spacing w:val="-4"/>
          <w:lang w:val="pt-BR"/>
        </w:rPr>
        <w:t xml:space="preserve"> </w:t>
      </w:r>
      <w:r w:rsidR="008F442F" w:rsidRPr="008F442F">
        <w:rPr>
          <w:spacing w:val="-4"/>
          <w:lang w:val="pt-BR"/>
        </w:rPr>
        <w:t>ổn</w:t>
      </w:r>
      <w:r w:rsidR="008F442F">
        <w:rPr>
          <w:spacing w:val="-4"/>
          <w:lang w:val="pt-BR"/>
        </w:rPr>
        <w:t xml:space="preserve"> gi</w:t>
      </w:r>
      <w:r w:rsidR="008F442F" w:rsidRPr="008F442F">
        <w:rPr>
          <w:spacing w:val="-4"/>
          <w:lang w:val="pt-BR"/>
        </w:rPr>
        <w:t>á</w:t>
      </w:r>
      <w:r w:rsidR="008F442F">
        <w:rPr>
          <w:spacing w:val="-4"/>
          <w:lang w:val="pt-BR"/>
        </w:rPr>
        <w:t xml:space="preserve"> tr</w:t>
      </w:r>
      <w:r w:rsidR="008F442F" w:rsidRPr="008F442F">
        <w:rPr>
          <w:spacing w:val="-4"/>
          <w:lang w:val="pt-BR"/>
        </w:rPr>
        <w:t>ê</w:t>
      </w:r>
      <w:r w:rsidR="008F442F">
        <w:rPr>
          <w:spacing w:val="-4"/>
          <w:lang w:val="pt-BR"/>
        </w:rPr>
        <w:t>n th</w:t>
      </w:r>
      <w:r w:rsidR="008F442F" w:rsidRPr="008F442F">
        <w:rPr>
          <w:spacing w:val="-4"/>
          <w:lang w:val="pt-BR"/>
        </w:rPr>
        <w:t>ị</w:t>
      </w:r>
      <w:r w:rsidR="008F442F">
        <w:rPr>
          <w:spacing w:val="-4"/>
          <w:lang w:val="pt-BR"/>
        </w:rPr>
        <w:t xml:space="preserve"> tr</w:t>
      </w:r>
      <w:r w:rsidR="008F442F" w:rsidRPr="008F442F">
        <w:rPr>
          <w:spacing w:val="-4"/>
          <w:lang w:val="pt-BR"/>
        </w:rPr>
        <w:t>ường</w:t>
      </w:r>
      <w:r w:rsidR="008F442F">
        <w:rPr>
          <w:spacing w:val="-4"/>
          <w:lang w:val="pt-BR"/>
        </w:rPr>
        <w:t xml:space="preserve"> trong n</w:t>
      </w:r>
      <w:r w:rsidR="008F442F" w:rsidRPr="008F442F">
        <w:rPr>
          <w:spacing w:val="-4"/>
          <w:lang w:val="pt-BR"/>
        </w:rPr>
        <w:t>ước</w:t>
      </w:r>
      <w:r w:rsidRPr="00503282">
        <w:rPr>
          <w:spacing w:val="-4"/>
          <w:lang w:val="pt-BR"/>
        </w:rPr>
        <w:t>. Triển khai các biện pháp giảm chi phí</w:t>
      </w:r>
      <w:r w:rsidR="00DC7A9E">
        <w:rPr>
          <w:spacing w:val="-4"/>
          <w:lang w:val="pt-BR"/>
        </w:rPr>
        <w:t>,</w:t>
      </w:r>
      <w:r w:rsidRPr="00503282">
        <w:rPr>
          <w:spacing w:val="-4"/>
          <w:lang w:val="pt-BR"/>
        </w:rPr>
        <w:t xml:space="preserve"> giá thành, trọng tâm là th</w:t>
      </w:r>
      <w:r w:rsidR="003A51DC" w:rsidRPr="003A51DC">
        <w:rPr>
          <w:spacing w:val="-4"/>
          <w:lang w:val="pt-BR"/>
        </w:rPr>
        <w:t>ứ</w:t>
      </w:r>
      <w:r w:rsidRPr="00503282">
        <w:rPr>
          <w:spacing w:val="-4"/>
          <w:lang w:val="pt-BR"/>
        </w:rPr>
        <w:t>c ăn chăn nuôi và giống cây con. Đẩy mạnh công tác phòng</w:t>
      </w:r>
      <w:r w:rsidR="00E730D4" w:rsidRPr="00503282">
        <w:rPr>
          <w:spacing w:val="-4"/>
          <w:lang w:val="pt-BR"/>
        </w:rPr>
        <w:t>,</w:t>
      </w:r>
      <w:r w:rsidRPr="00503282">
        <w:rPr>
          <w:spacing w:val="-4"/>
          <w:lang w:val="pt-BR"/>
        </w:rPr>
        <w:t xml:space="preserve"> </w:t>
      </w:r>
      <w:r w:rsidR="00E730D4" w:rsidRPr="00503282">
        <w:rPr>
          <w:spacing w:val="-4"/>
          <w:lang w:val="pt-BR"/>
        </w:rPr>
        <w:t>chống dịch bệnh cho cây trồng, vật nuôi và công tác dự báo, phòng chống thiên tai</w:t>
      </w:r>
      <w:r w:rsidR="00DC7A9E">
        <w:rPr>
          <w:spacing w:val="-4"/>
          <w:lang w:val="pt-BR"/>
        </w:rPr>
        <w:t>.</w:t>
      </w:r>
    </w:p>
    <w:p w14:paraId="67A15415" w14:textId="77777777" w:rsidR="00E730D4" w:rsidRPr="00503282" w:rsidRDefault="00E730D4" w:rsidP="00A159ED">
      <w:pPr>
        <w:numPr>
          <w:ilvl w:val="1"/>
          <w:numId w:val="16"/>
        </w:numPr>
        <w:tabs>
          <w:tab w:val="clear" w:pos="2232"/>
          <w:tab w:val="num" w:pos="900"/>
        </w:tabs>
        <w:spacing w:before="40" w:after="40" w:line="259" w:lineRule="auto"/>
        <w:ind w:left="0" w:firstLine="539"/>
        <w:jc w:val="both"/>
        <w:rPr>
          <w:i/>
          <w:spacing w:val="-2"/>
          <w:lang w:val="pt-BR"/>
        </w:rPr>
      </w:pPr>
      <w:r w:rsidRPr="00503282">
        <w:rPr>
          <w:i/>
          <w:spacing w:val="-2"/>
          <w:lang w:val="pt-BR"/>
        </w:rPr>
        <w:t xml:space="preserve">Năm là, </w:t>
      </w:r>
      <w:r w:rsidRPr="00503282">
        <w:rPr>
          <w:spacing w:val="-2"/>
          <w:lang w:val="pt-BR"/>
        </w:rPr>
        <w:t xml:space="preserve">tăng cường công tác nghiên cứu khoa học và chuyển giao công nghệ. Tích cực triển khai các Chương trình đổi mới công nghệ, nâng cao năng suất, chất lượng sản phẩm. Chủ động hội nhập quốc tế về khoa học công nghệ. Chú trọng khai thác tài sản trí tuệ của các nước phát triển, đặc biệt là trong lĩnh vực công nghệ mới, công nghệ cao, công nghệ phục vụ nông nghiệp và chế biến các sản phẩm </w:t>
      </w:r>
      <w:r w:rsidR="00100126" w:rsidRPr="00503282">
        <w:rPr>
          <w:spacing w:val="-2"/>
          <w:lang w:val="pt-BR"/>
        </w:rPr>
        <w:t>n</w:t>
      </w:r>
      <w:r w:rsidRPr="00503282">
        <w:rPr>
          <w:spacing w:val="-2"/>
          <w:lang w:val="pt-BR"/>
        </w:rPr>
        <w:t>ông nghiệp.</w:t>
      </w:r>
    </w:p>
    <w:p w14:paraId="332395D4" w14:textId="77777777" w:rsidR="00E730D4" w:rsidRPr="008F442F" w:rsidRDefault="00E730D4" w:rsidP="0082451D">
      <w:pPr>
        <w:numPr>
          <w:ilvl w:val="1"/>
          <w:numId w:val="16"/>
        </w:numPr>
        <w:tabs>
          <w:tab w:val="clear" w:pos="2232"/>
          <w:tab w:val="num" w:pos="900"/>
        </w:tabs>
        <w:spacing w:before="40" w:after="40" w:line="278" w:lineRule="auto"/>
        <w:ind w:left="0" w:firstLine="539"/>
        <w:jc w:val="both"/>
        <w:rPr>
          <w:i/>
          <w:lang w:val="pt-BR"/>
        </w:rPr>
      </w:pPr>
      <w:r w:rsidRPr="00503282">
        <w:rPr>
          <w:i/>
          <w:lang w:val="pt-BR"/>
        </w:rPr>
        <w:t xml:space="preserve">Sáu là, </w:t>
      </w:r>
      <w:r w:rsidRPr="00503282">
        <w:rPr>
          <w:lang w:val="pt-BR"/>
        </w:rPr>
        <w:t xml:space="preserve">đẩy mạnh công tác quy hoạch kinh tế-xã hội vùng và từng địa phương. Chú trọng xây dựng </w:t>
      </w:r>
      <w:r w:rsidR="00FF1256">
        <w:rPr>
          <w:lang w:val="pt-BR"/>
        </w:rPr>
        <w:t>quy ho</w:t>
      </w:r>
      <w:r w:rsidR="00FF1256" w:rsidRPr="00FF1256">
        <w:rPr>
          <w:lang w:val="pt-BR"/>
        </w:rPr>
        <w:t>ạch</w:t>
      </w:r>
      <w:r w:rsidR="00FF1256">
        <w:rPr>
          <w:lang w:val="pt-BR"/>
        </w:rPr>
        <w:t xml:space="preserve"> ng</w:t>
      </w:r>
      <w:r w:rsidR="00FF1256" w:rsidRPr="00FF1256">
        <w:rPr>
          <w:lang w:val="pt-BR"/>
        </w:rPr>
        <w:t>àn</w:t>
      </w:r>
      <w:r w:rsidR="00FF1256">
        <w:rPr>
          <w:lang w:val="pt-BR"/>
        </w:rPr>
        <w:t xml:space="preserve">h, </w:t>
      </w:r>
      <w:r w:rsidRPr="00503282">
        <w:rPr>
          <w:lang w:val="pt-BR"/>
        </w:rPr>
        <w:t xml:space="preserve">quy hoạch vùng sản phẩm, vùng nông nghiệp chất lượng cao </w:t>
      </w:r>
      <w:r w:rsidR="008F442F">
        <w:rPr>
          <w:lang w:val="pt-BR"/>
        </w:rPr>
        <w:t>m</w:t>
      </w:r>
      <w:r w:rsidR="008F442F" w:rsidRPr="008F442F">
        <w:rPr>
          <w:lang w:val="pt-BR"/>
        </w:rPr>
        <w:t>à</w:t>
      </w:r>
      <w:r w:rsidR="008F442F">
        <w:rPr>
          <w:lang w:val="pt-BR"/>
        </w:rPr>
        <w:t xml:space="preserve"> </w:t>
      </w:r>
      <w:r w:rsidRPr="00503282">
        <w:rPr>
          <w:lang w:val="pt-BR"/>
        </w:rPr>
        <w:t>nước ta có thế mạnh. Tăng cường phối hợp liên kết các địa phương, liên kết vùng nhằm phát huy sức mạnh liên vùng, liên tỉnh</w:t>
      </w:r>
      <w:r w:rsidR="00100126" w:rsidRPr="00503282">
        <w:rPr>
          <w:lang w:val="pt-BR"/>
        </w:rPr>
        <w:t>;</w:t>
      </w:r>
      <w:r w:rsidRPr="00503282">
        <w:rPr>
          <w:lang w:val="pt-BR"/>
        </w:rPr>
        <w:t xml:space="preserve"> đồng thời </w:t>
      </w:r>
      <w:r w:rsidR="00100126" w:rsidRPr="00503282">
        <w:rPr>
          <w:lang w:val="pt-BR"/>
        </w:rPr>
        <w:t xml:space="preserve">khắc phục </w:t>
      </w:r>
      <w:r w:rsidRPr="00503282">
        <w:rPr>
          <w:lang w:val="pt-BR"/>
        </w:rPr>
        <w:t>hạn chế của mỗi địa phương, mỗi vùng, từ đó tạo sức tăng trưởng mạnh, hiệu quả và bền vững.</w:t>
      </w:r>
    </w:p>
    <w:p w14:paraId="7737A494" w14:textId="77777777" w:rsidR="008F442F" w:rsidRPr="00EA6A28" w:rsidRDefault="007F7199" w:rsidP="007F7199">
      <w:pPr>
        <w:spacing w:before="40" w:after="40" w:line="278" w:lineRule="auto"/>
        <w:ind w:firstLine="540"/>
        <w:jc w:val="both"/>
        <w:rPr>
          <w:lang w:val="pt-BR"/>
        </w:rPr>
      </w:pPr>
      <w:r w:rsidRPr="00EA6A28">
        <w:rPr>
          <w:spacing w:val="2"/>
          <w:lang w:val="pt-BR"/>
        </w:rPr>
        <w:t xml:space="preserve">Chúng ta đang bước vào năm 2010, là năm cuối của </w:t>
      </w:r>
      <w:r w:rsidR="00AD1B97">
        <w:rPr>
          <w:spacing w:val="2"/>
          <w:lang w:val="pt-BR"/>
        </w:rPr>
        <w:t>K</w:t>
      </w:r>
      <w:r w:rsidRPr="00EA6A28">
        <w:rPr>
          <w:spacing w:val="2"/>
          <w:lang w:val="pt-BR"/>
        </w:rPr>
        <w:t>ế hoạch phát triển kinh</w:t>
      </w:r>
      <w:r>
        <w:rPr>
          <w:lang w:val="pt-BR"/>
        </w:rPr>
        <w:t xml:space="preserve"> t</w:t>
      </w:r>
      <w:r w:rsidRPr="007F7199">
        <w:rPr>
          <w:lang w:val="pt-BR"/>
        </w:rPr>
        <w:t>ế</w:t>
      </w:r>
      <w:r>
        <w:rPr>
          <w:lang w:val="pt-BR"/>
        </w:rPr>
        <w:t xml:space="preserve"> - x</w:t>
      </w:r>
      <w:r w:rsidRPr="007F7199">
        <w:rPr>
          <w:lang w:val="pt-BR"/>
        </w:rPr>
        <w:t>ã</w:t>
      </w:r>
      <w:r>
        <w:rPr>
          <w:lang w:val="pt-BR"/>
        </w:rPr>
        <w:t xml:space="preserve"> h</w:t>
      </w:r>
      <w:r w:rsidRPr="007F7199">
        <w:rPr>
          <w:lang w:val="pt-BR"/>
        </w:rPr>
        <w:t>ội</w:t>
      </w:r>
      <w:r>
        <w:rPr>
          <w:lang w:val="pt-BR"/>
        </w:rPr>
        <w:t xml:space="preserve"> 5 n</w:t>
      </w:r>
      <w:r w:rsidRPr="007F7199">
        <w:rPr>
          <w:lang w:val="pt-BR"/>
        </w:rPr>
        <w:t>ă</w:t>
      </w:r>
      <w:r>
        <w:rPr>
          <w:lang w:val="pt-BR"/>
        </w:rPr>
        <w:t>m 2006-2010 v</w:t>
      </w:r>
      <w:r w:rsidRPr="007F7199">
        <w:rPr>
          <w:lang w:val="pt-BR"/>
        </w:rPr>
        <w:t>à</w:t>
      </w:r>
      <w:r>
        <w:rPr>
          <w:lang w:val="pt-BR"/>
        </w:rPr>
        <w:t xml:space="preserve"> c</w:t>
      </w:r>
      <w:r w:rsidRPr="007F7199">
        <w:rPr>
          <w:lang w:val="pt-BR"/>
        </w:rPr>
        <w:t>ũng</w:t>
      </w:r>
      <w:r>
        <w:rPr>
          <w:lang w:val="pt-BR"/>
        </w:rPr>
        <w:t xml:space="preserve"> l</w:t>
      </w:r>
      <w:r w:rsidRPr="007F7199">
        <w:rPr>
          <w:lang w:val="pt-BR"/>
        </w:rPr>
        <w:t>à</w:t>
      </w:r>
      <w:r>
        <w:rPr>
          <w:lang w:val="pt-BR"/>
        </w:rPr>
        <w:t xml:space="preserve"> n</w:t>
      </w:r>
      <w:r w:rsidRPr="007F7199">
        <w:rPr>
          <w:lang w:val="pt-BR"/>
        </w:rPr>
        <w:t>ă</w:t>
      </w:r>
      <w:r>
        <w:rPr>
          <w:lang w:val="pt-BR"/>
        </w:rPr>
        <w:t>m cu</w:t>
      </w:r>
      <w:r w:rsidRPr="007F7199">
        <w:rPr>
          <w:lang w:val="pt-BR"/>
        </w:rPr>
        <w:t>ối</w:t>
      </w:r>
      <w:r>
        <w:rPr>
          <w:lang w:val="pt-BR"/>
        </w:rPr>
        <w:t xml:space="preserve"> c</w:t>
      </w:r>
      <w:r w:rsidRPr="007F7199">
        <w:rPr>
          <w:lang w:val="pt-BR"/>
        </w:rPr>
        <w:t>ủa</w:t>
      </w:r>
      <w:r>
        <w:rPr>
          <w:lang w:val="pt-BR"/>
        </w:rPr>
        <w:t xml:space="preserve"> Chi</w:t>
      </w:r>
      <w:r w:rsidRPr="007F7199">
        <w:rPr>
          <w:lang w:val="pt-BR"/>
        </w:rPr>
        <w:t>ến</w:t>
      </w:r>
      <w:r>
        <w:rPr>
          <w:lang w:val="pt-BR"/>
        </w:rPr>
        <w:t xml:space="preserve"> l</w:t>
      </w:r>
      <w:r w:rsidRPr="007F7199">
        <w:rPr>
          <w:lang w:val="pt-BR"/>
        </w:rPr>
        <w:t>ược</w:t>
      </w:r>
      <w:r>
        <w:rPr>
          <w:lang w:val="pt-BR"/>
        </w:rPr>
        <w:t xml:space="preserve"> ph</w:t>
      </w:r>
      <w:r w:rsidRPr="007F7199">
        <w:rPr>
          <w:lang w:val="pt-BR"/>
        </w:rPr>
        <w:t>át</w:t>
      </w:r>
      <w:r>
        <w:rPr>
          <w:lang w:val="pt-BR"/>
        </w:rPr>
        <w:t xml:space="preserve"> tri</w:t>
      </w:r>
      <w:r w:rsidRPr="007F7199">
        <w:rPr>
          <w:lang w:val="pt-BR"/>
        </w:rPr>
        <w:t>ển</w:t>
      </w:r>
      <w:r>
        <w:rPr>
          <w:lang w:val="pt-BR"/>
        </w:rPr>
        <w:t xml:space="preserve"> </w:t>
      </w:r>
      <w:r w:rsidRPr="00EA6A28">
        <w:rPr>
          <w:spacing w:val="-8"/>
          <w:lang w:val="pt-BR"/>
        </w:rPr>
        <w:t>kinh tế - xã hội 10 năm 2001-2010, những thắng lợi tương đối toàn diện của năm 2009</w:t>
      </w:r>
      <w:r>
        <w:rPr>
          <w:lang w:val="pt-BR"/>
        </w:rPr>
        <w:t xml:space="preserve"> ch</w:t>
      </w:r>
      <w:r w:rsidRPr="007F7199">
        <w:rPr>
          <w:lang w:val="pt-BR"/>
        </w:rPr>
        <w:t>ắc</w:t>
      </w:r>
      <w:r>
        <w:rPr>
          <w:lang w:val="pt-BR"/>
        </w:rPr>
        <w:t xml:space="preserve"> ch</w:t>
      </w:r>
      <w:r w:rsidRPr="007F7199">
        <w:rPr>
          <w:lang w:val="pt-BR"/>
        </w:rPr>
        <w:t>ắn</w:t>
      </w:r>
      <w:r>
        <w:rPr>
          <w:lang w:val="pt-BR"/>
        </w:rPr>
        <w:t xml:space="preserve"> s</w:t>
      </w:r>
      <w:r w:rsidRPr="007F7199">
        <w:rPr>
          <w:lang w:val="pt-BR"/>
        </w:rPr>
        <w:t>ẽ</w:t>
      </w:r>
      <w:r>
        <w:rPr>
          <w:lang w:val="pt-BR"/>
        </w:rPr>
        <w:t xml:space="preserve"> t</w:t>
      </w:r>
      <w:r w:rsidRPr="007F7199">
        <w:rPr>
          <w:lang w:val="pt-BR"/>
        </w:rPr>
        <w:t>ạo</w:t>
      </w:r>
      <w:r>
        <w:rPr>
          <w:lang w:val="pt-BR"/>
        </w:rPr>
        <w:t xml:space="preserve"> th</w:t>
      </w:r>
      <w:r w:rsidRPr="007F7199">
        <w:rPr>
          <w:lang w:val="pt-BR"/>
        </w:rPr>
        <w:t>ê</w:t>
      </w:r>
      <w:r>
        <w:rPr>
          <w:lang w:val="pt-BR"/>
        </w:rPr>
        <w:t>m ti</w:t>
      </w:r>
      <w:r w:rsidRPr="007F7199">
        <w:rPr>
          <w:lang w:val="pt-BR"/>
        </w:rPr>
        <w:t>ề</w:t>
      </w:r>
      <w:r>
        <w:rPr>
          <w:lang w:val="pt-BR"/>
        </w:rPr>
        <w:t>m l</w:t>
      </w:r>
      <w:r w:rsidRPr="007F7199">
        <w:rPr>
          <w:lang w:val="pt-BR"/>
        </w:rPr>
        <w:t>ực</w:t>
      </w:r>
      <w:r>
        <w:rPr>
          <w:lang w:val="pt-BR"/>
        </w:rPr>
        <w:t xml:space="preserve"> v</w:t>
      </w:r>
      <w:r w:rsidRPr="007F7199">
        <w:rPr>
          <w:lang w:val="pt-BR"/>
        </w:rPr>
        <w:t>ật</w:t>
      </w:r>
      <w:r>
        <w:rPr>
          <w:lang w:val="pt-BR"/>
        </w:rPr>
        <w:t xml:space="preserve"> ch</w:t>
      </w:r>
      <w:r w:rsidRPr="007F7199">
        <w:rPr>
          <w:lang w:val="pt-BR"/>
        </w:rPr>
        <w:t>ất</w:t>
      </w:r>
      <w:r>
        <w:rPr>
          <w:lang w:val="pt-BR"/>
        </w:rPr>
        <w:t>, tinh th</w:t>
      </w:r>
      <w:r w:rsidRPr="007F7199">
        <w:rPr>
          <w:lang w:val="pt-BR"/>
        </w:rPr>
        <w:t>ần</w:t>
      </w:r>
      <w:r>
        <w:rPr>
          <w:lang w:val="pt-BR"/>
        </w:rPr>
        <w:t xml:space="preserve"> v</w:t>
      </w:r>
      <w:r w:rsidRPr="007F7199">
        <w:rPr>
          <w:lang w:val="pt-BR"/>
        </w:rPr>
        <w:t>à</w:t>
      </w:r>
      <w:r>
        <w:rPr>
          <w:lang w:val="pt-BR"/>
        </w:rPr>
        <w:t xml:space="preserve"> kinh nghi</w:t>
      </w:r>
      <w:r w:rsidRPr="007F7199">
        <w:rPr>
          <w:lang w:val="pt-BR"/>
        </w:rPr>
        <w:t>ệm</w:t>
      </w:r>
      <w:r>
        <w:rPr>
          <w:lang w:val="pt-BR"/>
        </w:rPr>
        <w:t xml:space="preserve"> </w:t>
      </w:r>
      <w:r w:rsidRPr="007F7199">
        <w:rPr>
          <w:lang w:val="pt-BR"/>
        </w:rPr>
        <w:t>để</w:t>
      </w:r>
      <w:r>
        <w:rPr>
          <w:lang w:val="pt-BR"/>
        </w:rPr>
        <w:t xml:space="preserve"> th</w:t>
      </w:r>
      <w:r w:rsidRPr="007F7199">
        <w:rPr>
          <w:lang w:val="pt-BR"/>
        </w:rPr>
        <w:t>ực</w:t>
      </w:r>
      <w:r>
        <w:rPr>
          <w:lang w:val="pt-BR"/>
        </w:rPr>
        <w:t xml:space="preserve"> hi</w:t>
      </w:r>
      <w:r w:rsidRPr="007F7199">
        <w:rPr>
          <w:lang w:val="pt-BR"/>
        </w:rPr>
        <w:t>ện</w:t>
      </w:r>
      <w:r>
        <w:rPr>
          <w:lang w:val="pt-BR"/>
        </w:rPr>
        <w:t xml:space="preserve"> th</w:t>
      </w:r>
      <w:r w:rsidRPr="007F7199">
        <w:rPr>
          <w:lang w:val="pt-BR"/>
        </w:rPr>
        <w:t>ắng</w:t>
      </w:r>
      <w:r>
        <w:rPr>
          <w:lang w:val="pt-BR"/>
        </w:rPr>
        <w:t xml:space="preserve"> l</w:t>
      </w:r>
      <w:r w:rsidRPr="007F7199">
        <w:rPr>
          <w:lang w:val="pt-BR"/>
        </w:rPr>
        <w:t>ợi</w:t>
      </w:r>
      <w:r>
        <w:rPr>
          <w:lang w:val="pt-BR"/>
        </w:rPr>
        <w:t xml:space="preserve"> m</w:t>
      </w:r>
      <w:r w:rsidRPr="007F7199">
        <w:rPr>
          <w:lang w:val="pt-BR"/>
        </w:rPr>
        <w:t>ục</w:t>
      </w:r>
      <w:r>
        <w:rPr>
          <w:lang w:val="pt-BR"/>
        </w:rPr>
        <w:t xml:space="preserve"> ti</w:t>
      </w:r>
      <w:r w:rsidRPr="007F7199">
        <w:rPr>
          <w:lang w:val="pt-BR"/>
        </w:rPr>
        <w:t>ê</w:t>
      </w:r>
      <w:r>
        <w:rPr>
          <w:lang w:val="pt-BR"/>
        </w:rPr>
        <w:t>u v</w:t>
      </w:r>
      <w:r w:rsidRPr="007F7199">
        <w:rPr>
          <w:lang w:val="pt-BR"/>
        </w:rPr>
        <w:t>à</w:t>
      </w:r>
      <w:r>
        <w:rPr>
          <w:lang w:val="pt-BR"/>
        </w:rPr>
        <w:t xml:space="preserve"> nhi</w:t>
      </w:r>
      <w:r w:rsidRPr="007F7199">
        <w:rPr>
          <w:lang w:val="pt-BR"/>
        </w:rPr>
        <w:t>ệm</w:t>
      </w:r>
      <w:r>
        <w:rPr>
          <w:lang w:val="pt-BR"/>
        </w:rPr>
        <w:t xml:space="preserve"> v</w:t>
      </w:r>
      <w:r w:rsidRPr="007F7199">
        <w:rPr>
          <w:lang w:val="pt-BR"/>
        </w:rPr>
        <w:t>ụ</w:t>
      </w:r>
      <w:r>
        <w:rPr>
          <w:lang w:val="pt-BR"/>
        </w:rPr>
        <w:t xml:space="preserve"> K</w:t>
      </w:r>
      <w:r w:rsidRPr="007F7199">
        <w:rPr>
          <w:lang w:val="pt-BR"/>
        </w:rPr>
        <w:t>ế</w:t>
      </w:r>
      <w:r>
        <w:rPr>
          <w:lang w:val="pt-BR"/>
        </w:rPr>
        <w:t xml:space="preserve"> ho</w:t>
      </w:r>
      <w:r w:rsidRPr="007F7199">
        <w:rPr>
          <w:lang w:val="pt-BR"/>
        </w:rPr>
        <w:t>ạc</w:t>
      </w:r>
      <w:r>
        <w:rPr>
          <w:lang w:val="pt-BR"/>
        </w:rPr>
        <w:t>h ph</w:t>
      </w:r>
      <w:r w:rsidRPr="007F7199">
        <w:rPr>
          <w:lang w:val="pt-BR"/>
        </w:rPr>
        <w:t>át</w:t>
      </w:r>
      <w:r>
        <w:rPr>
          <w:lang w:val="pt-BR"/>
        </w:rPr>
        <w:t xml:space="preserve"> tri</w:t>
      </w:r>
      <w:r w:rsidRPr="007F7199">
        <w:rPr>
          <w:lang w:val="pt-BR"/>
        </w:rPr>
        <w:t>ển</w:t>
      </w:r>
      <w:r>
        <w:rPr>
          <w:lang w:val="pt-BR"/>
        </w:rPr>
        <w:t xml:space="preserve"> kinh t</w:t>
      </w:r>
      <w:r w:rsidRPr="007F7199">
        <w:rPr>
          <w:lang w:val="pt-BR"/>
        </w:rPr>
        <w:t>ế</w:t>
      </w:r>
      <w:r>
        <w:rPr>
          <w:lang w:val="pt-BR"/>
        </w:rPr>
        <w:t xml:space="preserve"> - x</w:t>
      </w:r>
      <w:r w:rsidRPr="007F7199">
        <w:rPr>
          <w:lang w:val="pt-BR"/>
        </w:rPr>
        <w:t>ã</w:t>
      </w:r>
      <w:r>
        <w:rPr>
          <w:lang w:val="pt-BR"/>
        </w:rPr>
        <w:t xml:space="preserve"> h</w:t>
      </w:r>
      <w:r w:rsidRPr="007F7199">
        <w:rPr>
          <w:lang w:val="pt-BR"/>
        </w:rPr>
        <w:t>ội</w:t>
      </w:r>
      <w:r>
        <w:rPr>
          <w:lang w:val="pt-BR"/>
        </w:rPr>
        <w:t xml:space="preserve"> n</w:t>
      </w:r>
      <w:r w:rsidRPr="007F7199">
        <w:rPr>
          <w:lang w:val="pt-BR"/>
        </w:rPr>
        <w:t>ă</w:t>
      </w:r>
      <w:r>
        <w:rPr>
          <w:lang w:val="pt-BR"/>
        </w:rPr>
        <w:t xml:space="preserve">m 2010 </w:t>
      </w:r>
      <w:r w:rsidRPr="007F7199">
        <w:rPr>
          <w:lang w:val="pt-BR"/>
        </w:rPr>
        <w:t>đã</w:t>
      </w:r>
      <w:r>
        <w:rPr>
          <w:lang w:val="pt-BR"/>
        </w:rPr>
        <w:t xml:space="preserve"> </w:t>
      </w:r>
      <w:r w:rsidRPr="007F7199">
        <w:rPr>
          <w:lang w:val="pt-BR"/>
        </w:rPr>
        <w:t>được</w:t>
      </w:r>
      <w:r>
        <w:rPr>
          <w:lang w:val="pt-BR"/>
        </w:rPr>
        <w:t xml:space="preserve"> </w:t>
      </w:r>
      <w:r w:rsidR="00EA6A28">
        <w:rPr>
          <w:lang w:val="pt-BR"/>
        </w:rPr>
        <w:t>k</w:t>
      </w:r>
      <w:r w:rsidRPr="007F7199">
        <w:rPr>
          <w:lang w:val="pt-BR"/>
        </w:rPr>
        <w:t>ỳ</w:t>
      </w:r>
      <w:r>
        <w:rPr>
          <w:lang w:val="pt-BR"/>
        </w:rPr>
        <w:t xml:space="preserve"> h</w:t>
      </w:r>
      <w:r w:rsidRPr="007F7199">
        <w:rPr>
          <w:lang w:val="pt-BR"/>
        </w:rPr>
        <w:t>ọp</w:t>
      </w:r>
      <w:r>
        <w:rPr>
          <w:lang w:val="pt-BR"/>
        </w:rPr>
        <w:t xml:space="preserve"> th</w:t>
      </w:r>
      <w:r w:rsidRPr="007F7199">
        <w:rPr>
          <w:lang w:val="pt-BR"/>
        </w:rPr>
        <w:t>ứ</w:t>
      </w:r>
      <w:r w:rsidR="00EA6A28">
        <w:rPr>
          <w:lang w:val="pt-BR"/>
        </w:rPr>
        <w:t xml:space="preserve"> 6</w:t>
      </w:r>
      <w:r w:rsidR="009D6D2F">
        <w:rPr>
          <w:lang w:val="pt-BR"/>
        </w:rPr>
        <w:t>,</w:t>
      </w:r>
      <w:r>
        <w:rPr>
          <w:lang w:val="pt-BR"/>
        </w:rPr>
        <w:t xml:space="preserve"> Qu</w:t>
      </w:r>
      <w:r w:rsidRPr="007F7199">
        <w:rPr>
          <w:lang w:val="pt-BR"/>
        </w:rPr>
        <w:t>ốc</w:t>
      </w:r>
      <w:r>
        <w:rPr>
          <w:lang w:val="pt-BR"/>
        </w:rPr>
        <w:t xml:space="preserve"> h</w:t>
      </w:r>
      <w:r w:rsidRPr="007F7199">
        <w:rPr>
          <w:lang w:val="pt-BR"/>
        </w:rPr>
        <w:t>ội</w:t>
      </w:r>
      <w:r>
        <w:rPr>
          <w:lang w:val="pt-BR"/>
        </w:rPr>
        <w:t xml:space="preserve"> kho</w:t>
      </w:r>
      <w:r w:rsidRPr="007F7199">
        <w:rPr>
          <w:lang w:val="pt-BR"/>
        </w:rPr>
        <w:t>á</w:t>
      </w:r>
      <w:r>
        <w:rPr>
          <w:lang w:val="pt-BR"/>
        </w:rPr>
        <w:t xml:space="preserve"> </w:t>
      </w:r>
      <w:r w:rsidR="0068089B">
        <w:rPr>
          <w:lang w:val="pt-BR"/>
        </w:rPr>
        <w:t>XII</w:t>
      </w:r>
      <w:r>
        <w:rPr>
          <w:lang w:val="pt-BR"/>
        </w:rPr>
        <w:t xml:space="preserve"> th</w:t>
      </w:r>
      <w:r w:rsidRPr="007F7199">
        <w:rPr>
          <w:lang w:val="pt-BR"/>
        </w:rPr>
        <w:t>ô</w:t>
      </w:r>
      <w:r w:rsidR="00EA6A28">
        <w:rPr>
          <w:lang w:val="pt-BR"/>
        </w:rPr>
        <w:t>ng qua</w:t>
      </w:r>
      <w:r w:rsidR="0093678F">
        <w:rPr>
          <w:lang w:val="pt-BR"/>
        </w:rPr>
        <w:t xml:space="preserve"> v</w:t>
      </w:r>
      <w:r w:rsidR="0093678F" w:rsidRPr="0093678F">
        <w:rPr>
          <w:lang w:val="pt-BR"/>
        </w:rPr>
        <w:t>à</w:t>
      </w:r>
      <w:r w:rsidR="0093678F">
        <w:rPr>
          <w:lang w:val="pt-BR"/>
        </w:rPr>
        <w:t xml:space="preserve"> th</w:t>
      </w:r>
      <w:r w:rsidR="0093678F" w:rsidRPr="0093678F">
        <w:rPr>
          <w:lang w:val="pt-BR"/>
        </w:rPr>
        <w:t>ực</w:t>
      </w:r>
      <w:r w:rsidR="0093678F">
        <w:rPr>
          <w:lang w:val="pt-BR"/>
        </w:rPr>
        <w:t xml:space="preserve"> hi</w:t>
      </w:r>
      <w:r w:rsidR="0093678F" w:rsidRPr="0093678F">
        <w:rPr>
          <w:lang w:val="pt-BR"/>
        </w:rPr>
        <w:t>ện</w:t>
      </w:r>
      <w:r w:rsidR="0093678F">
        <w:rPr>
          <w:lang w:val="pt-BR"/>
        </w:rPr>
        <w:t xml:space="preserve"> th</w:t>
      </w:r>
      <w:r w:rsidR="0093678F" w:rsidRPr="0093678F">
        <w:rPr>
          <w:lang w:val="pt-BR"/>
        </w:rPr>
        <w:t>ắng</w:t>
      </w:r>
      <w:r w:rsidR="0093678F">
        <w:rPr>
          <w:lang w:val="pt-BR"/>
        </w:rPr>
        <w:t xml:space="preserve"> l</w:t>
      </w:r>
      <w:r w:rsidR="0093678F" w:rsidRPr="0093678F">
        <w:rPr>
          <w:lang w:val="pt-BR"/>
        </w:rPr>
        <w:t>ợi</w:t>
      </w:r>
      <w:r w:rsidR="0093678F">
        <w:rPr>
          <w:lang w:val="pt-BR"/>
        </w:rPr>
        <w:t xml:space="preserve"> Ngh</w:t>
      </w:r>
      <w:r w:rsidR="0093678F" w:rsidRPr="0093678F">
        <w:rPr>
          <w:lang w:val="pt-BR"/>
        </w:rPr>
        <w:t>ị</w:t>
      </w:r>
      <w:r w:rsidR="0093678F">
        <w:rPr>
          <w:lang w:val="pt-BR"/>
        </w:rPr>
        <w:t xml:space="preserve"> quy</w:t>
      </w:r>
      <w:r w:rsidR="0093678F" w:rsidRPr="0093678F">
        <w:rPr>
          <w:lang w:val="pt-BR"/>
        </w:rPr>
        <w:t>ết</w:t>
      </w:r>
      <w:r w:rsidR="0093678F">
        <w:rPr>
          <w:lang w:val="pt-BR"/>
        </w:rPr>
        <w:t xml:space="preserve"> </w:t>
      </w:r>
      <w:r w:rsidR="0093678F" w:rsidRPr="0093678F">
        <w:rPr>
          <w:lang w:val="pt-BR"/>
        </w:rPr>
        <w:t>Đại</w:t>
      </w:r>
      <w:r w:rsidR="0093678F">
        <w:rPr>
          <w:lang w:val="pt-BR"/>
        </w:rPr>
        <w:t xml:space="preserve"> h</w:t>
      </w:r>
      <w:r w:rsidR="0093678F" w:rsidRPr="0093678F">
        <w:rPr>
          <w:lang w:val="pt-BR"/>
        </w:rPr>
        <w:t>ội</w:t>
      </w:r>
      <w:r w:rsidR="0093678F">
        <w:rPr>
          <w:lang w:val="pt-BR"/>
        </w:rPr>
        <w:t xml:space="preserve"> l</w:t>
      </w:r>
      <w:r w:rsidR="0093678F" w:rsidRPr="0093678F">
        <w:rPr>
          <w:lang w:val="pt-BR"/>
        </w:rPr>
        <w:t>ần</w:t>
      </w:r>
      <w:r w:rsidR="0093678F">
        <w:rPr>
          <w:lang w:val="pt-BR"/>
        </w:rPr>
        <w:t xml:space="preserve"> th</w:t>
      </w:r>
      <w:r w:rsidR="0093678F" w:rsidRPr="0093678F">
        <w:rPr>
          <w:lang w:val="pt-BR"/>
        </w:rPr>
        <w:t>ứ</w:t>
      </w:r>
      <w:r w:rsidR="0093678F">
        <w:rPr>
          <w:lang w:val="pt-BR"/>
        </w:rPr>
        <w:t xml:space="preserve"> X c</w:t>
      </w:r>
      <w:r w:rsidR="0093678F" w:rsidRPr="0093678F">
        <w:rPr>
          <w:lang w:val="pt-BR"/>
        </w:rPr>
        <w:t>ủa</w:t>
      </w:r>
      <w:r w:rsidR="0093678F">
        <w:rPr>
          <w:lang w:val="pt-BR"/>
        </w:rPr>
        <w:t xml:space="preserve"> </w:t>
      </w:r>
      <w:r w:rsidR="0093678F" w:rsidRPr="0093678F">
        <w:rPr>
          <w:lang w:val="pt-BR"/>
        </w:rPr>
        <w:t>Đảng</w:t>
      </w:r>
      <w:r w:rsidR="00EA6A28">
        <w:rPr>
          <w:lang w:val="pt-BR"/>
        </w:rPr>
        <w:t>, t</w:t>
      </w:r>
      <w:r w:rsidR="00EA6A28" w:rsidRPr="00EA6A28">
        <w:rPr>
          <w:lang w:val="pt-BR"/>
        </w:rPr>
        <w:t>ạo</w:t>
      </w:r>
      <w:r w:rsidR="00EA6A28">
        <w:rPr>
          <w:lang w:val="pt-BR"/>
        </w:rPr>
        <w:t xml:space="preserve"> c</w:t>
      </w:r>
      <w:r w:rsidR="00EA6A28" w:rsidRPr="00EA6A28">
        <w:rPr>
          <w:lang w:val="pt-BR"/>
        </w:rPr>
        <w:t>ơ</w:t>
      </w:r>
      <w:r w:rsidR="00EA6A28">
        <w:rPr>
          <w:lang w:val="pt-BR"/>
        </w:rPr>
        <w:t xml:space="preserve"> s</w:t>
      </w:r>
      <w:r w:rsidR="00EA6A28" w:rsidRPr="00EA6A28">
        <w:rPr>
          <w:lang w:val="pt-BR"/>
        </w:rPr>
        <w:t>ở</w:t>
      </w:r>
      <w:r w:rsidR="00EA6A28">
        <w:rPr>
          <w:lang w:val="pt-BR"/>
        </w:rPr>
        <w:t xml:space="preserve"> v</w:t>
      </w:r>
      <w:r w:rsidR="00EA6A28" w:rsidRPr="00EA6A28">
        <w:rPr>
          <w:lang w:val="pt-BR"/>
        </w:rPr>
        <w:t>ững</w:t>
      </w:r>
      <w:r w:rsidR="00EA6A28">
        <w:rPr>
          <w:lang w:val="pt-BR"/>
        </w:rPr>
        <w:t xml:space="preserve"> ch</w:t>
      </w:r>
      <w:r w:rsidR="00EA6A28" w:rsidRPr="00EA6A28">
        <w:rPr>
          <w:lang w:val="pt-BR"/>
        </w:rPr>
        <w:t>ắ</w:t>
      </w:r>
      <w:r w:rsidR="00EA6A28">
        <w:rPr>
          <w:lang w:val="pt-BR"/>
        </w:rPr>
        <w:t>c cho vi</w:t>
      </w:r>
      <w:r w:rsidR="00EA6A28" w:rsidRPr="00EA6A28">
        <w:rPr>
          <w:lang w:val="pt-BR"/>
        </w:rPr>
        <w:t>ệc</w:t>
      </w:r>
      <w:r w:rsidR="00EA6A28">
        <w:rPr>
          <w:lang w:val="pt-BR"/>
        </w:rPr>
        <w:t xml:space="preserve"> x</w:t>
      </w:r>
      <w:r w:rsidR="00EA6A28" w:rsidRPr="00EA6A28">
        <w:rPr>
          <w:lang w:val="pt-BR"/>
        </w:rPr>
        <w:t>â</w:t>
      </w:r>
      <w:r w:rsidR="00EA6A28">
        <w:rPr>
          <w:lang w:val="pt-BR"/>
        </w:rPr>
        <w:t>y d</w:t>
      </w:r>
      <w:r w:rsidR="00EA6A28" w:rsidRPr="00EA6A28">
        <w:rPr>
          <w:lang w:val="pt-BR"/>
        </w:rPr>
        <w:t>ựng</w:t>
      </w:r>
      <w:r w:rsidR="00EA6A28">
        <w:rPr>
          <w:lang w:val="pt-BR"/>
        </w:rPr>
        <w:t xml:space="preserve"> v</w:t>
      </w:r>
      <w:r w:rsidR="00EA6A28" w:rsidRPr="00EA6A28">
        <w:rPr>
          <w:lang w:val="pt-BR"/>
        </w:rPr>
        <w:t>à</w:t>
      </w:r>
      <w:r w:rsidR="00EA6A28">
        <w:rPr>
          <w:lang w:val="pt-BR"/>
        </w:rPr>
        <w:t xml:space="preserve"> th</w:t>
      </w:r>
      <w:r w:rsidR="00EA6A28" w:rsidRPr="00EA6A28">
        <w:rPr>
          <w:lang w:val="pt-BR"/>
        </w:rPr>
        <w:t>ực</w:t>
      </w:r>
      <w:r w:rsidR="00EA6A28">
        <w:rPr>
          <w:lang w:val="pt-BR"/>
        </w:rPr>
        <w:t xml:space="preserve"> hi</w:t>
      </w:r>
      <w:r w:rsidR="00EA6A28" w:rsidRPr="00EA6A28">
        <w:rPr>
          <w:lang w:val="pt-BR"/>
        </w:rPr>
        <w:t>ện</w:t>
      </w:r>
      <w:r w:rsidR="00EA6A28">
        <w:rPr>
          <w:lang w:val="pt-BR"/>
        </w:rPr>
        <w:t xml:space="preserve"> K</w:t>
      </w:r>
      <w:r w:rsidR="00EA6A28" w:rsidRPr="00EA6A28">
        <w:rPr>
          <w:lang w:val="pt-BR"/>
        </w:rPr>
        <w:t>ế</w:t>
      </w:r>
      <w:r w:rsidR="00EA6A28">
        <w:rPr>
          <w:lang w:val="pt-BR"/>
        </w:rPr>
        <w:t xml:space="preserve"> ho</w:t>
      </w:r>
      <w:r w:rsidR="00EA6A28" w:rsidRPr="00EA6A28">
        <w:rPr>
          <w:lang w:val="pt-BR"/>
        </w:rPr>
        <w:t>ạch</w:t>
      </w:r>
      <w:r w:rsidR="00EA6A28">
        <w:rPr>
          <w:lang w:val="pt-BR"/>
        </w:rPr>
        <w:t xml:space="preserve"> ph</w:t>
      </w:r>
      <w:r w:rsidR="00EA6A28" w:rsidRPr="00EA6A28">
        <w:rPr>
          <w:lang w:val="pt-BR"/>
        </w:rPr>
        <w:t>át</w:t>
      </w:r>
      <w:r w:rsidR="00EA6A28">
        <w:rPr>
          <w:lang w:val="pt-BR"/>
        </w:rPr>
        <w:t xml:space="preserve"> tri</w:t>
      </w:r>
      <w:r w:rsidR="00EA6A28" w:rsidRPr="00EA6A28">
        <w:rPr>
          <w:lang w:val="pt-BR"/>
        </w:rPr>
        <w:t>ển</w:t>
      </w:r>
      <w:r w:rsidR="00EA6A28">
        <w:rPr>
          <w:lang w:val="pt-BR"/>
        </w:rPr>
        <w:t xml:space="preserve"> kinh t</w:t>
      </w:r>
      <w:r w:rsidR="00EA6A28" w:rsidRPr="00EA6A28">
        <w:rPr>
          <w:lang w:val="pt-BR"/>
        </w:rPr>
        <w:t>ế</w:t>
      </w:r>
      <w:r w:rsidR="00EA6A28">
        <w:rPr>
          <w:lang w:val="pt-BR"/>
        </w:rPr>
        <w:t>-x</w:t>
      </w:r>
      <w:r w:rsidR="00EA6A28" w:rsidRPr="00EA6A28">
        <w:rPr>
          <w:lang w:val="pt-BR"/>
        </w:rPr>
        <w:t>ã</w:t>
      </w:r>
      <w:r w:rsidR="00EA6A28">
        <w:rPr>
          <w:lang w:val="pt-BR"/>
        </w:rPr>
        <w:t xml:space="preserve"> h</w:t>
      </w:r>
      <w:r w:rsidR="00EA6A28" w:rsidRPr="00EA6A28">
        <w:rPr>
          <w:lang w:val="pt-BR"/>
        </w:rPr>
        <w:t>ội</w:t>
      </w:r>
      <w:r w:rsidR="00EA6A28">
        <w:rPr>
          <w:lang w:val="pt-BR"/>
        </w:rPr>
        <w:t xml:space="preserve"> 5 n</w:t>
      </w:r>
      <w:r w:rsidR="00EA6A28" w:rsidRPr="00EA6A28">
        <w:rPr>
          <w:lang w:val="pt-BR"/>
        </w:rPr>
        <w:t>ă</w:t>
      </w:r>
      <w:r w:rsidR="00EA6A28">
        <w:rPr>
          <w:lang w:val="pt-BR"/>
        </w:rPr>
        <w:t>m 2011-2015.</w:t>
      </w:r>
    </w:p>
    <w:p w14:paraId="2CB1B54E" w14:textId="77777777" w:rsidR="008F442F" w:rsidRPr="0010156B" w:rsidRDefault="008F442F" w:rsidP="008F442F">
      <w:pPr>
        <w:spacing w:before="40" w:after="40" w:line="278" w:lineRule="auto"/>
        <w:jc w:val="both"/>
        <w:rPr>
          <w:i/>
          <w:sz w:val="16"/>
          <w:lang w:val="pt-BR"/>
        </w:rPr>
      </w:pPr>
    </w:p>
    <w:p w14:paraId="38854EC6" w14:textId="77777777" w:rsidR="00577789" w:rsidRDefault="00577789" w:rsidP="0010156B">
      <w:pPr>
        <w:spacing w:before="40" w:after="40" w:line="300" w:lineRule="auto"/>
        <w:ind w:firstLine="4320"/>
        <w:jc w:val="center"/>
        <w:rPr>
          <w:b/>
          <w:lang w:val="pt-BR"/>
        </w:rPr>
      </w:pPr>
    </w:p>
    <w:p w14:paraId="6D2BC8CF" w14:textId="77777777" w:rsidR="005D2413" w:rsidRPr="00573C14" w:rsidRDefault="005D2413" w:rsidP="0010156B">
      <w:pPr>
        <w:spacing w:before="40" w:after="40" w:line="300" w:lineRule="auto"/>
        <w:ind w:firstLine="4320"/>
        <w:jc w:val="center"/>
        <w:rPr>
          <w:b/>
          <w:lang w:val="pt-BR"/>
        </w:rPr>
      </w:pPr>
      <w:r w:rsidRPr="00573C14">
        <w:rPr>
          <w:b/>
          <w:lang w:val="pt-BR"/>
        </w:rPr>
        <w:t>TỔNG CỤC TRƯỞNG</w:t>
      </w:r>
    </w:p>
    <w:p w14:paraId="43C3A6F5" w14:textId="77777777" w:rsidR="005D2413" w:rsidRDefault="005D2413" w:rsidP="0010156B">
      <w:pPr>
        <w:spacing w:before="40" w:after="40" w:line="300" w:lineRule="auto"/>
        <w:ind w:firstLine="4320"/>
        <w:jc w:val="center"/>
        <w:rPr>
          <w:lang w:val="pt-BR"/>
        </w:rPr>
      </w:pPr>
    </w:p>
    <w:p w14:paraId="43E8E549" w14:textId="77777777" w:rsidR="0082451D" w:rsidRPr="0082451D" w:rsidRDefault="0082451D" w:rsidP="0010156B">
      <w:pPr>
        <w:spacing w:before="40" w:after="40" w:line="300" w:lineRule="auto"/>
        <w:ind w:firstLine="4320"/>
        <w:jc w:val="center"/>
        <w:rPr>
          <w:sz w:val="10"/>
          <w:lang w:val="pt-BR"/>
        </w:rPr>
      </w:pPr>
    </w:p>
    <w:p w14:paraId="58B10B04" w14:textId="77777777" w:rsidR="0082451D" w:rsidRDefault="0082451D" w:rsidP="0010156B">
      <w:pPr>
        <w:spacing w:before="40" w:after="40" w:line="300" w:lineRule="auto"/>
        <w:ind w:firstLine="4320"/>
        <w:jc w:val="center"/>
        <w:rPr>
          <w:lang w:val="pt-BR"/>
        </w:rPr>
      </w:pPr>
    </w:p>
    <w:p w14:paraId="1B008F11" w14:textId="77777777" w:rsidR="0082451D" w:rsidRPr="00573C14" w:rsidRDefault="0082451D" w:rsidP="0010156B">
      <w:pPr>
        <w:spacing w:before="40" w:after="40" w:line="300" w:lineRule="auto"/>
        <w:ind w:firstLine="4320"/>
        <w:jc w:val="center"/>
        <w:rPr>
          <w:lang w:val="pt-BR"/>
        </w:rPr>
      </w:pPr>
    </w:p>
    <w:p w14:paraId="7F7D4741" w14:textId="77777777" w:rsidR="00DB3976" w:rsidRPr="00E131B7" w:rsidRDefault="005D2413" w:rsidP="0010156B">
      <w:pPr>
        <w:spacing w:before="40" w:after="40" w:line="300" w:lineRule="auto"/>
        <w:ind w:firstLine="4320"/>
        <w:jc w:val="center"/>
        <w:rPr>
          <w:b/>
          <w:lang w:val="pt-BR"/>
        </w:rPr>
      </w:pPr>
      <w:r w:rsidRPr="00573C14">
        <w:rPr>
          <w:b/>
          <w:lang w:val="pt-BR"/>
        </w:rPr>
        <w:t>Nguyễn Đức Hoà</w:t>
      </w:r>
    </w:p>
    <w:sectPr w:rsidR="00DB3976" w:rsidRPr="00E131B7" w:rsidSect="00A159ED">
      <w:footerReference w:type="even" r:id="rId7"/>
      <w:footerReference w:type="default" r:id="rId8"/>
      <w:pgSz w:w="12240" w:h="15840" w:code="1"/>
      <w:pgMar w:top="1298" w:right="1196" w:bottom="719" w:left="1871"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9A2AE" w14:textId="77777777" w:rsidR="002C1F88" w:rsidRDefault="002C1F88">
      <w:r>
        <w:separator/>
      </w:r>
    </w:p>
  </w:endnote>
  <w:endnote w:type="continuationSeparator" w:id="0">
    <w:p w14:paraId="62CE761F" w14:textId="77777777" w:rsidR="002C1F88" w:rsidRDefault="002C1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w:altName w:val="Calibri"/>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8187D" w14:textId="77777777" w:rsidR="00336904" w:rsidRDefault="00336904" w:rsidP="00E5251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403FD6" w14:textId="77777777" w:rsidR="00336904" w:rsidRDefault="00336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D69B1" w14:textId="77777777" w:rsidR="00336904" w:rsidRPr="00D47DF3" w:rsidRDefault="00336904" w:rsidP="00D47DF3">
    <w:pPr>
      <w:pStyle w:val="Footer"/>
      <w:framePr w:wrap="around" w:vAnchor="text" w:hAnchor="page" w:x="6372" w:y="154"/>
      <w:rPr>
        <w:rStyle w:val="PageNumber"/>
        <w:rFonts w:ascii="Arial" w:hAnsi="Arial" w:cs="Arial"/>
        <w:sz w:val="24"/>
        <w:szCs w:val="24"/>
      </w:rPr>
    </w:pPr>
    <w:r w:rsidRPr="00D47DF3">
      <w:rPr>
        <w:rStyle w:val="PageNumber"/>
        <w:rFonts w:ascii="Arial" w:hAnsi="Arial" w:cs="Arial"/>
        <w:sz w:val="24"/>
        <w:szCs w:val="24"/>
      </w:rPr>
      <w:fldChar w:fldCharType="begin"/>
    </w:r>
    <w:r w:rsidRPr="00D47DF3">
      <w:rPr>
        <w:rStyle w:val="PageNumber"/>
        <w:rFonts w:ascii="Arial" w:hAnsi="Arial" w:cs="Arial"/>
        <w:sz w:val="24"/>
        <w:szCs w:val="24"/>
      </w:rPr>
      <w:instrText xml:space="preserve">PAGE  </w:instrText>
    </w:r>
    <w:r w:rsidRPr="00D47DF3">
      <w:rPr>
        <w:rStyle w:val="PageNumber"/>
        <w:rFonts w:ascii="Arial" w:hAnsi="Arial" w:cs="Arial"/>
        <w:sz w:val="24"/>
        <w:szCs w:val="24"/>
      </w:rPr>
      <w:fldChar w:fldCharType="separate"/>
    </w:r>
    <w:r w:rsidR="00A45437">
      <w:rPr>
        <w:rStyle w:val="PageNumber"/>
        <w:rFonts w:ascii="Arial" w:hAnsi="Arial" w:cs="Arial"/>
        <w:noProof/>
        <w:sz w:val="24"/>
        <w:szCs w:val="24"/>
      </w:rPr>
      <w:t>23</w:t>
    </w:r>
    <w:r w:rsidRPr="00D47DF3">
      <w:rPr>
        <w:rStyle w:val="PageNumber"/>
        <w:rFonts w:ascii="Arial" w:hAnsi="Arial" w:cs="Arial"/>
        <w:sz w:val="24"/>
        <w:szCs w:val="24"/>
      </w:rPr>
      <w:fldChar w:fldCharType="end"/>
    </w:r>
  </w:p>
  <w:p w14:paraId="272CA98F" w14:textId="77777777" w:rsidR="00336904" w:rsidRDefault="00336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3B87E" w14:textId="77777777" w:rsidR="002C1F88" w:rsidRDefault="002C1F88">
      <w:r>
        <w:separator/>
      </w:r>
    </w:p>
  </w:footnote>
  <w:footnote w:type="continuationSeparator" w:id="0">
    <w:p w14:paraId="731EAD15" w14:textId="77777777" w:rsidR="002C1F88" w:rsidRDefault="002C1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0A"/>
    <w:multiLevelType w:val="hybridMultilevel"/>
    <w:tmpl w:val="1374CD78"/>
    <w:lvl w:ilvl="0" w:tplc="BED8094C">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15:restartNumberingAfterBreak="0">
    <w:nsid w:val="033A6D9A"/>
    <w:multiLevelType w:val="hybridMultilevel"/>
    <w:tmpl w:val="9938907A"/>
    <w:lvl w:ilvl="0" w:tplc="152694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69B1419"/>
    <w:multiLevelType w:val="multilevel"/>
    <w:tmpl w:val="8D50C4D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6C02395"/>
    <w:multiLevelType w:val="hybridMultilevel"/>
    <w:tmpl w:val="154C505C"/>
    <w:lvl w:ilvl="0" w:tplc="4DBC9F7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6EB12D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EA204B9"/>
    <w:multiLevelType w:val="hybridMultilevel"/>
    <w:tmpl w:val="713EB0CE"/>
    <w:lvl w:ilvl="0" w:tplc="2EB2C96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0083123"/>
    <w:multiLevelType w:val="hybridMultilevel"/>
    <w:tmpl w:val="E8FEE058"/>
    <w:lvl w:ilvl="0" w:tplc="876E2FAC">
      <w:start w:val="1"/>
      <w:numFmt w:val="upperRoman"/>
      <w:lvlText w:val="%1."/>
      <w:lvlJc w:val="left"/>
      <w:pPr>
        <w:tabs>
          <w:tab w:val="num" w:pos="1349"/>
        </w:tabs>
        <w:ind w:left="1349" w:hanging="810"/>
      </w:pPr>
      <w:rPr>
        <w:rFonts w:hint="default"/>
      </w:rPr>
    </w:lvl>
    <w:lvl w:ilvl="1" w:tplc="1F48838E">
      <w:start w:val="1"/>
      <w:numFmt w:val="bullet"/>
      <w:lvlText w:val="-"/>
      <w:lvlJc w:val="left"/>
      <w:pPr>
        <w:tabs>
          <w:tab w:val="num" w:pos="1979"/>
        </w:tabs>
        <w:ind w:left="1979" w:hanging="720"/>
      </w:pPr>
      <w:rPr>
        <w:rFonts w:ascii="Times New Roman" w:eastAsia="Times New Roman" w:hAnsi="Times New Roman" w:cs="Times New Roman" w:hint="default"/>
        <w:i/>
      </w:r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7" w15:restartNumberingAfterBreak="0">
    <w:nsid w:val="10D329A1"/>
    <w:multiLevelType w:val="hybridMultilevel"/>
    <w:tmpl w:val="8D3A5DF8"/>
    <w:lvl w:ilvl="0" w:tplc="A4A013AE">
      <w:start w:val="3"/>
      <w:numFmt w:val="lowerLetter"/>
      <w:lvlText w:val="%1."/>
      <w:lvlJc w:val="left"/>
      <w:pPr>
        <w:tabs>
          <w:tab w:val="num" w:pos="786"/>
        </w:tabs>
        <w:ind w:left="786" w:hanging="360"/>
      </w:pPr>
      <w:rPr>
        <w:rFonts w:hint="default"/>
      </w:rPr>
    </w:lvl>
    <w:lvl w:ilvl="1" w:tplc="5E647882">
      <w:start w:val="2"/>
      <w:numFmt w:val="decimal"/>
      <w:lvlText w:val="%2."/>
      <w:lvlJc w:val="left"/>
      <w:pPr>
        <w:tabs>
          <w:tab w:val="num" w:pos="1506"/>
        </w:tabs>
        <w:ind w:left="1506" w:hanging="360"/>
      </w:pPr>
      <w:rPr>
        <w:rFonts w:hint="default"/>
      </w:r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8" w15:restartNumberingAfterBreak="0">
    <w:nsid w:val="12352F59"/>
    <w:multiLevelType w:val="hybridMultilevel"/>
    <w:tmpl w:val="898EB48C"/>
    <w:lvl w:ilvl="0" w:tplc="0409000F">
      <w:start w:val="1"/>
      <w:numFmt w:val="decimal"/>
      <w:lvlText w:val="%1."/>
      <w:lvlJc w:val="left"/>
      <w:pPr>
        <w:tabs>
          <w:tab w:val="num" w:pos="720"/>
        </w:tabs>
        <w:ind w:left="720" w:hanging="360"/>
      </w:pPr>
      <w:rPr>
        <w:rFonts w:hint="default"/>
      </w:rPr>
    </w:lvl>
    <w:lvl w:ilvl="1" w:tplc="DA5EFC7E">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7BC4A7D"/>
    <w:multiLevelType w:val="hybridMultilevel"/>
    <w:tmpl w:val="CBF85DEE"/>
    <w:lvl w:ilvl="0" w:tplc="E220916E">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10" w15:restartNumberingAfterBreak="0">
    <w:nsid w:val="26750C50"/>
    <w:multiLevelType w:val="hybridMultilevel"/>
    <w:tmpl w:val="6390E368"/>
    <w:lvl w:ilvl="0" w:tplc="FC7A600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082C0B"/>
    <w:multiLevelType w:val="hybridMultilevel"/>
    <w:tmpl w:val="953EF030"/>
    <w:lvl w:ilvl="0" w:tplc="910E7178">
      <w:start w:val="1"/>
      <w:numFmt w:val="bullet"/>
      <w:lvlText w:val="-"/>
      <w:lvlJc w:val="left"/>
      <w:pPr>
        <w:tabs>
          <w:tab w:val="num" w:pos="1302"/>
        </w:tabs>
        <w:ind w:left="1302" w:hanging="735"/>
      </w:pPr>
      <w:rPr>
        <w:rFonts w:ascii="Times New Roman" w:eastAsia="Times New Roman" w:hAnsi="Times New Roman" w:cs="Times New Roman" w:hint="default"/>
        <w:b/>
        <w:i/>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2" w15:restartNumberingAfterBreak="0">
    <w:nsid w:val="441C1C3D"/>
    <w:multiLevelType w:val="hybridMultilevel"/>
    <w:tmpl w:val="1D4A1E00"/>
    <w:lvl w:ilvl="0" w:tplc="9AA2B16C">
      <w:start w:val="1"/>
      <w:numFmt w:val="lowerLetter"/>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13" w15:restartNumberingAfterBreak="0">
    <w:nsid w:val="4AC51B1D"/>
    <w:multiLevelType w:val="hybridMultilevel"/>
    <w:tmpl w:val="119E582A"/>
    <w:lvl w:ilvl="0" w:tplc="1878F424">
      <w:start w:val="2"/>
      <w:numFmt w:val="lowerLetter"/>
      <w:lvlText w:val="%1."/>
      <w:lvlJc w:val="left"/>
      <w:pPr>
        <w:tabs>
          <w:tab w:val="num" w:pos="927"/>
        </w:tabs>
        <w:ind w:left="927" w:hanging="360"/>
      </w:pPr>
      <w:rPr>
        <w:rFonts w:hint="default"/>
      </w:rPr>
    </w:lvl>
    <w:lvl w:ilvl="1" w:tplc="A6582AA8">
      <w:start w:val="1"/>
      <w:numFmt w:val="decimal"/>
      <w:lvlText w:val="(%2)"/>
      <w:lvlJc w:val="left"/>
      <w:pPr>
        <w:tabs>
          <w:tab w:val="num" w:pos="2232"/>
        </w:tabs>
        <w:ind w:left="2232" w:hanging="945"/>
      </w:pPr>
      <w:rPr>
        <w:rFonts w:hint="default"/>
        <w:i/>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62261759"/>
    <w:multiLevelType w:val="hybridMultilevel"/>
    <w:tmpl w:val="34AAEA1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955219A"/>
    <w:multiLevelType w:val="hybridMultilevel"/>
    <w:tmpl w:val="C45C8CA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C105DF1"/>
    <w:multiLevelType w:val="singleLevel"/>
    <w:tmpl w:val="0409000F"/>
    <w:lvl w:ilvl="0">
      <w:start w:val="1"/>
      <w:numFmt w:val="decimal"/>
      <w:lvlText w:val="%1."/>
      <w:legacy w:legacy="1" w:legacySpace="0" w:legacyIndent="360"/>
      <w:lvlJc w:val="left"/>
      <w:pPr>
        <w:ind w:left="360" w:hanging="360"/>
      </w:pPr>
    </w:lvl>
  </w:abstractNum>
  <w:abstractNum w:abstractNumId="17" w15:restartNumberingAfterBreak="0">
    <w:nsid w:val="7482732E"/>
    <w:multiLevelType w:val="hybridMultilevel"/>
    <w:tmpl w:val="A67424D8"/>
    <w:lvl w:ilvl="0" w:tplc="27E01ACE">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57F58FF"/>
    <w:multiLevelType w:val="multilevel"/>
    <w:tmpl w:val="B344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6"/>
  </w:num>
  <w:num w:numId="3">
    <w:abstractNumId w:val="1"/>
  </w:num>
  <w:num w:numId="4">
    <w:abstractNumId w:val="18"/>
  </w:num>
  <w:num w:numId="5">
    <w:abstractNumId w:val="8"/>
  </w:num>
  <w:num w:numId="6">
    <w:abstractNumId w:val="4"/>
  </w:num>
  <w:num w:numId="7">
    <w:abstractNumId w:val="11"/>
  </w:num>
  <w:num w:numId="8">
    <w:abstractNumId w:val="7"/>
  </w:num>
  <w:num w:numId="9">
    <w:abstractNumId w:val="12"/>
  </w:num>
  <w:num w:numId="10">
    <w:abstractNumId w:val="2"/>
  </w:num>
  <w:num w:numId="11">
    <w:abstractNumId w:val="15"/>
  </w:num>
  <w:num w:numId="12">
    <w:abstractNumId w:val="17"/>
  </w:num>
  <w:num w:numId="13">
    <w:abstractNumId w:val="10"/>
  </w:num>
  <w:num w:numId="14">
    <w:abstractNumId w:val="5"/>
  </w:num>
  <w:num w:numId="15">
    <w:abstractNumId w:val="0"/>
  </w:num>
  <w:num w:numId="16">
    <w:abstractNumId w:val="13"/>
  </w:num>
  <w:num w:numId="17">
    <w:abstractNumId w:val="3"/>
  </w:num>
  <w:num w:numId="18">
    <w:abstractNumId w:val="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3976"/>
    <w:rsid w:val="000176B5"/>
    <w:rsid w:val="000459CA"/>
    <w:rsid w:val="00045D09"/>
    <w:rsid w:val="00096888"/>
    <w:rsid w:val="000B1FE8"/>
    <w:rsid w:val="000E596F"/>
    <w:rsid w:val="00100126"/>
    <w:rsid w:val="0010156B"/>
    <w:rsid w:val="00102744"/>
    <w:rsid w:val="00106352"/>
    <w:rsid w:val="001433B6"/>
    <w:rsid w:val="00166009"/>
    <w:rsid w:val="00182031"/>
    <w:rsid w:val="00182763"/>
    <w:rsid w:val="001C1342"/>
    <w:rsid w:val="001E6F42"/>
    <w:rsid w:val="001F628F"/>
    <w:rsid w:val="002133C0"/>
    <w:rsid w:val="002222EC"/>
    <w:rsid w:val="00252066"/>
    <w:rsid w:val="00276FEA"/>
    <w:rsid w:val="002C1E01"/>
    <w:rsid w:val="002C1F88"/>
    <w:rsid w:val="002D0BC2"/>
    <w:rsid w:val="002D1C82"/>
    <w:rsid w:val="00306FF8"/>
    <w:rsid w:val="0031331E"/>
    <w:rsid w:val="00321799"/>
    <w:rsid w:val="00327A9A"/>
    <w:rsid w:val="00332F71"/>
    <w:rsid w:val="00334292"/>
    <w:rsid w:val="00336904"/>
    <w:rsid w:val="00341EA8"/>
    <w:rsid w:val="00367B85"/>
    <w:rsid w:val="003A0082"/>
    <w:rsid w:val="003A51DC"/>
    <w:rsid w:val="003B3A82"/>
    <w:rsid w:val="003B525D"/>
    <w:rsid w:val="003C6196"/>
    <w:rsid w:val="003F2799"/>
    <w:rsid w:val="00406F97"/>
    <w:rsid w:val="00416FAC"/>
    <w:rsid w:val="004178EE"/>
    <w:rsid w:val="0045760F"/>
    <w:rsid w:val="00472C07"/>
    <w:rsid w:val="004D576B"/>
    <w:rsid w:val="004D6620"/>
    <w:rsid w:val="004F7964"/>
    <w:rsid w:val="00503282"/>
    <w:rsid w:val="00504C59"/>
    <w:rsid w:val="00546721"/>
    <w:rsid w:val="005467CB"/>
    <w:rsid w:val="0056356C"/>
    <w:rsid w:val="00577789"/>
    <w:rsid w:val="005829FD"/>
    <w:rsid w:val="00592C47"/>
    <w:rsid w:val="00595AB9"/>
    <w:rsid w:val="005B095C"/>
    <w:rsid w:val="005B297E"/>
    <w:rsid w:val="005B6265"/>
    <w:rsid w:val="005D2413"/>
    <w:rsid w:val="005D3866"/>
    <w:rsid w:val="005E1CEE"/>
    <w:rsid w:val="005E3FFD"/>
    <w:rsid w:val="005F28BB"/>
    <w:rsid w:val="005F6024"/>
    <w:rsid w:val="005F67A7"/>
    <w:rsid w:val="0060171D"/>
    <w:rsid w:val="0062679B"/>
    <w:rsid w:val="0068089B"/>
    <w:rsid w:val="0068411C"/>
    <w:rsid w:val="00694C19"/>
    <w:rsid w:val="006B2337"/>
    <w:rsid w:val="006B2F7B"/>
    <w:rsid w:val="006B39E1"/>
    <w:rsid w:val="006D45D5"/>
    <w:rsid w:val="006E0C49"/>
    <w:rsid w:val="006E436E"/>
    <w:rsid w:val="006E6F47"/>
    <w:rsid w:val="00713A25"/>
    <w:rsid w:val="007367B5"/>
    <w:rsid w:val="007527C3"/>
    <w:rsid w:val="0077150D"/>
    <w:rsid w:val="007A49F7"/>
    <w:rsid w:val="007C3039"/>
    <w:rsid w:val="007D3EF3"/>
    <w:rsid w:val="007F7199"/>
    <w:rsid w:val="007F7FDD"/>
    <w:rsid w:val="00820528"/>
    <w:rsid w:val="0082451D"/>
    <w:rsid w:val="008264A0"/>
    <w:rsid w:val="008451A3"/>
    <w:rsid w:val="00877553"/>
    <w:rsid w:val="008D44BB"/>
    <w:rsid w:val="008D5187"/>
    <w:rsid w:val="008E18C3"/>
    <w:rsid w:val="008F3ED4"/>
    <w:rsid w:val="008F442F"/>
    <w:rsid w:val="0093678F"/>
    <w:rsid w:val="0094645D"/>
    <w:rsid w:val="0096517F"/>
    <w:rsid w:val="00986083"/>
    <w:rsid w:val="009B385C"/>
    <w:rsid w:val="009C740C"/>
    <w:rsid w:val="009D6D2F"/>
    <w:rsid w:val="009F52EC"/>
    <w:rsid w:val="00A05E06"/>
    <w:rsid w:val="00A159ED"/>
    <w:rsid w:val="00A20B45"/>
    <w:rsid w:val="00A34137"/>
    <w:rsid w:val="00A40FD2"/>
    <w:rsid w:val="00A45437"/>
    <w:rsid w:val="00A50EB6"/>
    <w:rsid w:val="00A72AA7"/>
    <w:rsid w:val="00A7365F"/>
    <w:rsid w:val="00A81438"/>
    <w:rsid w:val="00AB5D05"/>
    <w:rsid w:val="00AD1B97"/>
    <w:rsid w:val="00AF4790"/>
    <w:rsid w:val="00AF6266"/>
    <w:rsid w:val="00B021CB"/>
    <w:rsid w:val="00B3202F"/>
    <w:rsid w:val="00B74B4C"/>
    <w:rsid w:val="00B91D8A"/>
    <w:rsid w:val="00B96715"/>
    <w:rsid w:val="00BA568C"/>
    <w:rsid w:val="00BD10F6"/>
    <w:rsid w:val="00BE54D3"/>
    <w:rsid w:val="00BF06B6"/>
    <w:rsid w:val="00BF460D"/>
    <w:rsid w:val="00C0220D"/>
    <w:rsid w:val="00C46A2D"/>
    <w:rsid w:val="00C6481A"/>
    <w:rsid w:val="00C8610A"/>
    <w:rsid w:val="00C91B65"/>
    <w:rsid w:val="00C945DE"/>
    <w:rsid w:val="00CC6DA6"/>
    <w:rsid w:val="00CC73BB"/>
    <w:rsid w:val="00D42112"/>
    <w:rsid w:val="00D47DF3"/>
    <w:rsid w:val="00D5747F"/>
    <w:rsid w:val="00D7094E"/>
    <w:rsid w:val="00DB3976"/>
    <w:rsid w:val="00DC7A9E"/>
    <w:rsid w:val="00DD7595"/>
    <w:rsid w:val="00DE57CA"/>
    <w:rsid w:val="00DF7AE1"/>
    <w:rsid w:val="00E1228B"/>
    <w:rsid w:val="00E131B7"/>
    <w:rsid w:val="00E34B5E"/>
    <w:rsid w:val="00E50FD1"/>
    <w:rsid w:val="00E5251E"/>
    <w:rsid w:val="00E730D4"/>
    <w:rsid w:val="00E76F80"/>
    <w:rsid w:val="00E8061A"/>
    <w:rsid w:val="00EA6A28"/>
    <w:rsid w:val="00EC5ED8"/>
    <w:rsid w:val="00F30FE4"/>
    <w:rsid w:val="00F46CD3"/>
    <w:rsid w:val="00F5500C"/>
    <w:rsid w:val="00F57ED2"/>
    <w:rsid w:val="00FC1DD7"/>
    <w:rsid w:val="00FE0FE1"/>
    <w:rsid w:val="00FE4E5A"/>
    <w:rsid w:val="00FF1256"/>
    <w:rsid w:val="00FF4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463AAA0"/>
  <w15:chartTrackingRefBased/>
  <w15:docId w15:val="{59F0CBEF-E9D4-41C1-9F88-3254E0CE0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8"/>
    </w:rPr>
  </w:style>
  <w:style w:type="paragraph" w:styleId="Heading1">
    <w:name w:val="heading 1"/>
    <w:basedOn w:val="Normal"/>
    <w:next w:val="Normal"/>
    <w:qFormat/>
    <w:rsid w:val="00DB3976"/>
    <w:pPr>
      <w:keepNext/>
      <w:outlineLvl w:val="0"/>
    </w:pPr>
    <w:rPr>
      <w:rFonts w:ascii=".VnArial" w:hAnsi=".VnArial"/>
      <w:b/>
      <w:sz w:val="26"/>
      <w:szCs w:val="20"/>
    </w:rPr>
  </w:style>
  <w:style w:type="paragraph" w:styleId="Heading2">
    <w:name w:val="heading 2"/>
    <w:basedOn w:val="Normal"/>
    <w:next w:val="Normal"/>
    <w:link w:val="Heading2Char"/>
    <w:qFormat/>
    <w:rsid w:val="00DB3976"/>
    <w:pPr>
      <w:keepNext/>
      <w:jc w:val="right"/>
      <w:outlineLvl w:val="1"/>
    </w:pPr>
    <w:rPr>
      <w:rFonts w:ascii=".VnArial" w:hAnsi=".VnArial"/>
      <w:i/>
      <w:sz w:val="26"/>
    </w:rPr>
  </w:style>
  <w:style w:type="paragraph" w:styleId="Heading3">
    <w:name w:val="heading 3"/>
    <w:basedOn w:val="Normal"/>
    <w:next w:val="Normal"/>
    <w:qFormat/>
    <w:rsid w:val="00DB3976"/>
    <w:pPr>
      <w:keepNext/>
      <w:jc w:val="both"/>
      <w:outlineLvl w:val="2"/>
    </w:pPr>
    <w:rPr>
      <w:rFonts w:ascii=".VnArial" w:hAnsi=".VnArial"/>
      <w:b/>
      <w:sz w:val="26"/>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DB3976"/>
    <w:pPr>
      <w:jc w:val="both"/>
    </w:pPr>
    <w:rPr>
      <w:rFonts w:ascii=".VnArial" w:hAnsi=".VnArial"/>
      <w:b/>
      <w:i/>
      <w:sz w:val="26"/>
      <w:szCs w:val="20"/>
    </w:rPr>
  </w:style>
  <w:style w:type="paragraph" w:styleId="BalloonText">
    <w:name w:val="Balloon Text"/>
    <w:basedOn w:val="Normal"/>
    <w:semiHidden/>
    <w:rsid w:val="00DB3976"/>
    <w:rPr>
      <w:rFonts w:ascii="Tahoma" w:hAnsi="Tahoma" w:cs="Tahoma"/>
      <w:sz w:val="16"/>
      <w:szCs w:val="16"/>
    </w:rPr>
  </w:style>
  <w:style w:type="character" w:customStyle="1" w:styleId="Heading2Char">
    <w:name w:val="Heading 2 Char"/>
    <w:basedOn w:val="DefaultParagraphFont"/>
    <w:link w:val="Heading2"/>
    <w:rsid w:val="00DB3976"/>
    <w:rPr>
      <w:rFonts w:ascii=".VnArial" w:hAnsi=".VnArial"/>
      <w:i/>
      <w:sz w:val="26"/>
      <w:szCs w:val="28"/>
      <w:lang w:val="en-US" w:eastAsia="en-US" w:bidi="ar-SA"/>
    </w:rPr>
  </w:style>
  <w:style w:type="paragraph" w:styleId="NormalWeb">
    <w:name w:val="Normal (Web)"/>
    <w:basedOn w:val="Normal"/>
    <w:rsid w:val="00DB3976"/>
    <w:pPr>
      <w:spacing w:before="100" w:beforeAutospacing="1" w:after="100" w:afterAutospacing="1"/>
    </w:pPr>
    <w:rPr>
      <w:sz w:val="24"/>
      <w:szCs w:val="24"/>
    </w:rPr>
  </w:style>
  <w:style w:type="character" w:styleId="Emphasis">
    <w:name w:val="Emphasis"/>
    <w:basedOn w:val="DefaultParagraphFont"/>
    <w:qFormat/>
    <w:rsid w:val="00DB3976"/>
    <w:rPr>
      <w:i/>
      <w:iCs/>
    </w:rPr>
  </w:style>
  <w:style w:type="paragraph" w:customStyle="1" w:styleId="pbody">
    <w:name w:val="pbody"/>
    <w:basedOn w:val="Normal"/>
    <w:rsid w:val="00DB3976"/>
    <w:pPr>
      <w:spacing w:before="100" w:beforeAutospacing="1" w:after="100" w:afterAutospacing="1"/>
    </w:pPr>
    <w:rPr>
      <w:sz w:val="24"/>
      <w:szCs w:val="24"/>
    </w:rPr>
  </w:style>
  <w:style w:type="character" w:styleId="Strong">
    <w:name w:val="Strong"/>
    <w:basedOn w:val="DefaultParagraphFont"/>
    <w:qFormat/>
    <w:rsid w:val="00DB3976"/>
    <w:rPr>
      <w:b/>
      <w:bCs/>
    </w:rPr>
  </w:style>
  <w:style w:type="paragraph" w:customStyle="1" w:styleId="normal0">
    <w:name w:val="normal"/>
    <w:basedOn w:val="Normal"/>
    <w:rsid w:val="00DB3976"/>
    <w:pPr>
      <w:spacing w:before="100" w:beforeAutospacing="1" w:after="100" w:afterAutospacing="1"/>
    </w:pPr>
    <w:rPr>
      <w:sz w:val="24"/>
      <w:szCs w:val="24"/>
    </w:rPr>
  </w:style>
  <w:style w:type="character" w:styleId="Hyperlink">
    <w:name w:val="Hyperlink"/>
    <w:basedOn w:val="DefaultParagraphFont"/>
    <w:rsid w:val="00DB3976"/>
    <w:rPr>
      <w:strike w:val="0"/>
      <w:dstrike w:val="0"/>
      <w:color w:val="004992"/>
      <w:u w:val="none"/>
      <w:effect w:val="none"/>
    </w:rPr>
  </w:style>
  <w:style w:type="character" w:styleId="FollowedHyperlink">
    <w:name w:val="FollowedHyperlink"/>
    <w:basedOn w:val="DefaultParagraphFont"/>
    <w:rsid w:val="00DB3976"/>
    <w:rPr>
      <w:color w:val="800080"/>
      <w:u w:val="single"/>
    </w:rPr>
  </w:style>
  <w:style w:type="paragraph" w:styleId="BodyText2">
    <w:name w:val="Body Text 2"/>
    <w:basedOn w:val="Normal"/>
    <w:rsid w:val="00DB3976"/>
    <w:pPr>
      <w:ind w:firstLine="360"/>
      <w:jc w:val="both"/>
    </w:pPr>
    <w:rPr>
      <w:rFonts w:ascii=".VnArial" w:hAnsi=".VnArial"/>
      <w:color w:val="0000FF"/>
      <w:sz w:val="26"/>
      <w:szCs w:val="20"/>
    </w:rPr>
  </w:style>
  <w:style w:type="paragraph" w:styleId="BodyTextIndent2">
    <w:name w:val="Body Text Indent 2"/>
    <w:basedOn w:val="Normal"/>
    <w:rsid w:val="00DB3976"/>
    <w:pPr>
      <w:ind w:firstLine="720"/>
      <w:jc w:val="both"/>
    </w:pPr>
    <w:rPr>
      <w:rFonts w:ascii=".VnArial" w:hAnsi=".VnArial"/>
      <w:color w:val="0000FF"/>
      <w:sz w:val="26"/>
      <w:szCs w:val="20"/>
    </w:rPr>
  </w:style>
  <w:style w:type="paragraph" w:styleId="BodyTextIndent">
    <w:name w:val="Body Text Indent"/>
    <w:basedOn w:val="Normal"/>
    <w:rsid w:val="00DB3976"/>
    <w:pPr>
      <w:numPr>
        <w:ilvl w:val="12"/>
      </w:numPr>
      <w:ind w:firstLine="360"/>
      <w:jc w:val="both"/>
    </w:pPr>
    <w:rPr>
      <w:rFonts w:ascii=".VnTime" w:hAnsi=".VnTime"/>
      <w:color w:val="0000FF"/>
      <w:sz w:val="26"/>
      <w:szCs w:val="20"/>
    </w:rPr>
  </w:style>
  <w:style w:type="paragraph" w:styleId="Title">
    <w:name w:val="Title"/>
    <w:basedOn w:val="Normal"/>
    <w:qFormat/>
    <w:rsid w:val="00DB3976"/>
    <w:pPr>
      <w:jc w:val="center"/>
    </w:pPr>
    <w:rPr>
      <w:rFonts w:ascii=".VnTimeH" w:hAnsi=".VnTimeH"/>
      <w:b/>
      <w:sz w:val="26"/>
      <w:szCs w:val="20"/>
    </w:rPr>
  </w:style>
  <w:style w:type="paragraph" w:styleId="BodyTextIndent3">
    <w:name w:val="Body Text Indent 3"/>
    <w:basedOn w:val="Normal"/>
    <w:rsid w:val="00DB3976"/>
    <w:pPr>
      <w:spacing w:after="120"/>
      <w:ind w:left="360"/>
    </w:pPr>
    <w:rPr>
      <w:rFonts w:ascii=".VnArial" w:hAnsi=".VnArial"/>
      <w:color w:val="0000FF"/>
      <w:sz w:val="16"/>
      <w:szCs w:val="16"/>
    </w:rPr>
  </w:style>
  <w:style w:type="paragraph" w:styleId="Footer">
    <w:name w:val="footer"/>
    <w:basedOn w:val="Normal"/>
    <w:rsid w:val="00DB3976"/>
    <w:pPr>
      <w:tabs>
        <w:tab w:val="center" w:pos="4320"/>
        <w:tab w:val="right" w:pos="8640"/>
      </w:tabs>
    </w:pPr>
    <w:rPr>
      <w:rFonts w:ascii=".VnTime" w:hAnsi=".VnTime"/>
      <w:sz w:val="26"/>
      <w:szCs w:val="20"/>
    </w:rPr>
  </w:style>
  <w:style w:type="character" w:styleId="PageNumber">
    <w:name w:val="page number"/>
    <w:basedOn w:val="DefaultParagraphFont"/>
    <w:rsid w:val="00DB3976"/>
  </w:style>
  <w:style w:type="paragraph" w:customStyle="1" w:styleId="Blockquote">
    <w:name w:val="Blockquote"/>
    <w:basedOn w:val="Normal"/>
    <w:rsid w:val="00DB3976"/>
    <w:pPr>
      <w:spacing w:before="100" w:after="100"/>
      <w:ind w:left="360" w:right="360"/>
    </w:pPr>
    <w:rPr>
      <w:snapToGrid w:val="0"/>
      <w:sz w:val="24"/>
      <w:szCs w:val="20"/>
    </w:rPr>
  </w:style>
  <w:style w:type="character" w:customStyle="1" w:styleId="small">
    <w:name w:val="small"/>
    <w:basedOn w:val="DefaultParagraphFont"/>
    <w:rsid w:val="00DB3976"/>
  </w:style>
  <w:style w:type="character" w:customStyle="1" w:styleId="articleseperator">
    <w:name w:val="article_seperator"/>
    <w:basedOn w:val="DefaultParagraphFont"/>
    <w:rsid w:val="00DB3976"/>
  </w:style>
  <w:style w:type="paragraph" w:customStyle="1" w:styleId="dong">
    <w:name w:val="dong"/>
    <w:basedOn w:val="Normal"/>
    <w:rsid w:val="00DB3976"/>
    <w:pPr>
      <w:spacing w:before="120" w:line="360" w:lineRule="exact"/>
      <w:ind w:right="-284" w:firstLine="720"/>
      <w:jc w:val="both"/>
    </w:pPr>
    <w:rPr>
      <w:rFonts w:ascii=".VnTime" w:hAnsi=".VnTime"/>
      <w:szCs w:val="20"/>
    </w:rPr>
  </w:style>
  <w:style w:type="paragraph" w:customStyle="1" w:styleId="NormalTimesNewRoman">
    <w:name w:val="Normal + Times New Roman"/>
    <w:aliases w:val="14 pt,Justified,First line:  1 cm,Before:  2 pt,..."/>
    <w:basedOn w:val="Normal"/>
    <w:rsid w:val="00DB3976"/>
    <w:pPr>
      <w:spacing w:before="40" w:line="274" w:lineRule="auto"/>
      <w:ind w:firstLine="567"/>
      <w:jc w:val="both"/>
    </w:pPr>
    <w:rPr>
      <w:spacing w:val="-2"/>
      <w:szCs w:val="26"/>
      <w:lang w:val="pt-BR"/>
    </w:rPr>
  </w:style>
  <w:style w:type="table" w:styleId="TableGrid">
    <w:name w:val="Table Grid"/>
    <w:basedOn w:val="TableNormal"/>
    <w:rsid w:val="00DB3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D6620"/>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9070</Words>
  <Characters>51699</Characters>
  <Application>Microsoft Office Word</Application>
  <DocSecurity>4</DocSecurity>
  <Lines>430</Lines>
  <Paragraphs>121</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60648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qtm</dc:creator>
  <cp:keywords/>
  <dc:description/>
  <cp:lastModifiedBy>Luận Quang</cp:lastModifiedBy>
  <cp:revision>2</cp:revision>
  <cp:lastPrinted>2009-12-31T11:43:00Z</cp:lastPrinted>
  <dcterms:created xsi:type="dcterms:W3CDTF">2026-08-11T09:22:00Z</dcterms:created>
  <dcterms:modified xsi:type="dcterms:W3CDTF">2026-08-11T09:22:00Z</dcterms:modified>
</cp:coreProperties>
</file>