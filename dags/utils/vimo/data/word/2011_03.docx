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0949CC" w:rsidRPr="00CD430D" w14:paraId="07FF4756" w14:textId="77777777">
        <w:tblPrEx>
          <w:tblCellMar>
            <w:top w:w="0" w:type="dxa"/>
            <w:bottom w:w="0" w:type="dxa"/>
          </w:tblCellMar>
        </w:tblPrEx>
        <w:tc>
          <w:tcPr>
            <w:tcW w:w="3420" w:type="dxa"/>
          </w:tcPr>
          <w:p w14:paraId="051D3A71" w14:textId="77777777" w:rsidR="000949CC" w:rsidRPr="00725C27" w:rsidRDefault="000949CC" w:rsidP="000949CC">
            <w:pPr>
              <w:spacing w:before="60" w:after="60"/>
              <w:jc w:val="center"/>
              <w:rPr>
                <w:b/>
                <w:bCs/>
                <w:spacing w:val="-6"/>
                <w:rPrChange w:id="0" w:author="ptnam" w:date="2011-03-25T17:23:00Z">
                  <w:rPr>
                    <w:b/>
                    <w:bCs/>
                    <w:spacing w:val="-6"/>
                    <w:sz w:val="26"/>
                    <w:szCs w:val="26"/>
                  </w:rPr>
                </w:rPrChange>
              </w:rPr>
            </w:pPr>
            <w:r w:rsidRPr="00725C27">
              <w:rPr>
                <w:b/>
                <w:bCs/>
                <w:spacing w:val="-6"/>
                <w:rPrChange w:id="1" w:author="ptnam" w:date="2011-03-25T17:23:00Z">
                  <w:rPr>
                    <w:b/>
                    <w:bCs/>
                    <w:spacing w:val="-6"/>
                    <w:sz w:val="26"/>
                    <w:szCs w:val="26"/>
                  </w:rPr>
                </w:rPrChange>
              </w:rPr>
              <w:t>TỔNG CỤC THỐNG KÊ</w:t>
            </w:r>
          </w:p>
          <w:p w14:paraId="4D57C53C" w14:textId="77777777" w:rsidR="000949CC" w:rsidRPr="00725C27" w:rsidRDefault="000949CC" w:rsidP="000949CC">
            <w:pPr>
              <w:spacing w:before="60" w:after="60"/>
              <w:jc w:val="both"/>
              <w:rPr>
                <w:sz w:val="8"/>
                <w:rPrChange w:id="2" w:author="ptnam" w:date="2011-03-25T17:23:00Z">
                  <w:rPr>
                    <w:szCs w:val="26"/>
                  </w:rPr>
                </w:rPrChange>
              </w:rPr>
            </w:pPr>
            <w:r w:rsidRPr="00725C27">
              <w:rPr>
                <w:b/>
                <w:bCs/>
                <w:i/>
                <w:noProof/>
                <w:rPrChange w:id="3" w:author="ptnam" w:date="2011-03-25T17:23:00Z">
                  <w:rPr>
                    <w:b/>
                    <w:bCs/>
                    <w:i/>
                    <w:noProof/>
                    <w:sz w:val="26"/>
                    <w:szCs w:val="26"/>
                  </w:rPr>
                </w:rPrChange>
              </w:rPr>
              <w:pict w14:anchorId="331FD334">
                <v:line id="_x0000_s1028" style="position:absolute;left:0;text-align:left;z-index:251657216" from="40.65pt,2.45pt" to="117.15pt,2.45pt" strokeweight="1pt"/>
              </w:pict>
            </w:r>
            <w:r w:rsidRPr="00725C27">
              <w:rPr>
                <w:rPrChange w:id="4" w:author="ptnam" w:date="2011-03-25T17:23:00Z">
                  <w:rPr>
                    <w:sz w:val="26"/>
                    <w:szCs w:val="26"/>
                  </w:rPr>
                </w:rPrChange>
              </w:rPr>
              <w:t xml:space="preserve">   </w:t>
            </w:r>
          </w:p>
          <w:p w14:paraId="3B3673E0" w14:textId="77777777" w:rsidR="000949CC" w:rsidRPr="00725C27" w:rsidRDefault="000949CC" w:rsidP="000949CC">
            <w:pPr>
              <w:spacing w:before="60" w:after="60"/>
              <w:jc w:val="both"/>
              <w:rPr>
                <w:rPrChange w:id="5" w:author="ptnam" w:date="2011-03-25T17:23:00Z">
                  <w:rPr>
                    <w:sz w:val="10"/>
                    <w:szCs w:val="26"/>
                  </w:rPr>
                </w:rPrChange>
              </w:rPr>
            </w:pPr>
          </w:p>
          <w:p w14:paraId="3308337D" w14:textId="77777777" w:rsidR="000949CC" w:rsidRPr="00725C27" w:rsidRDefault="000949CC" w:rsidP="000949CC">
            <w:pPr>
              <w:spacing w:before="60" w:after="60"/>
              <w:jc w:val="center"/>
              <w:rPr>
                <w:rPrChange w:id="6" w:author="ptnam" w:date="2011-03-25T17:23:00Z">
                  <w:rPr>
                    <w:sz w:val="27"/>
                    <w:szCs w:val="27"/>
                  </w:rPr>
                </w:rPrChange>
              </w:rPr>
            </w:pPr>
            <w:r w:rsidRPr="00725C27">
              <w:rPr>
                <w:rPrChange w:id="7" w:author="ptnam" w:date="2011-03-25T17:23:00Z">
                  <w:rPr>
                    <w:sz w:val="27"/>
                    <w:szCs w:val="27"/>
                  </w:rPr>
                </w:rPrChange>
              </w:rPr>
              <w:t>Số</w:t>
            </w:r>
            <w:del w:id="8" w:author="ptnam" w:date="2011-03-28T15:15:00Z">
              <w:r w:rsidRPr="00725C27" w:rsidDel="00E00D4E">
                <w:rPr>
                  <w:rPrChange w:id="9" w:author="ptnam" w:date="2011-03-25T17:23:00Z">
                    <w:rPr>
                      <w:sz w:val="27"/>
                      <w:szCs w:val="27"/>
                    </w:rPr>
                  </w:rPrChange>
                </w:rPr>
                <w:delText xml:space="preserve">:        </w:delText>
              </w:r>
            </w:del>
            <w:ins w:id="10" w:author="ptnam" w:date="2011-03-28T15:15:00Z">
              <w:r w:rsidR="00E00D4E" w:rsidRPr="00725C27">
                <w:rPr>
                  <w:rPrChange w:id="11" w:author="ptnam" w:date="2011-03-25T17:23:00Z">
                    <w:rPr>
                      <w:sz w:val="27"/>
                      <w:szCs w:val="27"/>
                    </w:rPr>
                  </w:rPrChange>
                </w:rPr>
                <w:t xml:space="preserve">: </w:t>
              </w:r>
              <w:r w:rsidR="00E00D4E">
                <w:t>34</w:t>
              </w:r>
            </w:ins>
            <w:r w:rsidRPr="00725C27">
              <w:rPr>
                <w:rPrChange w:id="12" w:author="ptnam" w:date="2011-03-25T17:23:00Z">
                  <w:rPr>
                    <w:sz w:val="27"/>
                    <w:szCs w:val="27"/>
                  </w:rPr>
                </w:rPrChange>
              </w:rPr>
              <w:t>/BC-TCTK</w:t>
            </w:r>
          </w:p>
        </w:tc>
        <w:tc>
          <w:tcPr>
            <w:tcW w:w="6300" w:type="dxa"/>
          </w:tcPr>
          <w:p w14:paraId="5CAC1774" w14:textId="77777777" w:rsidR="000949CC" w:rsidRPr="00725C27" w:rsidRDefault="000949CC" w:rsidP="000949CC">
            <w:pPr>
              <w:spacing w:before="20"/>
              <w:jc w:val="center"/>
              <w:rPr>
                <w:b/>
                <w:bCs/>
                <w:szCs w:val="26"/>
                <w:rPrChange w:id="13" w:author="ptnam" w:date="2011-03-25T17:23:00Z">
                  <w:rPr>
                    <w:b/>
                    <w:bCs/>
                    <w:sz w:val="26"/>
                    <w:szCs w:val="26"/>
                  </w:rPr>
                </w:rPrChange>
              </w:rPr>
            </w:pPr>
            <w:r w:rsidRPr="00725C27">
              <w:rPr>
                <w:b/>
                <w:bCs/>
                <w:szCs w:val="26"/>
                <w:rPrChange w:id="14" w:author="ptnam" w:date="2011-03-25T17:23:00Z">
                  <w:rPr>
                    <w:b/>
                    <w:bCs/>
                    <w:sz w:val="26"/>
                    <w:szCs w:val="26"/>
                  </w:rPr>
                </w:rPrChange>
              </w:rPr>
              <w:t xml:space="preserve">CỘNG HOÀ XÃ HỘI CHỦ NGHĨA VIỆT </w:t>
            </w:r>
            <w:smartTag w:uri="urn:schemas-microsoft-com:office:smarttags" w:element="country-region">
              <w:smartTag w:uri="urn:schemas-microsoft-com:office:smarttags" w:element="place">
                <w:r w:rsidRPr="00725C27">
                  <w:rPr>
                    <w:b/>
                    <w:bCs/>
                    <w:szCs w:val="26"/>
                    <w:rPrChange w:id="15" w:author="ptnam" w:date="2011-03-25T17:23:00Z">
                      <w:rPr>
                        <w:b/>
                        <w:bCs/>
                        <w:sz w:val="26"/>
                        <w:szCs w:val="26"/>
                      </w:rPr>
                    </w:rPrChange>
                  </w:rPr>
                  <w:t>NAM</w:t>
                </w:r>
              </w:smartTag>
            </w:smartTag>
          </w:p>
          <w:p w14:paraId="510C9D33" w14:textId="77777777" w:rsidR="000949CC" w:rsidRPr="00725C27" w:rsidRDefault="000949CC" w:rsidP="000949CC">
            <w:pPr>
              <w:spacing w:before="20"/>
              <w:jc w:val="center"/>
              <w:rPr>
                <w:b/>
                <w:bCs/>
                <w:szCs w:val="26"/>
                <w:rPrChange w:id="16" w:author="ptnam" w:date="2011-03-25T17:23:00Z">
                  <w:rPr>
                    <w:b/>
                    <w:bCs/>
                    <w:sz w:val="26"/>
                    <w:szCs w:val="26"/>
                  </w:rPr>
                </w:rPrChange>
              </w:rPr>
            </w:pPr>
            <w:r w:rsidRPr="00725C27">
              <w:rPr>
                <w:b/>
                <w:bCs/>
                <w:szCs w:val="26"/>
                <w:rPrChange w:id="17" w:author="ptnam" w:date="2011-03-25T17:23:00Z">
                  <w:rPr>
                    <w:b/>
                    <w:bCs/>
                    <w:sz w:val="26"/>
                    <w:szCs w:val="26"/>
                  </w:rPr>
                </w:rPrChange>
              </w:rPr>
              <w:t>Độc lập-Tự do-Hạnh phúc</w:t>
            </w:r>
          </w:p>
          <w:p w14:paraId="6BF7821E" w14:textId="77777777" w:rsidR="000949CC" w:rsidRPr="00CD430D" w:rsidRDefault="000949CC" w:rsidP="000949CC">
            <w:pPr>
              <w:spacing w:before="60" w:after="60"/>
              <w:jc w:val="both"/>
              <w:rPr>
                <w:b/>
                <w:bCs/>
                <w:sz w:val="16"/>
                <w:szCs w:val="26"/>
                <w:u w:val="single"/>
              </w:rPr>
            </w:pPr>
            <w:r w:rsidRPr="00DA620D">
              <w:rPr>
                <w:b/>
                <w:bCs/>
                <w:noProof/>
                <w:sz w:val="16"/>
                <w:szCs w:val="26"/>
              </w:rPr>
              <w:pict w14:anchorId="66F64F53">
                <v:line id="_x0000_s1029" style="position:absolute;left:0;text-align:left;z-index:251658240" from="81.6pt,1.75pt" to="221.25pt,1.75pt" strokeweight="1pt"/>
              </w:pict>
            </w:r>
          </w:p>
          <w:p w14:paraId="1147BBE0" w14:textId="77777777" w:rsidR="000949CC" w:rsidRPr="00CD430D" w:rsidRDefault="000949CC" w:rsidP="000949CC">
            <w:pPr>
              <w:spacing w:before="60" w:after="60"/>
              <w:jc w:val="center"/>
              <w:rPr>
                <w:i/>
              </w:rPr>
            </w:pPr>
            <w:r w:rsidRPr="00CD430D">
              <w:rPr>
                <w:i/>
              </w:rPr>
              <w:t>Hà Nội, ngày</w:t>
            </w:r>
            <w:ins w:id="18" w:author="ptnam" w:date="2011-03-28T15:15:00Z">
              <w:r w:rsidR="00E00D4E">
                <w:rPr>
                  <w:i/>
                </w:rPr>
                <w:t xml:space="preserve"> 28 </w:t>
              </w:r>
            </w:ins>
            <w:del w:id="19" w:author="ptnam" w:date="2011-03-28T15:15:00Z">
              <w:r w:rsidRPr="00CD430D" w:rsidDel="00E00D4E">
                <w:rPr>
                  <w:i/>
                </w:rPr>
                <w:delText xml:space="preserve"> </w:delText>
              </w:r>
              <w:r w:rsidDel="00E00D4E">
                <w:rPr>
                  <w:i/>
                </w:rPr>
                <w:delText xml:space="preserve"> </w:delText>
              </w:r>
            </w:del>
            <w:ins w:id="20" w:author="nnvan" w:date="2011-03-25T17:11:00Z">
              <w:del w:id="21" w:author="ptnam" w:date="2011-03-28T15:15:00Z">
                <w:r w:rsidR="00292C99" w:rsidDel="00E00D4E">
                  <w:rPr>
                    <w:i/>
                  </w:rPr>
                  <w:delText xml:space="preserve">   </w:delText>
                </w:r>
              </w:del>
            </w:ins>
            <w:del w:id="22" w:author="ptnam" w:date="2011-03-28T15:15:00Z">
              <w:r w:rsidDel="00E00D4E">
                <w:rPr>
                  <w:i/>
                </w:rPr>
                <w:delText xml:space="preserve">  </w:delText>
              </w:r>
            </w:del>
            <w:r w:rsidRPr="00CD430D">
              <w:rPr>
                <w:i/>
              </w:rPr>
              <w:t xml:space="preserve"> tháng </w:t>
            </w:r>
            <w:r>
              <w:rPr>
                <w:i/>
              </w:rPr>
              <w:t>3</w:t>
            </w:r>
            <w:r w:rsidRPr="00CD430D">
              <w:rPr>
                <w:i/>
              </w:rPr>
              <w:t xml:space="preserve"> năm 2011</w:t>
            </w:r>
          </w:p>
        </w:tc>
      </w:tr>
    </w:tbl>
    <w:p w14:paraId="6760623E" w14:textId="77777777" w:rsidR="000949CC" w:rsidRPr="00725C27" w:rsidRDefault="000949CC" w:rsidP="000949CC">
      <w:pPr>
        <w:spacing w:before="60"/>
        <w:jc w:val="center"/>
        <w:rPr>
          <w:rFonts w:ascii="Arial" w:hAnsi="Arial" w:cs="Arial"/>
          <w:b/>
          <w:sz w:val="19"/>
          <w:szCs w:val="35"/>
          <w:rPrChange w:id="23" w:author="ptnam" w:date="2011-03-25T17:23:00Z">
            <w:rPr>
              <w:rFonts w:ascii="Arial" w:hAnsi="Arial" w:cs="Arial"/>
              <w:b/>
              <w:sz w:val="29"/>
              <w:szCs w:val="35"/>
            </w:rPr>
          </w:rPrChange>
        </w:rPr>
      </w:pPr>
    </w:p>
    <w:p w14:paraId="77A5C09B" w14:textId="77777777" w:rsidR="000949CC" w:rsidRPr="00CD430D" w:rsidRDefault="000949CC" w:rsidP="000949CC">
      <w:pPr>
        <w:spacing w:before="60"/>
        <w:jc w:val="center"/>
        <w:rPr>
          <w:rFonts w:ascii="Arial" w:hAnsi="Arial" w:cs="Arial"/>
          <w:b/>
          <w:sz w:val="35"/>
          <w:szCs w:val="35"/>
        </w:rPr>
      </w:pPr>
      <w:r w:rsidRPr="00CD430D">
        <w:rPr>
          <w:rFonts w:ascii="Arial" w:hAnsi="Arial" w:cs="Arial"/>
          <w:b/>
          <w:sz w:val="35"/>
          <w:szCs w:val="35"/>
        </w:rPr>
        <w:t>TÌNH HÌNH KINH TẾ-XÃ HỘI</w:t>
      </w:r>
    </w:p>
    <w:p w14:paraId="2CDB0394" w14:textId="77777777" w:rsidR="000949CC" w:rsidRPr="000949CC" w:rsidRDefault="000949CC" w:rsidP="008D4833">
      <w:pPr>
        <w:spacing w:before="40" w:after="240"/>
        <w:jc w:val="center"/>
        <w:rPr>
          <w:rFonts w:ascii="Arial" w:hAnsi="Arial" w:cs="Arial"/>
          <w:b/>
          <w:sz w:val="35"/>
          <w:szCs w:val="35"/>
          <w:lang w:val="de-DE"/>
        </w:rPr>
        <w:pPrChange w:id="24" w:author="nnvan" w:date="2011-03-25T16:51:00Z">
          <w:pPr>
            <w:spacing w:before="40"/>
            <w:jc w:val="center"/>
          </w:pPr>
        </w:pPrChange>
      </w:pPr>
      <w:r w:rsidRPr="000949CC">
        <w:rPr>
          <w:rFonts w:ascii="Arial" w:hAnsi="Arial" w:cs="Arial"/>
          <w:b/>
          <w:sz w:val="35"/>
          <w:szCs w:val="35"/>
          <w:lang w:val="de-DE"/>
        </w:rPr>
        <w:t>QUÝ I N</w:t>
      </w:r>
      <w:r w:rsidRPr="000949CC">
        <w:rPr>
          <w:rFonts w:ascii="Arial" w:hAnsi="Arial" w:cs="Arial" w:hint="eastAsia"/>
          <w:b/>
          <w:sz w:val="35"/>
          <w:szCs w:val="35"/>
          <w:lang w:val="de-DE"/>
        </w:rPr>
        <w:t>Ă</w:t>
      </w:r>
      <w:r w:rsidRPr="000949CC">
        <w:rPr>
          <w:rFonts w:ascii="Arial" w:hAnsi="Arial" w:cs="Arial"/>
          <w:b/>
          <w:sz w:val="35"/>
          <w:szCs w:val="35"/>
          <w:lang w:val="de-DE"/>
        </w:rPr>
        <w:t>M 201</w:t>
      </w:r>
      <w:r>
        <w:rPr>
          <w:rFonts w:ascii="Arial" w:hAnsi="Arial" w:cs="Arial"/>
          <w:b/>
          <w:sz w:val="35"/>
          <w:szCs w:val="35"/>
          <w:lang w:val="de-DE"/>
        </w:rPr>
        <w:t>1</w:t>
      </w:r>
    </w:p>
    <w:p w14:paraId="6925159C" w14:textId="77777777" w:rsidR="000949CC" w:rsidRPr="008D2924" w:rsidDel="008D4833" w:rsidRDefault="000949CC" w:rsidP="008D2924">
      <w:pPr>
        <w:spacing w:before="40" w:after="40" w:line="288" w:lineRule="auto"/>
        <w:ind w:firstLine="720"/>
        <w:jc w:val="both"/>
        <w:rPr>
          <w:del w:id="25" w:author="nnvan" w:date="2011-03-25T16:50:00Z"/>
          <w:spacing w:val="-2"/>
          <w:rPrChange w:id="26" w:author="nnvan" w:date="2011-03-28T09:06:00Z">
            <w:rPr>
              <w:del w:id="27" w:author="nnvan" w:date="2011-03-25T16:50:00Z"/>
              <w:spacing w:val="-2"/>
              <w:sz w:val="32"/>
              <w:szCs w:val="32"/>
            </w:rPr>
          </w:rPrChange>
        </w:rPr>
        <w:pPrChange w:id="28" w:author="nnvan" w:date="2011-03-28T09:09:00Z">
          <w:pPr>
            <w:spacing w:line="360" w:lineRule="auto"/>
            <w:ind w:firstLine="720"/>
            <w:jc w:val="both"/>
          </w:pPr>
        </w:pPrChange>
      </w:pPr>
    </w:p>
    <w:p w14:paraId="4EBB0180" w14:textId="77777777" w:rsidR="004E36A6" w:rsidRPr="008D2924" w:rsidRDefault="004E36A6" w:rsidP="008D2924">
      <w:pPr>
        <w:spacing w:before="40" w:after="40" w:line="288" w:lineRule="auto"/>
        <w:ind w:firstLine="539"/>
        <w:jc w:val="both"/>
        <w:rPr>
          <w:spacing w:val="-2"/>
          <w:rPrChange w:id="29" w:author="nnvan" w:date="2011-03-28T09:06:00Z">
            <w:rPr>
              <w:spacing w:val="-2"/>
              <w:sz w:val="32"/>
              <w:szCs w:val="32"/>
            </w:rPr>
          </w:rPrChange>
        </w:rPr>
        <w:pPrChange w:id="30" w:author="nnvan" w:date="2011-03-28T09:09:00Z">
          <w:pPr>
            <w:spacing w:line="360" w:lineRule="auto"/>
            <w:ind w:firstLine="720"/>
            <w:jc w:val="both"/>
          </w:pPr>
        </w:pPrChange>
      </w:pPr>
      <w:r w:rsidRPr="008D2924">
        <w:rPr>
          <w:spacing w:val="-2"/>
          <w:rPrChange w:id="31" w:author="nnvan" w:date="2011-03-28T09:06:00Z">
            <w:rPr>
              <w:spacing w:val="-2"/>
              <w:sz w:val="32"/>
              <w:szCs w:val="32"/>
            </w:rPr>
          </w:rPrChange>
        </w:rPr>
        <w:t>Kinh tế-xã hội quý I năm 2011</w:t>
      </w:r>
      <w:del w:id="32" w:author="nnvan" w:date="2011-03-25T16:47:00Z">
        <w:r w:rsidRPr="008D2924" w:rsidDel="008D4833">
          <w:rPr>
            <w:spacing w:val="-2"/>
            <w:rPrChange w:id="33" w:author="nnvan" w:date="2011-03-28T09:06:00Z">
              <w:rPr>
                <w:spacing w:val="-2"/>
                <w:sz w:val="32"/>
                <w:szCs w:val="32"/>
              </w:rPr>
            </w:rPrChange>
          </w:rPr>
          <w:delText xml:space="preserve"> của</w:delText>
        </w:r>
      </w:del>
      <w:r w:rsidRPr="008D2924">
        <w:rPr>
          <w:spacing w:val="-2"/>
          <w:rPrChange w:id="34" w:author="nnvan" w:date="2011-03-28T09:06:00Z">
            <w:rPr>
              <w:spacing w:val="-2"/>
              <w:sz w:val="32"/>
              <w:szCs w:val="32"/>
            </w:rPr>
          </w:rPrChange>
        </w:rPr>
        <w:t xml:space="preserve"> nước ta diễn ra trong bối cảnh có nhiều khó khăn, thách thức. Giá các hàng hóa chủ yếu trên thị trường thế giới biến động theo chiều hướng tăng. Một số nền kinh tế lớn mặc dù vừa phục hồi sau khủng hoảng tài chính toàn cầu nhưng đang tiềm ẩn nhiều yếu tố rủi ro và bất ổn. Ở trong nước, lạm phát tăng cao, thời tiết diễn biến phức tạp, dịch bệnh tiếp tục xảy ra trên cây trồng vật nuôi. Những yếu tố bất lợi trên tác động mạnh đến hoạt động sản xuất kinh doanh và ảnh hưởng không nhỏ đến đời sống dân cư.</w:t>
      </w:r>
    </w:p>
    <w:p w14:paraId="773560B1" w14:textId="77777777" w:rsidR="004E36A6" w:rsidRPr="008D2924" w:rsidRDefault="004E36A6" w:rsidP="008D2924">
      <w:pPr>
        <w:spacing w:before="40" w:after="40" w:line="288" w:lineRule="auto"/>
        <w:ind w:firstLine="539"/>
        <w:jc w:val="both"/>
        <w:rPr>
          <w:ins w:id="35" w:author="nnvan" w:date="2011-03-25T12:23:00Z"/>
        </w:rPr>
        <w:pPrChange w:id="36" w:author="nnvan" w:date="2011-03-28T09:09:00Z">
          <w:pPr>
            <w:spacing w:line="360" w:lineRule="auto"/>
            <w:ind w:firstLine="720"/>
            <w:jc w:val="both"/>
          </w:pPr>
        </w:pPrChange>
      </w:pPr>
      <w:r w:rsidRPr="008D2924">
        <w:rPr>
          <w:rPrChange w:id="37" w:author="nnvan" w:date="2011-03-28T09:06:00Z">
            <w:rPr>
              <w:sz w:val="32"/>
              <w:szCs w:val="32"/>
            </w:rPr>
          </w:rPrChange>
        </w:rPr>
        <w:t xml:space="preserve">Trước tình hình đó, Đảng, Quốc hội và Chính phủ đã và đang lãnh đạo, chỉ đạo quyết liệt các ngành, các cấp, các địa phương tập trung nỗ lực thực hiện đồng bộ các giải pháp nhằm ổn định kinh tế vĩ mô, trọng tâm là kiềm chế lạm phát, </w:t>
      </w:r>
      <w:r w:rsidR="0040631F" w:rsidRPr="008D2924">
        <w:rPr>
          <w:rPrChange w:id="38" w:author="nnvan" w:date="2011-03-28T09:06:00Z">
            <w:rPr>
              <w:sz w:val="32"/>
              <w:szCs w:val="32"/>
            </w:rPr>
          </w:rPrChange>
        </w:rPr>
        <w:t xml:space="preserve">từng bước </w:t>
      </w:r>
      <w:r w:rsidRPr="008D2924">
        <w:rPr>
          <w:rPrChange w:id="39" w:author="nnvan" w:date="2011-03-28T09:06:00Z">
            <w:rPr>
              <w:sz w:val="32"/>
              <w:szCs w:val="32"/>
            </w:rPr>
          </w:rPrChange>
        </w:rPr>
        <w:t>tạo điều kiện và môi trường thuận lợi thúc đẩy sản xuất, kinh doanh phát triển, góp phần cải thiện đời sống dân cư. Kết quả đạt được cụ thể của từng ngành và lĩnh vực quý I/2011 như sau:</w:t>
      </w:r>
    </w:p>
    <w:p w14:paraId="55CB544B" w14:textId="77777777" w:rsidR="00964316" w:rsidRPr="008D2924" w:rsidRDefault="00964316" w:rsidP="008D2924">
      <w:pPr>
        <w:numPr>
          <w:ins w:id="40" w:author="vtson" w:date="2011-03-25T12:23:00Z"/>
        </w:numPr>
        <w:spacing w:before="40" w:after="40" w:line="288" w:lineRule="auto"/>
        <w:ind w:left="900" w:hanging="360"/>
        <w:jc w:val="both"/>
        <w:rPr>
          <w:ins w:id="41" w:author="nnvan" w:date="2011-03-25T12:23:00Z"/>
          <w:b/>
          <w:lang w:val="pt-BR"/>
        </w:rPr>
        <w:pPrChange w:id="42" w:author="nnvan" w:date="2011-03-28T09:09:00Z">
          <w:pPr>
            <w:spacing w:before="40" w:after="40" w:line="293" w:lineRule="auto"/>
            <w:ind w:left="900" w:hanging="360"/>
            <w:jc w:val="both"/>
          </w:pPr>
        </w:pPrChange>
      </w:pPr>
      <w:ins w:id="43" w:author="nnvan" w:date="2011-03-25T12:23:00Z">
        <w:r w:rsidRPr="008D2924">
          <w:rPr>
            <w:b/>
            <w:lang w:val="pt-BR"/>
          </w:rPr>
          <w:t xml:space="preserve">I. TĂNG TRƯỞNG KINH TẾ </w:t>
        </w:r>
      </w:ins>
    </w:p>
    <w:p w14:paraId="746DB3F5" w14:textId="77777777" w:rsidR="00964316" w:rsidRPr="00BA2B75" w:rsidDel="00964316" w:rsidRDefault="00964316" w:rsidP="008D2924">
      <w:pPr>
        <w:numPr>
          <w:ins w:id="44" w:author="vtson" w:date="2011-03-25T12:23:00Z"/>
        </w:numPr>
        <w:spacing w:before="40" w:after="40" w:line="288" w:lineRule="auto"/>
        <w:ind w:firstLine="540"/>
        <w:jc w:val="both"/>
        <w:rPr>
          <w:del w:id="45" w:author="nnvan" w:date="2011-03-25T12:23:00Z"/>
          <w:b/>
          <w:rPrChange w:id="46" w:author="nnvan" w:date="2011-03-28T14:26:00Z">
            <w:rPr>
              <w:del w:id="47" w:author="nnvan" w:date="2011-03-25T12:23:00Z"/>
              <w:sz w:val="32"/>
              <w:szCs w:val="32"/>
            </w:rPr>
          </w:rPrChange>
        </w:rPr>
        <w:pPrChange w:id="48" w:author="nnvan" w:date="2011-03-28T09:09:00Z">
          <w:pPr>
            <w:spacing w:line="360" w:lineRule="auto"/>
            <w:ind w:firstLine="720"/>
            <w:jc w:val="both"/>
          </w:pPr>
        </w:pPrChange>
      </w:pPr>
    </w:p>
    <w:p w14:paraId="2F9DC1BB" w14:textId="77777777" w:rsidR="003C0478" w:rsidRPr="008D2924" w:rsidRDefault="003C0478" w:rsidP="008D2924">
      <w:pPr>
        <w:numPr>
          <w:ilvl w:val="0"/>
          <w:numId w:val="1"/>
          <w:numberingChange w:id="49" w:author="vtson" w:date="2011-03-23T18:36:00Z" w:original="%1:1:0:."/>
        </w:numPr>
        <w:spacing w:before="40" w:after="40" w:line="288" w:lineRule="auto"/>
        <w:ind w:left="0" w:firstLine="540"/>
        <w:jc w:val="both"/>
        <w:rPr>
          <w:b/>
          <w:rPrChange w:id="50" w:author="nnvan" w:date="2011-03-28T09:06:00Z">
            <w:rPr>
              <w:b/>
              <w:lang w:val="de-DE"/>
            </w:rPr>
          </w:rPrChange>
        </w:rPr>
        <w:pPrChange w:id="51" w:author="nnvan" w:date="2011-03-28T09:09:00Z">
          <w:pPr>
            <w:numPr>
              <w:numId w:val="1"/>
            </w:numPr>
            <w:tabs>
              <w:tab w:val="num" w:pos="900"/>
            </w:tabs>
            <w:spacing w:before="20" w:after="40" w:line="278" w:lineRule="auto"/>
            <w:ind w:left="900" w:hanging="360"/>
            <w:jc w:val="both"/>
          </w:pPr>
        </w:pPrChange>
      </w:pPr>
      <w:r w:rsidRPr="00BA2B75">
        <w:rPr>
          <w:b/>
          <w:rPrChange w:id="52" w:author="nnvan" w:date="2011-03-28T14:26:00Z">
            <w:rPr>
              <w:b/>
              <w:lang w:val="de-DE"/>
            </w:rPr>
          </w:rPrChange>
        </w:rPr>
        <w:t>Tốc độ tăng tổng sản phẩm trong nước</w:t>
      </w:r>
    </w:p>
    <w:p w14:paraId="521DE2FF" w14:textId="77777777" w:rsidR="003C0478" w:rsidRPr="008D2924" w:rsidRDefault="003C0478" w:rsidP="008D2924">
      <w:pPr>
        <w:spacing w:before="40" w:after="240" w:line="288" w:lineRule="auto"/>
        <w:ind w:firstLine="539"/>
        <w:jc w:val="both"/>
        <w:rPr>
          <w:bCs/>
          <w:rPrChange w:id="53" w:author="nnvan" w:date="2011-03-28T09:08:00Z">
            <w:rPr>
              <w:bCs/>
              <w:spacing w:val="6"/>
              <w:sz w:val="32"/>
              <w:szCs w:val="32"/>
              <w:lang w:val="de-DE"/>
            </w:rPr>
          </w:rPrChange>
        </w:rPr>
        <w:pPrChange w:id="54" w:author="nnvan" w:date="2011-03-28T09:09:00Z">
          <w:pPr>
            <w:spacing w:before="20" w:after="40" w:line="278" w:lineRule="auto"/>
            <w:ind w:firstLine="540"/>
            <w:jc w:val="both"/>
          </w:pPr>
        </w:pPrChange>
      </w:pPr>
      <w:r w:rsidRPr="008D2924">
        <w:rPr>
          <w:bCs/>
          <w:rPrChange w:id="55" w:author="nnvan" w:date="2011-03-28T09:08:00Z">
            <w:rPr>
              <w:bCs/>
              <w:spacing w:val="6"/>
              <w:lang w:val="de-DE"/>
            </w:rPr>
          </w:rPrChange>
        </w:rPr>
        <w:t xml:space="preserve">Tổng sản phẩm trong nước (GDP) quý I/2011 ước tính tăng </w:t>
      </w:r>
      <w:r w:rsidRPr="008D2924">
        <w:rPr>
          <w:bCs/>
          <w:color w:val="000000"/>
          <w:rPrChange w:id="56" w:author="nnvan" w:date="2011-03-28T09:08:00Z">
            <w:rPr>
              <w:bCs/>
              <w:color w:val="000000"/>
              <w:spacing w:val="6"/>
              <w:szCs w:val="32"/>
              <w:lang w:val="de-DE"/>
            </w:rPr>
          </w:rPrChange>
        </w:rPr>
        <w:t>5,</w:t>
      </w:r>
      <w:r w:rsidR="00977280" w:rsidRPr="008D2924">
        <w:rPr>
          <w:bCs/>
          <w:color w:val="000000"/>
          <w:rPrChange w:id="57" w:author="nnvan" w:date="2011-03-28T09:08:00Z">
            <w:rPr>
              <w:bCs/>
              <w:color w:val="000000"/>
              <w:spacing w:val="6"/>
              <w:szCs w:val="32"/>
              <w:lang w:val="de-DE"/>
            </w:rPr>
          </w:rPrChange>
        </w:rPr>
        <w:t>4</w:t>
      </w:r>
      <w:r w:rsidRPr="008D2924">
        <w:rPr>
          <w:bCs/>
          <w:color w:val="000000"/>
          <w:rPrChange w:id="58" w:author="nnvan" w:date="2011-03-28T09:08:00Z">
            <w:rPr>
              <w:bCs/>
              <w:color w:val="000000"/>
              <w:spacing w:val="6"/>
              <w:szCs w:val="32"/>
              <w:lang w:val="de-DE"/>
            </w:rPr>
          </w:rPrChange>
        </w:rPr>
        <w:t>3%</w:t>
      </w:r>
      <w:r w:rsidRPr="008D2924">
        <w:rPr>
          <w:bCs/>
          <w:rPrChange w:id="59" w:author="nnvan" w:date="2011-03-28T09:08:00Z">
            <w:rPr>
              <w:bCs/>
              <w:spacing w:val="6"/>
              <w:szCs w:val="32"/>
              <w:lang w:val="de-DE"/>
            </w:rPr>
          </w:rPrChange>
        </w:rPr>
        <w:t xml:space="preserve"> so với cùng kỳ năm 2010, bao gồm khu vực nông, lâm nghiệp và thủy sản tăng </w:t>
      </w:r>
      <w:r w:rsidR="00977280" w:rsidRPr="008D2924">
        <w:rPr>
          <w:bCs/>
          <w:rPrChange w:id="60" w:author="nnvan" w:date="2011-03-28T09:08:00Z">
            <w:rPr>
              <w:bCs/>
              <w:spacing w:val="6"/>
              <w:szCs w:val="32"/>
              <w:lang w:val="de-DE"/>
            </w:rPr>
          </w:rPrChange>
        </w:rPr>
        <w:t>2,0</w:t>
      </w:r>
      <w:r w:rsidRPr="008D2924">
        <w:rPr>
          <w:bCs/>
          <w:color w:val="000000"/>
          <w:rPrChange w:id="61" w:author="nnvan" w:date="2011-03-28T09:08:00Z">
            <w:rPr>
              <w:bCs/>
              <w:color w:val="000000"/>
              <w:spacing w:val="6"/>
              <w:szCs w:val="32"/>
              <w:lang w:val="de-DE"/>
            </w:rPr>
          </w:rPrChange>
        </w:rPr>
        <w:t xml:space="preserve">5%; </w:t>
      </w:r>
      <w:r w:rsidRPr="008D2924">
        <w:rPr>
          <w:bCs/>
          <w:rPrChange w:id="62" w:author="nnvan" w:date="2011-03-28T09:08:00Z">
            <w:rPr>
              <w:bCs/>
              <w:spacing w:val="6"/>
              <w:szCs w:val="32"/>
              <w:lang w:val="de-DE"/>
            </w:rPr>
          </w:rPrChange>
        </w:rPr>
        <w:t xml:space="preserve">khu vực công nghiệp và xây dựng tăng </w:t>
      </w:r>
      <w:r w:rsidRPr="008D2924">
        <w:rPr>
          <w:bCs/>
          <w:color w:val="000000"/>
          <w:rPrChange w:id="63" w:author="nnvan" w:date="2011-03-28T09:08:00Z">
            <w:rPr>
              <w:bCs/>
              <w:color w:val="000000"/>
              <w:spacing w:val="6"/>
              <w:szCs w:val="32"/>
              <w:lang w:val="de-DE"/>
            </w:rPr>
          </w:rPrChange>
        </w:rPr>
        <w:t>5,</w:t>
      </w:r>
      <w:r w:rsidR="00977280" w:rsidRPr="008D2924">
        <w:rPr>
          <w:bCs/>
          <w:color w:val="000000"/>
          <w:rPrChange w:id="64" w:author="nnvan" w:date="2011-03-28T09:08:00Z">
            <w:rPr>
              <w:bCs/>
              <w:color w:val="000000"/>
              <w:spacing w:val="6"/>
              <w:szCs w:val="32"/>
              <w:lang w:val="de-DE"/>
            </w:rPr>
          </w:rPrChange>
        </w:rPr>
        <w:t>47</w:t>
      </w:r>
      <w:r w:rsidRPr="008D2924">
        <w:rPr>
          <w:bCs/>
          <w:color w:val="000000"/>
          <w:rPrChange w:id="65" w:author="nnvan" w:date="2011-03-28T09:08:00Z">
            <w:rPr>
              <w:bCs/>
              <w:color w:val="000000"/>
              <w:spacing w:val="6"/>
              <w:szCs w:val="32"/>
              <w:lang w:val="de-DE"/>
            </w:rPr>
          </w:rPrChange>
        </w:rPr>
        <w:t>%;</w:t>
      </w:r>
      <w:r w:rsidRPr="008D2924">
        <w:rPr>
          <w:bCs/>
          <w:rPrChange w:id="66" w:author="nnvan" w:date="2011-03-28T09:08:00Z">
            <w:rPr>
              <w:bCs/>
              <w:spacing w:val="6"/>
              <w:szCs w:val="32"/>
              <w:lang w:val="de-DE"/>
            </w:rPr>
          </w:rPrChange>
        </w:rPr>
        <w:t xml:space="preserve"> khu vực dịch vụ tăng </w:t>
      </w:r>
      <w:r w:rsidRPr="008D2924">
        <w:rPr>
          <w:bCs/>
          <w:color w:val="000000"/>
          <w:rPrChange w:id="67" w:author="nnvan" w:date="2011-03-28T09:08:00Z">
            <w:rPr>
              <w:bCs/>
              <w:color w:val="000000"/>
              <w:spacing w:val="6"/>
              <w:szCs w:val="32"/>
              <w:lang w:val="de-DE"/>
            </w:rPr>
          </w:rPrChange>
        </w:rPr>
        <w:t>6,</w:t>
      </w:r>
      <w:r w:rsidR="00977280" w:rsidRPr="008D2924">
        <w:rPr>
          <w:bCs/>
          <w:color w:val="000000"/>
          <w:rPrChange w:id="68" w:author="nnvan" w:date="2011-03-28T09:08:00Z">
            <w:rPr>
              <w:bCs/>
              <w:color w:val="000000"/>
              <w:spacing w:val="6"/>
              <w:szCs w:val="32"/>
              <w:lang w:val="de-DE"/>
            </w:rPr>
          </w:rPrChange>
        </w:rPr>
        <w:t>28</w:t>
      </w:r>
      <w:r w:rsidRPr="008D2924">
        <w:rPr>
          <w:bCs/>
          <w:color w:val="000000"/>
          <w:rPrChange w:id="69" w:author="nnvan" w:date="2011-03-28T09:08:00Z">
            <w:rPr>
              <w:bCs/>
              <w:color w:val="000000"/>
              <w:spacing w:val="6"/>
              <w:szCs w:val="32"/>
              <w:lang w:val="de-DE"/>
            </w:rPr>
          </w:rPrChange>
        </w:rPr>
        <w:t>%.</w:t>
      </w:r>
      <w:r w:rsidRPr="008D2924">
        <w:rPr>
          <w:bCs/>
          <w:color w:val="FF0000"/>
          <w:rPrChange w:id="70" w:author="nnvan" w:date="2011-03-28T09:08:00Z">
            <w:rPr>
              <w:bCs/>
              <w:color w:val="FF0000"/>
              <w:spacing w:val="6"/>
              <w:szCs w:val="32"/>
              <w:lang w:val="de-DE"/>
            </w:rPr>
          </w:rPrChange>
        </w:rPr>
        <w:t xml:space="preserve"> </w:t>
      </w:r>
      <w:r w:rsidRPr="008D2924">
        <w:rPr>
          <w:bCs/>
          <w:rPrChange w:id="71" w:author="nnvan" w:date="2011-03-28T09:08:00Z">
            <w:rPr>
              <w:bCs/>
              <w:spacing w:val="6"/>
              <w:szCs w:val="32"/>
              <w:lang w:val="de-DE"/>
            </w:rPr>
          </w:rPrChange>
        </w:rPr>
        <w:t xml:space="preserve">Trong tốc độ tăng trưởng chung của toàn nền kinh tế, khu vực nông, lâm nghiệp và thuỷ sản đóng góp </w:t>
      </w:r>
      <w:r w:rsidRPr="008D2924">
        <w:rPr>
          <w:bCs/>
          <w:color w:val="000000"/>
          <w:rPrChange w:id="72" w:author="nnvan" w:date="2011-03-28T09:08:00Z">
            <w:rPr>
              <w:bCs/>
              <w:color w:val="FF0000"/>
              <w:spacing w:val="6"/>
              <w:szCs w:val="32"/>
              <w:lang w:val="de-DE"/>
            </w:rPr>
          </w:rPrChange>
        </w:rPr>
        <w:t>0,</w:t>
      </w:r>
      <w:del w:id="73" w:author="nnvan" w:date="2011-03-24T09:10:00Z">
        <w:r w:rsidRPr="008D2924" w:rsidDel="00372C44">
          <w:rPr>
            <w:bCs/>
            <w:color w:val="000000"/>
            <w:rPrChange w:id="74" w:author="nnvan" w:date="2011-03-28T09:08:00Z">
              <w:rPr>
                <w:bCs/>
                <w:color w:val="FF0000"/>
                <w:spacing w:val="6"/>
                <w:szCs w:val="32"/>
                <w:lang w:val="de-DE"/>
              </w:rPr>
            </w:rPrChange>
          </w:rPr>
          <w:delText>4</w:delText>
        </w:r>
      </w:del>
      <w:r w:rsidRPr="008D2924">
        <w:rPr>
          <w:bCs/>
          <w:color w:val="000000"/>
          <w:rPrChange w:id="75" w:author="nnvan" w:date="2011-03-28T09:08:00Z">
            <w:rPr>
              <w:bCs/>
              <w:color w:val="FF0000"/>
              <w:spacing w:val="6"/>
              <w:szCs w:val="32"/>
              <w:lang w:val="de-DE"/>
            </w:rPr>
          </w:rPrChange>
        </w:rPr>
        <w:t>2</w:t>
      </w:r>
      <w:ins w:id="76" w:author="nnvan" w:date="2011-03-24T09:10:00Z">
        <w:r w:rsidR="00372C44" w:rsidRPr="008D2924">
          <w:rPr>
            <w:bCs/>
            <w:color w:val="000000"/>
            <w:rPrChange w:id="77" w:author="nnvan" w:date="2011-03-28T09:08:00Z">
              <w:rPr>
                <w:bCs/>
                <w:color w:val="FF0000"/>
                <w:spacing w:val="6"/>
                <w:szCs w:val="32"/>
                <w:lang w:val="de-DE"/>
              </w:rPr>
            </w:rPrChange>
          </w:rPr>
          <w:t>4</w:t>
        </w:r>
      </w:ins>
      <w:r w:rsidRPr="008D2924">
        <w:rPr>
          <w:bCs/>
          <w:rPrChange w:id="78" w:author="nnvan" w:date="2011-03-28T09:08:00Z">
            <w:rPr>
              <w:bCs/>
              <w:spacing w:val="6"/>
              <w:lang w:val="de-DE"/>
            </w:rPr>
          </w:rPrChange>
        </w:rPr>
        <w:t xml:space="preserve"> điểm phần trăm; khu vực công nghiệp và xây dựng đóng góp </w:t>
      </w:r>
      <w:r w:rsidRPr="008D2924">
        <w:rPr>
          <w:bCs/>
          <w:rPrChange w:id="79" w:author="nnvan" w:date="2011-03-28T09:08:00Z">
            <w:rPr>
              <w:bCs/>
              <w:color w:val="FF0000"/>
              <w:spacing w:val="6"/>
              <w:szCs w:val="32"/>
              <w:lang w:val="de-DE"/>
            </w:rPr>
          </w:rPrChange>
        </w:rPr>
        <w:t>2,</w:t>
      </w:r>
      <w:del w:id="80" w:author="nnvan" w:date="2011-03-24T09:10:00Z">
        <w:r w:rsidRPr="008D2924" w:rsidDel="00372C44">
          <w:rPr>
            <w:bCs/>
            <w:rPrChange w:id="81" w:author="nnvan" w:date="2011-03-28T09:08:00Z">
              <w:rPr>
                <w:bCs/>
                <w:color w:val="FF0000"/>
                <w:spacing w:val="6"/>
                <w:szCs w:val="32"/>
                <w:lang w:val="de-DE"/>
              </w:rPr>
            </w:rPrChange>
          </w:rPr>
          <w:delText>44</w:delText>
        </w:r>
      </w:del>
      <w:ins w:id="82" w:author="nnvan" w:date="2011-03-24T09:10:00Z">
        <w:r w:rsidR="00372C44" w:rsidRPr="008D2924">
          <w:rPr>
            <w:bCs/>
            <w:rPrChange w:id="83" w:author="nnvan" w:date="2011-03-28T09:08:00Z">
              <w:rPr>
                <w:bCs/>
                <w:color w:val="FF0000"/>
                <w:spacing w:val="6"/>
                <w:szCs w:val="32"/>
                <w:lang w:val="de-DE"/>
              </w:rPr>
            </w:rPrChange>
          </w:rPr>
          <w:t>36</w:t>
        </w:r>
      </w:ins>
      <w:r w:rsidRPr="008D2924">
        <w:rPr>
          <w:bCs/>
          <w:rPrChange w:id="84" w:author="nnvan" w:date="2011-03-28T09:08:00Z">
            <w:rPr>
              <w:bCs/>
              <w:spacing w:val="6"/>
              <w:lang w:val="de-DE"/>
            </w:rPr>
          </w:rPrChange>
        </w:rPr>
        <w:t xml:space="preserve"> điểm phần trăm; khu vực dịch vụ đóng góp </w:t>
      </w:r>
      <w:r w:rsidRPr="008D2924">
        <w:rPr>
          <w:bCs/>
          <w:color w:val="000000"/>
          <w:rPrChange w:id="85" w:author="nnvan" w:date="2011-03-28T09:08:00Z">
            <w:rPr>
              <w:bCs/>
              <w:color w:val="FF0000"/>
              <w:spacing w:val="6"/>
              <w:szCs w:val="32"/>
              <w:lang w:val="de-DE"/>
            </w:rPr>
          </w:rPrChange>
        </w:rPr>
        <w:t>2,</w:t>
      </w:r>
      <w:del w:id="86" w:author="nnvan" w:date="2011-03-24T09:10:00Z">
        <w:r w:rsidRPr="008D2924" w:rsidDel="00372C44">
          <w:rPr>
            <w:bCs/>
            <w:color w:val="000000"/>
            <w:rPrChange w:id="87" w:author="nnvan" w:date="2011-03-28T09:08:00Z">
              <w:rPr>
                <w:bCs/>
                <w:color w:val="FF0000"/>
                <w:spacing w:val="6"/>
                <w:szCs w:val="32"/>
                <w:lang w:val="de-DE"/>
              </w:rPr>
            </w:rPrChange>
          </w:rPr>
          <w:delText>97</w:delText>
        </w:r>
      </w:del>
      <w:ins w:id="88" w:author="nnvan" w:date="2011-03-24T09:10:00Z">
        <w:r w:rsidR="00372C44" w:rsidRPr="008D2924">
          <w:rPr>
            <w:bCs/>
            <w:color w:val="000000"/>
            <w:rPrChange w:id="89" w:author="nnvan" w:date="2011-03-28T09:08:00Z">
              <w:rPr>
                <w:bCs/>
                <w:color w:val="FF0000"/>
                <w:spacing w:val="6"/>
                <w:szCs w:val="32"/>
                <w:lang w:val="de-DE"/>
              </w:rPr>
            </w:rPrChange>
          </w:rPr>
          <w:t>83</w:t>
        </w:r>
      </w:ins>
      <w:r w:rsidRPr="008D2924">
        <w:rPr>
          <w:bCs/>
          <w:rPrChange w:id="90" w:author="nnvan" w:date="2011-03-28T09:08:00Z">
            <w:rPr>
              <w:bCs/>
              <w:spacing w:val="6"/>
              <w:lang w:val="de-DE"/>
            </w:rPr>
          </w:rPrChange>
        </w:rPr>
        <w:t xml:space="preserve"> điểm phần trăm.</w:t>
      </w:r>
      <w:del w:id="91" w:author="ptnam" w:date="2011-03-25T17:24:00Z">
        <w:r w:rsidRPr="008D2924" w:rsidDel="00725C27">
          <w:rPr>
            <w:bCs/>
            <w:rPrChange w:id="92" w:author="nnvan" w:date="2011-03-28T09:08:00Z">
              <w:rPr>
                <w:bCs/>
                <w:spacing w:val="6"/>
                <w:lang w:val="de-DE"/>
              </w:rPr>
            </w:rPrChange>
          </w:rPr>
          <w:delText xml:space="preserve"> </w:delText>
        </w:r>
      </w:del>
    </w:p>
    <w:p w14:paraId="5F9A3617" w14:textId="77777777" w:rsidR="003C0478" w:rsidRPr="00725C27" w:rsidRDefault="003C0478" w:rsidP="003C0478">
      <w:pPr>
        <w:spacing w:line="288" w:lineRule="auto"/>
        <w:jc w:val="center"/>
        <w:rPr>
          <w:rFonts w:ascii="Arial" w:hAnsi="Arial" w:cs="Arial"/>
          <w:b/>
          <w:bCs/>
          <w:sz w:val="2"/>
          <w:szCs w:val="20"/>
          <w:rPrChange w:id="93" w:author="ptnam" w:date="2011-03-25T17:24:00Z">
            <w:rPr>
              <w:rFonts w:ascii="Arial" w:hAnsi="Arial" w:cs="Arial"/>
              <w:b/>
              <w:bCs/>
              <w:sz w:val="24"/>
              <w:szCs w:val="26"/>
              <w:lang w:val="de-DE"/>
            </w:rPr>
          </w:rPrChange>
        </w:rPr>
      </w:pPr>
    </w:p>
    <w:p w14:paraId="3A19E7F3" w14:textId="77777777" w:rsidR="003C0478" w:rsidRPr="00725C27" w:rsidRDefault="003C0478" w:rsidP="003C0478">
      <w:pPr>
        <w:spacing w:line="288" w:lineRule="auto"/>
        <w:jc w:val="center"/>
        <w:rPr>
          <w:rFonts w:ascii="Arial" w:hAnsi="Arial" w:cs="Arial"/>
          <w:b/>
          <w:bCs/>
          <w:sz w:val="24"/>
          <w:szCs w:val="20"/>
          <w:rPrChange w:id="94" w:author="ptnam" w:date="2011-03-25T17:20:00Z">
            <w:rPr>
              <w:rFonts w:ascii="Arial" w:hAnsi="Arial" w:cs="Arial"/>
              <w:b/>
              <w:bCs/>
              <w:sz w:val="24"/>
              <w:szCs w:val="26"/>
              <w:lang w:val="de-DE"/>
            </w:rPr>
          </w:rPrChange>
        </w:rPr>
      </w:pPr>
      <w:r w:rsidRPr="00725C27">
        <w:rPr>
          <w:rFonts w:ascii="Arial" w:hAnsi="Arial" w:cs="Arial"/>
          <w:b/>
          <w:bCs/>
          <w:sz w:val="24"/>
          <w:szCs w:val="20"/>
          <w:rPrChange w:id="95" w:author="ptnam" w:date="2011-03-25T17:20:00Z">
            <w:rPr>
              <w:rFonts w:ascii="Arial" w:hAnsi="Arial" w:cs="Arial"/>
              <w:b/>
              <w:bCs/>
              <w:sz w:val="24"/>
              <w:szCs w:val="26"/>
              <w:lang w:val="de-DE"/>
            </w:rPr>
          </w:rPrChange>
        </w:rPr>
        <w:t>Tốc độ tăng tổng sản phẩm trong nước</w:t>
      </w:r>
    </w:p>
    <w:p w14:paraId="0EE415B8" w14:textId="77777777" w:rsidR="003C0478" w:rsidRPr="00563152" w:rsidRDefault="003C0478" w:rsidP="003C0478">
      <w:pPr>
        <w:spacing w:line="288" w:lineRule="auto"/>
        <w:jc w:val="center"/>
        <w:rPr>
          <w:b/>
          <w:bCs/>
          <w:sz w:val="20"/>
          <w:szCs w:val="20"/>
          <w:lang w:val="de-DE"/>
          <w:rPrChange w:id="96" w:author="nnvan" w:date="2011-03-25T12:13:00Z">
            <w:rPr>
              <w:b/>
              <w:bCs/>
              <w:sz w:val="26"/>
              <w:szCs w:val="26"/>
              <w:lang w:val="de-DE"/>
            </w:rPr>
          </w:rPrChange>
        </w:rPr>
      </w:pPr>
      <w:r w:rsidRPr="00725C27">
        <w:rPr>
          <w:rFonts w:ascii="Arial" w:hAnsi="Arial" w:cs="Arial"/>
          <w:b/>
          <w:bCs/>
          <w:sz w:val="24"/>
          <w:szCs w:val="20"/>
          <w:lang w:val="de-DE"/>
        </w:rPr>
        <w:t xml:space="preserve">quý I </w:t>
      </w:r>
      <w:del w:id="97" w:author="ptnam" w:date="2011-03-25T17:27:00Z">
        <w:r w:rsidRPr="00725C27" w:rsidDel="00725C27">
          <w:rPr>
            <w:rFonts w:ascii="Arial" w:hAnsi="Arial" w:cs="Arial"/>
            <w:b/>
            <w:bCs/>
            <w:sz w:val="24"/>
            <w:szCs w:val="20"/>
            <w:lang w:val="de-DE"/>
          </w:rPr>
          <w:delText xml:space="preserve">các </w:delText>
        </w:r>
      </w:del>
      <w:r w:rsidRPr="00725C27">
        <w:rPr>
          <w:rFonts w:ascii="Arial" w:hAnsi="Arial" w:cs="Arial"/>
          <w:b/>
          <w:bCs/>
          <w:sz w:val="24"/>
          <w:szCs w:val="20"/>
          <w:lang w:val="de-DE"/>
        </w:rPr>
        <w:t>năm 20</w:t>
      </w:r>
      <w:del w:id="98" w:author="nnvan" w:date="2011-03-28T09:10:00Z">
        <w:r w:rsidRPr="00725C27" w:rsidDel="008D2924">
          <w:rPr>
            <w:rFonts w:ascii="Arial" w:hAnsi="Arial" w:cs="Arial"/>
            <w:b/>
            <w:bCs/>
            <w:sz w:val="24"/>
            <w:szCs w:val="20"/>
            <w:lang w:val="de-DE"/>
          </w:rPr>
          <w:delText>09</w:delText>
        </w:r>
      </w:del>
      <w:ins w:id="99" w:author="nnvan" w:date="2011-03-28T09:10:00Z">
        <w:r w:rsidR="008D2924">
          <w:rPr>
            <w:rFonts w:ascii="Arial" w:hAnsi="Arial" w:cs="Arial"/>
            <w:b/>
            <w:bCs/>
            <w:sz w:val="24"/>
            <w:szCs w:val="20"/>
            <w:lang w:val="de-DE"/>
          </w:rPr>
          <w:t>10</w:t>
        </w:r>
      </w:ins>
      <w:r w:rsidRPr="00725C27">
        <w:rPr>
          <w:rFonts w:ascii="Arial" w:hAnsi="Arial" w:cs="Arial"/>
          <w:b/>
          <w:bCs/>
          <w:sz w:val="24"/>
          <w:szCs w:val="20"/>
          <w:lang w:val="de-DE"/>
        </w:rPr>
        <w:t xml:space="preserve"> và 201</w:t>
      </w:r>
      <w:del w:id="100" w:author="nnvan" w:date="2011-03-28T09:10:00Z">
        <w:r w:rsidRPr="00725C27" w:rsidDel="008D2924">
          <w:rPr>
            <w:rFonts w:ascii="Arial" w:hAnsi="Arial" w:cs="Arial"/>
            <w:b/>
            <w:bCs/>
            <w:sz w:val="24"/>
            <w:szCs w:val="20"/>
            <w:lang w:val="de-DE"/>
          </w:rPr>
          <w:delText>0</w:delText>
        </w:r>
      </w:del>
      <w:ins w:id="101" w:author="nnvan" w:date="2011-03-28T09:10:00Z">
        <w:r w:rsidR="008D2924">
          <w:rPr>
            <w:rFonts w:ascii="Arial" w:hAnsi="Arial" w:cs="Arial"/>
            <w:b/>
            <w:bCs/>
            <w:sz w:val="24"/>
            <w:szCs w:val="20"/>
            <w:lang w:val="de-DE"/>
          </w:rPr>
          <w:t>1</w:t>
        </w:r>
      </w:ins>
    </w:p>
    <w:p w14:paraId="5F21EF69" w14:textId="77777777" w:rsidR="003C0478" w:rsidRPr="00725C27" w:rsidRDefault="003C0478" w:rsidP="00725C27">
      <w:pPr>
        <w:ind w:right="465" w:firstLine="539"/>
        <w:jc w:val="right"/>
        <w:rPr>
          <w:rFonts w:ascii="Arial" w:hAnsi="Arial" w:cs="Arial"/>
          <w:bCs/>
          <w:i/>
          <w:sz w:val="20"/>
          <w:szCs w:val="20"/>
          <w:lang w:val="de-DE"/>
          <w:rPrChange w:id="102" w:author="ptnam" w:date="2011-03-25T17:21:00Z">
            <w:rPr>
              <w:rFonts w:ascii="Arial" w:hAnsi="Arial" w:cs="Arial"/>
              <w:b/>
              <w:bCs/>
              <w:sz w:val="20"/>
              <w:szCs w:val="20"/>
              <w:lang w:val="de-DE"/>
            </w:rPr>
          </w:rPrChange>
        </w:rPr>
        <w:pPrChange w:id="103" w:author="ptnam" w:date="2011-03-25T17:21:00Z">
          <w:pPr>
            <w:spacing w:line="288" w:lineRule="auto"/>
            <w:ind w:right="463" w:firstLine="540"/>
            <w:jc w:val="right"/>
          </w:pPr>
        </w:pPrChange>
      </w:pPr>
      <w:r w:rsidRPr="00541363">
        <w:rPr>
          <w:rFonts w:ascii="Arial" w:hAnsi="Arial" w:cs="Arial"/>
          <w:b/>
          <w:bCs/>
          <w:sz w:val="20"/>
          <w:szCs w:val="20"/>
          <w:lang w:val="de-DE"/>
        </w:rPr>
        <w:t xml:space="preserve">                                                                                                        </w:t>
      </w:r>
      <w:r w:rsidRPr="00725C27">
        <w:rPr>
          <w:rFonts w:ascii="Arial" w:hAnsi="Arial" w:cs="Arial"/>
          <w:bCs/>
          <w:i/>
          <w:sz w:val="20"/>
          <w:szCs w:val="20"/>
          <w:lang w:val="de-DE"/>
          <w:rPrChange w:id="104" w:author="ptnam" w:date="2011-03-25T17:21:00Z">
            <w:rPr>
              <w:rFonts w:ascii="Arial" w:hAnsi="Arial" w:cs="Arial"/>
              <w:b/>
              <w:bCs/>
              <w:sz w:val="20"/>
              <w:szCs w:val="20"/>
              <w:lang w:val="de-DE"/>
            </w:rPr>
          </w:rPrChang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Change w:id="105" w:author="ptnam" w:date="2011-03-25T17:27:00Z">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PrChange>
      </w:tblPr>
      <w:tblGrid>
        <w:gridCol w:w="3615"/>
        <w:gridCol w:w="1532"/>
        <w:gridCol w:w="1260"/>
        <w:gridCol w:w="2132"/>
        <w:tblGridChange w:id="106">
          <w:tblGrid>
            <w:gridCol w:w="3249"/>
            <w:gridCol w:w="1440"/>
            <w:gridCol w:w="1260"/>
            <w:gridCol w:w="2132"/>
          </w:tblGrid>
        </w:tblGridChange>
      </w:tblGrid>
      <w:tr w:rsidR="003C0478" w:rsidRPr="00725C27" w14:paraId="7E2F027E" w14:textId="77777777">
        <w:trPr>
          <w:trHeight w:val="20"/>
          <w:jc w:val="center"/>
          <w:trPrChange w:id="107" w:author="ptnam" w:date="2011-03-25T17:27:00Z">
            <w:trPr>
              <w:jc w:val="center"/>
            </w:trPr>
          </w:trPrChange>
        </w:trPr>
        <w:tc>
          <w:tcPr>
            <w:tcW w:w="3615" w:type="dxa"/>
            <w:tcBorders>
              <w:top w:val="single" w:sz="4" w:space="0" w:color="auto"/>
            </w:tcBorders>
            <w:vAlign w:val="bottom"/>
            <w:tcPrChange w:id="108" w:author="ptnam" w:date="2011-03-25T17:27:00Z">
              <w:tcPr>
                <w:tcW w:w="3249" w:type="dxa"/>
                <w:tcBorders>
                  <w:top w:val="single" w:sz="4" w:space="0" w:color="auto"/>
                </w:tcBorders>
                <w:vAlign w:val="bottom"/>
              </w:tcPr>
            </w:tcPrChange>
          </w:tcPr>
          <w:p w14:paraId="33EA787F" w14:textId="77777777" w:rsidR="003C0478" w:rsidRPr="00725C27" w:rsidRDefault="003C0478" w:rsidP="00725C27">
            <w:pPr>
              <w:spacing w:before="40" w:after="40"/>
              <w:rPr>
                <w:rFonts w:ascii="Arial" w:hAnsi="Arial" w:cs="Arial"/>
                <w:b/>
                <w:sz w:val="20"/>
                <w:szCs w:val="16"/>
              </w:rPr>
              <w:pPrChange w:id="109" w:author="ptnam" w:date="2011-03-25T17:24:00Z">
                <w:pPr>
                  <w:spacing w:before="120" w:after="120"/>
                </w:pPr>
              </w:pPrChange>
            </w:pPr>
          </w:p>
        </w:tc>
        <w:tc>
          <w:tcPr>
            <w:tcW w:w="2792" w:type="dxa"/>
            <w:gridSpan w:val="2"/>
            <w:tcBorders>
              <w:top w:val="single" w:sz="4" w:space="0" w:color="auto"/>
              <w:bottom w:val="single" w:sz="4" w:space="0" w:color="auto"/>
            </w:tcBorders>
            <w:tcPrChange w:id="110" w:author="ptnam" w:date="2011-03-25T17:27:00Z">
              <w:tcPr>
                <w:tcW w:w="2700" w:type="dxa"/>
                <w:gridSpan w:val="2"/>
                <w:tcBorders>
                  <w:top w:val="single" w:sz="4" w:space="0" w:color="auto"/>
                  <w:bottom w:val="single" w:sz="4" w:space="0" w:color="auto"/>
                </w:tcBorders>
              </w:tcPr>
            </w:tcPrChange>
          </w:tcPr>
          <w:p w14:paraId="451D6273" w14:textId="77777777" w:rsidR="003C0478" w:rsidRPr="00725C27" w:rsidRDefault="003C0478" w:rsidP="00725C27">
            <w:pPr>
              <w:spacing w:before="40" w:after="40"/>
              <w:jc w:val="center"/>
              <w:rPr>
                <w:rFonts w:ascii="Arial" w:hAnsi="Arial" w:cs="Arial"/>
                <w:b/>
                <w:bCs/>
                <w:sz w:val="20"/>
                <w:szCs w:val="16"/>
                <w:rPrChange w:id="111" w:author="ptnam" w:date="2011-03-25T17:20:00Z">
                  <w:rPr>
                    <w:rFonts w:ascii="Arial" w:hAnsi="Arial" w:cs="Arial"/>
                    <w:b/>
                    <w:bCs/>
                    <w:sz w:val="20"/>
                    <w:szCs w:val="20"/>
                    <w:lang w:val="de-DE"/>
                  </w:rPr>
                </w:rPrChange>
              </w:rPr>
              <w:pPrChange w:id="112" w:author="ptnam" w:date="2011-03-25T17:24:00Z">
                <w:pPr>
                  <w:spacing w:before="120" w:after="120"/>
                  <w:jc w:val="center"/>
                </w:pPr>
              </w:pPrChange>
            </w:pPr>
            <w:r w:rsidRPr="00725C27">
              <w:rPr>
                <w:rFonts w:ascii="Arial" w:hAnsi="Arial" w:cs="Arial"/>
                <w:bCs/>
                <w:sz w:val="20"/>
                <w:szCs w:val="16"/>
                <w:rPrChange w:id="113" w:author="ptnam" w:date="2011-03-25T17:20:00Z">
                  <w:rPr>
                    <w:rFonts w:ascii="Arial" w:hAnsi="Arial" w:cs="Arial"/>
                    <w:bCs/>
                    <w:sz w:val="20"/>
                    <w:szCs w:val="20"/>
                    <w:lang w:val="de-DE"/>
                  </w:rPr>
                </w:rPrChange>
              </w:rPr>
              <w:t>Tốc độ tăng so với quý I năm trước</w:t>
            </w:r>
          </w:p>
        </w:tc>
        <w:tc>
          <w:tcPr>
            <w:tcW w:w="2132" w:type="dxa"/>
            <w:vMerge w:val="restart"/>
            <w:tcBorders>
              <w:top w:val="single" w:sz="4" w:space="0" w:color="auto"/>
            </w:tcBorders>
            <w:tcPrChange w:id="114" w:author="ptnam" w:date="2011-03-25T17:27:00Z">
              <w:tcPr>
                <w:tcW w:w="2132" w:type="dxa"/>
                <w:vMerge w:val="restart"/>
                <w:tcBorders>
                  <w:top w:val="single" w:sz="4" w:space="0" w:color="auto"/>
                </w:tcBorders>
              </w:tcPr>
            </w:tcPrChange>
          </w:tcPr>
          <w:p w14:paraId="1356A61B" w14:textId="77777777" w:rsidR="003C0478" w:rsidRPr="00725C27" w:rsidRDefault="003C0478" w:rsidP="00725C27">
            <w:pPr>
              <w:spacing w:before="40" w:after="40"/>
              <w:jc w:val="center"/>
              <w:rPr>
                <w:rFonts w:ascii="Arial" w:hAnsi="Arial" w:cs="Arial"/>
                <w:b/>
                <w:bCs/>
                <w:sz w:val="20"/>
                <w:szCs w:val="16"/>
                <w:rPrChange w:id="115" w:author="ptnam" w:date="2011-03-25T17:20:00Z">
                  <w:rPr>
                    <w:rFonts w:ascii="Arial" w:hAnsi="Arial" w:cs="Arial"/>
                    <w:b/>
                    <w:bCs/>
                    <w:sz w:val="20"/>
                    <w:szCs w:val="20"/>
                    <w:lang w:val="de-DE"/>
                  </w:rPr>
                </w:rPrChange>
              </w:rPr>
              <w:pPrChange w:id="116" w:author="ptnam" w:date="2011-03-25T17:24:00Z">
                <w:pPr>
                  <w:spacing w:before="120" w:after="120"/>
                  <w:jc w:val="center"/>
                </w:pPr>
              </w:pPrChange>
            </w:pPr>
            <w:r w:rsidRPr="00725C27">
              <w:rPr>
                <w:rFonts w:ascii="Arial" w:hAnsi="Arial" w:cs="Arial"/>
                <w:sz w:val="20"/>
                <w:szCs w:val="16"/>
                <w:rPrChange w:id="117" w:author="ptnam" w:date="2011-03-25T17:20:00Z">
                  <w:rPr>
                    <w:rFonts w:ascii="Arial" w:hAnsi="Arial" w:cs="Arial"/>
                    <w:sz w:val="20"/>
                    <w:szCs w:val="20"/>
                    <w:lang w:val="de-DE"/>
                  </w:rPr>
                </w:rPrChange>
              </w:rPr>
              <w:t xml:space="preserve">Đóng góp của các khu vực vào tăng trưởng quý I/2011 </w:t>
            </w:r>
          </w:p>
        </w:tc>
      </w:tr>
      <w:tr w:rsidR="003C0478" w:rsidRPr="00541363" w14:paraId="08A7253B" w14:textId="77777777">
        <w:trPr>
          <w:trHeight w:val="20"/>
          <w:jc w:val="center"/>
          <w:trPrChange w:id="118" w:author="ptnam" w:date="2011-03-25T17:27:00Z">
            <w:trPr>
              <w:jc w:val="center"/>
            </w:trPr>
          </w:trPrChange>
        </w:trPr>
        <w:tc>
          <w:tcPr>
            <w:tcW w:w="3615" w:type="dxa"/>
            <w:vAlign w:val="bottom"/>
            <w:tcPrChange w:id="119" w:author="ptnam" w:date="2011-03-25T17:27:00Z">
              <w:tcPr>
                <w:tcW w:w="3249" w:type="dxa"/>
                <w:vAlign w:val="bottom"/>
              </w:tcPr>
            </w:tcPrChange>
          </w:tcPr>
          <w:p w14:paraId="6C7F8DD0" w14:textId="77777777" w:rsidR="003C0478" w:rsidRPr="00725C27" w:rsidRDefault="003C0478" w:rsidP="00725C27">
            <w:pPr>
              <w:spacing w:before="40" w:after="40"/>
              <w:ind w:firstLine="144"/>
              <w:rPr>
                <w:rFonts w:ascii="Arial" w:hAnsi="Arial" w:cs="Arial"/>
                <w:sz w:val="20"/>
                <w:szCs w:val="16"/>
                <w:rPrChange w:id="120" w:author="ptnam" w:date="2011-03-25T17:20:00Z">
                  <w:rPr>
                    <w:rFonts w:ascii="Arial" w:hAnsi="Arial" w:cs="Arial"/>
                    <w:sz w:val="20"/>
                    <w:szCs w:val="20"/>
                    <w:lang w:val="de-DE"/>
                  </w:rPr>
                </w:rPrChange>
              </w:rPr>
              <w:pPrChange w:id="121" w:author="ptnam" w:date="2011-03-25T17:24:00Z">
                <w:pPr>
                  <w:spacing w:before="60" w:after="60"/>
                  <w:ind w:firstLine="144"/>
                </w:pPr>
              </w:pPrChange>
            </w:pPr>
          </w:p>
        </w:tc>
        <w:tc>
          <w:tcPr>
            <w:tcW w:w="1532" w:type="dxa"/>
            <w:tcBorders>
              <w:top w:val="single" w:sz="4" w:space="0" w:color="auto"/>
              <w:bottom w:val="single" w:sz="4" w:space="0" w:color="auto"/>
            </w:tcBorders>
            <w:vAlign w:val="center"/>
            <w:tcPrChange w:id="122" w:author="ptnam" w:date="2011-03-25T17:27:00Z">
              <w:tcPr>
                <w:tcW w:w="1440" w:type="dxa"/>
                <w:tcBorders>
                  <w:top w:val="single" w:sz="4" w:space="0" w:color="auto"/>
                  <w:bottom w:val="single" w:sz="4" w:space="0" w:color="auto"/>
                </w:tcBorders>
                <w:vAlign w:val="center"/>
              </w:tcPr>
            </w:tcPrChange>
          </w:tcPr>
          <w:p w14:paraId="74705015" w14:textId="77777777" w:rsidR="003C0478" w:rsidRPr="00725C27" w:rsidRDefault="003C0478" w:rsidP="00725C27">
            <w:pPr>
              <w:spacing w:before="40" w:after="40"/>
              <w:jc w:val="center"/>
              <w:rPr>
                <w:rFonts w:ascii="Arial" w:hAnsi="Arial" w:cs="Arial"/>
                <w:sz w:val="20"/>
                <w:szCs w:val="16"/>
              </w:rPr>
              <w:pPrChange w:id="123" w:author="ptnam" w:date="2011-03-25T17:24:00Z">
                <w:pPr>
                  <w:spacing w:before="120" w:after="120"/>
                  <w:jc w:val="center"/>
                </w:pPr>
              </w:pPrChange>
            </w:pPr>
            <w:r w:rsidRPr="00725C27">
              <w:rPr>
                <w:rFonts w:ascii="Arial" w:hAnsi="Arial" w:cs="Arial"/>
                <w:sz w:val="20"/>
                <w:szCs w:val="16"/>
              </w:rPr>
              <w:t>Quý I/2010</w:t>
            </w:r>
          </w:p>
        </w:tc>
        <w:tc>
          <w:tcPr>
            <w:tcW w:w="1260" w:type="dxa"/>
            <w:tcBorders>
              <w:top w:val="single" w:sz="4" w:space="0" w:color="auto"/>
              <w:bottom w:val="single" w:sz="4" w:space="0" w:color="auto"/>
            </w:tcBorders>
            <w:tcPrChange w:id="124" w:author="ptnam" w:date="2011-03-25T17:27:00Z">
              <w:tcPr>
                <w:tcW w:w="1260" w:type="dxa"/>
                <w:tcBorders>
                  <w:top w:val="single" w:sz="4" w:space="0" w:color="auto"/>
                  <w:bottom w:val="single" w:sz="4" w:space="0" w:color="auto"/>
                </w:tcBorders>
              </w:tcPr>
            </w:tcPrChange>
          </w:tcPr>
          <w:p w14:paraId="13BD28A6" w14:textId="77777777" w:rsidR="003C0478" w:rsidRPr="00725C27" w:rsidRDefault="003C0478" w:rsidP="00725C27">
            <w:pPr>
              <w:spacing w:before="40" w:after="40"/>
              <w:jc w:val="center"/>
              <w:rPr>
                <w:rFonts w:ascii="Arial" w:hAnsi="Arial" w:cs="Arial"/>
                <w:b/>
                <w:bCs/>
                <w:sz w:val="20"/>
                <w:szCs w:val="16"/>
                <w:lang w:val="de-DE"/>
              </w:rPr>
              <w:pPrChange w:id="125" w:author="ptnam" w:date="2011-03-25T17:24:00Z">
                <w:pPr>
                  <w:spacing w:before="120" w:after="120"/>
                  <w:jc w:val="center"/>
                </w:pPr>
              </w:pPrChange>
            </w:pPr>
            <w:r w:rsidRPr="00725C27">
              <w:rPr>
                <w:rFonts w:ascii="Arial" w:hAnsi="Arial" w:cs="Arial"/>
                <w:sz w:val="20"/>
                <w:szCs w:val="16"/>
              </w:rPr>
              <w:t>Quý I/2011</w:t>
            </w:r>
          </w:p>
        </w:tc>
        <w:tc>
          <w:tcPr>
            <w:tcW w:w="2132" w:type="dxa"/>
            <w:vMerge/>
            <w:tcBorders>
              <w:bottom w:val="single" w:sz="4" w:space="0" w:color="auto"/>
            </w:tcBorders>
            <w:tcPrChange w:id="126" w:author="ptnam" w:date="2011-03-25T17:27:00Z">
              <w:tcPr>
                <w:tcW w:w="2132" w:type="dxa"/>
                <w:vMerge/>
                <w:tcBorders>
                  <w:bottom w:val="single" w:sz="4" w:space="0" w:color="auto"/>
                </w:tcBorders>
              </w:tcPr>
            </w:tcPrChange>
          </w:tcPr>
          <w:p w14:paraId="5ACD14E3" w14:textId="77777777" w:rsidR="003C0478" w:rsidRPr="00725C27" w:rsidRDefault="003C0478" w:rsidP="00725C27">
            <w:pPr>
              <w:spacing w:before="40" w:after="40"/>
              <w:jc w:val="center"/>
              <w:rPr>
                <w:rFonts w:ascii="Arial" w:hAnsi="Arial" w:cs="Arial"/>
                <w:bCs/>
                <w:sz w:val="20"/>
                <w:szCs w:val="16"/>
                <w:lang w:val="de-DE"/>
                <w:rPrChange w:id="127" w:author="ptnam" w:date="2011-03-25T17:20:00Z">
                  <w:rPr>
                    <w:rFonts w:ascii="Arial" w:hAnsi="Arial" w:cs="Arial"/>
                    <w:bCs/>
                    <w:sz w:val="20"/>
                    <w:szCs w:val="20"/>
                    <w:lang w:val="de-DE"/>
                  </w:rPr>
                </w:rPrChange>
              </w:rPr>
              <w:pPrChange w:id="128" w:author="ptnam" w:date="2011-03-25T17:24:00Z">
                <w:pPr>
                  <w:spacing w:before="60" w:after="60"/>
                  <w:jc w:val="center"/>
                </w:pPr>
              </w:pPrChange>
            </w:pPr>
          </w:p>
        </w:tc>
      </w:tr>
      <w:tr w:rsidR="003C0478" w:rsidRPr="00541363" w14:paraId="43E31071" w14:textId="77777777">
        <w:trPr>
          <w:trHeight w:val="365"/>
          <w:jc w:val="center"/>
          <w:trPrChange w:id="129" w:author="nnvan" w:date="2011-03-28T09:10:00Z">
            <w:trPr>
              <w:jc w:val="center"/>
            </w:trPr>
          </w:trPrChange>
        </w:trPr>
        <w:tc>
          <w:tcPr>
            <w:tcW w:w="3615" w:type="dxa"/>
            <w:vAlign w:val="bottom"/>
            <w:tcPrChange w:id="130" w:author="nnvan" w:date="2011-03-28T09:10:00Z">
              <w:tcPr>
                <w:tcW w:w="3249" w:type="dxa"/>
                <w:vAlign w:val="bottom"/>
              </w:tcPr>
            </w:tcPrChange>
          </w:tcPr>
          <w:p w14:paraId="0F4BF6F8" w14:textId="77777777" w:rsidR="003C0478" w:rsidRPr="00725C27" w:rsidRDefault="003C0478" w:rsidP="00725C27">
            <w:pPr>
              <w:spacing w:before="40" w:after="40"/>
              <w:rPr>
                <w:rFonts w:ascii="Arial" w:hAnsi="Arial" w:cs="Arial"/>
                <w:b/>
                <w:sz w:val="20"/>
                <w:szCs w:val="20"/>
              </w:rPr>
              <w:pPrChange w:id="131" w:author="ptnam" w:date="2011-03-25T17:24:00Z">
                <w:pPr>
                  <w:spacing w:before="240" w:after="120"/>
                </w:pPr>
              </w:pPrChange>
            </w:pPr>
            <w:r w:rsidRPr="00725C27">
              <w:rPr>
                <w:rFonts w:ascii="Arial" w:hAnsi="Arial" w:cs="Arial"/>
                <w:b/>
                <w:sz w:val="20"/>
                <w:szCs w:val="20"/>
              </w:rPr>
              <w:t>Tổng số</w:t>
            </w:r>
          </w:p>
        </w:tc>
        <w:tc>
          <w:tcPr>
            <w:tcW w:w="1532" w:type="dxa"/>
            <w:vAlign w:val="center"/>
            <w:tcPrChange w:id="132" w:author="nnvan" w:date="2011-03-28T09:10:00Z">
              <w:tcPr>
                <w:tcW w:w="1440" w:type="dxa"/>
              </w:tcPr>
            </w:tcPrChange>
          </w:tcPr>
          <w:p w14:paraId="704E33D9" w14:textId="77777777" w:rsidR="003C0478" w:rsidRPr="00725C27" w:rsidRDefault="00EC5753" w:rsidP="008D2924">
            <w:pPr>
              <w:spacing w:before="40" w:after="40"/>
              <w:jc w:val="center"/>
              <w:rPr>
                <w:rFonts w:ascii="Arial" w:hAnsi="Arial" w:cs="Arial"/>
                <w:b/>
                <w:bCs/>
                <w:color w:val="000000"/>
                <w:sz w:val="20"/>
                <w:szCs w:val="20"/>
                <w:lang w:val="de-DE"/>
                <w:rPrChange w:id="133" w:author="ptnam" w:date="2011-03-25T17:21:00Z">
                  <w:rPr>
                    <w:rFonts w:ascii="Arial" w:hAnsi="Arial" w:cs="Arial"/>
                    <w:b/>
                    <w:bCs/>
                    <w:color w:val="FF0000"/>
                    <w:sz w:val="20"/>
                    <w:szCs w:val="20"/>
                    <w:lang w:val="de-DE"/>
                  </w:rPr>
                </w:rPrChange>
              </w:rPr>
              <w:pPrChange w:id="134" w:author="nnvan" w:date="2011-03-28T09:10:00Z">
                <w:pPr>
                  <w:spacing w:before="240" w:after="120"/>
                  <w:jc w:val="center"/>
                </w:pPr>
              </w:pPrChange>
            </w:pPr>
            <w:ins w:id="135" w:author="nnvan" w:date="2011-03-24T09:09:00Z">
              <w:r w:rsidRPr="00725C27">
                <w:rPr>
                  <w:rFonts w:ascii="Arial" w:hAnsi="Arial" w:cs="Arial"/>
                  <w:b/>
                  <w:bCs/>
                  <w:color w:val="000000"/>
                  <w:sz w:val="20"/>
                  <w:szCs w:val="20"/>
                  <w:lang w:val="de-DE"/>
                  <w:rPrChange w:id="136" w:author="ptnam" w:date="2011-03-25T17:21:00Z">
                    <w:rPr>
                      <w:rFonts w:ascii="Arial" w:hAnsi="Arial" w:cs="Arial"/>
                      <w:b/>
                      <w:bCs/>
                      <w:color w:val="FF0000"/>
                      <w:sz w:val="20"/>
                      <w:szCs w:val="20"/>
                      <w:lang w:val="de-DE"/>
                    </w:rPr>
                  </w:rPrChange>
                </w:rPr>
                <w:t>5,84</w:t>
              </w:r>
            </w:ins>
            <w:del w:id="137" w:author="nnvan" w:date="2011-03-24T08:28:00Z">
              <w:r w:rsidR="003C0478" w:rsidRPr="00725C27" w:rsidDel="00F04160">
                <w:rPr>
                  <w:rFonts w:ascii="Arial" w:hAnsi="Arial" w:cs="Arial"/>
                  <w:b/>
                  <w:bCs/>
                  <w:color w:val="000000"/>
                  <w:sz w:val="20"/>
                  <w:szCs w:val="20"/>
                  <w:lang w:val="de-DE"/>
                  <w:rPrChange w:id="138" w:author="ptnam" w:date="2011-03-25T17:21:00Z">
                    <w:rPr>
                      <w:rFonts w:ascii="Arial" w:hAnsi="Arial" w:cs="Arial"/>
                      <w:b/>
                      <w:bCs/>
                      <w:color w:val="FF0000"/>
                      <w:sz w:val="20"/>
                      <w:szCs w:val="20"/>
                      <w:lang w:val="de-DE"/>
                    </w:rPr>
                  </w:rPrChange>
                </w:rPr>
                <w:delText>3,14</w:delText>
              </w:r>
            </w:del>
          </w:p>
        </w:tc>
        <w:tc>
          <w:tcPr>
            <w:tcW w:w="1260" w:type="dxa"/>
            <w:vAlign w:val="center"/>
            <w:tcPrChange w:id="139" w:author="nnvan" w:date="2011-03-28T09:10:00Z">
              <w:tcPr>
                <w:tcW w:w="1260" w:type="dxa"/>
              </w:tcPr>
            </w:tcPrChange>
          </w:tcPr>
          <w:p w14:paraId="03280F09" w14:textId="77777777" w:rsidR="003C0478" w:rsidRPr="00725C27" w:rsidRDefault="003C0478" w:rsidP="008D2924">
            <w:pPr>
              <w:spacing w:before="40" w:after="40"/>
              <w:jc w:val="center"/>
              <w:rPr>
                <w:rFonts w:ascii="Arial" w:hAnsi="Arial" w:cs="Arial"/>
                <w:b/>
                <w:bCs/>
                <w:color w:val="000000"/>
                <w:sz w:val="20"/>
                <w:szCs w:val="20"/>
                <w:lang w:val="de-DE"/>
                <w:rPrChange w:id="140" w:author="ptnam" w:date="2011-03-25T17:21:00Z">
                  <w:rPr>
                    <w:rFonts w:ascii="Arial" w:hAnsi="Arial" w:cs="Arial"/>
                    <w:b/>
                    <w:bCs/>
                    <w:color w:val="FF0000"/>
                    <w:sz w:val="20"/>
                    <w:szCs w:val="20"/>
                    <w:lang w:val="de-DE"/>
                  </w:rPr>
                </w:rPrChange>
              </w:rPr>
              <w:pPrChange w:id="141" w:author="nnvan" w:date="2011-03-28T09:10:00Z">
                <w:pPr>
                  <w:spacing w:before="240" w:after="120"/>
                  <w:jc w:val="center"/>
                </w:pPr>
              </w:pPrChange>
            </w:pPr>
            <w:r w:rsidRPr="00725C27">
              <w:rPr>
                <w:rFonts w:ascii="Arial" w:hAnsi="Arial" w:cs="Arial"/>
                <w:b/>
                <w:bCs/>
                <w:color w:val="000000"/>
                <w:sz w:val="20"/>
                <w:szCs w:val="20"/>
                <w:lang w:val="de-DE"/>
                <w:rPrChange w:id="142" w:author="ptnam" w:date="2011-03-25T17:21:00Z">
                  <w:rPr>
                    <w:rFonts w:ascii="Arial" w:hAnsi="Arial" w:cs="Arial"/>
                    <w:b/>
                    <w:bCs/>
                    <w:color w:val="FF0000"/>
                    <w:sz w:val="20"/>
                    <w:szCs w:val="20"/>
                    <w:lang w:val="de-DE"/>
                  </w:rPr>
                </w:rPrChange>
              </w:rPr>
              <w:t>5,</w:t>
            </w:r>
            <w:del w:id="143" w:author="nnvan" w:date="2011-03-24T08:27:00Z">
              <w:r w:rsidRPr="00725C27" w:rsidDel="00F04160">
                <w:rPr>
                  <w:rFonts w:ascii="Arial" w:hAnsi="Arial" w:cs="Arial"/>
                  <w:b/>
                  <w:bCs/>
                  <w:color w:val="000000"/>
                  <w:sz w:val="20"/>
                  <w:szCs w:val="20"/>
                  <w:lang w:val="de-DE"/>
                  <w:rPrChange w:id="144" w:author="ptnam" w:date="2011-03-25T17:21:00Z">
                    <w:rPr>
                      <w:rFonts w:ascii="Arial" w:hAnsi="Arial" w:cs="Arial"/>
                      <w:b/>
                      <w:bCs/>
                      <w:color w:val="FF0000"/>
                      <w:sz w:val="20"/>
                      <w:szCs w:val="20"/>
                      <w:lang w:val="de-DE"/>
                    </w:rPr>
                  </w:rPrChange>
                </w:rPr>
                <w:delText>83</w:delText>
              </w:r>
            </w:del>
            <w:ins w:id="145" w:author="nnvan" w:date="2011-03-24T08:27:00Z">
              <w:r w:rsidR="00F04160" w:rsidRPr="00725C27">
                <w:rPr>
                  <w:rFonts w:ascii="Arial" w:hAnsi="Arial" w:cs="Arial"/>
                  <w:b/>
                  <w:bCs/>
                  <w:color w:val="000000"/>
                  <w:sz w:val="20"/>
                  <w:szCs w:val="20"/>
                  <w:lang w:val="de-DE"/>
                  <w:rPrChange w:id="146" w:author="ptnam" w:date="2011-03-25T17:21:00Z">
                    <w:rPr>
                      <w:rFonts w:ascii="Arial" w:hAnsi="Arial" w:cs="Arial"/>
                      <w:b/>
                      <w:bCs/>
                      <w:color w:val="FF0000"/>
                      <w:sz w:val="20"/>
                      <w:szCs w:val="20"/>
                      <w:lang w:val="de-DE"/>
                    </w:rPr>
                  </w:rPrChange>
                </w:rPr>
                <w:t>43</w:t>
              </w:r>
            </w:ins>
          </w:p>
        </w:tc>
        <w:tc>
          <w:tcPr>
            <w:tcW w:w="2132" w:type="dxa"/>
            <w:vAlign w:val="center"/>
            <w:tcPrChange w:id="147" w:author="nnvan" w:date="2011-03-28T09:10:00Z">
              <w:tcPr>
                <w:tcW w:w="2132" w:type="dxa"/>
              </w:tcPr>
            </w:tcPrChange>
          </w:tcPr>
          <w:p w14:paraId="32D581D8" w14:textId="77777777" w:rsidR="003C0478" w:rsidRPr="00725C27" w:rsidRDefault="00EC5753" w:rsidP="008D2924">
            <w:pPr>
              <w:spacing w:before="40" w:after="40"/>
              <w:jc w:val="center"/>
              <w:rPr>
                <w:rFonts w:ascii="Arial" w:hAnsi="Arial" w:cs="Arial"/>
                <w:b/>
                <w:bCs/>
                <w:color w:val="000000"/>
                <w:sz w:val="20"/>
                <w:szCs w:val="20"/>
                <w:lang w:val="de-DE"/>
                <w:rPrChange w:id="148" w:author="ptnam" w:date="2011-03-25T17:21:00Z">
                  <w:rPr>
                    <w:rFonts w:ascii="Arial" w:hAnsi="Arial" w:cs="Arial"/>
                    <w:b/>
                    <w:bCs/>
                    <w:color w:val="FF0000"/>
                    <w:sz w:val="20"/>
                    <w:szCs w:val="20"/>
                    <w:lang w:val="de-DE"/>
                  </w:rPr>
                </w:rPrChange>
              </w:rPr>
              <w:pPrChange w:id="149" w:author="nnvan" w:date="2011-03-28T09:10:00Z">
                <w:pPr>
                  <w:spacing w:before="240" w:after="120"/>
                  <w:jc w:val="center"/>
                </w:pPr>
              </w:pPrChange>
            </w:pPr>
            <w:ins w:id="150" w:author="nnvan" w:date="2011-03-24T09:09:00Z">
              <w:r w:rsidRPr="00725C27">
                <w:rPr>
                  <w:rFonts w:ascii="Arial" w:hAnsi="Arial" w:cs="Arial"/>
                  <w:b/>
                  <w:bCs/>
                  <w:color w:val="000000"/>
                  <w:sz w:val="20"/>
                  <w:szCs w:val="20"/>
                  <w:lang w:val="de-DE"/>
                  <w:rPrChange w:id="151" w:author="ptnam" w:date="2011-03-25T17:21:00Z">
                    <w:rPr>
                      <w:rFonts w:ascii="Arial" w:hAnsi="Arial" w:cs="Arial"/>
                      <w:b/>
                      <w:bCs/>
                      <w:color w:val="FF0000"/>
                      <w:sz w:val="20"/>
                      <w:szCs w:val="20"/>
                      <w:lang w:val="de-DE"/>
                    </w:rPr>
                  </w:rPrChange>
                </w:rPr>
                <w:t>5,43</w:t>
              </w:r>
            </w:ins>
            <w:del w:id="152" w:author="nnvan" w:date="2011-03-24T08:28:00Z">
              <w:r w:rsidR="003C0478" w:rsidRPr="00725C27" w:rsidDel="00F04160">
                <w:rPr>
                  <w:rFonts w:ascii="Arial" w:hAnsi="Arial" w:cs="Arial"/>
                  <w:b/>
                  <w:bCs/>
                  <w:color w:val="000000"/>
                  <w:sz w:val="20"/>
                  <w:szCs w:val="20"/>
                  <w:lang w:val="de-DE"/>
                  <w:rPrChange w:id="153" w:author="ptnam" w:date="2011-03-25T17:21:00Z">
                    <w:rPr>
                      <w:rFonts w:ascii="Arial" w:hAnsi="Arial" w:cs="Arial"/>
                      <w:b/>
                      <w:bCs/>
                      <w:color w:val="FF0000"/>
                      <w:sz w:val="20"/>
                      <w:szCs w:val="20"/>
                      <w:lang w:val="de-DE"/>
                    </w:rPr>
                  </w:rPrChange>
                </w:rPr>
                <w:delText>5,83</w:delText>
              </w:r>
            </w:del>
          </w:p>
        </w:tc>
      </w:tr>
      <w:tr w:rsidR="003C0478" w:rsidRPr="00541363" w14:paraId="04206666" w14:textId="77777777">
        <w:trPr>
          <w:trHeight w:val="413"/>
          <w:jc w:val="center"/>
          <w:trPrChange w:id="154" w:author="nnvan" w:date="2011-03-28T09:10:00Z">
            <w:trPr>
              <w:jc w:val="center"/>
            </w:trPr>
          </w:trPrChange>
        </w:trPr>
        <w:tc>
          <w:tcPr>
            <w:tcW w:w="3615" w:type="dxa"/>
            <w:vAlign w:val="bottom"/>
            <w:tcPrChange w:id="155" w:author="nnvan" w:date="2011-03-28T09:10:00Z">
              <w:tcPr>
                <w:tcW w:w="3249" w:type="dxa"/>
                <w:vAlign w:val="bottom"/>
              </w:tcPr>
            </w:tcPrChange>
          </w:tcPr>
          <w:p w14:paraId="78FA88C7" w14:textId="77777777" w:rsidR="003C0478" w:rsidRPr="00725C27" w:rsidRDefault="003C0478" w:rsidP="00725C27">
            <w:pPr>
              <w:spacing w:before="40" w:after="40"/>
              <w:ind w:firstLine="144"/>
              <w:rPr>
                <w:rFonts w:ascii="Arial" w:hAnsi="Arial" w:cs="Arial"/>
                <w:sz w:val="20"/>
                <w:szCs w:val="20"/>
                <w:lang w:val="de-DE"/>
              </w:rPr>
              <w:pPrChange w:id="156" w:author="ptnam" w:date="2011-03-25T17:24:00Z">
                <w:pPr>
                  <w:spacing w:before="80" w:after="60"/>
                  <w:ind w:firstLine="144"/>
                </w:pPr>
              </w:pPrChange>
            </w:pPr>
            <w:r w:rsidRPr="00725C27">
              <w:rPr>
                <w:rFonts w:ascii="Arial" w:hAnsi="Arial" w:cs="Arial"/>
                <w:sz w:val="20"/>
                <w:szCs w:val="20"/>
                <w:lang w:val="de-DE"/>
              </w:rPr>
              <w:t>Nông, lâm nghiệp thuỷ sản</w:t>
            </w:r>
          </w:p>
        </w:tc>
        <w:tc>
          <w:tcPr>
            <w:tcW w:w="1532" w:type="dxa"/>
            <w:vAlign w:val="center"/>
            <w:tcPrChange w:id="157" w:author="nnvan" w:date="2011-03-28T09:10:00Z">
              <w:tcPr>
                <w:tcW w:w="1440" w:type="dxa"/>
              </w:tcPr>
            </w:tcPrChange>
          </w:tcPr>
          <w:p w14:paraId="3E5E304E" w14:textId="77777777" w:rsidR="003C0478" w:rsidRPr="00725C27" w:rsidRDefault="00EC5753" w:rsidP="008D2924">
            <w:pPr>
              <w:spacing w:before="40" w:after="40"/>
              <w:jc w:val="center"/>
              <w:rPr>
                <w:rFonts w:ascii="Arial" w:hAnsi="Arial" w:cs="Arial"/>
                <w:bCs/>
                <w:color w:val="000000"/>
                <w:sz w:val="20"/>
                <w:szCs w:val="20"/>
                <w:lang w:val="de-DE"/>
                <w:rPrChange w:id="158" w:author="ptnam" w:date="2011-03-25T17:21:00Z">
                  <w:rPr>
                    <w:rFonts w:ascii="Arial" w:hAnsi="Arial" w:cs="Arial"/>
                    <w:bCs/>
                    <w:color w:val="FF0000"/>
                    <w:sz w:val="20"/>
                    <w:szCs w:val="20"/>
                    <w:lang w:val="de-DE"/>
                  </w:rPr>
                </w:rPrChange>
              </w:rPr>
              <w:pPrChange w:id="159" w:author="nnvan" w:date="2011-03-28T09:10:00Z">
                <w:pPr>
                  <w:spacing w:before="80" w:after="60"/>
                  <w:jc w:val="center"/>
                </w:pPr>
              </w:pPrChange>
            </w:pPr>
            <w:ins w:id="160" w:author="nnvan" w:date="2011-03-24T09:09:00Z">
              <w:r w:rsidRPr="00725C27">
                <w:rPr>
                  <w:rFonts w:ascii="Arial" w:hAnsi="Arial" w:cs="Arial"/>
                  <w:bCs/>
                  <w:color w:val="000000"/>
                  <w:sz w:val="20"/>
                  <w:szCs w:val="20"/>
                  <w:lang w:val="de-DE"/>
                  <w:rPrChange w:id="161" w:author="ptnam" w:date="2011-03-25T17:21:00Z">
                    <w:rPr>
                      <w:rFonts w:ascii="Arial" w:hAnsi="Arial" w:cs="Arial"/>
                      <w:bCs/>
                      <w:color w:val="FF0000"/>
                      <w:sz w:val="20"/>
                      <w:szCs w:val="20"/>
                      <w:lang w:val="de-DE"/>
                    </w:rPr>
                  </w:rPrChange>
                </w:rPr>
                <w:t>3,74</w:t>
              </w:r>
            </w:ins>
            <w:del w:id="162" w:author="nnvan" w:date="2011-03-24T08:28:00Z">
              <w:r w:rsidR="003C0478" w:rsidRPr="00725C27" w:rsidDel="00F04160">
                <w:rPr>
                  <w:rFonts w:ascii="Arial" w:hAnsi="Arial" w:cs="Arial"/>
                  <w:bCs/>
                  <w:color w:val="000000"/>
                  <w:sz w:val="20"/>
                  <w:szCs w:val="20"/>
                  <w:lang w:val="de-DE"/>
                  <w:rPrChange w:id="163" w:author="ptnam" w:date="2011-03-25T17:21:00Z">
                    <w:rPr>
                      <w:rFonts w:ascii="Arial" w:hAnsi="Arial" w:cs="Arial"/>
                      <w:bCs/>
                      <w:color w:val="FF0000"/>
                      <w:sz w:val="20"/>
                      <w:szCs w:val="20"/>
                      <w:lang w:val="de-DE"/>
                    </w:rPr>
                  </w:rPrChange>
                </w:rPr>
                <w:delText>1,84</w:delText>
              </w:r>
            </w:del>
          </w:p>
        </w:tc>
        <w:tc>
          <w:tcPr>
            <w:tcW w:w="1260" w:type="dxa"/>
            <w:vAlign w:val="center"/>
            <w:tcPrChange w:id="164" w:author="nnvan" w:date="2011-03-28T09:10:00Z">
              <w:tcPr>
                <w:tcW w:w="1260" w:type="dxa"/>
              </w:tcPr>
            </w:tcPrChange>
          </w:tcPr>
          <w:p w14:paraId="3E6FFD79" w14:textId="77777777" w:rsidR="003C0478" w:rsidRPr="00725C27" w:rsidRDefault="003C0478" w:rsidP="008D2924">
            <w:pPr>
              <w:spacing w:before="40" w:after="40"/>
              <w:jc w:val="center"/>
              <w:rPr>
                <w:rFonts w:ascii="Arial" w:hAnsi="Arial" w:cs="Arial"/>
                <w:bCs/>
                <w:color w:val="000000"/>
                <w:sz w:val="20"/>
                <w:szCs w:val="20"/>
                <w:lang w:val="de-DE"/>
                <w:rPrChange w:id="165" w:author="ptnam" w:date="2011-03-25T17:21:00Z">
                  <w:rPr>
                    <w:rFonts w:ascii="Arial" w:hAnsi="Arial" w:cs="Arial"/>
                    <w:bCs/>
                    <w:color w:val="FF0000"/>
                    <w:sz w:val="20"/>
                    <w:szCs w:val="20"/>
                    <w:lang w:val="de-DE"/>
                  </w:rPr>
                </w:rPrChange>
              </w:rPr>
              <w:pPrChange w:id="166" w:author="nnvan" w:date="2011-03-28T09:10:00Z">
                <w:pPr>
                  <w:spacing w:before="80" w:after="60"/>
                  <w:jc w:val="center"/>
                </w:pPr>
              </w:pPrChange>
            </w:pPr>
            <w:del w:id="167" w:author="nnvan" w:date="2011-03-24T08:28:00Z">
              <w:r w:rsidRPr="00725C27" w:rsidDel="00F04160">
                <w:rPr>
                  <w:rFonts w:ascii="Arial" w:hAnsi="Arial" w:cs="Arial"/>
                  <w:bCs/>
                  <w:color w:val="000000"/>
                  <w:sz w:val="20"/>
                  <w:szCs w:val="20"/>
                  <w:lang w:val="de-DE"/>
                  <w:rPrChange w:id="168" w:author="ptnam" w:date="2011-03-25T17:21:00Z">
                    <w:rPr>
                      <w:rFonts w:ascii="Arial" w:hAnsi="Arial" w:cs="Arial"/>
                      <w:bCs/>
                      <w:color w:val="FF0000"/>
                      <w:sz w:val="20"/>
                      <w:szCs w:val="20"/>
                      <w:lang w:val="de-DE"/>
                    </w:rPr>
                  </w:rPrChange>
                </w:rPr>
                <w:delText>3,45</w:delText>
              </w:r>
            </w:del>
            <w:ins w:id="169" w:author="nnvan" w:date="2011-03-24T08:28:00Z">
              <w:r w:rsidR="00F04160" w:rsidRPr="00725C27">
                <w:rPr>
                  <w:rFonts w:ascii="Arial" w:hAnsi="Arial" w:cs="Arial"/>
                  <w:bCs/>
                  <w:color w:val="000000"/>
                  <w:sz w:val="20"/>
                  <w:szCs w:val="20"/>
                  <w:lang w:val="de-DE"/>
                  <w:rPrChange w:id="170" w:author="ptnam" w:date="2011-03-25T17:21:00Z">
                    <w:rPr>
                      <w:rFonts w:ascii="Arial" w:hAnsi="Arial" w:cs="Arial"/>
                      <w:bCs/>
                      <w:color w:val="FF0000"/>
                      <w:sz w:val="20"/>
                      <w:szCs w:val="20"/>
                      <w:lang w:val="de-DE"/>
                    </w:rPr>
                  </w:rPrChange>
                </w:rPr>
                <w:t>2,05</w:t>
              </w:r>
            </w:ins>
          </w:p>
        </w:tc>
        <w:tc>
          <w:tcPr>
            <w:tcW w:w="2132" w:type="dxa"/>
            <w:vAlign w:val="center"/>
            <w:tcPrChange w:id="171" w:author="nnvan" w:date="2011-03-28T09:10:00Z">
              <w:tcPr>
                <w:tcW w:w="2132" w:type="dxa"/>
              </w:tcPr>
            </w:tcPrChange>
          </w:tcPr>
          <w:p w14:paraId="695BDC54" w14:textId="77777777" w:rsidR="003C0478" w:rsidRPr="00725C27" w:rsidRDefault="00EC5753" w:rsidP="008D2924">
            <w:pPr>
              <w:spacing w:before="40" w:after="40"/>
              <w:jc w:val="center"/>
              <w:rPr>
                <w:rFonts w:ascii="Arial" w:hAnsi="Arial" w:cs="Arial"/>
                <w:bCs/>
                <w:color w:val="000000"/>
                <w:sz w:val="20"/>
                <w:szCs w:val="20"/>
                <w:lang w:val="de-DE"/>
                <w:rPrChange w:id="172" w:author="ptnam" w:date="2011-03-25T17:21:00Z">
                  <w:rPr>
                    <w:rFonts w:ascii="Arial" w:hAnsi="Arial" w:cs="Arial"/>
                    <w:bCs/>
                    <w:color w:val="FF0000"/>
                    <w:sz w:val="20"/>
                    <w:szCs w:val="20"/>
                    <w:lang w:val="de-DE"/>
                  </w:rPr>
                </w:rPrChange>
              </w:rPr>
              <w:pPrChange w:id="173" w:author="nnvan" w:date="2011-03-28T09:10:00Z">
                <w:pPr>
                  <w:spacing w:before="80" w:after="60"/>
                  <w:jc w:val="center"/>
                </w:pPr>
              </w:pPrChange>
            </w:pPr>
            <w:ins w:id="174" w:author="nnvan" w:date="2011-03-24T09:09:00Z">
              <w:r w:rsidRPr="00725C27">
                <w:rPr>
                  <w:rFonts w:ascii="Arial" w:hAnsi="Arial" w:cs="Arial"/>
                  <w:bCs/>
                  <w:color w:val="000000"/>
                  <w:sz w:val="20"/>
                  <w:szCs w:val="20"/>
                  <w:lang w:val="de-DE"/>
                  <w:rPrChange w:id="175" w:author="ptnam" w:date="2011-03-25T17:21:00Z">
                    <w:rPr>
                      <w:rFonts w:ascii="Arial" w:hAnsi="Arial" w:cs="Arial"/>
                      <w:bCs/>
                      <w:color w:val="FF0000"/>
                      <w:sz w:val="20"/>
                      <w:szCs w:val="20"/>
                      <w:lang w:val="de-DE"/>
                    </w:rPr>
                  </w:rPrChange>
                </w:rPr>
                <w:t>0,24</w:t>
              </w:r>
            </w:ins>
            <w:del w:id="176" w:author="nnvan" w:date="2011-03-24T08:28:00Z">
              <w:r w:rsidR="003C0478" w:rsidRPr="00725C27" w:rsidDel="00F04160">
                <w:rPr>
                  <w:rFonts w:ascii="Arial" w:hAnsi="Arial" w:cs="Arial"/>
                  <w:bCs/>
                  <w:color w:val="000000"/>
                  <w:sz w:val="20"/>
                  <w:szCs w:val="20"/>
                  <w:lang w:val="de-DE"/>
                  <w:rPrChange w:id="177" w:author="ptnam" w:date="2011-03-25T17:21:00Z">
                    <w:rPr>
                      <w:rFonts w:ascii="Arial" w:hAnsi="Arial" w:cs="Arial"/>
                      <w:bCs/>
                      <w:color w:val="FF0000"/>
                      <w:sz w:val="20"/>
                      <w:szCs w:val="20"/>
                      <w:lang w:val="de-DE"/>
                    </w:rPr>
                  </w:rPrChange>
                </w:rPr>
                <w:delText>0,42</w:delText>
              </w:r>
            </w:del>
          </w:p>
        </w:tc>
      </w:tr>
      <w:tr w:rsidR="003C0478" w:rsidRPr="00541363" w14:paraId="39854EB7" w14:textId="77777777">
        <w:trPr>
          <w:trHeight w:val="465"/>
          <w:jc w:val="center"/>
          <w:trPrChange w:id="178" w:author="nnvan" w:date="2011-03-28T09:10:00Z">
            <w:trPr>
              <w:jc w:val="center"/>
            </w:trPr>
          </w:trPrChange>
        </w:trPr>
        <w:tc>
          <w:tcPr>
            <w:tcW w:w="3615" w:type="dxa"/>
            <w:vAlign w:val="bottom"/>
            <w:tcPrChange w:id="179" w:author="nnvan" w:date="2011-03-28T09:10:00Z">
              <w:tcPr>
                <w:tcW w:w="3249" w:type="dxa"/>
                <w:vAlign w:val="bottom"/>
              </w:tcPr>
            </w:tcPrChange>
          </w:tcPr>
          <w:p w14:paraId="6A050F66" w14:textId="77777777" w:rsidR="003C0478" w:rsidRPr="00725C27" w:rsidRDefault="003C0478" w:rsidP="00725C27">
            <w:pPr>
              <w:spacing w:before="40" w:after="40"/>
              <w:ind w:firstLine="144"/>
              <w:rPr>
                <w:rFonts w:ascii="Arial" w:hAnsi="Arial" w:cs="Arial"/>
                <w:sz w:val="20"/>
                <w:szCs w:val="20"/>
                <w:lang w:val="de-DE"/>
              </w:rPr>
              <w:pPrChange w:id="180" w:author="ptnam" w:date="2011-03-25T17:24:00Z">
                <w:pPr>
                  <w:spacing w:before="80" w:after="60"/>
                  <w:ind w:firstLine="144"/>
                </w:pPr>
              </w:pPrChange>
            </w:pPr>
            <w:r w:rsidRPr="00725C27">
              <w:rPr>
                <w:rFonts w:ascii="Arial" w:hAnsi="Arial" w:cs="Arial"/>
                <w:sz w:val="20"/>
                <w:szCs w:val="20"/>
                <w:lang w:val="de-DE"/>
              </w:rPr>
              <w:t>Công nghiệp và xây dựng</w:t>
            </w:r>
          </w:p>
        </w:tc>
        <w:tc>
          <w:tcPr>
            <w:tcW w:w="1532" w:type="dxa"/>
            <w:vAlign w:val="center"/>
            <w:tcPrChange w:id="181" w:author="nnvan" w:date="2011-03-28T09:10:00Z">
              <w:tcPr>
                <w:tcW w:w="1440" w:type="dxa"/>
              </w:tcPr>
            </w:tcPrChange>
          </w:tcPr>
          <w:p w14:paraId="5F2CACAC" w14:textId="77777777" w:rsidR="003C0478" w:rsidRPr="00725C27" w:rsidRDefault="00EC5753" w:rsidP="008D2924">
            <w:pPr>
              <w:spacing w:before="40" w:after="40"/>
              <w:jc w:val="center"/>
              <w:rPr>
                <w:rFonts w:ascii="Arial" w:hAnsi="Arial" w:cs="Arial"/>
                <w:bCs/>
                <w:color w:val="000000"/>
                <w:sz w:val="20"/>
                <w:szCs w:val="20"/>
                <w:lang w:val="de-DE"/>
                <w:rPrChange w:id="182" w:author="ptnam" w:date="2011-03-25T17:21:00Z">
                  <w:rPr>
                    <w:rFonts w:ascii="Arial" w:hAnsi="Arial" w:cs="Arial"/>
                    <w:bCs/>
                    <w:color w:val="FF0000"/>
                    <w:sz w:val="20"/>
                    <w:szCs w:val="20"/>
                    <w:lang w:val="de-DE"/>
                  </w:rPr>
                </w:rPrChange>
              </w:rPr>
              <w:pPrChange w:id="183" w:author="nnvan" w:date="2011-03-28T09:10:00Z">
                <w:pPr>
                  <w:spacing w:before="80" w:after="60"/>
                  <w:jc w:val="center"/>
                </w:pPr>
              </w:pPrChange>
            </w:pPr>
            <w:ins w:id="184" w:author="nnvan" w:date="2011-03-24T09:09:00Z">
              <w:r w:rsidRPr="00725C27">
                <w:rPr>
                  <w:rFonts w:ascii="Arial" w:hAnsi="Arial" w:cs="Arial"/>
                  <w:bCs/>
                  <w:color w:val="000000"/>
                  <w:sz w:val="20"/>
                  <w:szCs w:val="20"/>
                  <w:lang w:val="de-DE"/>
                  <w:rPrChange w:id="185" w:author="ptnam" w:date="2011-03-25T17:21:00Z">
                    <w:rPr>
                      <w:rFonts w:ascii="Arial" w:hAnsi="Arial" w:cs="Arial"/>
                      <w:bCs/>
                      <w:color w:val="FF0000"/>
                      <w:sz w:val="20"/>
                      <w:szCs w:val="20"/>
                      <w:lang w:val="de-DE"/>
                    </w:rPr>
                  </w:rPrChange>
                </w:rPr>
                <w:t>5,60</w:t>
              </w:r>
            </w:ins>
            <w:del w:id="186" w:author="nnvan" w:date="2011-03-24T08:28:00Z">
              <w:r w:rsidR="003C0478" w:rsidRPr="00725C27" w:rsidDel="00F04160">
                <w:rPr>
                  <w:rFonts w:ascii="Arial" w:hAnsi="Arial" w:cs="Arial"/>
                  <w:bCs/>
                  <w:color w:val="000000"/>
                  <w:sz w:val="20"/>
                  <w:szCs w:val="20"/>
                  <w:lang w:val="de-DE"/>
                  <w:rPrChange w:id="187" w:author="ptnam" w:date="2011-03-25T17:21:00Z">
                    <w:rPr>
                      <w:rFonts w:ascii="Arial" w:hAnsi="Arial" w:cs="Arial"/>
                      <w:bCs/>
                      <w:color w:val="FF0000"/>
                      <w:sz w:val="20"/>
                      <w:szCs w:val="20"/>
                      <w:lang w:val="de-DE"/>
                    </w:rPr>
                  </w:rPrChange>
                </w:rPr>
                <w:delText>1,70</w:delText>
              </w:r>
            </w:del>
          </w:p>
        </w:tc>
        <w:tc>
          <w:tcPr>
            <w:tcW w:w="1260" w:type="dxa"/>
            <w:vAlign w:val="center"/>
            <w:tcPrChange w:id="188" w:author="nnvan" w:date="2011-03-28T09:10:00Z">
              <w:tcPr>
                <w:tcW w:w="1260" w:type="dxa"/>
              </w:tcPr>
            </w:tcPrChange>
          </w:tcPr>
          <w:p w14:paraId="4FE91C8C" w14:textId="77777777" w:rsidR="003C0478" w:rsidRPr="00725C27" w:rsidRDefault="003C0478" w:rsidP="008D2924">
            <w:pPr>
              <w:spacing w:before="40" w:after="40"/>
              <w:jc w:val="center"/>
              <w:rPr>
                <w:rFonts w:ascii="Arial" w:hAnsi="Arial" w:cs="Arial"/>
                <w:bCs/>
                <w:color w:val="000000"/>
                <w:sz w:val="20"/>
                <w:szCs w:val="20"/>
                <w:lang w:val="de-DE"/>
                <w:rPrChange w:id="189" w:author="ptnam" w:date="2011-03-25T17:21:00Z">
                  <w:rPr>
                    <w:rFonts w:ascii="Arial" w:hAnsi="Arial" w:cs="Arial"/>
                    <w:bCs/>
                    <w:color w:val="FF0000"/>
                    <w:sz w:val="20"/>
                    <w:szCs w:val="20"/>
                    <w:lang w:val="de-DE"/>
                  </w:rPr>
                </w:rPrChange>
              </w:rPr>
              <w:pPrChange w:id="190" w:author="nnvan" w:date="2011-03-28T09:10:00Z">
                <w:pPr>
                  <w:spacing w:before="80" w:after="60"/>
                  <w:jc w:val="center"/>
                </w:pPr>
              </w:pPrChange>
            </w:pPr>
            <w:del w:id="191" w:author="nnvan" w:date="2011-03-24T08:28:00Z">
              <w:r w:rsidRPr="00725C27" w:rsidDel="00F04160">
                <w:rPr>
                  <w:rFonts w:ascii="Arial" w:hAnsi="Arial" w:cs="Arial"/>
                  <w:bCs/>
                  <w:color w:val="000000"/>
                  <w:sz w:val="20"/>
                  <w:szCs w:val="20"/>
                  <w:lang w:val="de-DE"/>
                  <w:rPrChange w:id="192" w:author="ptnam" w:date="2011-03-25T17:21:00Z">
                    <w:rPr>
                      <w:rFonts w:ascii="Arial" w:hAnsi="Arial" w:cs="Arial"/>
                      <w:bCs/>
                      <w:color w:val="FF0000"/>
                      <w:sz w:val="20"/>
                      <w:szCs w:val="20"/>
                      <w:lang w:val="de-DE"/>
                    </w:rPr>
                  </w:rPrChange>
                </w:rPr>
                <w:delText>5,65</w:delText>
              </w:r>
            </w:del>
            <w:ins w:id="193" w:author="nnvan" w:date="2011-03-24T08:28:00Z">
              <w:r w:rsidR="00F04160" w:rsidRPr="00725C27">
                <w:rPr>
                  <w:rFonts w:ascii="Arial" w:hAnsi="Arial" w:cs="Arial"/>
                  <w:bCs/>
                  <w:color w:val="000000"/>
                  <w:sz w:val="20"/>
                  <w:szCs w:val="20"/>
                  <w:lang w:val="de-DE"/>
                  <w:rPrChange w:id="194" w:author="ptnam" w:date="2011-03-25T17:21:00Z">
                    <w:rPr>
                      <w:rFonts w:ascii="Arial" w:hAnsi="Arial" w:cs="Arial"/>
                      <w:bCs/>
                      <w:color w:val="FF0000"/>
                      <w:sz w:val="20"/>
                      <w:szCs w:val="20"/>
                      <w:lang w:val="de-DE"/>
                    </w:rPr>
                  </w:rPrChange>
                </w:rPr>
                <w:t>5,47</w:t>
              </w:r>
            </w:ins>
          </w:p>
        </w:tc>
        <w:tc>
          <w:tcPr>
            <w:tcW w:w="2132" w:type="dxa"/>
            <w:vAlign w:val="center"/>
            <w:tcPrChange w:id="195" w:author="nnvan" w:date="2011-03-28T09:10:00Z">
              <w:tcPr>
                <w:tcW w:w="2132" w:type="dxa"/>
              </w:tcPr>
            </w:tcPrChange>
          </w:tcPr>
          <w:p w14:paraId="3CF90D70" w14:textId="77777777" w:rsidR="003C0478" w:rsidRPr="00725C27" w:rsidRDefault="00EC5753" w:rsidP="008D2924">
            <w:pPr>
              <w:spacing w:before="40" w:after="40"/>
              <w:jc w:val="center"/>
              <w:rPr>
                <w:rFonts w:ascii="Arial" w:hAnsi="Arial" w:cs="Arial"/>
                <w:bCs/>
                <w:color w:val="000000"/>
                <w:sz w:val="20"/>
                <w:szCs w:val="20"/>
                <w:lang w:val="de-DE"/>
                <w:rPrChange w:id="196" w:author="ptnam" w:date="2011-03-25T17:21:00Z">
                  <w:rPr>
                    <w:rFonts w:ascii="Arial" w:hAnsi="Arial" w:cs="Arial"/>
                    <w:bCs/>
                    <w:color w:val="FF0000"/>
                    <w:sz w:val="20"/>
                    <w:szCs w:val="20"/>
                    <w:lang w:val="de-DE"/>
                  </w:rPr>
                </w:rPrChange>
              </w:rPr>
              <w:pPrChange w:id="197" w:author="nnvan" w:date="2011-03-28T09:10:00Z">
                <w:pPr>
                  <w:spacing w:before="80" w:after="60"/>
                  <w:jc w:val="center"/>
                </w:pPr>
              </w:pPrChange>
            </w:pPr>
            <w:ins w:id="198" w:author="nnvan" w:date="2011-03-24T09:09:00Z">
              <w:r w:rsidRPr="00725C27">
                <w:rPr>
                  <w:rFonts w:ascii="Arial" w:hAnsi="Arial" w:cs="Arial"/>
                  <w:bCs/>
                  <w:color w:val="000000"/>
                  <w:sz w:val="20"/>
                  <w:szCs w:val="20"/>
                  <w:lang w:val="de-DE"/>
                  <w:rPrChange w:id="199" w:author="ptnam" w:date="2011-03-25T17:21:00Z">
                    <w:rPr>
                      <w:rFonts w:ascii="Arial" w:hAnsi="Arial" w:cs="Arial"/>
                      <w:bCs/>
                      <w:color w:val="FF0000"/>
                      <w:sz w:val="20"/>
                      <w:szCs w:val="20"/>
                      <w:lang w:val="de-DE"/>
                    </w:rPr>
                  </w:rPrChange>
                </w:rPr>
                <w:t>2,36</w:t>
              </w:r>
            </w:ins>
            <w:del w:id="200" w:author="nnvan" w:date="2011-03-24T08:28:00Z">
              <w:r w:rsidR="003C0478" w:rsidRPr="00725C27" w:rsidDel="00F04160">
                <w:rPr>
                  <w:rFonts w:ascii="Arial" w:hAnsi="Arial" w:cs="Arial"/>
                  <w:bCs/>
                  <w:color w:val="000000"/>
                  <w:sz w:val="20"/>
                  <w:szCs w:val="20"/>
                  <w:lang w:val="de-DE"/>
                  <w:rPrChange w:id="201" w:author="ptnam" w:date="2011-03-25T17:21:00Z">
                    <w:rPr>
                      <w:rFonts w:ascii="Arial" w:hAnsi="Arial" w:cs="Arial"/>
                      <w:bCs/>
                      <w:color w:val="FF0000"/>
                      <w:sz w:val="20"/>
                      <w:szCs w:val="20"/>
                      <w:lang w:val="de-DE"/>
                    </w:rPr>
                  </w:rPrChange>
                </w:rPr>
                <w:delText>2,44</w:delText>
              </w:r>
            </w:del>
          </w:p>
        </w:tc>
      </w:tr>
      <w:tr w:rsidR="003C0478" w:rsidRPr="00541363" w14:paraId="2D7C23FC" w14:textId="77777777">
        <w:trPr>
          <w:trHeight w:val="388"/>
          <w:jc w:val="center"/>
          <w:trPrChange w:id="202" w:author="nnvan" w:date="2011-03-28T09:10:00Z">
            <w:trPr>
              <w:jc w:val="center"/>
            </w:trPr>
          </w:trPrChange>
        </w:trPr>
        <w:tc>
          <w:tcPr>
            <w:tcW w:w="3615" w:type="dxa"/>
            <w:tcBorders>
              <w:bottom w:val="single" w:sz="4" w:space="0" w:color="auto"/>
            </w:tcBorders>
            <w:tcPrChange w:id="203" w:author="nnvan" w:date="2011-03-28T09:10:00Z">
              <w:tcPr>
                <w:tcW w:w="3249" w:type="dxa"/>
                <w:tcBorders>
                  <w:bottom w:val="single" w:sz="4" w:space="0" w:color="auto"/>
                </w:tcBorders>
              </w:tcPr>
            </w:tcPrChange>
          </w:tcPr>
          <w:p w14:paraId="4A2991D4" w14:textId="77777777" w:rsidR="003C0478" w:rsidRPr="00725C27" w:rsidRDefault="003C0478" w:rsidP="00725C27">
            <w:pPr>
              <w:spacing w:before="40" w:after="40"/>
              <w:ind w:firstLine="144"/>
              <w:jc w:val="both"/>
              <w:rPr>
                <w:rFonts w:ascii="Arial" w:hAnsi="Arial" w:cs="Arial"/>
                <w:bCs/>
                <w:sz w:val="20"/>
                <w:szCs w:val="20"/>
                <w:lang w:val="de-DE"/>
              </w:rPr>
              <w:pPrChange w:id="204" w:author="ptnam" w:date="2011-03-25T17:24:00Z">
                <w:pPr>
                  <w:spacing w:before="80" w:after="60"/>
                  <w:ind w:firstLine="144"/>
                  <w:jc w:val="both"/>
                </w:pPr>
              </w:pPrChange>
            </w:pPr>
            <w:r w:rsidRPr="00725C27">
              <w:rPr>
                <w:rFonts w:ascii="Arial" w:hAnsi="Arial" w:cs="Arial"/>
                <w:sz w:val="20"/>
                <w:szCs w:val="20"/>
              </w:rPr>
              <w:t>Dịch vụ</w:t>
            </w:r>
          </w:p>
        </w:tc>
        <w:tc>
          <w:tcPr>
            <w:tcW w:w="1532" w:type="dxa"/>
            <w:tcBorders>
              <w:bottom w:val="single" w:sz="4" w:space="0" w:color="auto"/>
            </w:tcBorders>
            <w:vAlign w:val="center"/>
            <w:tcPrChange w:id="205" w:author="nnvan" w:date="2011-03-28T09:10:00Z">
              <w:tcPr>
                <w:tcW w:w="1440" w:type="dxa"/>
                <w:tcBorders>
                  <w:bottom w:val="single" w:sz="4" w:space="0" w:color="auto"/>
                </w:tcBorders>
              </w:tcPr>
            </w:tcPrChange>
          </w:tcPr>
          <w:p w14:paraId="37CC5991" w14:textId="77777777" w:rsidR="003C0478" w:rsidRPr="00725C27" w:rsidRDefault="00EC5753" w:rsidP="008D2924">
            <w:pPr>
              <w:spacing w:before="40" w:after="40"/>
              <w:jc w:val="center"/>
              <w:rPr>
                <w:rFonts w:ascii="Arial" w:hAnsi="Arial" w:cs="Arial"/>
                <w:bCs/>
                <w:color w:val="000000"/>
                <w:sz w:val="20"/>
                <w:szCs w:val="20"/>
                <w:lang w:val="de-DE"/>
                <w:rPrChange w:id="206" w:author="ptnam" w:date="2011-03-25T17:21:00Z">
                  <w:rPr>
                    <w:rFonts w:ascii="Arial" w:hAnsi="Arial" w:cs="Arial"/>
                    <w:bCs/>
                    <w:color w:val="FF0000"/>
                    <w:sz w:val="20"/>
                    <w:szCs w:val="20"/>
                    <w:lang w:val="de-DE"/>
                  </w:rPr>
                </w:rPrChange>
              </w:rPr>
              <w:pPrChange w:id="207" w:author="nnvan" w:date="2011-03-28T09:10:00Z">
                <w:pPr>
                  <w:spacing w:before="80" w:after="60"/>
                  <w:jc w:val="center"/>
                </w:pPr>
              </w:pPrChange>
            </w:pPr>
            <w:ins w:id="208" w:author="nnvan" w:date="2011-03-24T09:09:00Z">
              <w:r w:rsidRPr="00725C27">
                <w:rPr>
                  <w:rFonts w:ascii="Arial" w:hAnsi="Arial" w:cs="Arial"/>
                  <w:bCs/>
                  <w:color w:val="000000"/>
                  <w:sz w:val="20"/>
                  <w:szCs w:val="20"/>
                  <w:lang w:val="de-DE"/>
                  <w:rPrChange w:id="209" w:author="ptnam" w:date="2011-03-25T17:21:00Z">
                    <w:rPr>
                      <w:rFonts w:ascii="Arial" w:hAnsi="Arial" w:cs="Arial"/>
                      <w:bCs/>
                      <w:color w:val="FF0000"/>
                      <w:sz w:val="20"/>
                      <w:szCs w:val="20"/>
                      <w:lang w:val="de-DE"/>
                    </w:rPr>
                  </w:rPrChange>
                </w:rPr>
                <w:t>6,64</w:t>
              </w:r>
            </w:ins>
            <w:del w:id="210" w:author="nnvan" w:date="2011-03-24T08:28:00Z">
              <w:r w:rsidR="003C0478" w:rsidRPr="00725C27" w:rsidDel="00F04160">
                <w:rPr>
                  <w:rFonts w:ascii="Arial" w:hAnsi="Arial" w:cs="Arial"/>
                  <w:bCs/>
                  <w:color w:val="000000"/>
                  <w:sz w:val="20"/>
                  <w:szCs w:val="20"/>
                  <w:lang w:val="de-DE"/>
                  <w:rPrChange w:id="211" w:author="ptnam" w:date="2011-03-25T17:21:00Z">
                    <w:rPr>
                      <w:rFonts w:ascii="Arial" w:hAnsi="Arial" w:cs="Arial"/>
                      <w:bCs/>
                      <w:color w:val="FF0000"/>
                      <w:sz w:val="20"/>
                      <w:szCs w:val="20"/>
                      <w:lang w:val="de-DE"/>
                    </w:rPr>
                  </w:rPrChange>
                </w:rPr>
                <w:delText>4,95</w:delText>
              </w:r>
            </w:del>
          </w:p>
        </w:tc>
        <w:tc>
          <w:tcPr>
            <w:tcW w:w="1260" w:type="dxa"/>
            <w:tcBorders>
              <w:bottom w:val="single" w:sz="4" w:space="0" w:color="auto"/>
            </w:tcBorders>
            <w:vAlign w:val="center"/>
            <w:tcPrChange w:id="212" w:author="nnvan" w:date="2011-03-28T09:10:00Z">
              <w:tcPr>
                <w:tcW w:w="1260" w:type="dxa"/>
                <w:tcBorders>
                  <w:bottom w:val="single" w:sz="4" w:space="0" w:color="auto"/>
                </w:tcBorders>
              </w:tcPr>
            </w:tcPrChange>
          </w:tcPr>
          <w:p w14:paraId="3594EA91" w14:textId="77777777" w:rsidR="003C0478" w:rsidRPr="00725C27" w:rsidRDefault="003C0478" w:rsidP="008D2924">
            <w:pPr>
              <w:spacing w:before="40" w:after="40"/>
              <w:jc w:val="center"/>
              <w:rPr>
                <w:rFonts w:ascii="Arial" w:hAnsi="Arial" w:cs="Arial"/>
                <w:bCs/>
                <w:color w:val="000000"/>
                <w:sz w:val="20"/>
                <w:szCs w:val="20"/>
                <w:lang w:val="de-DE"/>
                <w:rPrChange w:id="213" w:author="ptnam" w:date="2011-03-25T17:21:00Z">
                  <w:rPr>
                    <w:rFonts w:ascii="Arial" w:hAnsi="Arial" w:cs="Arial"/>
                    <w:bCs/>
                    <w:color w:val="FF0000"/>
                    <w:sz w:val="20"/>
                    <w:szCs w:val="20"/>
                    <w:lang w:val="de-DE"/>
                  </w:rPr>
                </w:rPrChange>
              </w:rPr>
              <w:pPrChange w:id="214" w:author="nnvan" w:date="2011-03-28T09:10:00Z">
                <w:pPr>
                  <w:spacing w:before="80" w:after="60"/>
                  <w:jc w:val="center"/>
                </w:pPr>
              </w:pPrChange>
            </w:pPr>
            <w:r w:rsidRPr="00725C27">
              <w:rPr>
                <w:rFonts w:ascii="Arial" w:hAnsi="Arial" w:cs="Arial"/>
                <w:bCs/>
                <w:color w:val="000000"/>
                <w:sz w:val="20"/>
                <w:szCs w:val="20"/>
                <w:lang w:val="de-DE"/>
                <w:rPrChange w:id="215" w:author="ptnam" w:date="2011-03-25T17:21:00Z">
                  <w:rPr>
                    <w:rFonts w:ascii="Arial" w:hAnsi="Arial" w:cs="Arial"/>
                    <w:bCs/>
                    <w:color w:val="FF0000"/>
                    <w:sz w:val="20"/>
                    <w:szCs w:val="20"/>
                    <w:lang w:val="de-DE"/>
                  </w:rPr>
                </w:rPrChange>
              </w:rPr>
              <w:t>6,</w:t>
            </w:r>
            <w:del w:id="216" w:author="nnvan" w:date="2011-03-24T08:28:00Z">
              <w:r w:rsidRPr="00725C27" w:rsidDel="00F04160">
                <w:rPr>
                  <w:rFonts w:ascii="Arial" w:hAnsi="Arial" w:cs="Arial"/>
                  <w:bCs/>
                  <w:color w:val="000000"/>
                  <w:sz w:val="20"/>
                  <w:szCs w:val="20"/>
                  <w:lang w:val="de-DE"/>
                  <w:rPrChange w:id="217" w:author="ptnam" w:date="2011-03-25T17:21:00Z">
                    <w:rPr>
                      <w:rFonts w:ascii="Arial" w:hAnsi="Arial" w:cs="Arial"/>
                      <w:bCs/>
                      <w:color w:val="FF0000"/>
                      <w:sz w:val="20"/>
                      <w:szCs w:val="20"/>
                      <w:lang w:val="de-DE"/>
                    </w:rPr>
                  </w:rPrChange>
                </w:rPr>
                <w:delText>64</w:delText>
              </w:r>
            </w:del>
            <w:ins w:id="218" w:author="nnvan" w:date="2011-03-24T08:28:00Z">
              <w:r w:rsidR="00F04160" w:rsidRPr="00725C27">
                <w:rPr>
                  <w:rFonts w:ascii="Arial" w:hAnsi="Arial" w:cs="Arial"/>
                  <w:bCs/>
                  <w:color w:val="000000"/>
                  <w:sz w:val="20"/>
                  <w:szCs w:val="20"/>
                  <w:lang w:val="de-DE"/>
                  <w:rPrChange w:id="219" w:author="ptnam" w:date="2011-03-25T17:21:00Z">
                    <w:rPr>
                      <w:rFonts w:ascii="Arial" w:hAnsi="Arial" w:cs="Arial"/>
                      <w:bCs/>
                      <w:color w:val="FF0000"/>
                      <w:sz w:val="20"/>
                      <w:szCs w:val="20"/>
                      <w:lang w:val="de-DE"/>
                    </w:rPr>
                  </w:rPrChange>
                </w:rPr>
                <w:t>28</w:t>
              </w:r>
            </w:ins>
          </w:p>
        </w:tc>
        <w:tc>
          <w:tcPr>
            <w:tcW w:w="2132" w:type="dxa"/>
            <w:tcBorders>
              <w:bottom w:val="single" w:sz="4" w:space="0" w:color="auto"/>
            </w:tcBorders>
            <w:vAlign w:val="center"/>
            <w:tcPrChange w:id="220" w:author="nnvan" w:date="2011-03-28T09:10:00Z">
              <w:tcPr>
                <w:tcW w:w="2132" w:type="dxa"/>
                <w:tcBorders>
                  <w:bottom w:val="single" w:sz="4" w:space="0" w:color="auto"/>
                </w:tcBorders>
              </w:tcPr>
            </w:tcPrChange>
          </w:tcPr>
          <w:p w14:paraId="2CF77CD1" w14:textId="77777777" w:rsidR="003C0478" w:rsidRPr="00725C27" w:rsidRDefault="00EC5753" w:rsidP="008D2924">
            <w:pPr>
              <w:spacing w:before="40" w:after="40"/>
              <w:jc w:val="center"/>
              <w:rPr>
                <w:rFonts w:ascii="Arial" w:hAnsi="Arial" w:cs="Arial"/>
                <w:bCs/>
                <w:color w:val="000000"/>
                <w:sz w:val="20"/>
                <w:szCs w:val="20"/>
                <w:lang w:val="de-DE"/>
                <w:rPrChange w:id="221" w:author="ptnam" w:date="2011-03-25T17:21:00Z">
                  <w:rPr>
                    <w:rFonts w:ascii="Arial" w:hAnsi="Arial" w:cs="Arial"/>
                    <w:bCs/>
                    <w:color w:val="FF0000"/>
                    <w:sz w:val="20"/>
                    <w:szCs w:val="20"/>
                    <w:lang w:val="de-DE"/>
                  </w:rPr>
                </w:rPrChange>
              </w:rPr>
              <w:pPrChange w:id="222" w:author="nnvan" w:date="2011-03-28T09:10:00Z">
                <w:pPr>
                  <w:spacing w:before="80" w:after="60"/>
                  <w:jc w:val="center"/>
                </w:pPr>
              </w:pPrChange>
            </w:pPr>
            <w:ins w:id="223" w:author="nnvan" w:date="2011-03-24T09:09:00Z">
              <w:r w:rsidRPr="00725C27">
                <w:rPr>
                  <w:rFonts w:ascii="Arial" w:hAnsi="Arial" w:cs="Arial"/>
                  <w:bCs/>
                  <w:color w:val="000000"/>
                  <w:sz w:val="20"/>
                  <w:szCs w:val="20"/>
                  <w:lang w:val="de-DE"/>
                  <w:rPrChange w:id="224" w:author="ptnam" w:date="2011-03-25T17:21:00Z">
                    <w:rPr>
                      <w:rFonts w:ascii="Arial" w:hAnsi="Arial" w:cs="Arial"/>
                      <w:bCs/>
                      <w:color w:val="FF0000"/>
                      <w:sz w:val="20"/>
                      <w:szCs w:val="20"/>
                      <w:lang w:val="de-DE"/>
                    </w:rPr>
                  </w:rPrChange>
                </w:rPr>
                <w:t>2,83</w:t>
              </w:r>
            </w:ins>
            <w:del w:id="225" w:author="nnvan" w:date="2011-03-24T08:28:00Z">
              <w:r w:rsidR="003C0478" w:rsidRPr="00725C27" w:rsidDel="00F04160">
                <w:rPr>
                  <w:rFonts w:ascii="Arial" w:hAnsi="Arial" w:cs="Arial"/>
                  <w:bCs/>
                  <w:color w:val="000000"/>
                  <w:sz w:val="20"/>
                  <w:szCs w:val="20"/>
                  <w:lang w:val="de-DE"/>
                  <w:rPrChange w:id="226" w:author="ptnam" w:date="2011-03-25T17:21:00Z">
                    <w:rPr>
                      <w:rFonts w:ascii="Arial" w:hAnsi="Arial" w:cs="Arial"/>
                      <w:bCs/>
                      <w:color w:val="FF0000"/>
                      <w:sz w:val="20"/>
                      <w:szCs w:val="20"/>
                      <w:lang w:val="de-DE"/>
                    </w:rPr>
                  </w:rPrChange>
                </w:rPr>
                <w:delText>2,97</w:delText>
              </w:r>
            </w:del>
          </w:p>
        </w:tc>
      </w:tr>
    </w:tbl>
    <w:p w14:paraId="0E7D4E05" w14:textId="77777777" w:rsidR="003566A4" w:rsidRPr="008D2924" w:rsidDel="00563152" w:rsidRDefault="003566A4" w:rsidP="00725C27">
      <w:pPr>
        <w:pStyle w:val="BodyTextIndent"/>
        <w:spacing w:before="40" w:beforeAutospacing="0" w:after="40" w:afterAutospacing="0" w:line="288" w:lineRule="auto"/>
        <w:ind w:firstLine="540"/>
        <w:jc w:val="center"/>
        <w:rPr>
          <w:del w:id="227" w:author="nnvan" w:date="2011-03-25T12:20:00Z"/>
          <w:b/>
          <w:color w:val="auto"/>
          <w:sz w:val="28"/>
          <w:szCs w:val="28"/>
          <w:lang w:val="pt-BR"/>
        </w:rPr>
        <w:pPrChange w:id="228" w:author="ptnam" w:date="2011-03-25T17:25:00Z">
          <w:pPr>
            <w:pStyle w:val="BodyTextIndent"/>
            <w:spacing w:before="120" w:beforeAutospacing="0" w:after="0" w:afterAutospacing="0" w:line="288" w:lineRule="auto"/>
            <w:jc w:val="center"/>
          </w:pPr>
        </w:pPrChange>
      </w:pPr>
    </w:p>
    <w:p w14:paraId="7826D6A0" w14:textId="77777777" w:rsidR="00964316" w:rsidRPr="008D2924" w:rsidRDefault="00964316" w:rsidP="00725C27">
      <w:pPr>
        <w:numPr>
          <w:ilvl w:val="0"/>
          <w:numId w:val="1"/>
          <w:ins w:id="229" w:author="vtson" w:date="2011-03-25T12:25:00Z"/>
        </w:numPr>
        <w:spacing w:before="40" w:after="40" w:line="288" w:lineRule="auto"/>
        <w:jc w:val="both"/>
        <w:rPr>
          <w:ins w:id="230" w:author="nnvan" w:date="2011-03-25T12:25:00Z"/>
          <w:b/>
          <w:color w:val="000000"/>
          <w:lang w:val="pt-BR"/>
          <w:rPrChange w:id="231" w:author="nnvan" w:date="2011-03-28T09:07:00Z">
            <w:rPr>
              <w:ins w:id="232" w:author="nnvan" w:date="2011-03-25T12:25:00Z"/>
              <w:b/>
              <w:color w:val="000000"/>
              <w:lang w:val="de-DE"/>
            </w:rPr>
          </w:rPrChange>
        </w:rPr>
        <w:pPrChange w:id="233" w:author="ptnam" w:date="2011-03-25T17:25:00Z">
          <w:pPr>
            <w:spacing w:before="40" w:after="40" w:line="288" w:lineRule="auto"/>
            <w:ind w:firstLine="540"/>
            <w:jc w:val="both"/>
          </w:pPr>
        </w:pPrChange>
      </w:pPr>
      <w:ins w:id="234" w:author="nnvan" w:date="2011-03-25T12:25:00Z">
        <w:r w:rsidRPr="008D2924">
          <w:rPr>
            <w:b/>
            <w:color w:val="000000"/>
            <w:lang w:val="pt-BR"/>
            <w:rPrChange w:id="235" w:author="nnvan" w:date="2011-03-28T09:07:00Z">
              <w:rPr>
                <w:color w:val="000000"/>
                <w:lang w:val="de-DE"/>
              </w:rPr>
            </w:rPrChange>
          </w:rPr>
          <w:t>Sản xuất nông, lâm nghiệp và thủy sản</w:t>
        </w:r>
      </w:ins>
    </w:p>
    <w:p w14:paraId="0504BCE7" w14:textId="77777777" w:rsidR="00964316" w:rsidRPr="008D2924" w:rsidRDefault="00964316" w:rsidP="00725C27">
      <w:pPr>
        <w:numPr>
          <w:ins w:id="236" w:author="vtson" w:date="2011-03-25T12:25:00Z"/>
        </w:numPr>
        <w:spacing w:before="40" w:after="40" w:line="290" w:lineRule="auto"/>
        <w:ind w:firstLine="539"/>
        <w:jc w:val="both"/>
        <w:rPr>
          <w:ins w:id="237" w:author="nnvan" w:date="2011-03-24T14:13:00Z"/>
          <w:b/>
          <w:color w:val="000000"/>
          <w:lang w:val="pt-BR"/>
          <w:rPrChange w:id="238" w:author="nnvan" w:date="2011-03-28T09:07:00Z">
            <w:rPr>
              <w:ins w:id="239" w:author="nnvan" w:date="2011-03-24T14:13:00Z"/>
              <w:color w:val="000000"/>
              <w:lang w:val="de-DE"/>
            </w:rPr>
          </w:rPrChange>
        </w:rPr>
        <w:pPrChange w:id="240" w:author="ptnam" w:date="2011-03-25T17:28:00Z">
          <w:pPr>
            <w:spacing w:before="40" w:after="40" w:line="288" w:lineRule="auto"/>
            <w:ind w:firstLine="540"/>
            <w:jc w:val="both"/>
          </w:pPr>
        </w:pPrChange>
      </w:pPr>
      <w:ins w:id="241" w:author="nnvan" w:date="2011-03-25T12:25:00Z">
        <w:r w:rsidRPr="008D2924">
          <w:rPr>
            <w:color w:val="000000"/>
            <w:lang w:val="pt-BR"/>
            <w:rPrChange w:id="242" w:author="nnvan" w:date="2011-03-28T09:07:00Z">
              <w:rPr>
                <w:color w:val="000000"/>
                <w:lang w:val="de-DE"/>
              </w:rPr>
            </w:rPrChange>
          </w:rPr>
          <w:t>Giá trị sản xuất nông, lâm nghiệp và thuỷ sản quý I/2011 theo giá so sánh 1994 ước tính đạt 49,5 nghìn tỷ đồng, tăng 3,5% so với cùng kỳ năm trước, bao gồm nông nghiệp đạt 37,0 nghìn tỷ đồng, tăng 3,2%; lâm nghiệp đạt 1,5 nghìn tỷ đồng, tăng 4,0%; thủy sản đạt 11,0 nghìn tỷ đồng, tăng 4,3%.</w:t>
        </w:r>
      </w:ins>
    </w:p>
    <w:p w14:paraId="21CF984D" w14:textId="77777777" w:rsidR="00213320" w:rsidRPr="008D2924" w:rsidRDefault="00964316" w:rsidP="00725C27">
      <w:pPr>
        <w:numPr>
          <w:ins w:id="243" w:author="vtson" w:date="2011-03-24T14:13:00Z"/>
        </w:numPr>
        <w:spacing w:before="40" w:after="40" w:line="290" w:lineRule="auto"/>
        <w:ind w:firstLine="539"/>
        <w:jc w:val="both"/>
        <w:rPr>
          <w:ins w:id="244" w:author="nnvan" w:date="2011-03-24T14:13:00Z"/>
          <w:b/>
          <w:i/>
          <w:lang w:val="pt-BR"/>
          <w:rPrChange w:id="245" w:author="nnvan" w:date="2011-03-28T09:07:00Z">
            <w:rPr>
              <w:ins w:id="246" w:author="nnvan" w:date="2011-03-24T14:13:00Z"/>
              <w:b/>
            </w:rPr>
          </w:rPrChange>
        </w:rPr>
        <w:pPrChange w:id="247" w:author="ptnam" w:date="2011-03-25T17:28:00Z">
          <w:pPr>
            <w:numPr>
              <w:numId w:val="3"/>
            </w:numPr>
            <w:tabs>
              <w:tab w:val="num" w:pos="900"/>
            </w:tabs>
            <w:spacing w:before="40" w:after="40" w:line="288" w:lineRule="auto"/>
            <w:ind w:left="900" w:hanging="360"/>
            <w:jc w:val="both"/>
          </w:pPr>
        </w:pPrChange>
      </w:pPr>
      <w:ins w:id="248" w:author="nnvan" w:date="2011-03-25T12:25:00Z">
        <w:r w:rsidRPr="008D2924">
          <w:rPr>
            <w:b/>
            <w:i/>
            <w:lang w:val="pt-BR"/>
            <w:rPrChange w:id="249" w:author="nnvan" w:date="2011-03-28T09:07:00Z">
              <w:rPr>
                <w:b/>
              </w:rPr>
            </w:rPrChange>
          </w:rPr>
          <w:t xml:space="preserve">a. </w:t>
        </w:r>
      </w:ins>
      <w:ins w:id="250" w:author="nnvan" w:date="2011-03-24T14:13:00Z">
        <w:r w:rsidR="00213320" w:rsidRPr="008D2924">
          <w:rPr>
            <w:b/>
            <w:i/>
            <w:lang w:val="pt-BR"/>
            <w:rPrChange w:id="251" w:author="nnvan" w:date="2011-03-28T09:07:00Z">
              <w:rPr>
                <w:b/>
              </w:rPr>
            </w:rPrChange>
          </w:rPr>
          <w:t>Nông nghiệp</w:t>
        </w:r>
      </w:ins>
    </w:p>
    <w:p w14:paraId="34128629" w14:textId="77777777" w:rsidR="00213320" w:rsidRPr="008D2924" w:rsidRDefault="00213320" w:rsidP="00725C27">
      <w:pPr>
        <w:numPr>
          <w:ins w:id="252" w:author="vtson" w:date="2011-03-24T14:13:00Z"/>
        </w:numPr>
        <w:spacing w:before="40" w:after="40" w:line="290" w:lineRule="auto"/>
        <w:ind w:firstLine="539"/>
        <w:jc w:val="both"/>
        <w:rPr>
          <w:ins w:id="253" w:author="nnvan" w:date="2011-03-24T14:13:00Z"/>
          <w:lang w:val="pt-BR"/>
          <w:rPrChange w:id="254" w:author="nnvan" w:date="2011-03-28T09:07:00Z">
            <w:rPr>
              <w:ins w:id="255" w:author="nnvan" w:date="2011-03-24T14:13:00Z"/>
              <w:lang w:val="fr-FR"/>
            </w:rPr>
          </w:rPrChange>
        </w:rPr>
        <w:pPrChange w:id="256" w:author="ptnam" w:date="2011-03-25T17:28:00Z">
          <w:pPr>
            <w:spacing w:before="40" w:after="40" w:line="288" w:lineRule="auto"/>
            <w:ind w:firstLine="540"/>
            <w:jc w:val="both"/>
          </w:pPr>
        </w:pPrChange>
      </w:pPr>
      <w:ins w:id="257" w:author="nnvan" w:date="2011-03-24T14:13:00Z">
        <w:r w:rsidRPr="008D2924">
          <w:rPr>
            <w:lang w:val="pt-BR"/>
            <w:rPrChange w:id="258" w:author="nnvan" w:date="2011-03-28T09:07:00Z">
              <w:rPr>
                <w:lang w:val="fr-FR"/>
              </w:rPr>
            </w:rPrChange>
          </w:rPr>
          <w:t>Tính đến 15/3/2011 cả nước đã gieo cấy được 30</w:t>
        </w:r>
      </w:ins>
      <w:ins w:id="259" w:author="nnvan" w:date="2011-03-25T11:19:00Z">
        <w:r w:rsidR="00C416C9" w:rsidRPr="008D2924">
          <w:rPr>
            <w:lang w:val="pt-BR"/>
            <w:rPrChange w:id="260" w:author="nnvan" w:date="2011-03-28T09:07:00Z">
              <w:rPr>
                <w:lang w:val="fr-FR"/>
              </w:rPr>
            </w:rPrChange>
          </w:rPr>
          <w:t>73,1</w:t>
        </w:r>
      </w:ins>
      <w:ins w:id="261" w:author="nnvan" w:date="2011-03-24T14:13:00Z">
        <w:r w:rsidRPr="008D2924">
          <w:rPr>
            <w:lang w:val="pt-BR"/>
            <w:rPrChange w:id="262" w:author="nnvan" w:date="2011-03-28T09:07:00Z">
              <w:rPr>
                <w:lang w:val="fr-FR"/>
              </w:rPr>
            </w:rPrChange>
          </w:rPr>
          <w:t xml:space="preserve"> nghìn ha lúa đông xuân, bằng </w:t>
        </w:r>
      </w:ins>
      <w:ins w:id="263" w:author="nnvan" w:date="2011-03-25T11:19:00Z">
        <w:r w:rsidR="00C416C9" w:rsidRPr="008D2924">
          <w:rPr>
            <w:lang w:val="pt-BR"/>
            <w:rPrChange w:id="264" w:author="nnvan" w:date="2011-03-28T09:07:00Z">
              <w:rPr>
                <w:lang w:val="fr-FR"/>
              </w:rPr>
            </w:rPrChange>
          </w:rPr>
          <w:t>100,7</w:t>
        </w:r>
      </w:ins>
      <w:ins w:id="265" w:author="nnvan" w:date="2011-03-24T14:13:00Z">
        <w:r w:rsidRPr="008D2924">
          <w:rPr>
            <w:lang w:val="pt-BR"/>
            <w:rPrChange w:id="266" w:author="nnvan" w:date="2011-03-28T09:07:00Z">
              <w:rPr>
                <w:lang w:val="fr-FR"/>
              </w:rPr>
            </w:rPrChange>
          </w:rPr>
          <w:t>% cùng kỳ năm trước, trong đó các địa phương phía Bắc gieo cấy 109</w:t>
        </w:r>
      </w:ins>
      <w:ins w:id="267" w:author="nnvan" w:date="2011-03-25T11:20:00Z">
        <w:r w:rsidR="00C416C9" w:rsidRPr="008D2924">
          <w:rPr>
            <w:lang w:val="pt-BR"/>
            <w:rPrChange w:id="268" w:author="nnvan" w:date="2011-03-28T09:07:00Z">
              <w:rPr>
                <w:lang w:val="fr-FR"/>
              </w:rPr>
            </w:rPrChange>
          </w:rPr>
          <w:t>4,8</w:t>
        </w:r>
      </w:ins>
      <w:ins w:id="269" w:author="nnvan" w:date="2011-03-24T14:13:00Z">
        <w:r w:rsidRPr="008D2924">
          <w:rPr>
            <w:lang w:val="pt-BR"/>
            <w:rPrChange w:id="270" w:author="nnvan" w:date="2011-03-28T09:07:00Z">
              <w:rPr>
                <w:lang w:val="fr-FR"/>
              </w:rPr>
            </w:rPrChange>
          </w:rPr>
          <w:t xml:space="preserve"> nghìn ha, bằng 99,7%; các địa phương phía Nam gieo cấy 19</w:t>
        </w:r>
      </w:ins>
      <w:ins w:id="271" w:author="nnvan" w:date="2011-03-25T11:20:00Z">
        <w:r w:rsidR="00C416C9" w:rsidRPr="008D2924">
          <w:rPr>
            <w:lang w:val="pt-BR"/>
            <w:rPrChange w:id="272" w:author="nnvan" w:date="2011-03-28T09:07:00Z">
              <w:rPr>
                <w:lang w:val="fr-FR"/>
              </w:rPr>
            </w:rPrChange>
          </w:rPr>
          <w:t>78,3</w:t>
        </w:r>
      </w:ins>
      <w:ins w:id="273" w:author="nnvan" w:date="2011-03-24T14:13:00Z">
        <w:r w:rsidRPr="008D2924">
          <w:rPr>
            <w:lang w:val="pt-BR"/>
            <w:rPrChange w:id="274" w:author="nnvan" w:date="2011-03-28T09:07:00Z">
              <w:rPr>
                <w:lang w:val="fr-FR"/>
              </w:rPr>
            </w:rPrChange>
          </w:rPr>
          <w:t xml:space="preserve"> nghìn ha, </w:t>
        </w:r>
      </w:ins>
      <w:ins w:id="275" w:author="nnvan" w:date="2011-03-25T11:20:00Z">
        <w:r w:rsidR="00C416C9" w:rsidRPr="008D2924">
          <w:rPr>
            <w:lang w:val="pt-BR"/>
            <w:rPrChange w:id="276" w:author="nnvan" w:date="2011-03-28T09:07:00Z">
              <w:rPr>
                <w:lang w:val="fr-FR"/>
              </w:rPr>
            </w:rPrChange>
          </w:rPr>
          <w:t>bằng 101,3%.</w:t>
        </w:r>
      </w:ins>
      <w:ins w:id="277" w:author="nnvan" w:date="2011-03-24T14:13:00Z">
        <w:r w:rsidRPr="008D2924">
          <w:rPr>
            <w:lang w:val="pt-BR"/>
            <w:rPrChange w:id="278" w:author="nnvan" w:date="2011-03-28T09:07:00Z">
              <w:rPr>
                <w:lang w:val="fr-FR"/>
              </w:rPr>
            </w:rPrChange>
          </w:rPr>
          <w:t xml:space="preserve">  </w:t>
        </w:r>
      </w:ins>
    </w:p>
    <w:p w14:paraId="45B1919C" w14:textId="77777777" w:rsidR="006E3259" w:rsidRPr="008D2924" w:rsidRDefault="00213320" w:rsidP="00725C27">
      <w:pPr>
        <w:numPr>
          <w:ins w:id="279" w:author="vtson" w:date="2011-03-24T14:13:00Z"/>
        </w:numPr>
        <w:spacing w:before="40" w:after="40" w:line="290" w:lineRule="auto"/>
        <w:ind w:firstLine="539"/>
        <w:jc w:val="both"/>
        <w:rPr>
          <w:ins w:id="280" w:author="nnvan" w:date="2011-03-24T15:10:00Z"/>
          <w:lang w:val="pt-BR"/>
          <w:rPrChange w:id="281" w:author="nnvan" w:date="2011-03-28T09:07:00Z">
            <w:rPr>
              <w:ins w:id="282" w:author="nnvan" w:date="2011-03-24T15:10:00Z"/>
              <w:sz w:val="36"/>
              <w:szCs w:val="36"/>
              <w:lang w:val="fr-FR"/>
            </w:rPr>
          </w:rPrChange>
        </w:rPr>
        <w:pPrChange w:id="283" w:author="ptnam" w:date="2011-03-25T17:28:00Z">
          <w:pPr>
            <w:spacing w:before="40" w:after="40" w:line="288" w:lineRule="auto"/>
            <w:ind w:firstLine="540"/>
            <w:jc w:val="both"/>
          </w:pPr>
        </w:pPrChange>
      </w:pPr>
      <w:ins w:id="284" w:author="nnvan" w:date="2011-03-24T14:13:00Z">
        <w:r w:rsidRPr="008D2924">
          <w:rPr>
            <w:lang w:val="pt-BR"/>
            <w:rPrChange w:id="285" w:author="nnvan" w:date="2011-03-28T09:07:00Z">
              <w:rPr>
                <w:lang w:val="fr-FR"/>
              </w:rPr>
            </w:rPrChange>
          </w:rPr>
          <w:t xml:space="preserve">Tiến độ gieo cấy lúa đông xuân ở các địa phương phía Bắc năm nay chậm hơn so với cùng kỳ năm trước chủ yếu do </w:t>
        </w:r>
      </w:ins>
      <w:ins w:id="286" w:author="nnvan" w:date="2011-03-24T14:39:00Z">
        <w:r w:rsidR="00564504" w:rsidRPr="008D2924">
          <w:rPr>
            <w:lang w:val="pt-BR"/>
            <w:rPrChange w:id="287" w:author="nnvan" w:date="2011-03-28T09:07:00Z">
              <w:rPr>
                <w:sz w:val="36"/>
                <w:szCs w:val="36"/>
                <w:lang w:val="fr-FR"/>
              </w:rPr>
            </w:rPrChange>
          </w:rPr>
          <w:t xml:space="preserve">ảnh hưởng của </w:t>
        </w:r>
      </w:ins>
      <w:ins w:id="288" w:author="nnvan" w:date="2011-03-24T14:40:00Z">
        <w:r w:rsidR="00564504" w:rsidRPr="008D2924">
          <w:rPr>
            <w:lang w:val="pt-BR"/>
            <w:rPrChange w:id="289" w:author="nnvan" w:date="2011-03-28T09:07:00Z">
              <w:rPr>
                <w:sz w:val="36"/>
                <w:szCs w:val="36"/>
                <w:lang w:val="fr-FR"/>
              </w:rPr>
            </w:rPrChange>
          </w:rPr>
          <w:t xml:space="preserve">tình trạng rét đậm, rét hại kéo dài và </w:t>
        </w:r>
      </w:ins>
      <w:ins w:id="290" w:author="nnvan" w:date="2011-03-24T14:39:00Z">
        <w:r w:rsidR="00564504" w:rsidRPr="008D2924">
          <w:rPr>
            <w:lang w:val="pt-BR"/>
            <w:rPrChange w:id="291" w:author="nnvan" w:date="2011-03-28T09:07:00Z">
              <w:rPr>
                <w:sz w:val="36"/>
                <w:szCs w:val="36"/>
                <w:lang w:val="fr-FR"/>
              </w:rPr>
            </w:rPrChange>
          </w:rPr>
          <w:t xml:space="preserve">thời tiết khô hạn </w:t>
        </w:r>
      </w:ins>
      <w:ins w:id="292" w:author="nnvan" w:date="2011-03-24T14:40:00Z">
        <w:r w:rsidR="00564504" w:rsidRPr="008D2924">
          <w:rPr>
            <w:lang w:val="pt-BR"/>
            <w:rPrChange w:id="293" w:author="nnvan" w:date="2011-03-28T09:07:00Z">
              <w:rPr>
                <w:sz w:val="36"/>
                <w:szCs w:val="36"/>
                <w:lang w:val="fr-FR"/>
              </w:rPr>
            </w:rPrChange>
          </w:rPr>
          <w:t xml:space="preserve">tại </w:t>
        </w:r>
      </w:ins>
      <w:ins w:id="294" w:author="nnvan" w:date="2011-03-24T14:13:00Z">
        <w:r w:rsidRPr="008D2924">
          <w:rPr>
            <w:lang w:val="pt-BR"/>
            <w:rPrChange w:id="295" w:author="nnvan" w:date="2011-03-28T09:07:00Z">
              <w:rPr>
                <w:lang w:val="fr-FR"/>
              </w:rPr>
            </w:rPrChange>
          </w:rPr>
          <w:t>các tỉnh miền núi phía Bắc</w:t>
        </w:r>
      </w:ins>
      <w:ins w:id="296" w:author="nnvan" w:date="2011-03-24T15:09:00Z">
        <w:r w:rsidR="006E3259" w:rsidRPr="008D2924">
          <w:rPr>
            <w:lang w:val="pt-BR"/>
            <w:rPrChange w:id="297" w:author="nnvan" w:date="2011-03-28T09:07:00Z">
              <w:rPr>
                <w:sz w:val="36"/>
                <w:szCs w:val="36"/>
                <w:lang w:val="fr-FR"/>
              </w:rPr>
            </w:rPrChange>
          </w:rPr>
          <w:t xml:space="preserve">. </w:t>
        </w:r>
      </w:ins>
    </w:p>
    <w:p w14:paraId="482BE8C9" w14:textId="77777777" w:rsidR="00213320" w:rsidRPr="008D2924" w:rsidRDefault="006E3259" w:rsidP="00725C27">
      <w:pPr>
        <w:numPr>
          <w:ins w:id="298" w:author="vtson" w:date="2011-03-24T15:10:00Z"/>
        </w:numPr>
        <w:spacing w:before="40" w:after="40" w:line="290" w:lineRule="auto"/>
        <w:ind w:firstLine="539"/>
        <w:jc w:val="both"/>
        <w:rPr>
          <w:ins w:id="299" w:author="nnvan" w:date="2011-03-24T14:13:00Z"/>
          <w:lang w:val="pt-BR"/>
          <w:rPrChange w:id="300" w:author="nnvan" w:date="2011-03-28T09:07:00Z">
            <w:rPr>
              <w:ins w:id="301" w:author="nnvan" w:date="2011-03-24T14:13:00Z"/>
              <w:lang w:val="fr-FR"/>
            </w:rPr>
          </w:rPrChange>
        </w:rPr>
        <w:pPrChange w:id="302" w:author="ptnam" w:date="2011-03-25T17:28:00Z">
          <w:pPr>
            <w:spacing w:before="40" w:after="40" w:line="288" w:lineRule="auto"/>
            <w:ind w:firstLine="540"/>
            <w:jc w:val="both"/>
          </w:pPr>
        </w:pPrChange>
      </w:pPr>
      <w:ins w:id="303" w:author="nnvan" w:date="2011-03-24T15:10:00Z">
        <w:r w:rsidRPr="008D2924">
          <w:rPr>
            <w:lang w:val="pt-BR"/>
            <w:rPrChange w:id="304" w:author="nnvan" w:date="2011-03-28T09:07:00Z">
              <w:rPr>
                <w:sz w:val="36"/>
                <w:szCs w:val="36"/>
                <w:lang w:val="fr-FR"/>
              </w:rPr>
            </w:rPrChange>
          </w:rPr>
          <w:t>C</w:t>
        </w:r>
      </w:ins>
      <w:ins w:id="305" w:author="nnvan" w:date="2011-03-24T15:23:00Z">
        <w:r w:rsidR="009B6587" w:rsidRPr="008D2924">
          <w:rPr>
            <w:lang w:val="pt-BR"/>
            <w:rPrChange w:id="306" w:author="nnvan" w:date="2011-03-28T09:07:00Z">
              <w:rPr>
                <w:sz w:val="36"/>
                <w:szCs w:val="36"/>
                <w:lang w:val="fr-FR"/>
              </w:rPr>
            </w:rPrChange>
          </w:rPr>
          <w:t xml:space="preserve">ũng </w:t>
        </w:r>
      </w:ins>
      <w:ins w:id="307" w:author="nnvan" w:date="2011-03-24T15:11:00Z">
        <w:r w:rsidRPr="008D2924">
          <w:rPr>
            <w:lang w:val="pt-BR"/>
            <w:rPrChange w:id="308" w:author="nnvan" w:date="2011-03-28T09:07:00Z">
              <w:rPr>
                <w:sz w:val="36"/>
                <w:szCs w:val="36"/>
                <w:lang w:val="fr-FR"/>
              </w:rPr>
            </w:rPrChange>
          </w:rPr>
          <w:t xml:space="preserve">đến trung tuần tháng Ba, </w:t>
        </w:r>
      </w:ins>
      <w:ins w:id="309" w:author="nnvan" w:date="2011-03-24T14:13:00Z">
        <w:r w:rsidR="00213320" w:rsidRPr="008D2924">
          <w:rPr>
            <w:lang w:val="pt-BR"/>
            <w:rPrChange w:id="310" w:author="nnvan" w:date="2011-03-28T09:07:00Z">
              <w:rPr>
                <w:lang w:val="fr-FR"/>
              </w:rPr>
            </w:rPrChange>
          </w:rPr>
          <w:t xml:space="preserve">các địa phương phía Nam đã thu hoạch </w:t>
        </w:r>
      </w:ins>
      <w:ins w:id="311" w:author="nnvan" w:date="2011-03-24T15:12:00Z">
        <w:r w:rsidRPr="008D2924">
          <w:rPr>
            <w:lang w:val="pt-BR"/>
            <w:rPrChange w:id="312" w:author="nnvan" w:date="2011-03-28T09:07:00Z">
              <w:rPr>
                <w:sz w:val="36"/>
                <w:szCs w:val="36"/>
                <w:lang w:val="fr-FR"/>
              </w:rPr>
            </w:rPrChange>
          </w:rPr>
          <w:t xml:space="preserve">được </w:t>
        </w:r>
      </w:ins>
      <w:ins w:id="313" w:author="nnvan" w:date="2011-03-24T14:13:00Z">
        <w:r w:rsidR="00213320" w:rsidRPr="008D2924">
          <w:rPr>
            <w:lang w:val="pt-BR"/>
            <w:rPrChange w:id="314" w:author="nnvan" w:date="2011-03-28T09:07:00Z">
              <w:rPr>
                <w:lang w:val="fr-FR"/>
              </w:rPr>
            </w:rPrChange>
          </w:rPr>
          <w:t>1</w:t>
        </w:r>
      </w:ins>
      <w:ins w:id="315" w:author="nnvan" w:date="2011-03-25T11:20:00Z">
        <w:r w:rsidR="00C416C9" w:rsidRPr="008D2924">
          <w:rPr>
            <w:lang w:val="pt-BR"/>
            <w:rPrChange w:id="316" w:author="nnvan" w:date="2011-03-28T09:07:00Z">
              <w:rPr>
                <w:b/>
                <w:lang w:val="fr-FR"/>
              </w:rPr>
            </w:rPrChange>
          </w:rPr>
          <w:t>016,3</w:t>
        </w:r>
      </w:ins>
      <w:ins w:id="317" w:author="nnvan" w:date="2011-03-24T14:13:00Z">
        <w:r w:rsidR="00213320" w:rsidRPr="008D2924">
          <w:rPr>
            <w:b/>
            <w:lang w:val="pt-BR"/>
            <w:rPrChange w:id="318" w:author="nnvan" w:date="2011-03-28T09:07:00Z">
              <w:rPr>
                <w:lang w:val="fr-FR"/>
              </w:rPr>
            </w:rPrChange>
          </w:rPr>
          <w:t xml:space="preserve"> </w:t>
        </w:r>
        <w:r w:rsidR="00213320" w:rsidRPr="008D2924">
          <w:rPr>
            <w:lang w:val="pt-BR"/>
            <w:rPrChange w:id="319" w:author="nnvan" w:date="2011-03-28T09:07:00Z">
              <w:rPr>
                <w:lang w:val="fr-FR"/>
              </w:rPr>
            </w:rPrChange>
          </w:rPr>
          <w:t>nghìn ha lúa đông xuân, bằng 1</w:t>
        </w:r>
      </w:ins>
      <w:ins w:id="320" w:author="nnvan" w:date="2011-03-25T11:21:00Z">
        <w:r w:rsidR="00C416C9" w:rsidRPr="008D2924">
          <w:rPr>
            <w:lang w:val="pt-BR"/>
            <w:rPrChange w:id="321" w:author="nnvan" w:date="2011-03-28T09:07:00Z">
              <w:rPr>
                <w:lang w:val="fr-FR"/>
              </w:rPr>
            </w:rPrChange>
          </w:rPr>
          <w:t>12,8</w:t>
        </w:r>
      </w:ins>
      <w:ins w:id="322" w:author="nnvan" w:date="2011-03-24T14:13:00Z">
        <w:r w:rsidR="00213320" w:rsidRPr="008D2924">
          <w:rPr>
            <w:lang w:val="pt-BR"/>
            <w:rPrChange w:id="323" w:author="nnvan" w:date="2011-03-28T09:07:00Z">
              <w:rPr>
                <w:lang w:val="fr-FR"/>
              </w:rPr>
            </w:rPrChange>
          </w:rPr>
          <w:t>% cùng kỳ năm trước</w:t>
        </w:r>
      </w:ins>
      <w:ins w:id="324" w:author="nnvan" w:date="2011-03-24T15:15:00Z">
        <w:r w:rsidRPr="008D2924">
          <w:rPr>
            <w:lang w:val="pt-BR"/>
            <w:rPrChange w:id="325" w:author="nnvan" w:date="2011-03-28T09:07:00Z">
              <w:rPr>
                <w:sz w:val="36"/>
                <w:szCs w:val="36"/>
                <w:lang w:val="fr-FR"/>
              </w:rPr>
            </w:rPrChange>
          </w:rPr>
          <w:t xml:space="preserve">, </w:t>
        </w:r>
      </w:ins>
      <w:ins w:id="326" w:author="nnvan" w:date="2011-03-24T14:13:00Z">
        <w:r w:rsidR="00213320" w:rsidRPr="008D2924">
          <w:rPr>
            <w:lang w:val="pt-BR"/>
            <w:rPrChange w:id="327" w:author="nnvan" w:date="2011-03-28T09:07:00Z">
              <w:rPr>
                <w:lang w:val="fr-FR"/>
              </w:rPr>
            </w:rPrChange>
          </w:rPr>
          <w:t xml:space="preserve">trong đó vùng đồng bằng sông Cửu Long thu hoạch </w:t>
        </w:r>
      </w:ins>
      <w:ins w:id="328" w:author="nnvan" w:date="2011-03-25T11:21:00Z">
        <w:r w:rsidR="00C416C9" w:rsidRPr="008D2924">
          <w:rPr>
            <w:lang w:val="pt-BR"/>
            <w:rPrChange w:id="329" w:author="nnvan" w:date="2011-03-28T09:07:00Z">
              <w:rPr>
                <w:lang w:val="fr-FR"/>
              </w:rPr>
            </w:rPrChange>
          </w:rPr>
          <w:t>991,8</w:t>
        </w:r>
      </w:ins>
      <w:ins w:id="330" w:author="nnvan" w:date="2011-03-24T14:13:00Z">
        <w:r w:rsidR="00213320" w:rsidRPr="008D2924">
          <w:rPr>
            <w:b/>
            <w:lang w:val="pt-BR"/>
            <w:rPrChange w:id="331" w:author="nnvan" w:date="2011-03-28T09:07:00Z">
              <w:rPr>
                <w:lang w:val="fr-FR"/>
              </w:rPr>
            </w:rPrChange>
          </w:rPr>
          <w:t xml:space="preserve"> </w:t>
        </w:r>
        <w:r w:rsidR="00213320" w:rsidRPr="008D2924">
          <w:rPr>
            <w:lang w:val="pt-BR"/>
            <w:rPrChange w:id="332" w:author="nnvan" w:date="2011-03-28T09:07:00Z">
              <w:rPr>
                <w:lang w:val="fr-FR"/>
              </w:rPr>
            </w:rPrChange>
          </w:rPr>
          <w:t>nghìn ha, chiếm 6</w:t>
        </w:r>
      </w:ins>
      <w:ins w:id="333" w:author="nnvan" w:date="2011-03-25T11:21:00Z">
        <w:r w:rsidR="00C416C9" w:rsidRPr="008D2924">
          <w:rPr>
            <w:lang w:val="pt-BR"/>
            <w:rPrChange w:id="334" w:author="nnvan" w:date="2011-03-28T09:07:00Z">
              <w:rPr>
                <w:lang w:val="fr-FR"/>
              </w:rPr>
            </w:rPrChange>
          </w:rPr>
          <w:t>1</w:t>
        </w:r>
      </w:ins>
      <w:ins w:id="335" w:author="nnvan" w:date="2011-03-24T14:13:00Z">
        <w:r w:rsidR="00213320" w:rsidRPr="008D2924">
          <w:rPr>
            <w:lang w:val="pt-BR"/>
            <w:rPrChange w:id="336" w:author="nnvan" w:date="2011-03-28T09:07:00Z">
              <w:rPr>
                <w:lang w:val="fr-FR"/>
              </w:rPr>
            </w:rPrChange>
          </w:rPr>
          <w:t>,7% diện tích gieo cấy và bằng 1</w:t>
        </w:r>
      </w:ins>
      <w:ins w:id="337" w:author="nnvan" w:date="2011-03-25T11:21:00Z">
        <w:r w:rsidR="00C416C9" w:rsidRPr="008D2924">
          <w:rPr>
            <w:lang w:val="pt-BR"/>
            <w:rPrChange w:id="338" w:author="nnvan" w:date="2011-03-28T09:07:00Z">
              <w:rPr>
                <w:lang w:val="fr-FR"/>
              </w:rPr>
            </w:rPrChange>
          </w:rPr>
          <w:t>10,7</w:t>
        </w:r>
      </w:ins>
      <w:ins w:id="339" w:author="nnvan" w:date="2011-03-28T14:16:00Z">
        <w:r w:rsidR="00D51CE8">
          <w:rPr>
            <w:lang w:val="pt-BR"/>
          </w:rPr>
          <w:t>%</w:t>
        </w:r>
      </w:ins>
      <w:ins w:id="340" w:author="nnvan" w:date="2011-03-24T14:13:00Z">
        <w:r w:rsidR="00213320" w:rsidRPr="008D2924">
          <w:rPr>
            <w:lang w:val="pt-BR"/>
            <w:rPrChange w:id="341" w:author="nnvan" w:date="2011-03-28T09:07:00Z">
              <w:rPr>
                <w:lang w:val="fr-FR"/>
              </w:rPr>
            </w:rPrChange>
          </w:rPr>
          <w:t xml:space="preserve">. Một số </w:t>
        </w:r>
      </w:ins>
      <w:ins w:id="342" w:author="nnvan" w:date="2011-03-24T15:15:00Z">
        <w:r w:rsidRPr="008D2924">
          <w:rPr>
            <w:lang w:val="pt-BR"/>
            <w:rPrChange w:id="343" w:author="nnvan" w:date="2011-03-28T09:07:00Z">
              <w:rPr>
                <w:sz w:val="36"/>
                <w:szCs w:val="36"/>
                <w:lang w:val="fr-FR"/>
              </w:rPr>
            </w:rPrChange>
          </w:rPr>
          <w:t>địa phương</w:t>
        </w:r>
      </w:ins>
      <w:ins w:id="344" w:author="nnvan" w:date="2011-03-24T14:13:00Z">
        <w:r w:rsidR="00213320" w:rsidRPr="008D2924">
          <w:rPr>
            <w:lang w:val="pt-BR"/>
            <w:rPrChange w:id="345" w:author="nnvan" w:date="2011-03-28T09:07:00Z">
              <w:rPr>
                <w:lang w:val="fr-FR"/>
              </w:rPr>
            </w:rPrChange>
          </w:rPr>
          <w:t xml:space="preserve"> có tỷ lệ diện tích thu hoạch cao </w:t>
        </w:r>
      </w:ins>
      <w:ins w:id="346" w:author="nnvan" w:date="2011-03-24T15:15:00Z">
        <w:r w:rsidRPr="008D2924">
          <w:rPr>
            <w:lang w:val="pt-BR"/>
            <w:rPrChange w:id="347" w:author="nnvan" w:date="2011-03-28T09:07:00Z">
              <w:rPr>
                <w:sz w:val="36"/>
                <w:szCs w:val="36"/>
                <w:lang w:val="fr-FR"/>
              </w:rPr>
            </w:rPrChange>
          </w:rPr>
          <w:t>là:</w:t>
        </w:r>
      </w:ins>
      <w:ins w:id="348" w:author="nnvan" w:date="2011-03-24T14:13:00Z">
        <w:r w:rsidR="00213320" w:rsidRPr="008D2924">
          <w:rPr>
            <w:lang w:val="pt-BR"/>
            <w:rPrChange w:id="349" w:author="nnvan" w:date="2011-03-28T09:07:00Z">
              <w:rPr>
                <w:lang w:val="fr-FR"/>
              </w:rPr>
            </w:rPrChange>
          </w:rPr>
          <w:t xml:space="preserve"> </w:t>
        </w:r>
      </w:ins>
      <w:ins w:id="350" w:author="nnvan" w:date="2011-03-24T15:16:00Z">
        <w:r w:rsidRPr="008D2924">
          <w:rPr>
            <w:lang w:val="pt-BR"/>
            <w:rPrChange w:id="351" w:author="nnvan" w:date="2011-03-28T09:07:00Z">
              <w:rPr>
                <w:sz w:val="36"/>
                <w:szCs w:val="36"/>
                <w:lang w:val="fr-FR"/>
              </w:rPr>
            </w:rPrChange>
          </w:rPr>
          <w:t xml:space="preserve">Vĩnh Long 95,6%; </w:t>
        </w:r>
      </w:ins>
      <w:ins w:id="352" w:author="nnvan" w:date="2011-03-24T14:13:00Z">
        <w:r w:rsidR="00213320" w:rsidRPr="008D2924">
          <w:rPr>
            <w:lang w:val="pt-BR"/>
            <w:rPrChange w:id="353" w:author="nnvan" w:date="2011-03-28T09:07:00Z">
              <w:rPr>
                <w:lang w:val="fr-FR"/>
              </w:rPr>
            </w:rPrChange>
          </w:rPr>
          <w:t xml:space="preserve">Tiền Giang 88,2%; </w:t>
        </w:r>
      </w:ins>
      <w:ins w:id="354" w:author="nnvan" w:date="2011-03-24T15:16:00Z">
        <w:r w:rsidRPr="008D2924">
          <w:rPr>
            <w:lang w:val="pt-BR"/>
            <w:rPrChange w:id="355" w:author="nnvan" w:date="2011-03-28T09:07:00Z">
              <w:rPr>
                <w:sz w:val="36"/>
                <w:szCs w:val="36"/>
                <w:lang w:val="fr-FR"/>
              </w:rPr>
            </w:rPrChange>
          </w:rPr>
          <w:t xml:space="preserve">Kiên Giang 83,6%; </w:t>
        </w:r>
      </w:ins>
      <w:ins w:id="356" w:author="nnvan" w:date="2011-03-24T14:13:00Z">
        <w:r w:rsidR="00213320" w:rsidRPr="008D2924">
          <w:rPr>
            <w:lang w:val="pt-BR"/>
            <w:rPrChange w:id="357" w:author="nnvan" w:date="2011-03-28T09:07:00Z">
              <w:rPr>
                <w:lang w:val="fr-FR"/>
              </w:rPr>
            </w:rPrChange>
          </w:rPr>
          <w:t>Đồng Tháp 72,5%; An Giang 72,1%</w:t>
        </w:r>
      </w:ins>
      <w:ins w:id="358" w:author="nnvan" w:date="2011-03-24T15:17:00Z">
        <w:r w:rsidRPr="008D2924">
          <w:rPr>
            <w:lang w:val="pt-BR"/>
            <w:rPrChange w:id="359" w:author="nnvan" w:date="2011-03-28T09:07:00Z">
              <w:rPr>
                <w:sz w:val="36"/>
                <w:szCs w:val="36"/>
                <w:lang w:val="fr-FR"/>
              </w:rPr>
            </w:rPrChange>
          </w:rPr>
          <w:t>.</w:t>
        </w:r>
      </w:ins>
      <w:ins w:id="360" w:author="nnvan" w:date="2011-03-24T14:13:00Z">
        <w:r w:rsidR="00213320" w:rsidRPr="008D2924">
          <w:rPr>
            <w:lang w:val="pt-BR"/>
            <w:rPrChange w:id="361" w:author="nnvan" w:date="2011-03-28T09:07:00Z">
              <w:rPr>
                <w:lang w:val="fr-FR"/>
              </w:rPr>
            </w:rPrChange>
          </w:rPr>
          <w:t xml:space="preserve"> Theo báo cáo </w:t>
        </w:r>
      </w:ins>
      <w:ins w:id="362" w:author="nnvan" w:date="2011-03-24T15:17:00Z">
        <w:r w:rsidRPr="008D2924">
          <w:rPr>
            <w:lang w:val="pt-BR"/>
            <w:rPrChange w:id="363" w:author="nnvan" w:date="2011-03-28T09:07:00Z">
              <w:rPr>
                <w:sz w:val="36"/>
                <w:szCs w:val="36"/>
                <w:lang w:val="fr-FR"/>
              </w:rPr>
            </w:rPrChange>
          </w:rPr>
          <w:t xml:space="preserve">sơ bộ, năng suất lúa đông xuân </w:t>
        </w:r>
      </w:ins>
      <w:ins w:id="364" w:author="nnvan" w:date="2011-03-24T15:18:00Z">
        <w:r w:rsidRPr="008D2924">
          <w:rPr>
            <w:lang w:val="pt-BR"/>
            <w:rPrChange w:id="365" w:author="nnvan" w:date="2011-03-28T09:07:00Z">
              <w:rPr>
                <w:sz w:val="36"/>
                <w:szCs w:val="36"/>
                <w:lang w:val="fr-FR"/>
              </w:rPr>
            </w:rPrChange>
          </w:rPr>
          <w:t xml:space="preserve">toàn </w:t>
        </w:r>
      </w:ins>
      <w:ins w:id="366" w:author="nnvan" w:date="2011-03-24T15:17:00Z">
        <w:r w:rsidRPr="008D2924">
          <w:rPr>
            <w:lang w:val="pt-BR"/>
            <w:rPrChange w:id="367" w:author="nnvan" w:date="2011-03-28T09:07:00Z">
              <w:rPr>
                <w:sz w:val="36"/>
                <w:szCs w:val="36"/>
                <w:lang w:val="fr-FR"/>
              </w:rPr>
            </w:rPrChange>
          </w:rPr>
          <w:t>vùng ước tính</w:t>
        </w:r>
      </w:ins>
      <w:ins w:id="368" w:author="nnvan" w:date="2011-03-24T15:18:00Z">
        <w:r w:rsidRPr="008D2924">
          <w:rPr>
            <w:lang w:val="pt-BR"/>
            <w:rPrChange w:id="369" w:author="nnvan" w:date="2011-03-28T09:07:00Z">
              <w:rPr>
                <w:sz w:val="36"/>
                <w:szCs w:val="36"/>
                <w:lang w:val="fr-FR"/>
              </w:rPr>
            </w:rPrChange>
          </w:rPr>
          <w:t xml:space="preserve"> đạt 65,6 tạ/ha</w:t>
        </w:r>
      </w:ins>
      <w:ins w:id="370" w:author="nnvan" w:date="2011-03-24T15:22:00Z">
        <w:r w:rsidR="009B6587" w:rsidRPr="008D2924">
          <w:rPr>
            <w:lang w:val="pt-BR"/>
            <w:rPrChange w:id="371" w:author="nnvan" w:date="2011-03-28T09:07:00Z">
              <w:rPr>
                <w:sz w:val="36"/>
                <w:szCs w:val="36"/>
                <w:lang w:val="fr-FR"/>
              </w:rPr>
            </w:rPrChange>
          </w:rPr>
          <w:t>;</w:t>
        </w:r>
      </w:ins>
      <w:ins w:id="372" w:author="nnvan" w:date="2011-03-24T15:19:00Z">
        <w:r w:rsidRPr="008D2924">
          <w:rPr>
            <w:lang w:val="pt-BR"/>
            <w:rPrChange w:id="373" w:author="nnvan" w:date="2011-03-28T09:07:00Z">
              <w:rPr>
                <w:sz w:val="36"/>
                <w:szCs w:val="36"/>
                <w:lang w:val="fr-FR"/>
              </w:rPr>
            </w:rPrChange>
          </w:rPr>
          <w:t xml:space="preserve"> </w:t>
        </w:r>
      </w:ins>
      <w:ins w:id="374" w:author="nnvan" w:date="2011-03-24T14:13:00Z">
        <w:r w:rsidR="00213320" w:rsidRPr="008D2924">
          <w:rPr>
            <w:lang w:val="pt-BR"/>
            <w:rPrChange w:id="375" w:author="nnvan" w:date="2011-03-28T09:07:00Z">
              <w:rPr>
                <w:lang w:val="fr-FR"/>
              </w:rPr>
            </w:rPrChange>
          </w:rPr>
          <w:t>sản lượng đạt 10</w:t>
        </w:r>
      </w:ins>
      <w:ins w:id="376" w:author="nnvan" w:date="2011-03-24T15:21:00Z">
        <w:r w:rsidR="009B6587" w:rsidRPr="008D2924">
          <w:rPr>
            <w:lang w:val="pt-BR"/>
            <w:rPrChange w:id="377" w:author="nnvan" w:date="2011-03-28T09:07:00Z">
              <w:rPr>
                <w:sz w:val="36"/>
                <w:szCs w:val="36"/>
                <w:lang w:val="fr-FR"/>
              </w:rPr>
            </w:rPrChange>
          </w:rPr>
          <w:t>,3</w:t>
        </w:r>
      </w:ins>
      <w:ins w:id="378" w:author="nnvan" w:date="2011-03-24T14:13:00Z">
        <w:r w:rsidR="00213320" w:rsidRPr="008D2924">
          <w:rPr>
            <w:lang w:val="pt-BR"/>
            <w:rPrChange w:id="379" w:author="nnvan" w:date="2011-03-28T09:07:00Z">
              <w:rPr>
                <w:lang w:val="fr-FR"/>
              </w:rPr>
            </w:rPrChange>
          </w:rPr>
          <w:t xml:space="preserve"> </w:t>
        </w:r>
      </w:ins>
      <w:ins w:id="380" w:author="nnvan" w:date="2011-03-24T15:21:00Z">
        <w:r w:rsidR="009B6587" w:rsidRPr="008D2924">
          <w:rPr>
            <w:lang w:val="pt-BR"/>
            <w:rPrChange w:id="381" w:author="nnvan" w:date="2011-03-28T09:07:00Z">
              <w:rPr>
                <w:sz w:val="36"/>
                <w:szCs w:val="36"/>
                <w:lang w:val="fr-FR"/>
              </w:rPr>
            </w:rPrChange>
          </w:rPr>
          <w:t>triệu</w:t>
        </w:r>
      </w:ins>
      <w:ins w:id="382" w:author="nnvan" w:date="2011-03-24T14:13:00Z">
        <w:r w:rsidR="00213320" w:rsidRPr="008D2924">
          <w:rPr>
            <w:lang w:val="pt-BR"/>
            <w:rPrChange w:id="383" w:author="nnvan" w:date="2011-03-28T09:07:00Z">
              <w:rPr>
                <w:lang w:val="fr-FR"/>
              </w:rPr>
            </w:rPrChange>
          </w:rPr>
          <w:t xml:space="preserve"> tấn</w:t>
        </w:r>
      </w:ins>
      <w:ins w:id="384" w:author="nnvan" w:date="2011-03-24T15:22:00Z">
        <w:r w:rsidR="009B6587" w:rsidRPr="008D2924">
          <w:rPr>
            <w:lang w:val="pt-BR"/>
            <w:rPrChange w:id="385" w:author="nnvan" w:date="2011-03-28T09:07:00Z">
              <w:rPr>
                <w:sz w:val="36"/>
                <w:szCs w:val="36"/>
                <w:lang w:val="fr-FR"/>
              </w:rPr>
            </w:rPrChange>
          </w:rPr>
          <w:t>, xấp xỉ vụ đông xuân trước.</w:t>
        </w:r>
      </w:ins>
    </w:p>
    <w:p w14:paraId="578E3C10" w14:textId="77777777" w:rsidR="009B6587" w:rsidRPr="008D2924" w:rsidRDefault="00213320" w:rsidP="00725C27">
      <w:pPr>
        <w:numPr>
          <w:ins w:id="386" w:author="vtson" w:date="2011-03-24T14:13:00Z"/>
        </w:numPr>
        <w:spacing w:before="40" w:after="40" w:line="290" w:lineRule="auto"/>
        <w:ind w:firstLine="539"/>
        <w:jc w:val="both"/>
        <w:rPr>
          <w:ins w:id="387" w:author="nnvan" w:date="2011-03-24T15:25:00Z"/>
          <w:bCs/>
          <w:lang w:val="pt-BR"/>
          <w:rPrChange w:id="388" w:author="nnvan" w:date="2011-03-28T09:07:00Z">
            <w:rPr>
              <w:ins w:id="389" w:author="nnvan" w:date="2011-03-24T15:25:00Z"/>
              <w:bCs/>
              <w:spacing w:val="-2"/>
              <w:sz w:val="36"/>
              <w:szCs w:val="36"/>
              <w:lang w:val="pt-BR"/>
            </w:rPr>
          </w:rPrChange>
        </w:rPr>
        <w:pPrChange w:id="390" w:author="ptnam" w:date="2011-03-25T17:28:00Z">
          <w:pPr>
            <w:spacing w:before="40" w:after="40" w:line="288" w:lineRule="auto"/>
            <w:ind w:firstLine="540"/>
            <w:jc w:val="both"/>
          </w:pPr>
        </w:pPrChange>
      </w:pPr>
      <w:ins w:id="391" w:author="nnvan" w:date="2011-03-24T14:13:00Z">
        <w:r w:rsidRPr="008D2924">
          <w:rPr>
            <w:lang w:val="pt-BR"/>
            <w:rPrChange w:id="392" w:author="nnvan" w:date="2011-03-28T09:07:00Z">
              <w:rPr>
                <w:lang w:val="fr-FR"/>
              </w:rPr>
            </w:rPrChange>
          </w:rPr>
          <w:t>Cùng với việc gieo cấy lúa đông xuân</w:t>
        </w:r>
      </w:ins>
      <w:ins w:id="393" w:author="nnvan" w:date="2011-03-24T15:23:00Z">
        <w:r w:rsidR="009B6587" w:rsidRPr="008D2924">
          <w:rPr>
            <w:lang w:val="pt-BR"/>
            <w:rPrChange w:id="394" w:author="nnvan" w:date="2011-03-28T09:07:00Z">
              <w:rPr>
                <w:sz w:val="36"/>
                <w:szCs w:val="36"/>
                <w:lang w:val="fr-FR"/>
              </w:rPr>
            </w:rPrChange>
          </w:rPr>
          <w:t>,</w:t>
        </w:r>
      </w:ins>
      <w:ins w:id="395" w:author="nnvan" w:date="2011-03-24T14:13:00Z">
        <w:r w:rsidRPr="008D2924">
          <w:rPr>
            <w:lang w:val="pt-BR"/>
            <w:rPrChange w:id="396" w:author="nnvan" w:date="2011-03-28T09:07:00Z">
              <w:rPr>
                <w:lang w:val="fr-FR"/>
              </w:rPr>
            </w:rPrChange>
          </w:rPr>
          <w:t xml:space="preserve"> tính đến</w:t>
        </w:r>
      </w:ins>
      <w:ins w:id="397" w:author="nnvan" w:date="2011-03-24T15:24:00Z">
        <w:r w:rsidR="009B6587" w:rsidRPr="008D2924">
          <w:rPr>
            <w:lang w:val="pt-BR"/>
            <w:rPrChange w:id="398" w:author="nnvan" w:date="2011-03-28T09:07:00Z">
              <w:rPr>
                <w:sz w:val="36"/>
                <w:szCs w:val="36"/>
                <w:lang w:val="fr-FR"/>
              </w:rPr>
            </w:rPrChange>
          </w:rPr>
          <w:t xml:space="preserve"> giữa tháng Ba</w:t>
        </w:r>
      </w:ins>
      <w:ins w:id="399" w:author="nnvan" w:date="2011-03-24T14:13:00Z">
        <w:r w:rsidRPr="008D2924">
          <w:rPr>
            <w:lang w:val="pt-BR"/>
            <w:rPrChange w:id="400" w:author="nnvan" w:date="2011-03-28T09:07:00Z">
              <w:rPr>
                <w:lang w:val="fr-FR"/>
              </w:rPr>
            </w:rPrChange>
          </w:rPr>
          <w:t xml:space="preserve">, cả nước đã gieo trồng </w:t>
        </w:r>
        <w:r w:rsidRPr="008D2924">
          <w:rPr>
            <w:lang w:val="pt-BR"/>
            <w:rPrChange w:id="401" w:author="nnvan" w:date="2011-03-28T09:07:00Z">
              <w:rPr>
                <w:spacing w:val="-2"/>
                <w:lang w:val="pt-BR"/>
              </w:rPr>
            </w:rPrChange>
          </w:rPr>
          <w:t xml:space="preserve">được </w:t>
        </w:r>
        <w:r w:rsidRPr="008D2924">
          <w:rPr>
            <w:bCs/>
            <w:lang w:val="pt-BR"/>
            <w:rPrChange w:id="402" w:author="nnvan" w:date="2011-03-28T09:07:00Z">
              <w:rPr>
                <w:bCs/>
                <w:spacing w:val="-2"/>
                <w:lang w:val="pt-BR"/>
              </w:rPr>
            </w:rPrChange>
          </w:rPr>
          <w:t>3</w:t>
        </w:r>
      </w:ins>
      <w:ins w:id="403" w:author="nnvan" w:date="2011-03-25T11:21:00Z">
        <w:r w:rsidR="00C416C9" w:rsidRPr="008D2924">
          <w:rPr>
            <w:bCs/>
            <w:lang w:val="pt-BR"/>
            <w:rPrChange w:id="404" w:author="nnvan" w:date="2011-03-28T09:07:00Z">
              <w:rPr>
                <w:bCs/>
                <w:spacing w:val="-2"/>
                <w:lang w:val="pt-BR"/>
              </w:rPr>
            </w:rPrChange>
          </w:rPr>
          <w:t>53,7</w:t>
        </w:r>
      </w:ins>
      <w:ins w:id="405" w:author="nnvan" w:date="2011-03-24T14:13:00Z">
        <w:r w:rsidRPr="008D2924">
          <w:rPr>
            <w:bCs/>
            <w:lang w:val="pt-BR"/>
            <w:rPrChange w:id="406" w:author="nnvan" w:date="2011-03-28T09:07:00Z">
              <w:rPr>
                <w:bCs/>
                <w:spacing w:val="-2"/>
                <w:lang w:val="pt-BR"/>
              </w:rPr>
            </w:rPrChange>
          </w:rPr>
          <w:t xml:space="preserve"> nghìn ha ngô, bằng </w:t>
        </w:r>
      </w:ins>
      <w:ins w:id="407" w:author="nnvan" w:date="2011-03-25T11:21:00Z">
        <w:r w:rsidR="00C416C9" w:rsidRPr="008D2924">
          <w:rPr>
            <w:bCs/>
            <w:lang w:val="pt-BR"/>
            <w:rPrChange w:id="408" w:author="nnvan" w:date="2011-03-28T09:07:00Z">
              <w:rPr>
                <w:bCs/>
                <w:spacing w:val="-2"/>
                <w:lang w:val="pt-BR"/>
              </w:rPr>
            </w:rPrChange>
          </w:rPr>
          <w:t>95,8</w:t>
        </w:r>
      </w:ins>
      <w:ins w:id="409" w:author="nnvan" w:date="2011-03-24T14:13:00Z">
        <w:r w:rsidRPr="008D2924">
          <w:rPr>
            <w:bCs/>
            <w:lang w:val="pt-BR"/>
            <w:rPrChange w:id="410" w:author="nnvan" w:date="2011-03-28T09:07:00Z">
              <w:rPr>
                <w:bCs/>
                <w:spacing w:val="-2"/>
                <w:lang w:val="pt-BR"/>
              </w:rPr>
            </w:rPrChange>
          </w:rPr>
          <w:t xml:space="preserve">% cùng kỳ năm trước; </w:t>
        </w:r>
      </w:ins>
      <w:ins w:id="411" w:author="nnvan" w:date="2011-03-25T11:22:00Z">
        <w:r w:rsidR="00C416C9" w:rsidRPr="008D2924">
          <w:rPr>
            <w:bCs/>
            <w:lang w:val="pt-BR"/>
            <w:rPrChange w:id="412" w:author="nnvan" w:date="2011-03-28T09:07:00Z">
              <w:rPr>
                <w:bCs/>
                <w:spacing w:val="-2"/>
                <w:lang w:val="pt-BR"/>
              </w:rPr>
            </w:rPrChange>
          </w:rPr>
          <w:t>83</w:t>
        </w:r>
      </w:ins>
      <w:ins w:id="413" w:author="nnvan" w:date="2011-03-24T14:13:00Z">
        <w:r w:rsidRPr="008D2924">
          <w:rPr>
            <w:bCs/>
            <w:lang w:val="pt-BR"/>
            <w:rPrChange w:id="414" w:author="nnvan" w:date="2011-03-28T09:07:00Z">
              <w:rPr>
                <w:bCs/>
                <w:spacing w:val="-2"/>
                <w:lang w:val="pt-BR"/>
              </w:rPr>
            </w:rPrChange>
          </w:rPr>
          <w:t>,5 nghìn ha khoai lang, bằng 10</w:t>
        </w:r>
      </w:ins>
      <w:ins w:id="415" w:author="nnvan" w:date="2011-03-25T11:22:00Z">
        <w:r w:rsidR="00C416C9" w:rsidRPr="008D2924">
          <w:rPr>
            <w:bCs/>
            <w:lang w:val="pt-BR"/>
            <w:rPrChange w:id="416" w:author="nnvan" w:date="2011-03-28T09:07:00Z">
              <w:rPr>
                <w:bCs/>
                <w:spacing w:val="-2"/>
                <w:lang w:val="pt-BR"/>
              </w:rPr>
            </w:rPrChange>
          </w:rPr>
          <w:t>6,9</w:t>
        </w:r>
      </w:ins>
      <w:ins w:id="417" w:author="nnvan" w:date="2011-03-24T14:13:00Z">
        <w:r w:rsidRPr="008D2924">
          <w:rPr>
            <w:bCs/>
            <w:lang w:val="pt-BR"/>
            <w:rPrChange w:id="418" w:author="nnvan" w:date="2011-03-28T09:07:00Z">
              <w:rPr>
                <w:bCs/>
                <w:spacing w:val="-2"/>
                <w:lang w:val="pt-BR"/>
              </w:rPr>
            </w:rPrChange>
          </w:rPr>
          <w:t>%; 1</w:t>
        </w:r>
      </w:ins>
      <w:ins w:id="419" w:author="nnvan" w:date="2011-03-25T11:22:00Z">
        <w:r w:rsidR="00C416C9" w:rsidRPr="008D2924">
          <w:rPr>
            <w:bCs/>
            <w:lang w:val="pt-BR"/>
            <w:rPrChange w:id="420" w:author="nnvan" w:date="2011-03-28T09:07:00Z">
              <w:rPr>
                <w:bCs/>
                <w:spacing w:val="-2"/>
                <w:lang w:val="pt-BR"/>
              </w:rPr>
            </w:rPrChange>
          </w:rPr>
          <w:t>02,7</w:t>
        </w:r>
      </w:ins>
      <w:ins w:id="421" w:author="nnvan" w:date="2011-03-24T14:13:00Z">
        <w:r w:rsidRPr="008D2924">
          <w:rPr>
            <w:bCs/>
            <w:lang w:val="pt-BR"/>
            <w:rPrChange w:id="422" w:author="nnvan" w:date="2011-03-28T09:07:00Z">
              <w:rPr>
                <w:bCs/>
                <w:spacing w:val="-2"/>
                <w:lang w:val="pt-BR"/>
              </w:rPr>
            </w:rPrChange>
          </w:rPr>
          <w:t xml:space="preserve"> nghìn ha đậu tương, bằng </w:t>
        </w:r>
      </w:ins>
      <w:ins w:id="423" w:author="nnvan" w:date="2011-03-25T11:22:00Z">
        <w:r w:rsidR="00C416C9" w:rsidRPr="008D2924">
          <w:rPr>
            <w:bCs/>
            <w:lang w:val="pt-BR"/>
            <w:rPrChange w:id="424" w:author="nnvan" w:date="2011-03-28T09:07:00Z">
              <w:rPr>
                <w:bCs/>
                <w:spacing w:val="-2"/>
                <w:lang w:val="pt-BR"/>
              </w:rPr>
            </w:rPrChange>
          </w:rPr>
          <w:t>92</w:t>
        </w:r>
      </w:ins>
      <w:ins w:id="425" w:author="nnvan" w:date="2011-03-24T14:13:00Z">
        <w:r w:rsidRPr="008D2924">
          <w:rPr>
            <w:bCs/>
            <w:lang w:val="pt-BR"/>
            <w:rPrChange w:id="426" w:author="nnvan" w:date="2011-03-28T09:07:00Z">
              <w:rPr>
                <w:bCs/>
                <w:spacing w:val="-2"/>
                <w:lang w:val="pt-BR"/>
              </w:rPr>
            </w:rPrChange>
          </w:rPr>
          <w:t>%; 1</w:t>
        </w:r>
      </w:ins>
      <w:ins w:id="427" w:author="nnvan" w:date="2011-03-25T11:22:00Z">
        <w:r w:rsidR="00C416C9" w:rsidRPr="008D2924">
          <w:rPr>
            <w:bCs/>
            <w:lang w:val="pt-BR"/>
            <w:rPrChange w:id="428" w:author="nnvan" w:date="2011-03-28T09:07:00Z">
              <w:rPr>
                <w:bCs/>
                <w:spacing w:val="-2"/>
                <w:lang w:val="pt-BR"/>
              </w:rPr>
            </w:rPrChange>
          </w:rPr>
          <w:t>65,5</w:t>
        </w:r>
      </w:ins>
      <w:ins w:id="429" w:author="nnvan" w:date="2011-03-24T14:13:00Z">
        <w:r w:rsidR="00C416C9" w:rsidRPr="008D2924">
          <w:rPr>
            <w:bCs/>
            <w:lang w:val="pt-BR"/>
            <w:rPrChange w:id="430" w:author="nnvan" w:date="2011-03-28T09:07:00Z">
              <w:rPr>
                <w:bCs/>
                <w:spacing w:val="-2"/>
                <w:lang w:val="pt-BR"/>
              </w:rPr>
            </w:rPrChange>
          </w:rPr>
          <w:t xml:space="preserve"> nghìn ha lạc, bằng 1</w:t>
        </w:r>
      </w:ins>
      <w:ins w:id="431" w:author="nnvan" w:date="2011-03-25T11:22:00Z">
        <w:r w:rsidR="00C416C9" w:rsidRPr="008D2924">
          <w:rPr>
            <w:bCs/>
            <w:lang w:val="pt-BR"/>
            <w:rPrChange w:id="432" w:author="nnvan" w:date="2011-03-28T09:07:00Z">
              <w:rPr>
                <w:bCs/>
                <w:spacing w:val="-2"/>
                <w:lang w:val="pt-BR"/>
              </w:rPr>
            </w:rPrChange>
          </w:rPr>
          <w:t>11,8</w:t>
        </w:r>
      </w:ins>
      <w:ins w:id="433" w:author="nnvan" w:date="2011-03-24T14:13:00Z">
        <w:r w:rsidRPr="008D2924">
          <w:rPr>
            <w:bCs/>
            <w:lang w:val="pt-BR"/>
            <w:rPrChange w:id="434" w:author="nnvan" w:date="2011-03-28T09:07:00Z">
              <w:rPr>
                <w:bCs/>
                <w:spacing w:val="-2"/>
                <w:lang w:val="pt-BR"/>
              </w:rPr>
            </w:rPrChange>
          </w:rPr>
          <w:t xml:space="preserve">%; </w:t>
        </w:r>
      </w:ins>
      <w:ins w:id="435" w:author="nnvan" w:date="2011-03-25T11:23:00Z">
        <w:r w:rsidR="00C416C9" w:rsidRPr="008D2924">
          <w:rPr>
            <w:bCs/>
            <w:lang w:val="pt-BR"/>
            <w:rPrChange w:id="436" w:author="nnvan" w:date="2011-03-28T09:07:00Z">
              <w:rPr>
                <w:bCs/>
                <w:spacing w:val="-2"/>
                <w:lang w:val="pt-BR"/>
              </w:rPr>
            </w:rPrChange>
          </w:rPr>
          <w:t xml:space="preserve">405,9 nghìn ha </w:t>
        </w:r>
      </w:ins>
      <w:ins w:id="437" w:author="nnvan" w:date="2011-03-24T14:13:00Z">
        <w:r w:rsidRPr="008D2924">
          <w:rPr>
            <w:bCs/>
            <w:lang w:val="pt-BR"/>
            <w:rPrChange w:id="438" w:author="nnvan" w:date="2011-03-28T09:07:00Z">
              <w:rPr>
                <w:bCs/>
                <w:spacing w:val="-2"/>
                <w:lang w:val="pt-BR"/>
              </w:rPr>
            </w:rPrChange>
          </w:rPr>
          <w:t>rau đậu, bằng 1</w:t>
        </w:r>
      </w:ins>
      <w:ins w:id="439" w:author="nnvan" w:date="2011-03-25T11:23:00Z">
        <w:r w:rsidR="00C416C9" w:rsidRPr="008D2924">
          <w:rPr>
            <w:bCs/>
            <w:lang w:val="pt-BR"/>
            <w:rPrChange w:id="440" w:author="nnvan" w:date="2011-03-28T09:07:00Z">
              <w:rPr>
                <w:bCs/>
                <w:spacing w:val="-2"/>
                <w:lang w:val="pt-BR"/>
              </w:rPr>
            </w:rPrChange>
          </w:rPr>
          <w:t>10,</w:t>
        </w:r>
      </w:ins>
      <w:ins w:id="441" w:author="nnvan" w:date="2011-03-24T14:13:00Z">
        <w:r w:rsidRPr="008D2924">
          <w:rPr>
            <w:bCs/>
            <w:lang w:val="pt-BR"/>
            <w:rPrChange w:id="442" w:author="nnvan" w:date="2011-03-28T09:07:00Z">
              <w:rPr>
                <w:bCs/>
                <w:spacing w:val="-2"/>
                <w:lang w:val="pt-BR"/>
              </w:rPr>
            </w:rPrChange>
          </w:rPr>
          <w:t xml:space="preserve">7%. </w:t>
        </w:r>
      </w:ins>
    </w:p>
    <w:p w14:paraId="06A311E0" w14:textId="77777777" w:rsidR="00213320" w:rsidRPr="008D2924" w:rsidRDefault="009B6587" w:rsidP="00725C27">
      <w:pPr>
        <w:numPr>
          <w:ins w:id="443" w:author="vtson" w:date="2011-03-24T15:25:00Z"/>
        </w:numPr>
        <w:spacing w:before="40" w:after="40" w:line="290" w:lineRule="auto"/>
        <w:ind w:firstLine="539"/>
        <w:jc w:val="both"/>
        <w:rPr>
          <w:ins w:id="444" w:author="nnvan" w:date="2011-03-24T14:13:00Z"/>
          <w:bCs/>
          <w:lang w:val="pt-BR"/>
          <w:rPrChange w:id="445" w:author="nnvan" w:date="2011-03-28T09:07:00Z">
            <w:rPr>
              <w:ins w:id="446" w:author="nnvan" w:date="2011-03-24T14:13:00Z"/>
              <w:bCs/>
              <w:spacing w:val="-2"/>
              <w:lang w:val="pt-BR"/>
            </w:rPr>
          </w:rPrChange>
        </w:rPr>
        <w:pPrChange w:id="447" w:author="ptnam" w:date="2011-03-25T17:28:00Z">
          <w:pPr>
            <w:spacing w:before="40" w:after="40" w:line="288" w:lineRule="auto"/>
            <w:ind w:firstLine="540"/>
            <w:jc w:val="both"/>
          </w:pPr>
        </w:pPrChange>
      </w:pPr>
      <w:ins w:id="448" w:author="nnvan" w:date="2011-03-24T15:27:00Z">
        <w:r w:rsidRPr="008D2924">
          <w:rPr>
            <w:bCs/>
            <w:lang w:val="pt-BR"/>
            <w:rPrChange w:id="449" w:author="nnvan" w:date="2011-03-28T09:07:00Z">
              <w:rPr>
                <w:bCs/>
                <w:spacing w:val="-2"/>
                <w:sz w:val="36"/>
                <w:szCs w:val="36"/>
                <w:lang w:val="pt-BR"/>
              </w:rPr>
            </w:rPrChange>
          </w:rPr>
          <w:t xml:space="preserve">Hiện nay </w:t>
        </w:r>
      </w:ins>
      <w:ins w:id="450" w:author="nnvan" w:date="2011-03-24T15:36:00Z">
        <w:r w:rsidR="00A51787" w:rsidRPr="008D2924">
          <w:rPr>
            <w:bCs/>
            <w:lang w:val="pt-BR"/>
            <w:rPrChange w:id="451" w:author="nnvan" w:date="2011-03-28T09:07:00Z">
              <w:rPr>
                <w:bCs/>
                <w:spacing w:val="-2"/>
                <w:sz w:val="36"/>
                <w:szCs w:val="36"/>
                <w:lang w:val="pt-BR"/>
              </w:rPr>
            </w:rPrChange>
          </w:rPr>
          <w:t xml:space="preserve">một số loại </w:t>
        </w:r>
      </w:ins>
      <w:ins w:id="452" w:author="nnvan" w:date="2011-03-24T15:26:00Z">
        <w:r w:rsidR="0088141F" w:rsidRPr="008D2924">
          <w:rPr>
            <w:bCs/>
            <w:lang w:val="pt-BR"/>
            <w:rPrChange w:id="453" w:author="nnvan" w:date="2011-03-28T09:07:00Z">
              <w:rPr>
                <w:bCs/>
                <w:spacing w:val="-2"/>
                <w:sz w:val="36"/>
                <w:szCs w:val="36"/>
                <w:lang w:val="pt-BR"/>
              </w:rPr>
            </w:rPrChange>
          </w:rPr>
          <w:t xml:space="preserve">sâu bệnh </w:t>
        </w:r>
      </w:ins>
      <w:ins w:id="454" w:author="nnvan" w:date="2011-03-24T15:27:00Z">
        <w:r w:rsidRPr="008D2924">
          <w:rPr>
            <w:bCs/>
            <w:lang w:val="pt-BR"/>
            <w:rPrChange w:id="455" w:author="nnvan" w:date="2011-03-28T09:07:00Z">
              <w:rPr>
                <w:bCs/>
                <w:spacing w:val="-2"/>
                <w:sz w:val="36"/>
                <w:szCs w:val="36"/>
                <w:lang w:val="pt-BR"/>
              </w:rPr>
            </w:rPrChange>
          </w:rPr>
          <w:t xml:space="preserve">đang </w:t>
        </w:r>
      </w:ins>
      <w:ins w:id="456" w:author="nnvan" w:date="2011-03-24T15:28:00Z">
        <w:r w:rsidRPr="008D2924">
          <w:rPr>
            <w:bCs/>
            <w:lang w:val="pt-BR"/>
            <w:rPrChange w:id="457" w:author="nnvan" w:date="2011-03-28T09:07:00Z">
              <w:rPr>
                <w:bCs/>
                <w:spacing w:val="-2"/>
                <w:sz w:val="36"/>
                <w:szCs w:val="36"/>
                <w:lang w:val="pt-BR"/>
              </w:rPr>
            </w:rPrChange>
          </w:rPr>
          <w:t xml:space="preserve">phát sinh </w:t>
        </w:r>
      </w:ins>
      <w:ins w:id="458" w:author="nnvan" w:date="2011-03-24T15:42:00Z">
        <w:r w:rsidR="0088141F" w:rsidRPr="008D2924">
          <w:rPr>
            <w:bCs/>
            <w:lang w:val="pt-BR"/>
            <w:rPrChange w:id="459" w:author="nnvan" w:date="2011-03-28T09:07:00Z">
              <w:rPr>
                <w:bCs/>
                <w:spacing w:val="-2"/>
                <w:sz w:val="36"/>
                <w:szCs w:val="36"/>
                <w:lang w:val="pt-BR"/>
              </w:rPr>
            </w:rPrChange>
          </w:rPr>
          <w:t xml:space="preserve">trên </w:t>
        </w:r>
      </w:ins>
      <w:ins w:id="460" w:author="nnvan" w:date="2011-03-24T15:43:00Z">
        <w:r w:rsidR="002924C4" w:rsidRPr="008D2924">
          <w:rPr>
            <w:bCs/>
            <w:lang w:val="pt-BR"/>
            <w:rPrChange w:id="461" w:author="nnvan" w:date="2011-03-28T09:07:00Z">
              <w:rPr>
                <w:bCs/>
                <w:spacing w:val="-2"/>
                <w:sz w:val="36"/>
                <w:szCs w:val="36"/>
                <w:lang w:val="pt-BR"/>
              </w:rPr>
            </w:rPrChange>
          </w:rPr>
          <w:t xml:space="preserve">trà lúa đông xuân </w:t>
        </w:r>
      </w:ins>
      <w:ins w:id="462" w:author="nnvan" w:date="2011-03-24T15:38:00Z">
        <w:r w:rsidR="00A51787" w:rsidRPr="008D2924">
          <w:rPr>
            <w:bCs/>
            <w:lang w:val="pt-BR"/>
            <w:rPrChange w:id="463" w:author="nnvan" w:date="2011-03-28T09:07:00Z">
              <w:rPr>
                <w:bCs/>
                <w:spacing w:val="-2"/>
                <w:sz w:val="36"/>
                <w:szCs w:val="36"/>
                <w:lang w:val="pt-BR"/>
              </w:rPr>
            </w:rPrChange>
          </w:rPr>
          <w:t xml:space="preserve">tại một số địa phương phía Nam như: </w:t>
        </w:r>
      </w:ins>
      <w:ins w:id="464" w:author="nnvan" w:date="2011-03-28T14:16:00Z">
        <w:r w:rsidR="00D51CE8">
          <w:rPr>
            <w:bCs/>
            <w:lang w:val="pt-BR"/>
          </w:rPr>
          <w:t>Đạo ôn, s</w:t>
        </w:r>
      </w:ins>
      <w:ins w:id="465" w:author="nnvan" w:date="2011-03-24T15:38:00Z">
        <w:r w:rsidR="00A51787" w:rsidRPr="008D2924">
          <w:rPr>
            <w:bCs/>
            <w:lang w:val="pt-BR"/>
            <w:rPrChange w:id="466" w:author="nnvan" w:date="2011-03-28T09:07:00Z">
              <w:rPr>
                <w:bCs/>
                <w:spacing w:val="-2"/>
                <w:sz w:val="36"/>
                <w:szCs w:val="36"/>
                <w:lang w:val="pt-BR"/>
              </w:rPr>
            </w:rPrChange>
          </w:rPr>
          <w:t>âu cuốn lá, vàng lùn và rầy nâu</w:t>
        </w:r>
      </w:ins>
      <w:ins w:id="467" w:author="nnvan" w:date="2011-03-24T15:39:00Z">
        <w:r w:rsidR="00A51787" w:rsidRPr="008D2924">
          <w:rPr>
            <w:bCs/>
            <w:lang w:val="pt-BR"/>
            <w:rPrChange w:id="468" w:author="nnvan" w:date="2011-03-28T09:07:00Z">
              <w:rPr>
                <w:bCs/>
                <w:spacing w:val="-2"/>
                <w:sz w:val="36"/>
                <w:szCs w:val="36"/>
                <w:lang w:val="pt-BR"/>
              </w:rPr>
            </w:rPrChange>
          </w:rPr>
          <w:t>,</w:t>
        </w:r>
      </w:ins>
      <w:ins w:id="469" w:author="nnvan" w:date="2011-03-24T15:38:00Z">
        <w:r w:rsidR="00A51787" w:rsidRPr="008D2924">
          <w:rPr>
            <w:bCs/>
            <w:lang w:val="pt-BR"/>
            <w:rPrChange w:id="470" w:author="nnvan" w:date="2011-03-28T09:07:00Z">
              <w:rPr>
                <w:bCs/>
                <w:spacing w:val="-2"/>
                <w:sz w:val="36"/>
                <w:szCs w:val="36"/>
                <w:lang w:val="pt-BR"/>
              </w:rPr>
            </w:rPrChange>
          </w:rPr>
          <w:t xml:space="preserve"> </w:t>
        </w:r>
      </w:ins>
      <w:ins w:id="471" w:author="nnvan" w:date="2011-03-24T15:30:00Z">
        <w:r w:rsidR="00A51787" w:rsidRPr="008D2924">
          <w:rPr>
            <w:bCs/>
            <w:lang w:val="pt-BR"/>
            <w:rPrChange w:id="472" w:author="nnvan" w:date="2011-03-28T09:07:00Z">
              <w:rPr>
                <w:bCs/>
                <w:spacing w:val="-2"/>
                <w:sz w:val="36"/>
                <w:szCs w:val="36"/>
                <w:lang w:val="pt-BR"/>
              </w:rPr>
            </w:rPrChange>
          </w:rPr>
          <w:t>làm 140 nghìn ha lúa bị nhiễm bệnh</w:t>
        </w:r>
      </w:ins>
      <w:ins w:id="473" w:author="nnvan" w:date="2011-03-24T15:31:00Z">
        <w:r w:rsidR="00A51787" w:rsidRPr="008D2924">
          <w:rPr>
            <w:bCs/>
            <w:lang w:val="pt-BR"/>
            <w:rPrChange w:id="474" w:author="nnvan" w:date="2011-03-28T09:07:00Z">
              <w:rPr>
                <w:bCs/>
                <w:spacing w:val="-2"/>
                <w:sz w:val="36"/>
                <w:szCs w:val="36"/>
                <w:lang w:val="pt-BR"/>
              </w:rPr>
            </w:rPrChange>
          </w:rPr>
          <w:t xml:space="preserve">, trong đó </w:t>
        </w:r>
      </w:ins>
      <w:ins w:id="475" w:author="nnvan" w:date="2011-03-24T14:13:00Z">
        <w:r w:rsidR="00A51787" w:rsidRPr="008D2924">
          <w:rPr>
            <w:bCs/>
            <w:lang w:val="pt-BR"/>
            <w:rPrChange w:id="476" w:author="nnvan" w:date="2011-03-28T09:07:00Z">
              <w:rPr>
                <w:bCs/>
                <w:spacing w:val="-2"/>
                <w:sz w:val="36"/>
                <w:szCs w:val="36"/>
                <w:lang w:val="pt-BR"/>
              </w:rPr>
            </w:rPrChange>
          </w:rPr>
          <w:t>Quảng Ngãi 863</w:t>
        </w:r>
      </w:ins>
      <w:ins w:id="477" w:author="nnvan" w:date="2011-03-24T15:31:00Z">
        <w:r w:rsidR="00A51787" w:rsidRPr="008D2924">
          <w:rPr>
            <w:bCs/>
            <w:lang w:val="pt-BR"/>
            <w:rPrChange w:id="478" w:author="nnvan" w:date="2011-03-28T09:07:00Z">
              <w:rPr>
                <w:bCs/>
                <w:spacing w:val="-2"/>
                <w:sz w:val="36"/>
                <w:szCs w:val="36"/>
                <w:lang w:val="pt-BR"/>
              </w:rPr>
            </w:rPrChange>
          </w:rPr>
          <w:t xml:space="preserve"> ha</w:t>
        </w:r>
      </w:ins>
      <w:ins w:id="479" w:author="nnvan" w:date="2011-03-24T15:39:00Z">
        <w:r w:rsidR="00A51787" w:rsidRPr="008D2924">
          <w:rPr>
            <w:bCs/>
            <w:lang w:val="pt-BR"/>
            <w:rPrChange w:id="480" w:author="nnvan" w:date="2011-03-28T09:07:00Z">
              <w:rPr>
                <w:bCs/>
                <w:spacing w:val="-2"/>
                <w:sz w:val="36"/>
                <w:szCs w:val="36"/>
                <w:lang w:val="pt-BR"/>
              </w:rPr>
            </w:rPrChange>
          </w:rPr>
          <w:t>;</w:t>
        </w:r>
      </w:ins>
      <w:ins w:id="481" w:author="nnvan" w:date="2011-03-24T14:13:00Z">
        <w:r w:rsidR="00A51787" w:rsidRPr="008D2924">
          <w:rPr>
            <w:bCs/>
            <w:lang w:val="pt-BR"/>
            <w:rPrChange w:id="482" w:author="nnvan" w:date="2011-03-28T09:07:00Z">
              <w:rPr>
                <w:bCs/>
                <w:spacing w:val="-2"/>
                <w:sz w:val="36"/>
                <w:szCs w:val="36"/>
                <w:lang w:val="pt-BR"/>
              </w:rPr>
            </w:rPrChange>
          </w:rPr>
          <w:t xml:space="preserve"> Long An hơn 12 nghìn ha</w:t>
        </w:r>
      </w:ins>
      <w:ins w:id="483" w:author="nnvan" w:date="2011-03-24T15:31:00Z">
        <w:r w:rsidR="00A51787" w:rsidRPr="008D2924">
          <w:rPr>
            <w:bCs/>
            <w:lang w:val="pt-BR"/>
            <w:rPrChange w:id="484" w:author="nnvan" w:date="2011-03-28T09:07:00Z">
              <w:rPr>
                <w:bCs/>
                <w:spacing w:val="-2"/>
                <w:sz w:val="36"/>
                <w:szCs w:val="36"/>
                <w:lang w:val="pt-BR"/>
              </w:rPr>
            </w:rPrChange>
          </w:rPr>
          <w:t xml:space="preserve">; </w:t>
        </w:r>
      </w:ins>
      <w:ins w:id="485" w:author="nnvan" w:date="2011-03-24T14:13:00Z">
        <w:r w:rsidR="00A51787" w:rsidRPr="008D2924">
          <w:rPr>
            <w:bCs/>
            <w:lang w:val="pt-BR"/>
            <w:rPrChange w:id="486" w:author="nnvan" w:date="2011-03-28T09:07:00Z">
              <w:rPr>
                <w:bCs/>
                <w:spacing w:val="-2"/>
                <w:sz w:val="36"/>
                <w:szCs w:val="36"/>
                <w:lang w:val="pt-BR"/>
              </w:rPr>
            </w:rPrChange>
          </w:rPr>
          <w:t>An Giang 86,5 nghìn ha</w:t>
        </w:r>
      </w:ins>
      <w:ins w:id="487" w:author="nnvan" w:date="2011-03-24T15:32:00Z">
        <w:r w:rsidR="00A51787" w:rsidRPr="008D2924">
          <w:rPr>
            <w:bCs/>
            <w:lang w:val="pt-BR"/>
            <w:rPrChange w:id="488" w:author="nnvan" w:date="2011-03-28T09:07:00Z">
              <w:rPr>
                <w:bCs/>
                <w:spacing w:val="-2"/>
                <w:sz w:val="36"/>
                <w:szCs w:val="36"/>
                <w:lang w:val="pt-BR"/>
              </w:rPr>
            </w:rPrChange>
          </w:rPr>
          <w:t>;</w:t>
        </w:r>
      </w:ins>
      <w:ins w:id="489" w:author="nnvan" w:date="2011-03-24T14:13:00Z">
        <w:r w:rsidR="00213320" w:rsidRPr="008D2924">
          <w:rPr>
            <w:bCs/>
            <w:lang w:val="pt-BR"/>
            <w:rPrChange w:id="490" w:author="nnvan" w:date="2011-03-28T09:07:00Z">
              <w:rPr>
                <w:bCs/>
                <w:spacing w:val="-2"/>
                <w:lang w:val="pt-BR"/>
              </w:rPr>
            </w:rPrChange>
          </w:rPr>
          <w:t xml:space="preserve"> Lâm Đồng gần 7 nghìn ha.</w:t>
        </w:r>
      </w:ins>
    </w:p>
    <w:p w14:paraId="38F16C9B" w14:textId="77777777" w:rsidR="002D1888" w:rsidRPr="008D2924" w:rsidRDefault="00213320" w:rsidP="00725C27">
      <w:pPr>
        <w:numPr>
          <w:ins w:id="491" w:author="vtson" w:date="2011-03-24T17:34:00Z"/>
        </w:numPr>
        <w:spacing w:before="40" w:after="40" w:line="290" w:lineRule="auto"/>
        <w:ind w:firstLine="539"/>
        <w:jc w:val="both"/>
        <w:rPr>
          <w:ins w:id="492" w:author="nnvan" w:date="2011-03-24T17:36:00Z"/>
          <w:iCs/>
          <w:lang w:val="pt-BR"/>
          <w:rPrChange w:id="493" w:author="nnvan" w:date="2011-03-28T09:07:00Z">
            <w:rPr>
              <w:ins w:id="494" w:author="nnvan" w:date="2011-03-24T17:36:00Z"/>
              <w:iCs/>
              <w:sz w:val="36"/>
              <w:szCs w:val="36"/>
              <w:lang w:val="pt-BR"/>
            </w:rPr>
          </w:rPrChange>
        </w:rPr>
        <w:pPrChange w:id="495" w:author="ptnam" w:date="2011-03-25T17:28:00Z">
          <w:pPr>
            <w:spacing w:before="40" w:after="40" w:line="288" w:lineRule="auto"/>
            <w:ind w:firstLine="540"/>
            <w:jc w:val="both"/>
          </w:pPr>
        </w:pPrChange>
      </w:pPr>
      <w:ins w:id="496" w:author="nnvan" w:date="2011-03-24T14:13:00Z">
        <w:r w:rsidRPr="008D2924">
          <w:rPr>
            <w:bCs/>
            <w:lang w:val="pt-BR"/>
            <w:rPrChange w:id="497" w:author="nnvan" w:date="2011-03-28T09:07:00Z">
              <w:rPr>
                <w:bCs/>
                <w:spacing w:val="-2"/>
                <w:lang w:val="pt-BR"/>
              </w:rPr>
            </w:rPrChange>
          </w:rPr>
          <w:t xml:space="preserve">Chăn nuôi </w:t>
        </w:r>
      </w:ins>
      <w:ins w:id="498" w:author="nnvan" w:date="2011-03-24T15:48:00Z">
        <w:r w:rsidR="00C35ED3" w:rsidRPr="008D2924">
          <w:rPr>
            <w:bCs/>
            <w:lang w:val="pt-BR"/>
            <w:rPrChange w:id="499" w:author="nnvan" w:date="2011-03-28T09:07:00Z">
              <w:rPr>
                <w:bCs/>
                <w:spacing w:val="-2"/>
                <w:sz w:val="36"/>
                <w:szCs w:val="36"/>
                <w:lang w:val="pt-BR"/>
              </w:rPr>
            </w:rPrChange>
          </w:rPr>
          <w:t xml:space="preserve">những tháng đầu năm </w:t>
        </w:r>
      </w:ins>
      <w:ins w:id="500" w:author="nnvan" w:date="2011-03-24T14:13:00Z">
        <w:r w:rsidRPr="008D2924">
          <w:rPr>
            <w:bCs/>
            <w:lang w:val="pt-BR"/>
            <w:rPrChange w:id="501" w:author="nnvan" w:date="2011-03-28T09:07:00Z">
              <w:rPr>
                <w:bCs/>
                <w:spacing w:val="-2"/>
                <w:lang w:val="pt-BR"/>
              </w:rPr>
            </w:rPrChange>
          </w:rPr>
          <w:t>gặp một số khó khăn</w:t>
        </w:r>
      </w:ins>
      <w:ins w:id="502" w:author="nnvan" w:date="2011-03-24T17:21:00Z">
        <w:r w:rsidR="00091DB4" w:rsidRPr="008D2924">
          <w:rPr>
            <w:bCs/>
            <w:lang w:val="pt-BR"/>
            <w:rPrChange w:id="503" w:author="nnvan" w:date="2011-03-28T09:07:00Z">
              <w:rPr>
                <w:bCs/>
                <w:spacing w:val="-2"/>
                <w:sz w:val="36"/>
                <w:szCs w:val="36"/>
                <w:lang w:val="pt-BR"/>
              </w:rPr>
            </w:rPrChange>
          </w:rPr>
          <w:t xml:space="preserve">. </w:t>
        </w:r>
      </w:ins>
      <w:ins w:id="504" w:author="nnvan" w:date="2011-03-24T14:13:00Z">
        <w:r w:rsidRPr="008D2924">
          <w:rPr>
            <w:bCs/>
            <w:lang w:val="pt-BR"/>
            <w:rPrChange w:id="505" w:author="nnvan" w:date="2011-03-28T09:07:00Z">
              <w:rPr>
                <w:bCs/>
                <w:spacing w:val="-2"/>
                <w:lang w:val="pt-BR"/>
              </w:rPr>
            </w:rPrChange>
          </w:rPr>
          <w:t xml:space="preserve">Thời tiết rét đậm, rét hại kéo dài </w:t>
        </w:r>
      </w:ins>
      <w:ins w:id="506" w:author="nnvan" w:date="2011-03-24T15:52:00Z">
        <w:r w:rsidR="00FF6C90" w:rsidRPr="008D2924">
          <w:rPr>
            <w:bCs/>
            <w:lang w:val="pt-BR"/>
            <w:rPrChange w:id="507" w:author="nnvan" w:date="2011-03-28T09:07:00Z">
              <w:rPr>
                <w:bCs/>
                <w:spacing w:val="-2"/>
                <w:sz w:val="36"/>
                <w:szCs w:val="36"/>
                <w:lang w:val="pt-BR"/>
              </w:rPr>
            </w:rPrChange>
          </w:rPr>
          <w:t xml:space="preserve">cùng với </w:t>
        </w:r>
        <w:r w:rsidR="00FF6C90" w:rsidRPr="008D2924">
          <w:rPr>
            <w:lang w:val="pt-BR"/>
            <w:rPrChange w:id="508" w:author="nnvan" w:date="2011-03-28T09:07:00Z">
              <w:rPr>
                <w:sz w:val="36"/>
                <w:szCs w:val="36"/>
                <w:lang w:val="de-DE"/>
              </w:rPr>
            </w:rPrChange>
          </w:rPr>
          <w:t xml:space="preserve">dịch lở mồm long móng bùng phát trên diện rộng </w:t>
        </w:r>
      </w:ins>
      <w:ins w:id="509" w:author="nnvan" w:date="2011-03-24T14:13:00Z">
        <w:r w:rsidRPr="008D2924">
          <w:rPr>
            <w:bCs/>
            <w:lang w:val="pt-BR"/>
            <w:rPrChange w:id="510" w:author="nnvan" w:date="2011-03-28T09:07:00Z">
              <w:rPr>
                <w:bCs/>
                <w:spacing w:val="-2"/>
                <w:lang w:val="pt-BR"/>
              </w:rPr>
            </w:rPrChange>
          </w:rPr>
          <w:t xml:space="preserve">làm </w:t>
        </w:r>
      </w:ins>
      <w:ins w:id="511" w:author="nnvan" w:date="2011-03-24T15:52:00Z">
        <w:r w:rsidR="00FF6C90" w:rsidRPr="008D2924">
          <w:rPr>
            <w:bCs/>
            <w:lang w:val="pt-BR"/>
            <w:rPrChange w:id="512" w:author="nnvan" w:date="2011-03-28T09:07:00Z">
              <w:rPr>
                <w:bCs/>
                <w:spacing w:val="-2"/>
                <w:sz w:val="36"/>
                <w:szCs w:val="36"/>
                <w:lang w:val="pt-BR"/>
              </w:rPr>
            </w:rPrChange>
          </w:rPr>
          <w:t>trên 68</w:t>
        </w:r>
      </w:ins>
      <w:ins w:id="513" w:author="nnvan" w:date="2011-03-24T14:13:00Z">
        <w:r w:rsidRPr="008D2924">
          <w:rPr>
            <w:lang w:val="pt-BR"/>
            <w:rPrChange w:id="514" w:author="nnvan" w:date="2011-03-28T09:07:00Z">
              <w:rPr>
                <w:lang w:val="de-DE"/>
              </w:rPr>
            </w:rPrChange>
          </w:rPr>
          <w:t xml:space="preserve"> nghìn con gia súc bị chết</w:t>
        </w:r>
      </w:ins>
      <w:ins w:id="515" w:author="nnvan" w:date="2011-03-24T17:22:00Z">
        <w:r w:rsidR="00091DB4" w:rsidRPr="008D2924">
          <w:rPr>
            <w:lang w:val="pt-BR"/>
            <w:rPrChange w:id="516" w:author="nnvan" w:date="2011-03-28T09:07:00Z">
              <w:rPr>
                <w:sz w:val="36"/>
                <w:szCs w:val="36"/>
                <w:lang w:val="de-DE"/>
              </w:rPr>
            </w:rPrChange>
          </w:rPr>
          <w:t>. Bên cạnh đó, giá thức ăn chăn nuôi có xu hướng tăng</w:t>
        </w:r>
      </w:ins>
      <w:ins w:id="517" w:author="nnvan" w:date="2011-03-24T17:23:00Z">
        <w:r w:rsidR="00091DB4" w:rsidRPr="008D2924">
          <w:rPr>
            <w:lang w:val="pt-BR"/>
            <w:rPrChange w:id="518" w:author="nnvan" w:date="2011-03-28T09:07:00Z">
              <w:rPr>
                <w:sz w:val="36"/>
                <w:szCs w:val="36"/>
                <w:lang w:val="de-DE"/>
              </w:rPr>
            </w:rPrChange>
          </w:rPr>
          <w:t xml:space="preserve"> nên người chăn nuôi chưa mạnh dạn đầu tư mở rộng</w:t>
        </w:r>
      </w:ins>
      <w:ins w:id="519" w:author="nnvan" w:date="2011-03-24T17:24:00Z">
        <w:r w:rsidR="00091DB4" w:rsidRPr="008D2924">
          <w:rPr>
            <w:lang w:val="pt-BR"/>
            <w:rPrChange w:id="520" w:author="nnvan" w:date="2011-03-28T09:07:00Z">
              <w:rPr>
                <w:sz w:val="36"/>
                <w:szCs w:val="36"/>
                <w:lang w:val="de-DE"/>
              </w:rPr>
            </w:rPrChange>
          </w:rPr>
          <w:t xml:space="preserve"> phát triển quy mô đàn</w:t>
        </w:r>
        <w:r w:rsidR="007D4D68" w:rsidRPr="008D2924">
          <w:rPr>
            <w:lang w:val="pt-BR"/>
            <w:rPrChange w:id="521" w:author="nnvan" w:date="2011-03-28T09:07:00Z">
              <w:rPr>
                <w:sz w:val="36"/>
                <w:szCs w:val="36"/>
                <w:lang w:val="de-DE"/>
              </w:rPr>
            </w:rPrChange>
          </w:rPr>
          <w:t xml:space="preserve">. </w:t>
        </w:r>
      </w:ins>
      <w:ins w:id="522" w:author="nnvan" w:date="2011-03-24T14:13:00Z">
        <w:r w:rsidRPr="008D2924">
          <w:rPr>
            <w:lang w:val="pt-BR"/>
            <w:rPrChange w:id="523" w:author="nnvan" w:date="2011-03-28T09:07:00Z">
              <w:rPr>
                <w:lang w:val="de-DE"/>
              </w:rPr>
            </w:rPrChange>
          </w:rPr>
          <w:t xml:space="preserve">Theo báo cáo sơ bộ, ước tính đàn trâu, bò và </w:t>
        </w:r>
        <w:r w:rsidR="007D4D68" w:rsidRPr="008D2924">
          <w:rPr>
            <w:lang w:val="pt-BR"/>
            <w:rPrChange w:id="524" w:author="nnvan" w:date="2011-03-28T09:07:00Z">
              <w:rPr>
                <w:sz w:val="36"/>
                <w:szCs w:val="36"/>
                <w:lang w:val="de-DE"/>
              </w:rPr>
            </w:rPrChange>
          </w:rPr>
          <w:t>đàn l</w:t>
        </w:r>
        <w:r w:rsidRPr="008D2924">
          <w:rPr>
            <w:lang w:val="pt-BR"/>
            <w:rPrChange w:id="525" w:author="nnvan" w:date="2011-03-28T09:07:00Z">
              <w:rPr>
                <w:lang w:val="de-DE"/>
              </w:rPr>
            </w:rPrChange>
          </w:rPr>
          <w:t xml:space="preserve">ợn </w:t>
        </w:r>
      </w:ins>
      <w:ins w:id="526" w:author="nnvan" w:date="2011-03-24T17:25:00Z">
        <w:r w:rsidR="007D4D68" w:rsidRPr="008D2924">
          <w:rPr>
            <w:lang w:val="pt-BR"/>
            <w:rPrChange w:id="527" w:author="nnvan" w:date="2011-03-28T09:07:00Z">
              <w:rPr>
                <w:sz w:val="36"/>
                <w:szCs w:val="36"/>
                <w:lang w:val="de-DE"/>
              </w:rPr>
            </w:rPrChange>
          </w:rPr>
          <w:t xml:space="preserve">ba tháng đầu năm </w:t>
        </w:r>
      </w:ins>
      <w:ins w:id="528" w:author="nnvan" w:date="2011-03-24T14:13:00Z">
        <w:r w:rsidRPr="008D2924">
          <w:rPr>
            <w:lang w:val="pt-BR"/>
            <w:rPrChange w:id="529" w:author="nnvan" w:date="2011-03-28T09:07:00Z">
              <w:rPr>
                <w:lang w:val="de-DE"/>
              </w:rPr>
            </w:rPrChange>
          </w:rPr>
          <w:t xml:space="preserve">giảm nhẹ so với cùng kỳ năm trước, đàn gia cầm </w:t>
        </w:r>
      </w:ins>
      <w:ins w:id="530" w:author="nnvan" w:date="2011-03-24T17:26:00Z">
        <w:r w:rsidR="007D4D68" w:rsidRPr="008D2924">
          <w:rPr>
            <w:lang w:val="pt-BR"/>
            <w:rPrChange w:id="531" w:author="nnvan" w:date="2011-03-28T09:07:00Z">
              <w:rPr>
                <w:sz w:val="36"/>
                <w:szCs w:val="36"/>
                <w:lang w:val="de-DE"/>
              </w:rPr>
            </w:rPrChange>
          </w:rPr>
          <w:t xml:space="preserve">do không bị </w:t>
        </w:r>
      </w:ins>
      <w:ins w:id="532" w:author="nnvan" w:date="2011-03-24T17:25:00Z">
        <w:r w:rsidR="007D4D68" w:rsidRPr="008D2924">
          <w:rPr>
            <w:lang w:val="pt-BR"/>
            <w:rPrChange w:id="533" w:author="nnvan" w:date="2011-03-28T09:07:00Z">
              <w:rPr>
                <w:sz w:val="36"/>
                <w:szCs w:val="36"/>
                <w:lang w:val="de-DE"/>
              </w:rPr>
            </w:rPrChange>
          </w:rPr>
          <w:t xml:space="preserve">ảnh hưởng </w:t>
        </w:r>
      </w:ins>
      <w:ins w:id="534" w:author="nnvan" w:date="2011-03-24T17:26:00Z">
        <w:r w:rsidR="007D4D68" w:rsidRPr="008D2924">
          <w:rPr>
            <w:lang w:val="pt-BR"/>
            <w:rPrChange w:id="535" w:author="nnvan" w:date="2011-03-28T09:07:00Z">
              <w:rPr>
                <w:sz w:val="36"/>
                <w:szCs w:val="36"/>
                <w:lang w:val="de-DE"/>
              </w:rPr>
            </w:rPrChange>
          </w:rPr>
          <w:t xml:space="preserve">nhiều của thời tiết và dịch bệnh nên </w:t>
        </w:r>
      </w:ins>
      <w:ins w:id="536" w:author="nnvan" w:date="2011-03-24T14:13:00Z">
        <w:r w:rsidRPr="008D2924">
          <w:rPr>
            <w:lang w:val="pt-BR"/>
            <w:rPrChange w:id="537" w:author="nnvan" w:date="2011-03-28T09:07:00Z">
              <w:rPr>
                <w:lang w:val="de-DE"/>
              </w:rPr>
            </w:rPrChange>
          </w:rPr>
          <w:t xml:space="preserve">tăng </w:t>
        </w:r>
      </w:ins>
      <w:ins w:id="538" w:author="nnvan" w:date="2011-03-24T17:29:00Z">
        <w:r w:rsidR="007D4D68" w:rsidRPr="008D2924">
          <w:rPr>
            <w:lang w:val="pt-BR"/>
            <w:rPrChange w:id="539" w:author="nnvan" w:date="2011-03-28T09:07:00Z">
              <w:rPr>
                <w:sz w:val="36"/>
                <w:szCs w:val="36"/>
                <w:lang w:val="de-DE"/>
              </w:rPr>
            </w:rPrChange>
          </w:rPr>
          <w:t xml:space="preserve">khoảng </w:t>
        </w:r>
      </w:ins>
      <w:ins w:id="540" w:author="nnvan" w:date="2011-03-24T17:28:00Z">
        <w:r w:rsidR="007D4D68" w:rsidRPr="008D2924">
          <w:rPr>
            <w:lang w:val="pt-BR"/>
            <w:rPrChange w:id="541" w:author="nnvan" w:date="2011-03-28T09:07:00Z">
              <w:rPr>
                <w:sz w:val="36"/>
                <w:szCs w:val="36"/>
                <w:lang w:val="de-DE"/>
              </w:rPr>
            </w:rPrChange>
          </w:rPr>
          <w:t xml:space="preserve">hơn </w:t>
        </w:r>
      </w:ins>
      <w:ins w:id="542" w:author="nnvan" w:date="2011-03-24T14:13:00Z">
        <w:r w:rsidRPr="008D2924">
          <w:rPr>
            <w:lang w:val="pt-BR"/>
            <w:rPrChange w:id="543" w:author="nnvan" w:date="2011-03-28T09:07:00Z">
              <w:rPr>
                <w:lang w:val="de-DE"/>
              </w:rPr>
            </w:rPrChange>
          </w:rPr>
          <w:t>7%. Tính đến ngày 2</w:t>
        </w:r>
      </w:ins>
      <w:ins w:id="544" w:author="nnvan" w:date="2011-03-25T16:42:00Z">
        <w:r w:rsidR="00A02E6A" w:rsidRPr="008D2924">
          <w:rPr>
            <w:lang w:val="pt-BR"/>
            <w:rPrChange w:id="545" w:author="nnvan" w:date="2011-03-28T09:07:00Z">
              <w:rPr>
                <w:lang w:val="de-DE"/>
              </w:rPr>
            </w:rPrChange>
          </w:rPr>
          <w:t>4</w:t>
        </w:r>
      </w:ins>
      <w:ins w:id="546" w:author="nnvan" w:date="2011-03-24T14:13:00Z">
        <w:r w:rsidRPr="008D2924">
          <w:rPr>
            <w:lang w:val="pt-BR"/>
            <w:rPrChange w:id="547" w:author="nnvan" w:date="2011-03-28T09:07:00Z">
              <w:rPr>
                <w:lang w:val="de-DE"/>
              </w:rPr>
            </w:rPrChange>
          </w:rPr>
          <w:t xml:space="preserve">/3/2011, </w:t>
        </w:r>
      </w:ins>
      <w:ins w:id="548" w:author="nnvan" w:date="2011-03-25T11:24:00Z">
        <w:r w:rsidR="00C416C9" w:rsidRPr="008D2924">
          <w:rPr>
            <w:lang w:val="pt-BR"/>
            <w:rPrChange w:id="549" w:author="nnvan" w:date="2011-03-28T09:07:00Z">
              <w:rPr>
                <w:lang w:val="de-DE"/>
              </w:rPr>
            </w:rPrChange>
          </w:rPr>
          <w:t xml:space="preserve">dịch tai xanh trên lợn đã được khống chế; </w:t>
        </w:r>
      </w:ins>
      <w:ins w:id="550" w:author="nnvan" w:date="2011-03-24T14:13:00Z">
        <w:r w:rsidRPr="008D2924">
          <w:rPr>
            <w:lang w:val="pt-BR"/>
            <w:rPrChange w:id="551" w:author="nnvan" w:date="2011-03-28T09:07:00Z">
              <w:rPr>
                <w:lang w:val="de-DE"/>
              </w:rPr>
            </w:rPrChange>
          </w:rPr>
          <w:t xml:space="preserve">các dịch bệnh chưa qua 21 ngày </w:t>
        </w:r>
      </w:ins>
      <w:ins w:id="552" w:author="nnvan" w:date="2011-03-24T17:31:00Z">
        <w:r w:rsidR="007D4D68" w:rsidRPr="008D2924">
          <w:rPr>
            <w:lang w:val="pt-BR"/>
            <w:rPrChange w:id="553" w:author="nnvan" w:date="2011-03-28T09:07:00Z">
              <w:rPr>
                <w:sz w:val="36"/>
                <w:szCs w:val="36"/>
                <w:lang w:val="de-DE"/>
              </w:rPr>
            </w:rPrChange>
          </w:rPr>
          <w:t>còn ở các tỉnh là</w:t>
        </w:r>
      </w:ins>
      <w:ins w:id="554" w:author="nnvan" w:date="2011-03-24T14:13:00Z">
        <w:r w:rsidRPr="008D2924">
          <w:rPr>
            <w:lang w:val="pt-BR"/>
            <w:rPrChange w:id="555" w:author="nnvan" w:date="2011-03-28T09:07:00Z">
              <w:rPr>
                <w:lang w:val="de-DE"/>
              </w:rPr>
            </w:rPrChange>
          </w:rPr>
          <w:t xml:space="preserve">: </w:t>
        </w:r>
      </w:ins>
      <w:ins w:id="556" w:author="nnvan" w:date="2011-03-25T11:24:00Z">
        <w:r w:rsidR="00C416C9" w:rsidRPr="008D2924">
          <w:rPr>
            <w:lang w:val="pt-BR"/>
            <w:rPrChange w:id="557" w:author="nnvan" w:date="2011-03-28T09:07:00Z">
              <w:rPr>
                <w:lang w:val="de-DE"/>
              </w:rPr>
            </w:rPrChange>
          </w:rPr>
          <w:t>D</w:t>
        </w:r>
      </w:ins>
      <w:ins w:id="558" w:author="nnvan" w:date="2011-03-24T14:13:00Z">
        <w:r w:rsidR="007D4D68" w:rsidRPr="008D2924">
          <w:rPr>
            <w:lang w:val="pt-BR"/>
            <w:rPrChange w:id="559" w:author="nnvan" w:date="2011-03-28T09:07:00Z">
              <w:rPr>
                <w:sz w:val="36"/>
                <w:szCs w:val="36"/>
                <w:lang w:val="de-DE"/>
              </w:rPr>
            </w:rPrChange>
          </w:rPr>
          <w:t xml:space="preserve">ịch cúm gia cầm </w:t>
        </w:r>
        <w:r w:rsidRPr="008D2924">
          <w:rPr>
            <w:lang w:val="pt-BR"/>
            <w:rPrChange w:id="560" w:author="nnvan" w:date="2011-03-28T09:07:00Z">
              <w:rPr>
                <w:lang w:val="de-DE"/>
              </w:rPr>
            </w:rPrChange>
          </w:rPr>
          <w:t xml:space="preserve">ở </w:t>
        </w:r>
      </w:ins>
      <w:ins w:id="561" w:author="nnvan" w:date="2011-03-25T11:25:00Z">
        <w:r w:rsidR="00C416C9" w:rsidRPr="008D2924">
          <w:rPr>
            <w:lang w:val="pt-BR"/>
            <w:rPrChange w:id="562" w:author="nnvan" w:date="2011-03-28T09:07:00Z">
              <w:rPr>
                <w:lang w:val="de-DE"/>
              </w:rPr>
            </w:rPrChange>
          </w:rPr>
          <w:t>7</w:t>
        </w:r>
      </w:ins>
      <w:ins w:id="563" w:author="nnvan" w:date="2011-03-24T14:13:00Z">
        <w:r w:rsidRPr="008D2924">
          <w:rPr>
            <w:lang w:val="pt-BR"/>
            <w:rPrChange w:id="564" w:author="nnvan" w:date="2011-03-28T09:07:00Z">
              <w:rPr>
                <w:lang w:val="de-DE"/>
              </w:rPr>
            </w:rPrChange>
          </w:rPr>
          <w:t xml:space="preserve"> tỉnh: </w:t>
        </w:r>
      </w:ins>
      <w:ins w:id="565" w:author="nnvan" w:date="2011-03-25T11:25:00Z">
        <w:r w:rsidR="00C416C9" w:rsidRPr="008D2924">
          <w:rPr>
            <w:lang w:val="pt-BR"/>
            <w:rPrChange w:id="566" w:author="nnvan" w:date="2011-03-28T09:07:00Z">
              <w:rPr>
                <w:lang w:val="de-DE"/>
              </w:rPr>
            </w:rPrChange>
          </w:rPr>
          <w:t xml:space="preserve">Hải Phòng, Nam Định, </w:t>
        </w:r>
      </w:ins>
      <w:ins w:id="567" w:author="nnvan" w:date="2011-03-24T14:13:00Z">
        <w:r w:rsidRPr="008D2924">
          <w:rPr>
            <w:lang w:val="pt-BR"/>
            <w:rPrChange w:id="568" w:author="nnvan" w:date="2011-03-28T09:07:00Z">
              <w:rPr>
                <w:lang w:val="de-DE"/>
              </w:rPr>
            </w:rPrChange>
          </w:rPr>
          <w:t>Hà Nam, Nghệ An, Quảng Trị,</w:t>
        </w:r>
        <w:r w:rsidR="007D4D68" w:rsidRPr="008D2924">
          <w:rPr>
            <w:lang w:val="pt-BR"/>
            <w:rPrChange w:id="569" w:author="nnvan" w:date="2011-03-28T09:07:00Z">
              <w:rPr>
                <w:sz w:val="36"/>
                <w:szCs w:val="36"/>
                <w:lang w:val="de-DE"/>
              </w:rPr>
            </w:rPrChange>
          </w:rPr>
          <w:t xml:space="preserve"> Quảng Ngãi</w:t>
        </w:r>
      </w:ins>
      <w:ins w:id="570" w:author="nnvan" w:date="2011-03-24T17:33:00Z">
        <w:r w:rsidR="007D4D68" w:rsidRPr="008D2924">
          <w:rPr>
            <w:lang w:val="pt-BR"/>
            <w:rPrChange w:id="571" w:author="nnvan" w:date="2011-03-28T09:07:00Z">
              <w:rPr>
                <w:sz w:val="36"/>
                <w:szCs w:val="36"/>
                <w:lang w:val="de-DE"/>
              </w:rPr>
            </w:rPrChange>
          </w:rPr>
          <w:t xml:space="preserve"> và</w:t>
        </w:r>
      </w:ins>
      <w:ins w:id="572" w:author="nnvan" w:date="2011-03-24T14:13:00Z">
        <w:r w:rsidRPr="008D2924">
          <w:rPr>
            <w:lang w:val="pt-BR"/>
            <w:rPrChange w:id="573" w:author="nnvan" w:date="2011-03-28T09:07:00Z">
              <w:rPr>
                <w:lang w:val="de-DE"/>
              </w:rPr>
            </w:rPrChange>
          </w:rPr>
          <w:t xml:space="preserve"> Bình </w:t>
        </w:r>
        <w:r w:rsidRPr="008D2924">
          <w:rPr>
            <w:lang w:val="pt-BR"/>
            <w:rPrChange w:id="574" w:author="nnvan" w:date="2011-03-28T09:07:00Z">
              <w:rPr>
                <w:lang w:val="de-DE"/>
              </w:rPr>
            </w:rPrChange>
          </w:rPr>
          <w:lastRenderedPageBreak/>
          <w:t>Định; dịch lở mồm long móng trên trâu</w:t>
        </w:r>
      </w:ins>
      <w:ins w:id="575" w:author="nnvan" w:date="2011-03-24T17:33:00Z">
        <w:r w:rsidR="007D4D68" w:rsidRPr="008D2924">
          <w:rPr>
            <w:lang w:val="pt-BR"/>
            <w:rPrChange w:id="576" w:author="nnvan" w:date="2011-03-28T09:07:00Z">
              <w:rPr>
                <w:sz w:val="36"/>
                <w:szCs w:val="36"/>
                <w:lang w:val="de-DE"/>
              </w:rPr>
            </w:rPrChange>
          </w:rPr>
          <w:t>,</w:t>
        </w:r>
      </w:ins>
      <w:ins w:id="577" w:author="nnvan" w:date="2011-03-24T14:13:00Z">
        <w:r w:rsidRPr="008D2924">
          <w:rPr>
            <w:lang w:val="pt-BR"/>
            <w:rPrChange w:id="578" w:author="nnvan" w:date="2011-03-28T09:07:00Z">
              <w:rPr>
                <w:lang w:val="de-DE"/>
              </w:rPr>
            </w:rPrChange>
          </w:rPr>
          <w:t xml:space="preserve"> bò và lợn ở 30 tỉnh: </w:t>
        </w:r>
        <w:r w:rsidRPr="008D2924">
          <w:rPr>
            <w:iCs/>
            <w:lang w:val="pt-BR"/>
          </w:rPr>
          <w:t>Sơn La, Lạng Sơn, Bắc Kạn, Cao Bằng, Điện Biên, Thái Nguyên, Hà Giang, Lai Châu, Tuyên Quang, Lào Cai, Yên Bái, Phú Thọ, Bắc Giang, Hà Nam, Nam Định, Nghệ An, Hà Tĩnh, Quảng Nam, Quảng Ngãi, Phú Yên, Khánh Hòa, Kon Tum, Gia Lai, Đ</w:t>
        </w:r>
      </w:ins>
      <w:ins w:id="579" w:author="nnvan" w:date="2011-03-24T17:33:00Z">
        <w:r w:rsidR="007D4D68" w:rsidRPr="008D2924">
          <w:rPr>
            <w:iCs/>
            <w:lang w:val="pt-BR"/>
            <w:rPrChange w:id="580" w:author="nnvan" w:date="2011-03-28T09:07:00Z">
              <w:rPr>
                <w:iCs/>
                <w:sz w:val="36"/>
                <w:szCs w:val="36"/>
                <w:lang w:val="pt-BR"/>
              </w:rPr>
            </w:rPrChange>
          </w:rPr>
          <w:t>ắ</w:t>
        </w:r>
      </w:ins>
      <w:ins w:id="581" w:author="nnvan" w:date="2011-03-24T14:13:00Z">
        <w:r w:rsidRPr="008D2924">
          <w:rPr>
            <w:iCs/>
            <w:lang w:val="pt-BR"/>
          </w:rPr>
          <w:t>k L</w:t>
        </w:r>
      </w:ins>
      <w:ins w:id="582" w:author="nnvan" w:date="2011-03-24T17:33:00Z">
        <w:r w:rsidR="007D4D68" w:rsidRPr="008D2924">
          <w:rPr>
            <w:iCs/>
            <w:lang w:val="pt-BR"/>
            <w:rPrChange w:id="583" w:author="nnvan" w:date="2011-03-28T09:07:00Z">
              <w:rPr>
                <w:iCs/>
                <w:sz w:val="36"/>
                <w:szCs w:val="36"/>
                <w:lang w:val="pt-BR"/>
              </w:rPr>
            </w:rPrChange>
          </w:rPr>
          <w:t>ắ</w:t>
        </w:r>
      </w:ins>
      <w:ins w:id="584" w:author="nnvan" w:date="2011-03-24T14:13:00Z">
        <w:r w:rsidRPr="008D2924">
          <w:rPr>
            <w:iCs/>
            <w:lang w:val="pt-BR"/>
          </w:rPr>
          <w:t>k, Bình Dương, Bình Phước, Tây Ninh, Tiền Giang, Long An và Vĩnh Long. Trước tình hình dịch bệnh diễn biến phức tạp,</w:t>
        </w:r>
      </w:ins>
      <w:ins w:id="585" w:author="nnvan" w:date="2011-03-24T17:34:00Z">
        <w:r w:rsidR="007D4D68" w:rsidRPr="008D2924">
          <w:rPr>
            <w:iCs/>
            <w:lang w:val="pt-BR"/>
            <w:rPrChange w:id="586" w:author="nnvan" w:date="2011-03-28T09:07:00Z">
              <w:rPr>
                <w:iCs/>
                <w:sz w:val="36"/>
                <w:szCs w:val="36"/>
                <w:lang w:val="pt-BR"/>
              </w:rPr>
            </w:rPrChange>
          </w:rPr>
          <w:t xml:space="preserve"> </w:t>
        </w:r>
        <w:r w:rsidR="007D4D68" w:rsidRPr="008D2924">
          <w:rPr>
            <w:bCs/>
            <w:lang w:val="pt-BR"/>
            <w:rPrChange w:id="587" w:author="nnvan" w:date="2011-03-28T09:07:00Z">
              <w:rPr>
                <w:bCs/>
                <w:sz w:val="36"/>
                <w:szCs w:val="36"/>
                <w:lang w:val="pt-BR"/>
              </w:rPr>
            </w:rPrChange>
          </w:rPr>
          <w:t xml:space="preserve">các ngành chức năng và chính quyền địa phương các cấp cần </w:t>
        </w:r>
        <w:r w:rsidR="002D1888" w:rsidRPr="008D2924">
          <w:rPr>
            <w:bCs/>
            <w:lang w:val="pt-BR"/>
            <w:rPrChange w:id="588" w:author="nnvan" w:date="2011-03-28T09:07:00Z">
              <w:rPr>
                <w:bCs/>
                <w:sz w:val="36"/>
                <w:szCs w:val="36"/>
                <w:lang w:val="pt-BR"/>
              </w:rPr>
            </w:rPrChange>
          </w:rPr>
          <w:t xml:space="preserve">chỉ đạo </w:t>
        </w:r>
        <w:r w:rsidR="007D4D68" w:rsidRPr="008D2924">
          <w:rPr>
            <w:bCs/>
            <w:lang w:val="pt-BR"/>
            <w:rPrChange w:id="589" w:author="nnvan" w:date="2011-03-28T09:07:00Z">
              <w:rPr>
                <w:bCs/>
                <w:sz w:val="36"/>
                <w:szCs w:val="36"/>
                <w:lang w:val="pt-BR"/>
              </w:rPr>
            </w:rPrChange>
          </w:rPr>
          <w:t xml:space="preserve">thực hiện tốt </w:t>
        </w:r>
        <w:r w:rsidR="002D1888" w:rsidRPr="008D2924">
          <w:rPr>
            <w:iCs/>
            <w:lang w:val="pt-BR"/>
            <w:rPrChange w:id="590" w:author="nnvan" w:date="2011-03-28T09:07:00Z">
              <w:rPr>
                <w:iCs/>
                <w:sz w:val="36"/>
                <w:szCs w:val="36"/>
                <w:lang w:val="pt-BR"/>
              </w:rPr>
            </w:rPrChange>
          </w:rPr>
          <w:t>Chỉ thị số 365/CT</w:t>
        </w:r>
      </w:ins>
      <w:ins w:id="591" w:author="nnvan" w:date="2011-03-24T17:35:00Z">
        <w:r w:rsidR="002D1888" w:rsidRPr="008D2924">
          <w:rPr>
            <w:iCs/>
            <w:lang w:val="pt-BR"/>
            <w:rPrChange w:id="592" w:author="nnvan" w:date="2011-03-28T09:07:00Z">
              <w:rPr>
                <w:iCs/>
                <w:sz w:val="36"/>
                <w:szCs w:val="36"/>
                <w:lang w:val="pt-BR"/>
              </w:rPr>
            </w:rPrChange>
          </w:rPr>
          <w:t>-</w:t>
        </w:r>
      </w:ins>
      <w:ins w:id="593" w:author="nnvan" w:date="2011-03-24T17:34:00Z">
        <w:r w:rsidR="002D1888" w:rsidRPr="008D2924">
          <w:rPr>
            <w:iCs/>
            <w:lang w:val="pt-BR"/>
            <w:rPrChange w:id="594" w:author="nnvan" w:date="2011-03-28T09:07:00Z">
              <w:rPr>
                <w:iCs/>
                <w:sz w:val="36"/>
                <w:szCs w:val="36"/>
                <w:lang w:val="pt-BR"/>
              </w:rPr>
            </w:rPrChange>
          </w:rPr>
          <w:t xml:space="preserve">TTg </w:t>
        </w:r>
      </w:ins>
      <w:ins w:id="595" w:author="nnvan" w:date="2011-03-24T17:35:00Z">
        <w:r w:rsidR="002D1888" w:rsidRPr="008D2924">
          <w:rPr>
            <w:iCs/>
            <w:lang w:val="pt-BR"/>
            <w:rPrChange w:id="596" w:author="nnvan" w:date="2011-03-28T09:07:00Z">
              <w:rPr>
                <w:iCs/>
                <w:sz w:val="36"/>
                <w:szCs w:val="36"/>
                <w:lang w:val="pt-BR"/>
              </w:rPr>
            </w:rPrChange>
          </w:rPr>
          <w:t xml:space="preserve">ngày 14 tháng 3 năm 2011 của Thủ tướng Chính phủ </w:t>
        </w:r>
      </w:ins>
      <w:ins w:id="597" w:author="nnvan" w:date="2011-03-24T17:34:00Z">
        <w:r w:rsidR="002D1888" w:rsidRPr="008D2924">
          <w:rPr>
            <w:iCs/>
            <w:lang w:val="pt-BR"/>
            <w:rPrChange w:id="598" w:author="nnvan" w:date="2011-03-28T09:07:00Z">
              <w:rPr>
                <w:iCs/>
                <w:sz w:val="36"/>
                <w:szCs w:val="36"/>
                <w:lang w:val="pt-BR"/>
              </w:rPr>
            </w:rPrChange>
          </w:rPr>
          <w:t xml:space="preserve">về việc thực hiện các biện pháp phòng chống dịch bệnh cho gia súc, gia cầm </w:t>
        </w:r>
      </w:ins>
      <w:ins w:id="599" w:author="nnvan" w:date="2011-03-24T17:37:00Z">
        <w:r w:rsidR="002D1888" w:rsidRPr="008D2924">
          <w:rPr>
            <w:lang w:val="pt-BR"/>
            <w:rPrChange w:id="600" w:author="nnvan" w:date="2011-03-28T09:07:00Z">
              <w:rPr>
                <w:sz w:val="36"/>
                <w:szCs w:val="36"/>
                <w:lang w:val="fr-FR"/>
              </w:rPr>
            </w:rPrChange>
          </w:rPr>
          <w:t xml:space="preserve">nhằm hạn chế </w:t>
        </w:r>
      </w:ins>
      <w:ins w:id="601" w:author="nnvan" w:date="2011-03-24T17:38:00Z">
        <w:r w:rsidR="002D1888" w:rsidRPr="008D2924">
          <w:rPr>
            <w:lang w:val="pt-BR"/>
            <w:rPrChange w:id="602" w:author="nnvan" w:date="2011-03-28T09:07:00Z">
              <w:rPr>
                <w:sz w:val="36"/>
                <w:szCs w:val="36"/>
                <w:lang w:val="fr-FR"/>
              </w:rPr>
            </w:rPrChange>
          </w:rPr>
          <w:t>sự</w:t>
        </w:r>
      </w:ins>
      <w:ins w:id="603" w:author="nnvan" w:date="2011-03-24T17:37:00Z">
        <w:r w:rsidR="002D1888" w:rsidRPr="008D2924">
          <w:rPr>
            <w:lang w:val="pt-BR"/>
            <w:rPrChange w:id="604" w:author="nnvan" w:date="2011-03-28T09:07:00Z">
              <w:rPr>
                <w:sz w:val="36"/>
                <w:szCs w:val="36"/>
                <w:lang w:val="fr-FR"/>
              </w:rPr>
            </w:rPrChange>
          </w:rPr>
          <w:t xml:space="preserve"> lây lan</w:t>
        </w:r>
      </w:ins>
      <w:ins w:id="605" w:author="nnvan" w:date="2011-03-24T17:38:00Z">
        <w:r w:rsidR="002D1888" w:rsidRPr="008D2924">
          <w:rPr>
            <w:lang w:val="pt-BR"/>
            <w:rPrChange w:id="606" w:author="nnvan" w:date="2011-03-28T09:07:00Z">
              <w:rPr>
                <w:sz w:val="36"/>
                <w:szCs w:val="36"/>
                <w:lang w:val="fr-FR"/>
              </w:rPr>
            </w:rPrChange>
          </w:rPr>
          <w:t xml:space="preserve"> trên diện rộng.</w:t>
        </w:r>
      </w:ins>
    </w:p>
    <w:p w14:paraId="20E052EC" w14:textId="77777777" w:rsidR="00213320" w:rsidRPr="008D2924" w:rsidRDefault="00213320" w:rsidP="00725C27">
      <w:pPr>
        <w:numPr>
          <w:ins w:id="607" w:author="vtson" w:date="2011-03-24T14:14:00Z"/>
        </w:numPr>
        <w:spacing w:before="40" w:after="40" w:line="290" w:lineRule="auto"/>
        <w:ind w:firstLine="539"/>
        <w:jc w:val="both"/>
        <w:rPr>
          <w:ins w:id="608" w:author="nnvan" w:date="2011-03-24T14:14:00Z"/>
          <w:b/>
          <w:i/>
          <w:lang w:val="pt-BR"/>
          <w:rPrChange w:id="609" w:author="nnvan" w:date="2011-03-28T09:07:00Z">
            <w:rPr>
              <w:ins w:id="610" w:author="nnvan" w:date="2011-03-24T14:14:00Z"/>
              <w:b/>
              <w:i/>
              <w:lang w:val="fr-FR"/>
            </w:rPr>
          </w:rPrChange>
        </w:rPr>
        <w:pPrChange w:id="611" w:author="ptnam" w:date="2011-03-25T17:28:00Z">
          <w:pPr>
            <w:spacing w:before="40" w:after="40" w:line="278" w:lineRule="auto"/>
            <w:ind w:firstLine="539"/>
            <w:jc w:val="both"/>
          </w:pPr>
        </w:pPrChange>
      </w:pPr>
      <w:ins w:id="612" w:author="nnvan" w:date="2011-03-24T14:14:00Z">
        <w:r w:rsidRPr="008D2924">
          <w:rPr>
            <w:b/>
            <w:i/>
            <w:lang w:val="pt-BR"/>
            <w:rPrChange w:id="613" w:author="nnvan" w:date="2011-03-28T09:07:00Z">
              <w:rPr>
                <w:b/>
                <w:i/>
                <w:lang w:val="fr-FR"/>
              </w:rPr>
            </w:rPrChange>
          </w:rPr>
          <w:t>b. Lâm nghiệp</w:t>
        </w:r>
      </w:ins>
    </w:p>
    <w:p w14:paraId="58D9EEB1" w14:textId="77777777" w:rsidR="00213320" w:rsidRPr="008D2924" w:rsidRDefault="00206CA3" w:rsidP="00725C27">
      <w:pPr>
        <w:numPr>
          <w:ins w:id="614" w:author="vtson" w:date="2011-03-24T14:14:00Z"/>
        </w:numPr>
        <w:spacing w:before="40" w:after="40" w:line="290" w:lineRule="auto"/>
        <w:ind w:firstLine="539"/>
        <w:jc w:val="both"/>
        <w:rPr>
          <w:ins w:id="615" w:author="nnvan" w:date="2011-03-24T14:14:00Z"/>
          <w:spacing w:val="-4"/>
          <w:lang w:val="pt-BR"/>
          <w:rPrChange w:id="616" w:author="nnvan" w:date="2011-03-28T09:11:00Z">
            <w:rPr>
              <w:ins w:id="617" w:author="nnvan" w:date="2011-03-24T14:14:00Z"/>
              <w:lang w:val="de-DE"/>
            </w:rPr>
          </w:rPrChange>
        </w:rPr>
        <w:pPrChange w:id="618" w:author="ptnam" w:date="2011-03-25T17:28:00Z">
          <w:pPr>
            <w:spacing w:before="40" w:line="274" w:lineRule="auto"/>
            <w:ind w:firstLine="539"/>
            <w:jc w:val="both"/>
          </w:pPr>
        </w:pPrChange>
      </w:pPr>
      <w:ins w:id="619" w:author="nnvan" w:date="2011-03-25T08:10:00Z">
        <w:r w:rsidRPr="008D2924">
          <w:rPr>
            <w:spacing w:val="-4"/>
            <w:lang w:val="pt-BR"/>
            <w:rPrChange w:id="620" w:author="nnvan" w:date="2011-03-28T09:11:00Z">
              <w:rPr>
                <w:sz w:val="36"/>
                <w:szCs w:val="36"/>
                <w:lang w:val="de-DE"/>
              </w:rPr>
            </w:rPrChange>
          </w:rPr>
          <w:t xml:space="preserve">Kế hoạch </w:t>
        </w:r>
      </w:ins>
      <w:ins w:id="621" w:author="nnvan" w:date="2011-03-25T08:05:00Z">
        <w:r w:rsidRPr="008D2924">
          <w:rPr>
            <w:spacing w:val="-4"/>
            <w:lang w:val="pt-BR"/>
            <w:rPrChange w:id="622" w:author="nnvan" w:date="2011-03-28T09:11:00Z">
              <w:rPr>
                <w:sz w:val="36"/>
                <w:szCs w:val="36"/>
                <w:lang w:val="de-DE"/>
              </w:rPr>
            </w:rPrChange>
          </w:rPr>
          <w:t>trồng rừng mới</w:t>
        </w:r>
      </w:ins>
      <w:ins w:id="623" w:author="nnvan" w:date="2011-03-25T08:06:00Z">
        <w:r w:rsidRPr="008D2924">
          <w:rPr>
            <w:spacing w:val="-4"/>
            <w:lang w:val="pt-BR"/>
            <w:rPrChange w:id="624" w:author="nnvan" w:date="2011-03-28T09:11:00Z">
              <w:rPr>
                <w:sz w:val="36"/>
                <w:szCs w:val="36"/>
                <w:lang w:val="de-DE"/>
              </w:rPr>
            </w:rPrChange>
          </w:rPr>
          <w:t xml:space="preserve"> đầu năm </w:t>
        </w:r>
      </w:ins>
      <w:ins w:id="625" w:author="nnvan" w:date="2011-03-25T08:08:00Z">
        <w:r w:rsidRPr="008D2924">
          <w:rPr>
            <w:spacing w:val="-4"/>
            <w:lang w:val="pt-BR"/>
            <w:rPrChange w:id="626" w:author="nnvan" w:date="2011-03-28T09:11:00Z">
              <w:rPr>
                <w:sz w:val="36"/>
                <w:szCs w:val="36"/>
                <w:lang w:val="de-DE"/>
              </w:rPr>
            </w:rPrChange>
          </w:rPr>
          <w:t xml:space="preserve">gặp </w:t>
        </w:r>
      </w:ins>
      <w:ins w:id="627" w:author="nnvan" w:date="2011-03-25T08:10:00Z">
        <w:r w:rsidRPr="008D2924">
          <w:rPr>
            <w:spacing w:val="-4"/>
            <w:lang w:val="pt-BR"/>
            <w:rPrChange w:id="628" w:author="nnvan" w:date="2011-03-28T09:11:00Z">
              <w:rPr>
                <w:sz w:val="36"/>
                <w:szCs w:val="36"/>
                <w:lang w:val="de-DE"/>
              </w:rPr>
            </w:rPrChange>
          </w:rPr>
          <w:t xml:space="preserve">một số </w:t>
        </w:r>
      </w:ins>
      <w:ins w:id="629" w:author="nnvan" w:date="2011-03-25T08:08:00Z">
        <w:r w:rsidRPr="008D2924">
          <w:rPr>
            <w:spacing w:val="-4"/>
            <w:lang w:val="pt-BR"/>
            <w:rPrChange w:id="630" w:author="nnvan" w:date="2011-03-28T09:11:00Z">
              <w:rPr>
                <w:sz w:val="36"/>
                <w:szCs w:val="36"/>
                <w:lang w:val="de-DE"/>
              </w:rPr>
            </w:rPrChange>
          </w:rPr>
          <w:t xml:space="preserve">khó khăn do </w:t>
        </w:r>
        <w:del w:id="631" w:author="ptnam" w:date="2011-03-25T17:28:00Z">
          <w:r w:rsidRPr="008D2924" w:rsidDel="00725C27">
            <w:rPr>
              <w:spacing w:val="-4"/>
              <w:lang w:val="pt-BR"/>
              <w:rPrChange w:id="632" w:author="nnvan" w:date="2011-03-28T09:11:00Z">
                <w:rPr>
                  <w:sz w:val="36"/>
                  <w:szCs w:val="36"/>
                  <w:lang w:val="de-DE"/>
                </w:rPr>
              </w:rPrChange>
            </w:rPr>
            <w:delText xml:space="preserve">ảnh </w:delText>
          </w:r>
        </w:del>
      </w:ins>
      <w:ins w:id="633" w:author="nnvan" w:date="2011-03-24T17:39:00Z">
        <w:r w:rsidR="00CD7F59" w:rsidRPr="008D2924">
          <w:rPr>
            <w:spacing w:val="-4"/>
            <w:lang w:val="pt-BR"/>
            <w:rPrChange w:id="634" w:author="nnvan" w:date="2011-03-28T09:11:00Z">
              <w:rPr>
                <w:sz w:val="36"/>
                <w:szCs w:val="36"/>
                <w:lang w:val="de-DE"/>
              </w:rPr>
            </w:rPrChange>
          </w:rPr>
          <w:t xml:space="preserve">ảnh hưởng </w:t>
        </w:r>
      </w:ins>
      <w:ins w:id="635" w:author="nnvan" w:date="2011-03-25T08:09:00Z">
        <w:r w:rsidRPr="008D2924">
          <w:rPr>
            <w:spacing w:val="-4"/>
            <w:lang w:val="pt-BR"/>
            <w:rPrChange w:id="636" w:author="nnvan" w:date="2011-03-28T09:11:00Z">
              <w:rPr>
                <w:sz w:val="36"/>
                <w:szCs w:val="36"/>
                <w:lang w:val="de-DE"/>
              </w:rPr>
            </w:rPrChange>
          </w:rPr>
          <w:t>c</w:t>
        </w:r>
      </w:ins>
      <w:ins w:id="637" w:author="nnvan" w:date="2011-03-24T17:39:00Z">
        <w:r w:rsidR="00CD7F59" w:rsidRPr="008D2924">
          <w:rPr>
            <w:spacing w:val="-4"/>
            <w:lang w:val="pt-BR"/>
            <w:rPrChange w:id="638" w:author="nnvan" w:date="2011-03-28T09:11:00Z">
              <w:rPr>
                <w:sz w:val="36"/>
                <w:szCs w:val="36"/>
                <w:lang w:val="de-DE"/>
              </w:rPr>
            </w:rPrChange>
          </w:rPr>
          <w:t>ủa thời tiết</w:t>
        </w:r>
      </w:ins>
      <w:ins w:id="639" w:author="nnvan" w:date="2011-03-25T08:06:00Z">
        <w:r w:rsidRPr="008D2924">
          <w:rPr>
            <w:spacing w:val="-4"/>
            <w:lang w:val="pt-BR"/>
            <w:rPrChange w:id="640" w:author="nnvan" w:date="2011-03-28T09:11:00Z">
              <w:rPr>
                <w:sz w:val="36"/>
                <w:szCs w:val="36"/>
                <w:lang w:val="de-DE"/>
              </w:rPr>
            </w:rPrChange>
          </w:rPr>
          <w:t xml:space="preserve">. </w:t>
        </w:r>
      </w:ins>
      <w:ins w:id="641" w:author="nnvan" w:date="2011-03-25T08:11:00Z">
        <w:r w:rsidR="0033324B" w:rsidRPr="008D2924">
          <w:rPr>
            <w:spacing w:val="-4"/>
            <w:lang w:val="pt-BR"/>
            <w:rPrChange w:id="642" w:author="nnvan" w:date="2011-03-28T09:11:00Z">
              <w:rPr>
                <w:sz w:val="36"/>
                <w:szCs w:val="36"/>
                <w:lang w:val="de-DE"/>
              </w:rPr>
            </w:rPrChange>
          </w:rPr>
          <w:t>T</w:t>
        </w:r>
      </w:ins>
      <w:ins w:id="643" w:author="nnvan" w:date="2011-03-24T14:14:00Z">
        <w:r w:rsidR="00213320" w:rsidRPr="008D2924">
          <w:rPr>
            <w:spacing w:val="-4"/>
            <w:lang w:val="pt-BR"/>
            <w:rPrChange w:id="644" w:author="nnvan" w:date="2011-03-28T09:11:00Z">
              <w:rPr>
                <w:lang w:val="de-DE"/>
              </w:rPr>
            </w:rPrChange>
          </w:rPr>
          <w:t xml:space="preserve">ổng diện tích rừng trồng tập trung </w:t>
        </w:r>
      </w:ins>
      <w:ins w:id="645" w:author="nnvan" w:date="2011-03-25T08:11:00Z">
        <w:r w:rsidR="0033324B" w:rsidRPr="008D2924">
          <w:rPr>
            <w:spacing w:val="-4"/>
            <w:lang w:val="pt-BR"/>
            <w:rPrChange w:id="646" w:author="nnvan" w:date="2011-03-28T09:11:00Z">
              <w:rPr>
                <w:sz w:val="36"/>
                <w:szCs w:val="36"/>
                <w:lang w:val="de-DE"/>
              </w:rPr>
            </w:rPrChange>
          </w:rPr>
          <w:t xml:space="preserve">quý I </w:t>
        </w:r>
      </w:ins>
      <w:ins w:id="647" w:author="nnvan" w:date="2011-03-24T14:14:00Z">
        <w:r w:rsidR="00213320" w:rsidRPr="008D2924">
          <w:rPr>
            <w:spacing w:val="-4"/>
            <w:lang w:val="pt-BR"/>
            <w:rPrChange w:id="648" w:author="nnvan" w:date="2011-03-28T09:11:00Z">
              <w:rPr>
                <w:lang w:val="de-DE"/>
              </w:rPr>
            </w:rPrChange>
          </w:rPr>
          <w:t>cả nước ước tính đạt 23 nghìn ha, bằng 85,8% cùng kỳ năm trước; diện tích rừng được chăm sóc</w:t>
        </w:r>
        <w:r w:rsidR="00CD7F59" w:rsidRPr="008D2924">
          <w:rPr>
            <w:spacing w:val="-4"/>
            <w:lang w:val="pt-BR"/>
            <w:rPrChange w:id="649" w:author="nnvan" w:date="2011-03-28T09:11:00Z">
              <w:rPr>
                <w:sz w:val="36"/>
                <w:szCs w:val="36"/>
                <w:lang w:val="de-DE"/>
              </w:rPr>
            </w:rPrChange>
          </w:rPr>
          <w:t xml:space="preserve"> </w:t>
        </w:r>
        <w:r w:rsidR="00213320" w:rsidRPr="008D2924">
          <w:rPr>
            <w:spacing w:val="-4"/>
            <w:lang w:val="pt-BR"/>
            <w:rPrChange w:id="650" w:author="nnvan" w:date="2011-03-28T09:11:00Z">
              <w:rPr>
                <w:lang w:val="de-DE"/>
              </w:rPr>
            </w:rPrChange>
          </w:rPr>
          <w:t xml:space="preserve">135 nghìn ha, tăng 5,5%; số cây </w:t>
        </w:r>
      </w:ins>
      <w:ins w:id="651" w:author="nnvan" w:date="2011-03-24T17:45:00Z">
        <w:r w:rsidR="004E1AAA" w:rsidRPr="008D2924">
          <w:rPr>
            <w:spacing w:val="-4"/>
            <w:lang w:val="pt-BR"/>
            <w:rPrChange w:id="652" w:author="nnvan" w:date="2011-03-28T09:11:00Z">
              <w:rPr>
                <w:sz w:val="36"/>
                <w:szCs w:val="36"/>
                <w:lang w:val="de-DE"/>
              </w:rPr>
            </w:rPrChange>
          </w:rPr>
          <w:t xml:space="preserve">lâm nghiệp </w:t>
        </w:r>
      </w:ins>
      <w:ins w:id="653" w:author="nnvan" w:date="2011-03-24T14:14:00Z">
        <w:r w:rsidR="00213320" w:rsidRPr="008D2924">
          <w:rPr>
            <w:spacing w:val="-4"/>
            <w:lang w:val="pt-BR"/>
            <w:rPrChange w:id="654" w:author="nnvan" w:date="2011-03-28T09:11:00Z">
              <w:rPr>
                <w:lang w:val="de-DE"/>
              </w:rPr>
            </w:rPrChange>
          </w:rPr>
          <w:t xml:space="preserve">trồng phân tán 60,3 triệu cây, </w:t>
        </w:r>
      </w:ins>
      <w:ins w:id="655" w:author="nnvan" w:date="2011-03-24T17:46:00Z">
        <w:r w:rsidR="004E1AAA" w:rsidRPr="008D2924">
          <w:rPr>
            <w:spacing w:val="-4"/>
            <w:lang w:val="pt-BR"/>
            <w:rPrChange w:id="656" w:author="nnvan" w:date="2011-03-28T09:11:00Z">
              <w:rPr>
                <w:sz w:val="36"/>
                <w:szCs w:val="36"/>
                <w:lang w:val="de-DE"/>
              </w:rPr>
            </w:rPrChange>
          </w:rPr>
          <w:t xml:space="preserve">tăng </w:t>
        </w:r>
      </w:ins>
      <w:ins w:id="657" w:author="nnvan" w:date="2011-03-24T14:14:00Z">
        <w:r w:rsidR="00213320" w:rsidRPr="008D2924">
          <w:rPr>
            <w:spacing w:val="-4"/>
            <w:lang w:val="pt-BR"/>
            <w:rPrChange w:id="658" w:author="nnvan" w:date="2011-03-28T09:11:00Z">
              <w:rPr>
                <w:lang w:val="de-DE"/>
              </w:rPr>
            </w:rPrChange>
          </w:rPr>
          <w:t>1</w:t>
        </w:r>
      </w:ins>
      <w:ins w:id="659" w:author="nnvan" w:date="2011-03-24T17:46:00Z">
        <w:r w:rsidR="004E1AAA" w:rsidRPr="008D2924">
          <w:rPr>
            <w:spacing w:val="-4"/>
            <w:lang w:val="pt-BR"/>
            <w:rPrChange w:id="660" w:author="nnvan" w:date="2011-03-28T09:11:00Z">
              <w:rPr>
                <w:sz w:val="36"/>
                <w:szCs w:val="36"/>
                <w:lang w:val="de-DE"/>
              </w:rPr>
            </w:rPrChange>
          </w:rPr>
          <w:t>,0</w:t>
        </w:r>
      </w:ins>
      <w:ins w:id="661" w:author="nnvan" w:date="2011-03-24T14:14:00Z">
        <w:r w:rsidR="00213320" w:rsidRPr="008D2924">
          <w:rPr>
            <w:spacing w:val="-4"/>
            <w:lang w:val="pt-BR"/>
            <w:rPrChange w:id="662" w:author="nnvan" w:date="2011-03-28T09:11:00Z">
              <w:rPr>
                <w:lang w:val="de-DE"/>
              </w:rPr>
            </w:rPrChange>
          </w:rPr>
          <w:t>%; sản lượng gỗ khai thác đạt 956,5 nghìn m</w:t>
        </w:r>
        <w:r w:rsidR="00213320" w:rsidRPr="008D2924">
          <w:rPr>
            <w:spacing w:val="-4"/>
            <w:vertAlign w:val="superscript"/>
            <w:lang w:val="pt-BR"/>
            <w:rPrChange w:id="663" w:author="nnvan" w:date="2011-03-28T09:11:00Z">
              <w:rPr>
                <w:vertAlign w:val="superscript"/>
                <w:lang w:val="de-DE"/>
              </w:rPr>
            </w:rPrChange>
          </w:rPr>
          <w:t>3</w:t>
        </w:r>
        <w:r w:rsidR="00213320" w:rsidRPr="008D2924">
          <w:rPr>
            <w:spacing w:val="-4"/>
            <w:lang w:val="pt-BR"/>
            <w:rPrChange w:id="664" w:author="nnvan" w:date="2011-03-28T09:11:00Z">
              <w:rPr>
                <w:lang w:val="de-DE"/>
              </w:rPr>
            </w:rPrChange>
          </w:rPr>
          <w:t>, tăng 6,4%; sản lượng củi khai thác 7030,5 nghìn ste, tăng 2,5%.</w:t>
        </w:r>
      </w:ins>
    </w:p>
    <w:p w14:paraId="3BA6D6AA" w14:textId="77777777" w:rsidR="00213320" w:rsidRPr="008D2924" w:rsidRDefault="004E1AAA" w:rsidP="00725C27">
      <w:pPr>
        <w:numPr>
          <w:ins w:id="665" w:author="vtson" w:date="2011-03-24T14:14:00Z"/>
        </w:numPr>
        <w:spacing w:before="40" w:after="40" w:line="290" w:lineRule="auto"/>
        <w:ind w:firstLine="539"/>
        <w:jc w:val="both"/>
        <w:rPr>
          <w:ins w:id="666" w:author="nnvan" w:date="2011-03-24T14:14:00Z"/>
          <w:vertAlign w:val="superscript"/>
          <w:lang w:val="pt-BR"/>
          <w:rPrChange w:id="667" w:author="nnvan" w:date="2011-03-28T09:07:00Z">
            <w:rPr>
              <w:ins w:id="668" w:author="nnvan" w:date="2011-03-24T14:14:00Z"/>
              <w:vertAlign w:val="superscript"/>
              <w:lang w:val="fr-FR"/>
            </w:rPr>
          </w:rPrChange>
        </w:rPr>
        <w:pPrChange w:id="669" w:author="ptnam" w:date="2011-03-25T17:28:00Z">
          <w:pPr>
            <w:spacing w:before="40" w:after="40" w:line="288" w:lineRule="auto"/>
            <w:ind w:firstLine="539"/>
            <w:jc w:val="both"/>
          </w:pPr>
        </w:pPrChange>
      </w:pPr>
      <w:ins w:id="670" w:author="nnvan" w:date="2011-03-24T17:47:00Z">
        <w:r w:rsidRPr="008D2924">
          <w:rPr>
            <w:lang w:val="pt-BR"/>
            <w:rPrChange w:id="671" w:author="nnvan" w:date="2011-03-28T09:07:00Z">
              <w:rPr>
                <w:sz w:val="36"/>
                <w:szCs w:val="36"/>
                <w:lang w:val="fr-FR"/>
              </w:rPr>
            </w:rPrChange>
          </w:rPr>
          <w:t>T</w:t>
        </w:r>
      </w:ins>
      <w:ins w:id="672" w:author="nnvan" w:date="2011-03-24T14:14:00Z">
        <w:r w:rsidR="00213320" w:rsidRPr="008D2924">
          <w:rPr>
            <w:lang w:val="pt-BR"/>
            <w:rPrChange w:id="673" w:author="nnvan" w:date="2011-03-28T09:07:00Z">
              <w:rPr>
                <w:lang w:val="fr-FR"/>
              </w:rPr>
            </w:rPrChange>
          </w:rPr>
          <w:t xml:space="preserve">hời tiết khô hanh kéo dài, lại đang vào mùa đốt nương làm rẫy nên </w:t>
        </w:r>
      </w:ins>
      <w:ins w:id="674" w:author="nnvan" w:date="2011-03-24T17:49:00Z">
        <w:r w:rsidRPr="008D2924">
          <w:rPr>
            <w:lang w:val="pt-BR"/>
            <w:rPrChange w:id="675" w:author="nnvan" w:date="2011-03-28T09:07:00Z">
              <w:rPr>
                <w:sz w:val="36"/>
                <w:szCs w:val="36"/>
                <w:lang w:val="fr-FR"/>
              </w:rPr>
            </w:rPrChange>
          </w:rPr>
          <w:t xml:space="preserve">hiện tượng </w:t>
        </w:r>
      </w:ins>
      <w:ins w:id="676" w:author="nnvan" w:date="2011-03-24T14:14:00Z">
        <w:r w:rsidR="00213320" w:rsidRPr="008D2924">
          <w:rPr>
            <w:lang w:val="pt-BR"/>
            <w:rPrChange w:id="677" w:author="nnvan" w:date="2011-03-28T09:07:00Z">
              <w:rPr>
                <w:lang w:val="fr-FR"/>
              </w:rPr>
            </w:rPrChange>
          </w:rPr>
          <w:t>cháy rừng</w:t>
        </w:r>
      </w:ins>
      <w:ins w:id="678" w:author="nnvan" w:date="2011-03-24T17:47:00Z">
        <w:r w:rsidRPr="008D2924">
          <w:rPr>
            <w:lang w:val="pt-BR"/>
            <w:rPrChange w:id="679" w:author="nnvan" w:date="2011-03-28T09:07:00Z">
              <w:rPr>
                <w:sz w:val="36"/>
                <w:szCs w:val="36"/>
                <w:lang w:val="fr-FR"/>
              </w:rPr>
            </w:rPrChange>
          </w:rPr>
          <w:t xml:space="preserve"> và</w:t>
        </w:r>
      </w:ins>
      <w:ins w:id="680" w:author="nnvan" w:date="2011-03-24T14:14:00Z">
        <w:r w:rsidR="00213320" w:rsidRPr="008D2924">
          <w:rPr>
            <w:lang w:val="pt-BR"/>
            <w:rPrChange w:id="681" w:author="nnvan" w:date="2011-03-28T09:07:00Z">
              <w:rPr>
                <w:lang w:val="fr-FR"/>
              </w:rPr>
            </w:rPrChange>
          </w:rPr>
          <w:t xml:space="preserve"> </w:t>
        </w:r>
      </w:ins>
      <w:ins w:id="682" w:author="nnvan" w:date="2011-03-24T17:49:00Z">
        <w:r w:rsidRPr="008D2924">
          <w:rPr>
            <w:lang w:val="pt-BR"/>
            <w:rPrChange w:id="683" w:author="nnvan" w:date="2011-03-28T09:07:00Z">
              <w:rPr>
                <w:sz w:val="36"/>
                <w:szCs w:val="36"/>
                <w:lang w:val="fr-FR"/>
              </w:rPr>
            </w:rPrChange>
          </w:rPr>
          <w:t xml:space="preserve">tình trạng </w:t>
        </w:r>
      </w:ins>
      <w:ins w:id="684" w:author="nnvan" w:date="2011-03-24T17:47:00Z">
        <w:r w:rsidRPr="008D2924">
          <w:rPr>
            <w:lang w:val="pt-BR"/>
            <w:rPrChange w:id="685" w:author="nnvan" w:date="2011-03-28T09:07:00Z">
              <w:rPr>
                <w:sz w:val="36"/>
                <w:szCs w:val="36"/>
                <w:lang w:val="fr-FR"/>
              </w:rPr>
            </w:rPrChange>
          </w:rPr>
          <w:t xml:space="preserve">chặt phá rừng </w:t>
        </w:r>
      </w:ins>
      <w:ins w:id="686" w:author="nnvan" w:date="2011-03-24T17:48:00Z">
        <w:r w:rsidRPr="008D2924">
          <w:rPr>
            <w:lang w:val="pt-BR"/>
            <w:rPrChange w:id="687" w:author="nnvan" w:date="2011-03-28T09:07:00Z">
              <w:rPr>
                <w:sz w:val="36"/>
                <w:szCs w:val="36"/>
                <w:lang w:val="fr-FR"/>
              </w:rPr>
            </w:rPrChange>
          </w:rPr>
          <w:t xml:space="preserve">vẫn </w:t>
        </w:r>
      </w:ins>
      <w:ins w:id="688" w:author="nnvan" w:date="2011-03-24T14:14:00Z">
        <w:r w:rsidR="00213320" w:rsidRPr="008D2924">
          <w:rPr>
            <w:lang w:val="pt-BR"/>
            <w:rPrChange w:id="689" w:author="nnvan" w:date="2011-03-28T09:07:00Z">
              <w:rPr>
                <w:lang w:val="fr-FR"/>
              </w:rPr>
            </w:rPrChange>
          </w:rPr>
          <w:t xml:space="preserve">xảy ra ở </w:t>
        </w:r>
      </w:ins>
      <w:ins w:id="690" w:author="nnvan" w:date="2011-03-24T17:48:00Z">
        <w:r w:rsidRPr="008D2924">
          <w:rPr>
            <w:lang w:val="pt-BR"/>
            <w:rPrChange w:id="691" w:author="nnvan" w:date="2011-03-28T09:07:00Z">
              <w:rPr>
                <w:sz w:val="36"/>
                <w:szCs w:val="36"/>
                <w:lang w:val="fr-FR"/>
              </w:rPr>
            </w:rPrChange>
          </w:rPr>
          <w:t>một số địa phương</w:t>
        </w:r>
      </w:ins>
      <w:ins w:id="692" w:author="nnvan" w:date="2011-03-24T14:14:00Z">
        <w:r w:rsidR="00213320" w:rsidRPr="008D2924">
          <w:rPr>
            <w:lang w:val="pt-BR"/>
            <w:rPrChange w:id="693" w:author="nnvan" w:date="2011-03-28T09:07:00Z">
              <w:rPr>
                <w:lang w:val="fr-FR"/>
              </w:rPr>
            </w:rPrChange>
          </w:rPr>
          <w:t>, đặc biệt là các tỉnh</w:t>
        </w:r>
      </w:ins>
      <w:ins w:id="694" w:author="nnvan" w:date="2011-03-24T17:50:00Z">
        <w:r w:rsidRPr="008D2924">
          <w:rPr>
            <w:lang w:val="pt-BR"/>
            <w:rPrChange w:id="695" w:author="nnvan" w:date="2011-03-28T09:07:00Z">
              <w:rPr>
                <w:sz w:val="36"/>
                <w:szCs w:val="36"/>
                <w:lang w:val="fr-FR"/>
              </w:rPr>
            </w:rPrChange>
          </w:rPr>
          <w:t xml:space="preserve"> phía Nam</w:t>
        </w:r>
      </w:ins>
      <w:ins w:id="696" w:author="nnvan" w:date="2011-03-24T14:14:00Z">
        <w:r w:rsidR="00213320" w:rsidRPr="008D2924">
          <w:rPr>
            <w:lang w:val="pt-BR"/>
            <w:rPrChange w:id="697" w:author="nnvan" w:date="2011-03-28T09:07:00Z">
              <w:rPr>
                <w:lang w:val="fr-FR"/>
              </w:rPr>
            </w:rPrChange>
          </w:rPr>
          <w:t>. Diện tích rừ</w:t>
        </w:r>
        <w:r w:rsidRPr="008D2924">
          <w:rPr>
            <w:lang w:val="pt-BR"/>
            <w:rPrChange w:id="698" w:author="nnvan" w:date="2011-03-28T09:07:00Z">
              <w:rPr>
                <w:sz w:val="36"/>
                <w:szCs w:val="36"/>
                <w:lang w:val="fr-FR"/>
              </w:rPr>
            </w:rPrChange>
          </w:rPr>
          <w:t xml:space="preserve">ng bị cháy và bị chặt phá </w:t>
        </w:r>
      </w:ins>
      <w:ins w:id="699" w:author="nnvan" w:date="2011-03-24T17:50:00Z">
        <w:r w:rsidRPr="008D2924">
          <w:rPr>
            <w:lang w:val="pt-BR"/>
            <w:rPrChange w:id="700" w:author="nnvan" w:date="2011-03-28T09:07:00Z">
              <w:rPr>
                <w:sz w:val="36"/>
                <w:szCs w:val="36"/>
                <w:lang w:val="fr-FR"/>
              </w:rPr>
            </w:rPrChange>
          </w:rPr>
          <w:t xml:space="preserve">ba tháng đầu năm </w:t>
        </w:r>
      </w:ins>
      <w:ins w:id="701" w:author="nnvan" w:date="2011-03-24T17:51:00Z">
        <w:r w:rsidRPr="008D2924">
          <w:rPr>
            <w:lang w:val="pt-BR"/>
            <w:rPrChange w:id="702" w:author="nnvan" w:date="2011-03-28T09:07:00Z">
              <w:rPr>
                <w:sz w:val="36"/>
                <w:szCs w:val="36"/>
                <w:lang w:val="fr-FR"/>
              </w:rPr>
            </w:rPrChange>
          </w:rPr>
          <w:t xml:space="preserve">nay </w:t>
        </w:r>
      </w:ins>
      <w:ins w:id="703" w:author="nnvan" w:date="2011-03-24T14:14:00Z">
        <w:r w:rsidR="00213320" w:rsidRPr="008D2924">
          <w:rPr>
            <w:lang w:val="pt-BR"/>
            <w:rPrChange w:id="704" w:author="nnvan" w:date="2011-03-28T09:07:00Z">
              <w:rPr>
                <w:lang w:val="fr-FR"/>
              </w:rPr>
            </w:rPrChange>
          </w:rPr>
          <w:t>là 96,7 ha, bao gồm 49,9 ha</w:t>
        </w:r>
      </w:ins>
      <w:ins w:id="705" w:author="nnvan" w:date="2011-03-24T17:50:00Z">
        <w:r w:rsidRPr="008D2924">
          <w:rPr>
            <w:lang w:val="pt-BR"/>
            <w:rPrChange w:id="706" w:author="nnvan" w:date="2011-03-28T09:07:00Z">
              <w:rPr>
                <w:sz w:val="36"/>
                <w:szCs w:val="36"/>
                <w:lang w:val="fr-FR"/>
              </w:rPr>
            </w:rPrChange>
          </w:rPr>
          <w:t xml:space="preserve"> bị cháy và </w:t>
        </w:r>
      </w:ins>
      <w:ins w:id="707" w:author="nnvan" w:date="2011-03-24T14:14:00Z">
        <w:r w:rsidR="00213320" w:rsidRPr="008D2924">
          <w:rPr>
            <w:lang w:val="pt-BR"/>
            <w:rPrChange w:id="708" w:author="nnvan" w:date="2011-03-28T09:07:00Z">
              <w:rPr>
                <w:lang w:val="fr-FR"/>
              </w:rPr>
            </w:rPrChange>
          </w:rPr>
          <w:t>46,8 ha</w:t>
        </w:r>
      </w:ins>
      <w:ins w:id="709" w:author="nnvan" w:date="2011-03-24T17:51:00Z">
        <w:r w:rsidRPr="008D2924">
          <w:rPr>
            <w:lang w:val="pt-BR"/>
            <w:rPrChange w:id="710" w:author="nnvan" w:date="2011-03-28T09:07:00Z">
              <w:rPr>
                <w:sz w:val="36"/>
                <w:szCs w:val="36"/>
                <w:lang w:val="fr-FR"/>
              </w:rPr>
            </w:rPrChange>
          </w:rPr>
          <w:t xml:space="preserve"> bị chặt phá</w:t>
        </w:r>
      </w:ins>
      <w:ins w:id="711" w:author="nnvan" w:date="2011-03-24T14:14:00Z">
        <w:r w:rsidR="00213320" w:rsidRPr="008D2924">
          <w:rPr>
            <w:lang w:val="pt-BR"/>
            <w:rPrChange w:id="712" w:author="nnvan" w:date="2011-03-28T09:07:00Z">
              <w:rPr>
                <w:lang w:val="fr-FR"/>
              </w:rPr>
            </w:rPrChange>
          </w:rPr>
          <w:t>.</w:t>
        </w:r>
      </w:ins>
    </w:p>
    <w:p w14:paraId="0A8613D9" w14:textId="77777777" w:rsidR="00213320" w:rsidRPr="008D2924" w:rsidRDefault="00213320" w:rsidP="00725C27">
      <w:pPr>
        <w:numPr>
          <w:ins w:id="713" w:author="vtson" w:date="2011-03-24T14:14:00Z"/>
        </w:numPr>
        <w:spacing w:before="40" w:after="40" w:line="290" w:lineRule="auto"/>
        <w:ind w:firstLine="539"/>
        <w:jc w:val="both"/>
        <w:rPr>
          <w:ins w:id="714" w:author="nnvan" w:date="2011-03-24T14:14:00Z"/>
          <w:lang w:val="pt-BR"/>
          <w:rPrChange w:id="715" w:author="nnvan" w:date="2011-03-28T09:07:00Z">
            <w:rPr>
              <w:ins w:id="716" w:author="nnvan" w:date="2011-03-24T14:14:00Z"/>
              <w:lang w:val="fr-FR"/>
            </w:rPr>
          </w:rPrChange>
        </w:rPr>
        <w:pPrChange w:id="717" w:author="ptnam" w:date="2011-03-25T17:28:00Z">
          <w:pPr>
            <w:spacing w:before="40" w:after="40" w:line="288" w:lineRule="auto"/>
            <w:ind w:firstLine="539"/>
            <w:jc w:val="both"/>
          </w:pPr>
        </w:pPrChange>
      </w:pPr>
      <w:ins w:id="718" w:author="nnvan" w:date="2011-03-24T14:14:00Z">
        <w:r w:rsidRPr="008D2924">
          <w:rPr>
            <w:lang w:val="pt-BR"/>
            <w:rPrChange w:id="719" w:author="nnvan" w:date="2011-03-28T09:07:00Z">
              <w:rPr>
                <w:lang w:val="fr-FR"/>
              </w:rPr>
            </w:rPrChange>
          </w:rPr>
          <w:t xml:space="preserve"> Theo cảnh báo</w:t>
        </w:r>
      </w:ins>
      <w:ins w:id="720" w:author="nnvan" w:date="2011-03-24T17:53:00Z">
        <w:r w:rsidR="004E1AAA" w:rsidRPr="008D2924">
          <w:rPr>
            <w:lang w:val="pt-BR"/>
            <w:rPrChange w:id="721" w:author="nnvan" w:date="2011-03-28T09:07:00Z">
              <w:rPr>
                <w:sz w:val="36"/>
                <w:szCs w:val="36"/>
                <w:lang w:val="fr-FR"/>
              </w:rPr>
            </w:rPrChange>
          </w:rPr>
          <w:t>, tính đến</w:t>
        </w:r>
      </w:ins>
      <w:ins w:id="722" w:author="nnvan" w:date="2011-03-24T14:14:00Z">
        <w:r w:rsidRPr="008D2924">
          <w:rPr>
            <w:lang w:val="pt-BR"/>
            <w:rPrChange w:id="723" w:author="nnvan" w:date="2011-03-28T09:07:00Z">
              <w:rPr>
                <w:lang w:val="fr-FR"/>
              </w:rPr>
            </w:rPrChange>
          </w:rPr>
          <w:t xml:space="preserve"> ngày 23/3/2011</w:t>
        </w:r>
        <w:r w:rsidR="00BD792D" w:rsidRPr="008D2924">
          <w:rPr>
            <w:lang w:val="pt-BR"/>
            <w:rPrChange w:id="724" w:author="nnvan" w:date="2011-03-28T09:07:00Z">
              <w:rPr>
                <w:sz w:val="36"/>
                <w:szCs w:val="36"/>
                <w:lang w:val="fr-FR"/>
              </w:rPr>
            </w:rPrChange>
          </w:rPr>
          <w:t xml:space="preserve">, cả nước có </w:t>
        </w:r>
      </w:ins>
      <w:ins w:id="725" w:author="nnvan" w:date="2011-03-24T17:55:00Z">
        <w:r w:rsidR="00BD792D" w:rsidRPr="008D2924">
          <w:rPr>
            <w:lang w:val="pt-BR"/>
            <w:rPrChange w:id="726" w:author="nnvan" w:date="2011-03-28T09:07:00Z">
              <w:rPr>
                <w:sz w:val="36"/>
                <w:szCs w:val="36"/>
                <w:lang w:val="fr-FR"/>
              </w:rPr>
            </w:rPrChange>
          </w:rPr>
          <w:t>năm</w:t>
        </w:r>
      </w:ins>
      <w:ins w:id="727" w:author="nnvan" w:date="2011-03-24T14:14:00Z">
        <w:r w:rsidRPr="008D2924">
          <w:rPr>
            <w:lang w:val="pt-BR"/>
            <w:rPrChange w:id="728" w:author="nnvan" w:date="2011-03-28T09:07:00Z">
              <w:rPr>
                <w:lang w:val="fr-FR"/>
              </w:rPr>
            </w:rPrChange>
          </w:rPr>
          <w:t xml:space="preserve"> tỉnh có </w:t>
        </w:r>
      </w:ins>
      <w:ins w:id="729" w:author="nnvan" w:date="2011-03-24T17:54:00Z">
        <w:r w:rsidR="004E1AAA" w:rsidRPr="008D2924">
          <w:rPr>
            <w:lang w:val="pt-BR"/>
            <w:rPrChange w:id="730" w:author="nnvan" w:date="2011-03-28T09:07:00Z">
              <w:rPr>
                <w:spacing w:val="-2"/>
                <w:lang w:val="de-DE"/>
              </w:rPr>
            </w:rPrChange>
          </w:rPr>
          <w:t>khu vực nguy cơ cháy rừng đang ở cấp V- cấp cực kỳ nguy hiểm</w:t>
        </w:r>
        <w:r w:rsidR="004E1AAA" w:rsidRPr="008D2924">
          <w:rPr>
            <w:lang w:val="pt-BR"/>
            <w:rPrChange w:id="731" w:author="nnvan" w:date="2011-03-28T09:07:00Z">
              <w:rPr>
                <w:sz w:val="36"/>
                <w:szCs w:val="36"/>
                <w:lang w:val="fr-FR"/>
              </w:rPr>
            </w:rPrChange>
          </w:rPr>
          <w:t xml:space="preserve"> </w:t>
        </w:r>
      </w:ins>
      <w:ins w:id="732" w:author="nnvan" w:date="2011-03-24T14:14:00Z">
        <w:r w:rsidRPr="008D2924">
          <w:rPr>
            <w:lang w:val="pt-BR"/>
            <w:rPrChange w:id="733" w:author="nnvan" w:date="2011-03-28T09:07:00Z">
              <w:rPr>
                <w:lang w:val="fr-FR"/>
              </w:rPr>
            </w:rPrChange>
          </w:rPr>
          <w:t>là: An Gi</w:t>
        </w:r>
        <w:r w:rsidR="00BD792D" w:rsidRPr="008D2924">
          <w:rPr>
            <w:lang w:val="pt-BR"/>
            <w:rPrChange w:id="734" w:author="nnvan" w:date="2011-03-28T09:07:00Z">
              <w:rPr>
                <w:sz w:val="36"/>
                <w:szCs w:val="36"/>
                <w:lang w:val="fr-FR"/>
              </w:rPr>
            </w:rPrChange>
          </w:rPr>
          <w:t>ang, Bà Rịa, Đắk Lắk, Đồng Tháp</w:t>
        </w:r>
      </w:ins>
      <w:ins w:id="735" w:author="nnvan" w:date="2011-03-24T17:55:00Z">
        <w:r w:rsidR="00BD792D" w:rsidRPr="008D2924">
          <w:rPr>
            <w:lang w:val="pt-BR"/>
            <w:rPrChange w:id="736" w:author="nnvan" w:date="2011-03-28T09:07:00Z">
              <w:rPr>
                <w:sz w:val="36"/>
                <w:szCs w:val="36"/>
                <w:lang w:val="fr-FR"/>
              </w:rPr>
            </w:rPrChange>
          </w:rPr>
          <w:t xml:space="preserve">, </w:t>
        </w:r>
      </w:ins>
      <w:ins w:id="737" w:author="nnvan" w:date="2011-03-24T14:14:00Z">
        <w:r w:rsidRPr="008D2924">
          <w:rPr>
            <w:lang w:val="pt-BR"/>
            <w:rPrChange w:id="738" w:author="nnvan" w:date="2011-03-28T09:07:00Z">
              <w:rPr>
                <w:lang w:val="fr-FR"/>
              </w:rPr>
            </w:rPrChange>
          </w:rPr>
          <w:t>Long An</w:t>
        </w:r>
      </w:ins>
      <w:ins w:id="739" w:author="nnvan" w:date="2011-03-24T17:55:00Z">
        <w:r w:rsidR="00BD792D" w:rsidRPr="008D2924">
          <w:rPr>
            <w:lang w:val="pt-BR"/>
            <w:rPrChange w:id="740" w:author="nnvan" w:date="2011-03-28T09:07:00Z">
              <w:rPr>
                <w:sz w:val="36"/>
                <w:szCs w:val="36"/>
                <w:lang w:val="fr-FR"/>
              </w:rPr>
            </w:rPrChange>
          </w:rPr>
          <w:t xml:space="preserve"> và </w:t>
        </w:r>
      </w:ins>
      <w:ins w:id="741" w:author="nnvan" w:date="2011-03-24T17:56:00Z">
        <w:r w:rsidR="00BD792D" w:rsidRPr="008D2924">
          <w:rPr>
            <w:lang w:val="pt-BR"/>
            <w:rPrChange w:id="742" w:author="nnvan" w:date="2011-03-28T09:07:00Z">
              <w:rPr>
                <w:sz w:val="36"/>
                <w:szCs w:val="36"/>
                <w:lang w:val="fr-FR"/>
              </w:rPr>
            </w:rPrChange>
          </w:rPr>
          <w:t>một</w:t>
        </w:r>
      </w:ins>
      <w:ins w:id="743" w:author="nnvan" w:date="2011-03-24T14:14:00Z">
        <w:r w:rsidRPr="008D2924">
          <w:rPr>
            <w:lang w:val="pt-BR"/>
            <w:rPrChange w:id="744" w:author="nnvan" w:date="2011-03-28T09:07:00Z">
              <w:rPr>
                <w:lang w:val="fr-FR"/>
              </w:rPr>
            </w:rPrChange>
          </w:rPr>
          <w:t xml:space="preserve"> tỉnh có </w:t>
        </w:r>
      </w:ins>
      <w:ins w:id="745" w:author="nnvan" w:date="2011-03-24T17:55:00Z">
        <w:r w:rsidR="00BD792D" w:rsidRPr="008D2924">
          <w:rPr>
            <w:lang w:val="pt-BR"/>
            <w:rPrChange w:id="746" w:author="nnvan" w:date="2011-03-28T09:07:00Z">
              <w:rPr>
                <w:spacing w:val="-2"/>
                <w:lang w:val="de-DE"/>
              </w:rPr>
            </w:rPrChange>
          </w:rPr>
          <w:t xml:space="preserve">khu vực nguy cơ cháy rừng đang ở cấp </w:t>
        </w:r>
      </w:ins>
      <w:ins w:id="747" w:author="nnvan" w:date="2011-03-24T17:56:00Z">
        <w:r w:rsidR="00BD792D" w:rsidRPr="008D2924">
          <w:rPr>
            <w:lang w:val="pt-BR"/>
            <w:rPrChange w:id="748" w:author="nnvan" w:date="2011-03-28T09:07:00Z">
              <w:rPr>
                <w:spacing w:val="-2"/>
                <w:lang w:val="de-DE"/>
              </w:rPr>
            </w:rPrChange>
          </w:rPr>
          <w:t>I</w:t>
        </w:r>
      </w:ins>
      <w:ins w:id="749" w:author="nnvan" w:date="2011-03-24T17:55:00Z">
        <w:r w:rsidR="00BD792D" w:rsidRPr="008D2924">
          <w:rPr>
            <w:lang w:val="pt-BR"/>
            <w:rPrChange w:id="750" w:author="nnvan" w:date="2011-03-28T09:07:00Z">
              <w:rPr>
                <w:spacing w:val="-2"/>
                <w:lang w:val="de-DE"/>
              </w:rPr>
            </w:rPrChange>
          </w:rPr>
          <w:t>V- cấp nguy hiểm</w:t>
        </w:r>
        <w:r w:rsidR="00BD792D" w:rsidRPr="008D2924">
          <w:rPr>
            <w:lang w:val="pt-BR"/>
            <w:rPrChange w:id="751" w:author="nnvan" w:date="2011-03-28T09:07:00Z">
              <w:rPr>
                <w:sz w:val="36"/>
                <w:szCs w:val="36"/>
                <w:lang w:val="fr-FR"/>
              </w:rPr>
            </w:rPrChange>
          </w:rPr>
          <w:t xml:space="preserve"> là </w:t>
        </w:r>
      </w:ins>
      <w:ins w:id="752" w:author="nnvan" w:date="2011-03-24T14:14:00Z">
        <w:r w:rsidRPr="008D2924">
          <w:rPr>
            <w:lang w:val="pt-BR"/>
            <w:rPrChange w:id="753" w:author="nnvan" w:date="2011-03-28T09:07:00Z">
              <w:rPr>
                <w:lang w:val="fr-FR"/>
              </w:rPr>
            </w:rPrChange>
          </w:rPr>
          <w:t>Ninh Thuận.</w:t>
        </w:r>
      </w:ins>
      <w:ins w:id="754" w:author="nnvan" w:date="2011-03-24T17:57:00Z">
        <w:r w:rsidR="00BD792D" w:rsidRPr="008D2924">
          <w:rPr>
            <w:lang w:val="pt-BR"/>
            <w:rPrChange w:id="755" w:author="nnvan" w:date="2011-03-28T09:07:00Z">
              <w:rPr>
                <w:sz w:val="36"/>
                <w:szCs w:val="36"/>
                <w:lang w:val="fr-FR"/>
              </w:rPr>
            </w:rPrChange>
          </w:rPr>
          <w:t xml:space="preserve"> C</w:t>
        </w:r>
      </w:ins>
      <w:ins w:id="756" w:author="nnvan" w:date="2011-03-24T14:14:00Z">
        <w:r w:rsidRPr="008D2924">
          <w:rPr>
            <w:lang w:val="pt-BR"/>
            <w:rPrChange w:id="757" w:author="nnvan" w:date="2011-03-28T09:07:00Z">
              <w:rPr>
                <w:lang w:val="fr-FR"/>
              </w:rPr>
            </w:rPrChange>
          </w:rPr>
          <w:t xml:space="preserve">ác địa phương </w:t>
        </w:r>
      </w:ins>
      <w:ins w:id="758" w:author="nnvan" w:date="2011-03-24T17:57:00Z">
        <w:r w:rsidR="00BD792D" w:rsidRPr="008D2924">
          <w:rPr>
            <w:lang w:val="pt-BR"/>
            <w:rPrChange w:id="759" w:author="nnvan" w:date="2011-03-28T09:07:00Z">
              <w:rPr>
                <w:sz w:val="36"/>
                <w:szCs w:val="36"/>
                <w:lang w:val="fr-FR"/>
              </w:rPr>
            </w:rPrChange>
          </w:rPr>
          <w:t xml:space="preserve">đang tập trung huy động </w:t>
        </w:r>
      </w:ins>
      <w:ins w:id="760" w:author="nnvan" w:date="2011-03-24T17:59:00Z">
        <w:r w:rsidR="00BD792D" w:rsidRPr="008D2924">
          <w:rPr>
            <w:lang w:val="pt-BR"/>
            <w:rPrChange w:id="761" w:author="nnvan" w:date="2011-03-28T09:07:00Z">
              <w:rPr>
                <w:sz w:val="36"/>
                <w:szCs w:val="36"/>
                <w:lang w:val="fr-FR"/>
              </w:rPr>
            </w:rPrChange>
          </w:rPr>
          <w:t xml:space="preserve">mọi </w:t>
        </w:r>
      </w:ins>
      <w:ins w:id="762" w:author="nnvan" w:date="2011-03-24T17:57:00Z">
        <w:r w:rsidR="00BD792D" w:rsidRPr="008D2924">
          <w:rPr>
            <w:lang w:val="pt-BR"/>
            <w:rPrChange w:id="763" w:author="nnvan" w:date="2011-03-28T09:07:00Z">
              <w:rPr>
                <w:sz w:val="36"/>
                <w:szCs w:val="36"/>
                <w:lang w:val="fr-FR"/>
              </w:rPr>
            </w:rPrChange>
          </w:rPr>
          <w:t xml:space="preserve">lực lượng triển khai các biện pháp phòng chống cháy rừng nhằm ngăn chặn và hạn chế thấp nhất thiệt hại nếu xảy ra cháy rừng. </w:t>
        </w:r>
      </w:ins>
    </w:p>
    <w:p w14:paraId="54B42860" w14:textId="77777777" w:rsidR="00213320" w:rsidRPr="008D2924" w:rsidRDefault="00213320" w:rsidP="00725C27">
      <w:pPr>
        <w:numPr>
          <w:ins w:id="764" w:author="vtson" w:date="2011-03-24T14:14:00Z"/>
        </w:numPr>
        <w:spacing w:before="40" w:after="40" w:line="290" w:lineRule="auto"/>
        <w:ind w:firstLine="539"/>
        <w:jc w:val="both"/>
        <w:rPr>
          <w:ins w:id="765" w:author="nnvan" w:date="2011-03-24T14:14:00Z"/>
          <w:b/>
          <w:i/>
          <w:lang w:val="pt-BR"/>
          <w:rPrChange w:id="766" w:author="nnvan" w:date="2011-03-28T09:07:00Z">
            <w:rPr>
              <w:ins w:id="767" w:author="nnvan" w:date="2011-03-24T14:14:00Z"/>
              <w:b/>
              <w:i/>
              <w:lang w:val="fr-FR"/>
            </w:rPr>
          </w:rPrChange>
        </w:rPr>
        <w:pPrChange w:id="768" w:author="ptnam" w:date="2011-03-25T17:28:00Z">
          <w:pPr>
            <w:spacing w:before="40" w:after="40" w:line="288" w:lineRule="auto"/>
            <w:ind w:firstLine="540"/>
            <w:jc w:val="both"/>
          </w:pPr>
        </w:pPrChange>
      </w:pPr>
      <w:ins w:id="769" w:author="nnvan" w:date="2011-03-24T14:14:00Z">
        <w:r w:rsidRPr="008D2924">
          <w:rPr>
            <w:b/>
            <w:i/>
            <w:lang w:val="pt-BR"/>
            <w:rPrChange w:id="770" w:author="nnvan" w:date="2011-03-28T09:07:00Z">
              <w:rPr>
                <w:b/>
                <w:i/>
                <w:lang w:val="fr-FR"/>
              </w:rPr>
            </w:rPrChange>
          </w:rPr>
          <w:t>c. Thuỷ sản</w:t>
        </w:r>
      </w:ins>
    </w:p>
    <w:p w14:paraId="1E7DBBBA" w14:textId="77777777" w:rsidR="00213320" w:rsidRPr="008D2924" w:rsidRDefault="00BD792D" w:rsidP="00725C27">
      <w:pPr>
        <w:numPr>
          <w:ins w:id="771" w:author="vtson" w:date="2011-03-24T14:14:00Z"/>
        </w:numPr>
        <w:spacing w:before="40" w:after="40" w:line="290" w:lineRule="auto"/>
        <w:ind w:firstLine="539"/>
        <w:jc w:val="both"/>
        <w:rPr>
          <w:ins w:id="772" w:author="nnvan" w:date="2011-03-24T14:14:00Z"/>
          <w:lang w:val="pt-BR"/>
          <w:rPrChange w:id="773" w:author="nnvan" w:date="2011-03-28T09:07:00Z">
            <w:rPr>
              <w:ins w:id="774" w:author="nnvan" w:date="2011-03-24T14:14:00Z"/>
              <w:lang w:val="fr-FR"/>
            </w:rPr>
          </w:rPrChange>
        </w:rPr>
        <w:pPrChange w:id="775" w:author="ptnam" w:date="2011-03-25T17:28:00Z">
          <w:pPr>
            <w:spacing w:before="40" w:after="40" w:line="288" w:lineRule="auto"/>
            <w:ind w:firstLine="539"/>
            <w:jc w:val="both"/>
          </w:pPr>
        </w:pPrChange>
      </w:pPr>
      <w:ins w:id="776" w:author="nnvan" w:date="2011-03-24T18:00:00Z">
        <w:r w:rsidRPr="008D2924">
          <w:rPr>
            <w:lang w:val="pt-BR"/>
            <w:rPrChange w:id="777" w:author="nnvan" w:date="2011-03-28T09:07:00Z">
              <w:rPr>
                <w:sz w:val="36"/>
                <w:szCs w:val="36"/>
                <w:lang w:val="fr-FR"/>
              </w:rPr>
            </w:rPrChange>
          </w:rPr>
          <w:t xml:space="preserve">Tổng </w:t>
        </w:r>
      </w:ins>
      <w:ins w:id="778" w:author="nnvan" w:date="2011-03-24T18:01:00Z">
        <w:r w:rsidRPr="008D2924">
          <w:rPr>
            <w:lang w:val="pt-BR"/>
            <w:rPrChange w:id="779" w:author="nnvan" w:date="2011-03-28T09:07:00Z">
              <w:rPr>
                <w:sz w:val="36"/>
                <w:szCs w:val="36"/>
                <w:lang w:val="fr-FR"/>
              </w:rPr>
            </w:rPrChange>
          </w:rPr>
          <w:t>s</w:t>
        </w:r>
      </w:ins>
      <w:ins w:id="780" w:author="nnvan" w:date="2011-03-24T14:14:00Z">
        <w:r w:rsidR="00213320" w:rsidRPr="008D2924">
          <w:rPr>
            <w:lang w:val="pt-BR"/>
            <w:rPrChange w:id="781" w:author="nnvan" w:date="2011-03-28T09:07:00Z">
              <w:rPr>
                <w:lang w:val="fr-FR"/>
              </w:rPr>
            </w:rPrChange>
          </w:rPr>
          <w:t>ản lượng thuỷ sản quý I/2011 ước tính đạt 1101,1 nghìn tấn, tăng 3,1% so với cùng kỳ năm trước, trong đó cá đạt 832,4 nghìn tấn, tăng 3,0%; tôm đạt 98,5 nghìn tấn, tăng 6,0%.</w:t>
        </w:r>
      </w:ins>
    </w:p>
    <w:p w14:paraId="589781AC" w14:textId="77777777" w:rsidR="00213320" w:rsidRPr="008D2924" w:rsidRDefault="00213320" w:rsidP="00725C27">
      <w:pPr>
        <w:numPr>
          <w:ins w:id="782" w:author="vtson" w:date="2011-03-24T18:10:00Z"/>
        </w:numPr>
        <w:spacing w:before="40" w:after="40" w:line="283" w:lineRule="auto"/>
        <w:ind w:right="-108" w:firstLine="540"/>
        <w:jc w:val="both"/>
        <w:rPr>
          <w:ins w:id="783" w:author="nnvan" w:date="2011-03-24T14:14:00Z"/>
          <w:lang w:val="pt-BR"/>
          <w:rPrChange w:id="784" w:author="nnvan" w:date="2011-03-28T09:07:00Z">
            <w:rPr>
              <w:ins w:id="785" w:author="nnvan" w:date="2011-03-24T14:14:00Z"/>
              <w:lang w:val="de-DE"/>
            </w:rPr>
          </w:rPrChange>
        </w:rPr>
        <w:pPrChange w:id="786" w:author="ptnam" w:date="2011-03-25T17:28:00Z">
          <w:pPr>
            <w:spacing w:before="40" w:line="274" w:lineRule="auto"/>
            <w:ind w:right="-108" w:firstLine="539"/>
            <w:jc w:val="both"/>
          </w:pPr>
        </w:pPrChange>
      </w:pPr>
      <w:ins w:id="787" w:author="nnvan" w:date="2011-03-24T14:14:00Z">
        <w:r w:rsidRPr="008D2924">
          <w:rPr>
            <w:lang w:val="pt-BR"/>
            <w:rPrChange w:id="788" w:author="nnvan" w:date="2011-03-28T09:07:00Z">
              <w:rPr>
                <w:lang w:val="de-DE"/>
              </w:rPr>
            </w:rPrChange>
          </w:rPr>
          <w:t xml:space="preserve">Sản lượng thuỷ sản nuôi trồng </w:t>
        </w:r>
      </w:ins>
      <w:ins w:id="789" w:author="nnvan" w:date="2011-03-24T18:01:00Z">
        <w:r w:rsidR="00BD792D" w:rsidRPr="008D2924">
          <w:rPr>
            <w:lang w:val="pt-BR"/>
            <w:rPrChange w:id="790" w:author="nnvan" w:date="2011-03-28T09:07:00Z">
              <w:rPr>
                <w:sz w:val="36"/>
                <w:szCs w:val="36"/>
                <w:lang w:val="de-DE"/>
              </w:rPr>
            </w:rPrChange>
          </w:rPr>
          <w:t xml:space="preserve">ba tháng đầu năm </w:t>
        </w:r>
      </w:ins>
      <w:ins w:id="791" w:author="nnvan" w:date="2011-03-24T14:14:00Z">
        <w:r w:rsidRPr="008D2924">
          <w:rPr>
            <w:lang w:val="pt-BR"/>
            <w:rPrChange w:id="792" w:author="nnvan" w:date="2011-03-28T09:07:00Z">
              <w:rPr>
                <w:rFonts w:hint="eastAsia"/>
                <w:lang w:val="de-DE"/>
              </w:rPr>
            </w:rPrChange>
          </w:rPr>
          <w:t>ư</w:t>
        </w:r>
        <w:r w:rsidR="00BD792D" w:rsidRPr="008D2924">
          <w:rPr>
            <w:lang w:val="pt-BR"/>
            <w:rPrChange w:id="793" w:author="nnvan" w:date="2011-03-28T09:07:00Z">
              <w:rPr>
                <w:sz w:val="36"/>
                <w:szCs w:val="36"/>
                <w:lang w:val="de-DE"/>
              </w:rPr>
            </w:rPrChange>
          </w:rPr>
          <w:t>ớc tính đạt 486</w:t>
        </w:r>
      </w:ins>
      <w:ins w:id="794" w:author="nnvan" w:date="2011-03-24T18:01:00Z">
        <w:r w:rsidR="00BD792D" w:rsidRPr="008D2924">
          <w:rPr>
            <w:lang w:val="pt-BR"/>
            <w:rPrChange w:id="795" w:author="nnvan" w:date="2011-03-28T09:07:00Z">
              <w:rPr>
                <w:sz w:val="36"/>
                <w:szCs w:val="36"/>
                <w:lang w:val="de-DE"/>
              </w:rPr>
            </w:rPrChange>
          </w:rPr>
          <w:t>,</w:t>
        </w:r>
      </w:ins>
      <w:ins w:id="796" w:author="nnvan" w:date="2011-03-24T14:14:00Z">
        <w:r w:rsidRPr="008D2924">
          <w:rPr>
            <w:lang w:val="pt-BR"/>
            <w:rPrChange w:id="797" w:author="nnvan" w:date="2011-03-28T09:07:00Z">
              <w:rPr>
                <w:lang w:val="de-DE"/>
              </w:rPr>
            </w:rPrChange>
          </w:rPr>
          <w:t xml:space="preserve">3 nghìn tấn, </w:t>
        </w:r>
      </w:ins>
      <w:ins w:id="798" w:author="nnvan" w:date="2011-03-24T18:02:00Z">
        <w:r w:rsidR="00BD792D" w:rsidRPr="008D2924">
          <w:rPr>
            <w:lang w:val="pt-BR"/>
            <w:rPrChange w:id="799" w:author="nnvan" w:date="2011-03-28T09:07:00Z">
              <w:rPr>
                <w:sz w:val="36"/>
                <w:szCs w:val="36"/>
                <w:lang w:val="de-DE"/>
              </w:rPr>
            </w:rPrChange>
          </w:rPr>
          <w:t xml:space="preserve">tăng </w:t>
        </w:r>
      </w:ins>
      <w:ins w:id="800" w:author="nnvan" w:date="2011-03-25T11:26:00Z">
        <w:r w:rsidR="00C416C9" w:rsidRPr="008D2924">
          <w:rPr>
            <w:lang w:val="pt-BR"/>
            <w:rPrChange w:id="801" w:author="nnvan" w:date="2011-03-28T09:07:00Z">
              <w:rPr>
                <w:b/>
                <w:lang w:val="de-DE"/>
              </w:rPr>
            </w:rPrChange>
          </w:rPr>
          <w:t>5,1</w:t>
        </w:r>
      </w:ins>
      <w:ins w:id="802" w:author="nnvan" w:date="2011-03-24T18:02:00Z">
        <w:r w:rsidR="00BD792D" w:rsidRPr="008D2924">
          <w:rPr>
            <w:lang w:val="pt-BR"/>
            <w:rPrChange w:id="803" w:author="nnvan" w:date="2011-03-28T09:07:00Z">
              <w:rPr>
                <w:sz w:val="36"/>
                <w:szCs w:val="36"/>
                <w:lang w:val="de-DE"/>
              </w:rPr>
            </w:rPrChange>
          </w:rPr>
          <w:t xml:space="preserve">%, </w:t>
        </w:r>
      </w:ins>
      <w:ins w:id="804" w:author="nnvan" w:date="2011-03-24T14:14:00Z">
        <w:r w:rsidRPr="008D2924">
          <w:rPr>
            <w:lang w:val="pt-BR"/>
            <w:rPrChange w:id="805" w:author="nnvan" w:date="2011-03-28T09:07:00Z">
              <w:rPr>
                <w:lang w:val="de-DE"/>
              </w:rPr>
            </w:rPrChange>
          </w:rPr>
          <w:t xml:space="preserve">trong đó cá </w:t>
        </w:r>
      </w:ins>
      <w:ins w:id="806" w:author="nnvan" w:date="2011-03-25T11:26:00Z">
        <w:r w:rsidR="00C416C9" w:rsidRPr="008D2924">
          <w:rPr>
            <w:lang w:val="pt-BR"/>
            <w:rPrChange w:id="807" w:author="nnvan" w:date="2011-03-28T09:07:00Z">
              <w:rPr>
                <w:b/>
                <w:lang w:val="de-DE"/>
              </w:rPr>
            </w:rPrChange>
          </w:rPr>
          <w:t xml:space="preserve">362,1 </w:t>
        </w:r>
      </w:ins>
      <w:ins w:id="808" w:author="nnvan" w:date="2011-03-24T18:02:00Z">
        <w:r w:rsidR="00BD792D" w:rsidRPr="008D2924">
          <w:rPr>
            <w:lang w:val="pt-BR"/>
            <w:rPrChange w:id="809" w:author="nnvan" w:date="2011-03-28T09:07:00Z">
              <w:rPr>
                <w:sz w:val="36"/>
                <w:szCs w:val="36"/>
                <w:lang w:val="de-DE"/>
              </w:rPr>
            </w:rPrChange>
          </w:rPr>
          <w:t xml:space="preserve">nghìn tấn, </w:t>
        </w:r>
      </w:ins>
      <w:ins w:id="810" w:author="nnvan" w:date="2011-03-24T14:14:00Z">
        <w:r w:rsidRPr="008D2924">
          <w:rPr>
            <w:lang w:val="pt-BR"/>
            <w:rPrChange w:id="811" w:author="nnvan" w:date="2011-03-28T09:07:00Z">
              <w:rPr>
                <w:lang w:val="de-DE"/>
              </w:rPr>
            </w:rPrChange>
          </w:rPr>
          <w:t xml:space="preserve">tăng 4,8%; tôm </w:t>
        </w:r>
      </w:ins>
      <w:ins w:id="812" w:author="nnvan" w:date="2011-03-25T11:26:00Z">
        <w:r w:rsidR="00C416C9" w:rsidRPr="008D2924">
          <w:rPr>
            <w:lang w:val="pt-BR"/>
            <w:rPrChange w:id="813" w:author="nnvan" w:date="2011-03-28T09:07:00Z">
              <w:rPr>
                <w:b/>
                <w:lang w:val="de-DE"/>
              </w:rPr>
            </w:rPrChange>
          </w:rPr>
          <w:t xml:space="preserve">71,1 </w:t>
        </w:r>
      </w:ins>
      <w:ins w:id="814" w:author="nnvan" w:date="2011-03-24T18:03:00Z">
        <w:r w:rsidR="00BD792D" w:rsidRPr="008D2924">
          <w:rPr>
            <w:lang w:val="pt-BR"/>
            <w:rPrChange w:id="815" w:author="nnvan" w:date="2011-03-28T09:07:00Z">
              <w:rPr>
                <w:sz w:val="36"/>
                <w:szCs w:val="36"/>
                <w:lang w:val="de-DE"/>
              </w:rPr>
            </w:rPrChange>
          </w:rPr>
          <w:t xml:space="preserve">nghìn tấn, </w:t>
        </w:r>
      </w:ins>
      <w:ins w:id="816" w:author="nnvan" w:date="2011-03-24T14:14:00Z">
        <w:r w:rsidRPr="008D2924">
          <w:rPr>
            <w:lang w:val="pt-BR"/>
            <w:rPrChange w:id="817" w:author="nnvan" w:date="2011-03-28T09:07:00Z">
              <w:rPr>
                <w:lang w:val="de-DE"/>
              </w:rPr>
            </w:rPrChange>
          </w:rPr>
          <w:t>tăng 7,2%. Nuôi trồng thuỷ sản quí I n</w:t>
        </w:r>
        <w:r w:rsidRPr="008D2924">
          <w:rPr>
            <w:lang w:val="pt-BR"/>
            <w:rPrChange w:id="818" w:author="nnvan" w:date="2011-03-28T09:07:00Z">
              <w:rPr>
                <w:rFonts w:hint="eastAsia"/>
                <w:lang w:val="de-DE"/>
              </w:rPr>
            </w:rPrChange>
          </w:rPr>
          <w:t>ă</w:t>
        </w:r>
        <w:r w:rsidRPr="008D2924">
          <w:rPr>
            <w:lang w:val="pt-BR"/>
            <w:rPrChange w:id="819" w:author="nnvan" w:date="2011-03-28T09:07:00Z">
              <w:rPr>
                <w:lang w:val="de-DE"/>
              </w:rPr>
            </w:rPrChange>
          </w:rPr>
          <w:t>m nay t</w:t>
        </w:r>
        <w:r w:rsidRPr="008D2924">
          <w:rPr>
            <w:lang w:val="pt-BR"/>
            <w:rPrChange w:id="820" w:author="nnvan" w:date="2011-03-28T09:07:00Z">
              <w:rPr>
                <w:rFonts w:hint="eastAsia"/>
                <w:lang w:val="de-DE"/>
              </w:rPr>
            </w:rPrChange>
          </w:rPr>
          <w:t>ă</w:t>
        </w:r>
        <w:r w:rsidRPr="008D2924">
          <w:rPr>
            <w:lang w:val="pt-BR"/>
            <w:rPrChange w:id="821" w:author="nnvan" w:date="2011-03-28T09:07:00Z">
              <w:rPr>
                <w:lang w:val="de-DE"/>
              </w:rPr>
            </w:rPrChange>
          </w:rPr>
          <w:t xml:space="preserve">ng </w:t>
        </w:r>
      </w:ins>
      <w:ins w:id="822" w:author="nnvan" w:date="2011-03-24T18:03:00Z">
        <w:r w:rsidR="00BD792D" w:rsidRPr="008D2924">
          <w:rPr>
            <w:lang w:val="pt-BR"/>
            <w:rPrChange w:id="823" w:author="nnvan" w:date="2011-03-28T09:07:00Z">
              <w:rPr>
                <w:sz w:val="36"/>
                <w:szCs w:val="36"/>
                <w:lang w:val="de-DE"/>
              </w:rPr>
            </w:rPrChange>
          </w:rPr>
          <w:t>khá chủ yếu</w:t>
        </w:r>
      </w:ins>
      <w:ins w:id="824" w:author="nnvan" w:date="2011-03-24T14:14:00Z">
        <w:r w:rsidRPr="008D2924">
          <w:rPr>
            <w:lang w:val="pt-BR"/>
            <w:rPrChange w:id="825" w:author="nnvan" w:date="2011-03-28T09:07:00Z">
              <w:rPr>
                <w:lang w:val="de-DE"/>
              </w:rPr>
            </w:rPrChange>
          </w:rPr>
          <w:t xml:space="preserve"> do </w:t>
        </w:r>
        <w:r w:rsidRPr="008D2924">
          <w:rPr>
            <w:lang w:val="pt-BR"/>
            <w:rPrChange w:id="826" w:author="nnvan" w:date="2011-03-28T09:07:00Z">
              <w:rPr>
                <w:lang w:val="fr-FR"/>
              </w:rPr>
            </w:rPrChange>
          </w:rPr>
          <w:t xml:space="preserve">giá </w:t>
        </w:r>
      </w:ins>
      <w:ins w:id="827" w:author="nnvan" w:date="2011-03-24T18:04:00Z">
        <w:r w:rsidR="00BD792D" w:rsidRPr="008D2924">
          <w:rPr>
            <w:lang w:val="pt-BR"/>
            <w:rPrChange w:id="828" w:author="nnvan" w:date="2011-03-28T09:07:00Z">
              <w:rPr>
                <w:sz w:val="36"/>
                <w:szCs w:val="36"/>
                <w:lang w:val="fr-FR"/>
              </w:rPr>
            </w:rPrChange>
          </w:rPr>
          <w:t>nhiều</w:t>
        </w:r>
      </w:ins>
      <w:ins w:id="829" w:author="nnvan" w:date="2011-03-24T18:03:00Z">
        <w:r w:rsidR="00BD792D" w:rsidRPr="008D2924">
          <w:rPr>
            <w:lang w:val="pt-BR"/>
            <w:rPrChange w:id="830" w:author="nnvan" w:date="2011-03-28T09:07:00Z">
              <w:rPr>
                <w:sz w:val="36"/>
                <w:szCs w:val="36"/>
                <w:lang w:val="fr-FR"/>
              </w:rPr>
            </w:rPrChange>
          </w:rPr>
          <w:t xml:space="preserve"> mặt hàng thủy sản xuất khẩu tăng </w:t>
        </w:r>
      </w:ins>
      <w:ins w:id="831" w:author="nnvan" w:date="2011-03-24T14:14:00Z">
        <w:r w:rsidRPr="008D2924">
          <w:rPr>
            <w:lang w:val="pt-BR"/>
            <w:rPrChange w:id="832" w:author="nnvan" w:date="2011-03-28T09:07:00Z">
              <w:rPr>
                <w:rFonts w:hint="eastAsia"/>
                <w:lang w:val="de-DE"/>
              </w:rPr>
            </w:rPrChange>
          </w:rPr>
          <w:t>đ</w:t>
        </w:r>
        <w:r w:rsidRPr="008D2924">
          <w:rPr>
            <w:lang w:val="pt-BR"/>
            <w:rPrChange w:id="833" w:author="nnvan" w:date="2011-03-28T09:07:00Z">
              <w:rPr>
                <w:lang w:val="de-DE"/>
              </w:rPr>
            </w:rPrChange>
          </w:rPr>
          <w:t xml:space="preserve">ã khuyến khích nông dân </w:t>
        </w:r>
      </w:ins>
      <w:ins w:id="834" w:author="nnvan" w:date="2011-03-24T18:04:00Z">
        <w:r w:rsidR="00BD792D" w:rsidRPr="008D2924">
          <w:rPr>
            <w:lang w:val="pt-BR"/>
            <w:rPrChange w:id="835" w:author="nnvan" w:date="2011-03-28T09:07:00Z">
              <w:rPr>
                <w:sz w:val="36"/>
                <w:szCs w:val="36"/>
                <w:lang w:val="de-DE"/>
              </w:rPr>
            </w:rPrChange>
          </w:rPr>
          <w:t xml:space="preserve">mở rộng </w:t>
        </w:r>
      </w:ins>
      <w:ins w:id="836" w:author="nnvan" w:date="2011-03-24T14:14:00Z">
        <w:r w:rsidRPr="008D2924">
          <w:rPr>
            <w:lang w:val="pt-BR"/>
            <w:rPrChange w:id="837" w:author="nnvan" w:date="2011-03-28T09:07:00Z">
              <w:rPr>
                <w:lang w:val="de-DE"/>
              </w:rPr>
            </w:rPrChange>
          </w:rPr>
          <w:t xml:space="preserve">diện tích </w:t>
        </w:r>
      </w:ins>
      <w:ins w:id="838" w:author="nnvan" w:date="2011-03-24T18:05:00Z">
        <w:r w:rsidR="00BD792D" w:rsidRPr="008D2924">
          <w:rPr>
            <w:lang w:val="pt-BR"/>
            <w:rPrChange w:id="839" w:author="nnvan" w:date="2011-03-28T09:07:00Z">
              <w:rPr>
                <w:sz w:val="36"/>
                <w:szCs w:val="36"/>
                <w:lang w:val="de-DE"/>
              </w:rPr>
            </w:rPrChange>
          </w:rPr>
          <w:t xml:space="preserve">thả </w:t>
        </w:r>
      </w:ins>
      <w:ins w:id="840" w:author="nnvan" w:date="2011-03-24T14:14:00Z">
        <w:r w:rsidRPr="008D2924">
          <w:rPr>
            <w:lang w:val="pt-BR"/>
            <w:rPrChange w:id="841" w:author="nnvan" w:date="2011-03-28T09:07:00Z">
              <w:rPr>
                <w:lang w:val="de-DE"/>
              </w:rPr>
            </w:rPrChange>
          </w:rPr>
          <w:t>nuôi</w:t>
        </w:r>
      </w:ins>
      <w:ins w:id="842" w:author="nnvan" w:date="2011-03-24T18:06:00Z">
        <w:r w:rsidR="005559E8" w:rsidRPr="008D2924">
          <w:rPr>
            <w:lang w:val="pt-BR"/>
            <w:rPrChange w:id="843" w:author="nnvan" w:date="2011-03-28T09:07:00Z">
              <w:rPr>
                <w:sz w:val="36"/>
                <w:szCs w:val="36"/>
                <w:lang w:val="de-DE"/>
              </w:rPr>
            </w:rPrChange>
          </w:rPr>
          <w:t>.</w:t>
        </w:r>
      </w:ins>
      <w:ins w:id="844" w:author="nnvan" w:date="2011-03-24T18:10:00Z">
        <w:r w:rsidR="005559E8" w:rsidRPr="008D2924">
          <w:rPr>
            <w:lang w:val="pt-BR"/>
            <w:rPrChange w:id="845" w:author="nnvan" w:date="2011-03-28T09:07:00Z">
              <w:rPr>
                <w:sz w:val="36"/>
                <w:szCs w:val="36"/>
                <w:lang w:val="de-DE"/>
              </w:rPr>
            </w:rPrChange>
          </w:rPr>
          <w:t xml:space="preserve"> Sản lượng cá tra đạt 230 nghìn tấn, tăng 6% so với cùng kỳ</w:t>
        </w:r>
      </w:ins>
      <w:ins w:id="846" w:author="nnvan" w:date="2011-03-24T18:11:00Z">
        <w:r w:rsidR="005559E8" w:rsidRPr="008D2924">
          <w:rPr>
            <w:lang w:val="pt-BR"/>
            <w:rPrChange w:id="847" w:author="nnvan" w:date="2011-03-28T09:07:00Z">
              <w:rPr>
                <w:sz w:val="36"/>
                <w:szCs w:val="36"/>
                <w:lang w:val="de-DE"/>
              </w:rPr>
            </w:rPrChange>
          </w:rPr>
          <w:t xml:space="preserve"> năm trước</w:t>
        </w:r>
      </w:ins>
      <w:ins w:id="848" w:author="nnvan" w:date="2011-03-24T18:10:00Z">
        <w:r w:rsidR="005559E8" w:rsidRPr="008D2924">
          <w:rPr>
            <w:lang w:val="pt-BR"/>
            <w:rPrChange w:id="849" w:author="nnvan" w:date="2011-03-28T09:07:00Z">
              <w:rPr>
                <w:sz w:val="36"/>
                <w:szCs w:val="36"/>
                <w:lang w:val="de-DE"/>
              </w:rPr>
            </w:rPrChange>
          </w:rPr>
          <w:t xml:space="preserve">. Một số địa phương </w:t>
        </w:r>
      </w:ins>
      <w:ins w:id="850" w:author="nnvan" w:date="2011-03-24T18:15:00Z">
        <w:r w:rsidR="00DA530F" w:rsidRPr="008D2924">
          <w:rPr>
            <w:lang w:val="pt-BR"/>
            <w:rPrChange w:id="851" w:author="nnvan" w:date="2011-03-28T09:07:00Z">
              <w:rPr>
                <w:sz w:val="36"/>
                <w:szCs w:val="36"/>
                <w:lang w:val="de-DE"/>
              </w:rPr>
            </w:rPrChange>
          </w:rPr>
          <w:t xml:space="preserve">vùng Đồng bằng sông Cửu Long </w:t>
        </w:r>
      </w:ins>
      <w:ins w:id="852" w:author="nnvan" w:date="2011-03-24T18:10:00Z">
        <w:r w:rsidR="005559E8" w:rsidRPr="008D2924">
          <w:rPr>
            <w:lang w:val="pt-BR"/>
            <w:rPrChange w:id="853" w:author="nnvan" w:date="2011-03-28T09:07:00Z">
              <w:rPr>
                <w:sz w:val="36"/>
                <w:szCs w:val="36"/>
                <w:lang w:val="de-DE"/>
              </w:rPr>
            </w:rPrChange>
          </w:rPr>
          <w:t xml:space="preserve">có sản lượng </w:t>
        </w:r>
      </w:ins>
      <w:ins w:id="854" w:author="nnvan" w:date="2011-03-24T18:12:00Z">
        <w:r w:rsidR="005559E8" w:rsidRPr="008D2924">
          <w:rPr>
            <w:lang w:val="pt-BR"/>
            <w:rPrChange w:id="855" w:author="nnvan" w:date="2011-03-28T09:07:00Z">
              <w:rPr>
                <w:sz w:val="36"/>
                <w:szCs w:val="36"/>
                <w:lang w:val="de-DE"/>
              </w:rPr>
            </w:rPrChange>
          </w:rPr>
          <w:t xml:space="preserve">cá tra </w:t>
        </w:r>
      </w:ins>
      <w:ins w:id="856" w:author="nnvan" w:date="2011-03-24T18:10:00Z">
        <w:r w:rsidR="005559E8" w:rsidRPr="008D2924">
          <w:rPr>
            <w:lang w:val="pt-BR"/>
            <w:rPrChange w:id="857" w:author="nnvan" w:date="2011-03-28T09:07:00Z">
              <w:rPr>
                <w:sz w:val="36"/>
                <w:szCs w:val="36"/>
                <w:lang w:val="de-DE"/>
              </w:rPr>
            </w:rPrChange>
          </w:rPr>
          <w:t xml:space="preserve">thu hoạch cao là: </w:t>
        </w:r>
      </w:ins>
      <w:ins w:id="858" w:author="nnvan" w:date="2011-03-24T18:14:00Z">
        <w:r w:rsidR="005559E8" w:rsidRPr="008D2924">
          <w:rPr>
            <w:lang w:val="pt-BR"/>
            <w:rPrChange w:id="859" w:author="nnvan" w:date="2011-03-28T09:07:00Z">
              <w:rPr>
                <w:sz w:val="36"/>
                <w:szCs w:val="36"/>
                <w:lang w:val="de-DE"/>
              </w:rPr>
            </w:rPrChange>
          </w:rPr>
          <w:t>An Giang 90 nghìn tấn, tăng 12,5% so với cùng kỳ năm 2010</w:t>
        </w:r>
      </w:ins>
      <w:ins w:id="860" w:author="nnvan" w:date="2011-03-24T18:15:00Z">
        <w:r w:rsidR="005559E8" w:rsidRPr="008D2924">
          <w:rPr>
            <w:lang w:val="pt-BR"/>
            <w:rPrChange w:id="861" w:author="nnvan" w:date="2011-03-28T09:07:00Z">
              <w:rPr>
                <w:sz w:val="36"/>
                <w:szCs w:val="36"/>
                <w:lang w:val="de-DE"/>
              </w:rPr>
            </w:rPrChange>
          </w:rPr>
          <w:t xml:space="preserve">; Đồng Tháp 62 nghìn tấn, tăng 5,7%; </w:t>
        </w:r>
      </w:ins>
      <w:ins w:id="862" w:author="nnvan" w:date="2011-03-24T18:13:00Z">
        <w:r w:rsidR="005559E8" w:rsidRPr="008D2924">
          <w:rPr>
            <w:lang w:val="pt-BR"/>
            <w:rPrChange w:id="863" w:author="nnvan" w:date="2011-03-28T09:07:00Z">
              <w:rPr>
                <w:sz w:val="36"/>
                <w:szCs w:val="36"/>
                <w:lang w:val="de-DE"/>
              </w:rPr>
            </w:rPrChange>
          </w:rPr>
          <w:t>Bến Tre 23 nghìn tấn, tăng 15%</w:t>
        </w:r>
      </w:ins>
      <w:ins w:id="864" w:author="nnvan" w:date="2011-03-24T14:14:00Z">
        <w:r w:rsidRPr="008D2924">
          <w:rPr>
            <w:lang w:val="pt-BR"/>
            <w:rPrChange w:id="865" w:author="nnvan" w:date="2011-03-28T09:07:00Z">
              <w:rPr>
                <w:lang w:val="de-DE"/>
              </w:rPr>
            </w:rPrChange>
          </w:rPr>
          <w:t xml:space="preserve">. </w:t>
        </w:r>
      </w:ins>
    </w:p>
    <w:p w14:paraId="475678AD" w14:textId="77777777" w:rsidR="00213320" w:rsidRPr="008D2924" w:rsidRDefault="00213320" w:rsidP="00725C27">
      <w:pPr>
        <w:numPr>
          <w:ins w:id="866" w:author="vtson" w:date="2011-03-24T18:20:00Z"/>
        </w:numPr>
        <w:spacing w:before="40" w:after="40" w:line="283" w:lineRule="auto"/>
        <w:ind w:right="-108" w:firstLine="539"/>
        <w:jc w:val="both"/>
        <w:rPr>
          <w:ins w:id="867" w:author="nnvan" w:date="2011-03-24T14:14:00Z"/>
          <w:lang w:val="pt-BR"/>
          <w:rPrChange w:id="868" w:author="nnvan" w:date="2011-03-28T09:07:00Z">
            <w:rPr>
              <w:ins w:id="869" w:author="nnvan" w:date="2011-03-24T14:14:00Z"/>
              <w:lang w:val="de-DE"/>
            </w:rPr>
          </w:rPrChange>
        </w:rPr>
        <w:pPrChange w:id="870" w:author="ptnam" w:date="2011-03-25T17:28:00Z">
          <w:pPr>
            <w:spacing w:before="40" w:line="274" w:lineRule="auto"/>
            <w:ind w:right="-108" w:firstLine="539"/>
            <w:jc w:val="both"/>
          </w:pPr>
        </w:pPrChange>
      </w:pPr>
      <w:ins w:id="871" w:author="nnvan" w:date="2011-03-24T14:14:00Z">
        <w:r w:rsidRPr="008D2924">
          <w:rPr>
            <w:lang w:val="pt-BR"/>
            <w:rPrChange w:id="872" w:author="nnvan" w:date="2011-03-28T09:07:00Z">
              <w:rPr>
                <w:lang w:val="de-DE"/>
              </w:rPr>
            </w:rPrChange>
          </w:rPr>
          <w:lastRenderedPageBreak/>
          <w:t xml:space="preserve">Nuôi tôm sú và tôm thẻ chân trắng thâm canh tiếp tục được </w:t>
        </w:r>
      </w:ins>
      <w:ins w:id="873" w:author="nnvan" w:date="2011-03-24T18:17:00Z">
        <w:r w:rsidR="00DA530F" w:rsidRPr="008D2924">
          <w:rPr>
            <w:lang w:val="pt-BR"/>
            <w:rPrChange w:id="874" w:author="nnvan" w:date="2011-03-28T09:07:00Z">
              <w:rPr>
                <w:sz w:val="36"/>
                <w:szCs w:val="36"/>
                <w:lang w:val="de-DE"/>
              </w:rPr>
            </w:rPrChange>
          </w:rPr>
          <w:t xml:space="preserve">đầu tư </w:t>
        </w:r>
      </w:ins>
      <w:ins w:id="875" w:author="nnvan" w:date="2011-03-24T14:14:00Z">
        <w:r w:rsidRPr="008D2924">
          <w:rPr>
            <w:lang w:val="pt-BR"/>
            <w:rPrChange w:id="876" w:author="nnvan" w:date="2011-03-28T09:07:00Z">
              <w:rPr>
                <w:lang w:val="de-DE"/>
              </w:rPr>
            </w:rPrChange>
          </w:rPr>
          <w:t xml:space="preserve">mở rộng </w:t>
        </w:r>
      </w:ins>
      <w:ins w:id="877" w:author="nnvan" w:date="2011-03-24T18:17:00Z">
        <w:r w:rsidR="00DA530F" w:rsidRPr="008D2924">
          <w:rPr>
            <w:lang w:val="pt-BR"/>
            <w:rPrChange w:id="878" w:author="nnvan" w:date="2011-03-28T09:07:00Z">
              <w:rPr>
                <w:sz w:val="36"/>
                <w:szCs w:val="36"/>
                <w:lang w:val="de-DE"/>
              </w:rPr>
            </w:rPrChange>
          </w:rPr>
          <w:t>tại</w:t>
        </w:r>
      </w:ins>
      <w:ins w:id="879" w:author="nnvan" w:date="2011-03-24T14:14:00Z">
        <w:r w:rsidRPr="008D2924">
          <w:rPr>
            <w:lang w:val="pt-BR"/>
            <w:rPrChange w:id="880" w:author="nnvan" w:date="2011-03-28T09:07:00Z">
              <w:rPr>
                <w:lang w:val="de-DE"/>
              </w:rPr>
            </w:rPrChange>
          </w:rPr>
          <w:t xml:space="preserve"> các </w:t>
        </w:r>
      </w:ins>
      <w:ins w:id="881" w:author="nnvan" w:date="2011-03-24T18:17:00Z">
        <w:r w:rsidR="00DA530F" w:rsidRPr="008D2924">
          <w:rPr>
            <w:lang w:val="pt-BR"/>
            <w:rPrChange w:id="882" w:author="nnvan" w:date="2011-03-28T09:07:00Z">
              <w:rPr>
                <w:sz w:val="36"/>
                <w:szCs w:val="36"/>
                <w:lang w:val="de-DE"/>
              </w:rPr>
            </w:rPrChange>
          </w:rPr>
          <w:t>địa p</w:t>
        </w:r>
      </w:ins>
      <w:ins w:id="883" w:author="nnvan" w:date="2011-03-24T14:14:00Z">
        <w:r w:rsidRPr="008D2924">
          <w:rPr>
            <w:lang w:val="pt-BR"/>
            <w:rPrChange w:id="884" w:author="nnvan" w:date="2011-03-28T09:07:00Z">
              <w:rPr>
                <w:lang w:val="de-DE"/>
              </w:rPr>
            </w:rPrChange>
          </w:rPr>
          <w:t xml:space="preserve">hương ven biển. </w:t>
        </w:r>
      </w:ins>
      <w:ins w:id="885" w:author="nnvan" w:date="2011-03-24T18:19:00Z">
        <w:r w:rsidR="00DA530F" w:rsidRPr="008D2924">
          <w:rPr>
            <w:lang w:val="pt-BR"/>
            <w:rPrChange w:id="886" w:author="nnvan" w:date="2011-03-28T09:07:00Z">
              <w:rPr>
                <w:sz w:val="36"/>
                <w:szCs w:val="36"/>
                <w:lang w:val="de-DE"/>
              </w:rPr>
            </w:rPrChange>
          </w:rPr>
          <w:t xml:space="preserve">Do </w:t>
        </w:r>
      </w:ins>
      <w:ins w:id="887" w:author="nnvan" w:date="2011-03-24T18:21:00Z">
        <w:r w:rsidR="00DA530F" w:rsidRPr="008D2924">
          <w:rPr>
            <w:lang w:val="pt-BR"/>
            <w:rPrChange w:id="888" w:author="nnvan" w:date="2011-03-28T09:07:00Z">
              <w:rPr>
                <w:sz w:val="36"/>
                <w:szCs w:val="36"/>
                <w:lang w:val="de-DE"/>
              </w:rPr>
            </w:rPrChange>
          </w:rPr>
          <w:t xml:space="preserve">lịch </w:t>
        </w:r>
      </w:ins>
      <w:ins w:id="889" w:author="nnvan" w:date="2011-03-24T18:19:00Z">
        <w:r w:rsidR="00DA530F" w:rsidRPr="008D2924">
          <w:rPr>
            <w:lang w:val="pt-BR"/>
            <w:rPrChange w:id="890" w:author="nnvan" w:date="2011-03-28T09:07:00Z">
              <w:rPr>
                <w:sz w:val="36"/>
                <w:szCs w:val="36"/>
                <w:lang w:val="de-DE"/>
              </w:rPr>
            </w:rPrChange>
          </w:rPr>
          <w:t>thả nuôi được kiểm soát chặt chẽ</w:t>
        </w:r>
      </w:ins>
      <w:ins w:id="891" w:author="nnvan" w:date="2011-03-24T18:21:00Z">
        <w:r w:rsidR="00DA530F" w:rsidRPr="008D2924">
          <w:rPr>
            <w:lang w:val="pt-BR"/>
            <w:rPrChange w:id="892" w:author="nnvan" w:date="2011-03-28T09:07:00Z">
              <w:rPr>
                <w:sz w:val="36"/>
                <w:szCs w:val="36"/>
                <w:lang w:val="de-DE"/>
              </w:rPr>
            </w:rPrChange>
          </w:rPr>
          <w:t>, cùng với</w:t>
        </w:r>
      </w:ins>
      <w:ins w:id="893" w:author="nnvan" w:date="2011-03-24T18:20:00Z">
        <w:r w:rsidR="00DA530F" w:rsidRPr="008D2924">
          <w:rPr>
            <w:lang w:val="pt-BR"/>
            <w:rPrChange w:id="894" w:author="nnvan" w:date="2011-03-28T09:07:00Z">
              <w:rPr>
                <w:sz w:val="36"/>
                <w:szCs w:val="36"/>
                <w:lang w:val="de-DE"/>
              </w:rPr>
            </w:rPrChange>
          </w:rPr>
          <w:t xml:space="preserve"> </w:t>
        </w:r>
      </w:ins>
      <w:ins w:id="895" w:author="nnvan" w:date="2011-03-24T18:19:00Z">
        <w:r w:rsidR="00DA530F" w:rsidRPr="008D2924">
          <w:rPr>
            <w:lang w:val="pt-BR"/>
            <w:rPrChange w:id="896" w:author="nnvan" w:date="2011-03-28T09:07:00Z">
              <w:rPr>
                <w:sz w:val="36"/>
                <w:szCs w:val="36"/>
                <w:lang w:val="de-DE"/>
              </w:rPr>
            </w:rPrChange>
          </w:rPr>
          <w:t xml:space="preserve">chất lượng con giống đảm bảo </w:t>
        </w:r>
      </w:ins>
      <w:ins w:id="897" w:author="nnvan" w:date="2011-03-24T18:20:00Z">
        <w:r w:rsidR="00DA530F" w:rsidRPr="008D2924">
          <w:rPr>
            <w:lang w:val="pt-BR"/>
            <w:rPrChange w:id="898" w:author="nnvan" w:date="2011-03-28T09:07:00Z">
              <w:rPr>
                <w:sz w:val="36"/>
                <w:szCs w:val="36"/>
                <w:lang w:val="de-DE"/>
              </w:rPr>
            </w:rPrChange>
          </w:rPr>
          <w:t xml:space="preserve">và dịch bệnh ít phát sinh </w:t>
        </w:r>
      </w:ins>
      <w:ins w:id="899" w:author="nnvan" w:date="2011-03-24T18:19:00Z">
        <w:r w:rsidR="00DA530F" w:rsidRPr="008D2924">
          <w:rPr>
            <w:lang w:val="pt-BR"/>
            <w:rPrChange w:id="900" w:author="nnvan" w:date="2011-03-28T09:07:00Z">
              <w:rPr>
                <w:sz w:val="36"/>
                <w:szCs w:val="36"/>
                <w:lang w:val="de-DE"/>
              </w:rPr>
            </w:rPrChange>
          </w:rPr>
          <w:t xml:space="preserve">nên </w:t>
        </w:r>
      </w:ins>
      <w:ins w:id="901" w:author="nnvan" w:date="2011-03-24T18:20:00Z">
        <w:r w:rsidR="00DA530F" w:rsidRPr="008D2924">
          <w:rPr>
            <w:lang w:val="pt-BR"/>
            <w:rPrChange w:id="902" w:author="nnvan" w:date="2011-03-28T09:07:00Z">
              <w:rPr>
                <w:sz w:val="36"/>
                <w:szCs w:val="36"/>
                <w:lang w:val="de-DE"/>
              </w:rPr>
            </w:rPrChange>
          </w:rPr>
          <w:t>t</w:t>
        </w:r>
      </w:ins>
      <w:ins w:id="903" w:author="nnvan" w:date="2011-03-24T14:14:00Z">
        <w:r w:rsidRPr="008D2924">
          <w:rPr>
            <w:lang w:val="pt-BR"/>
            <w:rPrChange w:id="904" w:author="nnvan" w:date="2011-03-28T09:07:00Z">
              <w:rPr>
                <w:lang w:val="de-DE"/>
              </w:rPr>
            </w:rPrChange>
          </w:rPr>
          <w:t xml:space="preserve">ôm nuôi phát triển </w:t>
        </w:r>
      </w:ins>
      <w:ins w:id="905" w:author="nnvan" w:date="2011-03-24T18:22:00Z">
        <w:r w:rsidR="00DA530F" w:rsidRPr="008D2924">
          <w:rPr>
            <w:lang w:val="pt-BR"/>
            <w:rPrChange w:id="906" w:author="nnvan" w:date="2011-03-28T09:07:00Z">
              <w:rPr>
                <w:sz w:val="36"/>
                <w:szCs w:val="36"/>
                <w:lang w:val="de-DE"/>
              </w:rPr>
            </w:rPrChange>
          </w:rPr>
          <w:t xml:space="preserve">khá </w:t>
        </w:r>
      </w:ins>
      <w:ins w:id="907" w:author="nnvan" w:date="2011-03-24T14:14:00Z">
        <w:r w:rsidRPr="008D2924">
          <w:rPr>
            <w:lang w:val="pt-BR"/>
            <w:rPrChange w:id="908" w:author="nnvan" w:date="2011-03-28T09:07:00Z">
              <w:rPr>
                <w:lang w:val="de-DE"/>
              </w:rPr>
            </w:rPrChange>
          </w:rPr>
          <w:t>tốt.</w:t>
        </w:r>
      </w:ins>
      <w:ins w:id="909" w:author="nnvan" w:date="2011-03-24T18:21:00Z">
        <w:r w:rsidR="00DA530F" w:rsidRPr="008D2924">
          <w:rPr>
            <w:lang w:val="pt-BR"/>
            <w:rPrChange w:id="910" w:author="nnvan" w:date="2011-03-28T09:07:00Z">
              <w:rPr>
                <w:sz w:val="36"/>
                <w:szCs w:val="36"/>
                <w:lang w:val="de-DE"/>
              </w:rPr>
            </w:rPrChange>
          </w:rPr>
          <w:t xml:space="preserve"> Nuôi </w:t>
        </w:r>
      </w:ins>
      <w:ins w:id="911" w:author="nnvan" w:date="2011-03-24T18:23:00Z">
        <w:r w:rsidR="00DA530F" w:rsidRPr="008D2924">
          <w:rPr>
            <w:lang w:val="pt-BR"/>
            <w:rPrChange w:id="912" w:author="nnvan" w:date="2011-03-28T09:07:00Z">
              <w:rPr>
                <w:sz w:val="36"/>
                <w:szCs w:val="36"/>
                <w:lang w:val="de-DE"/>
              </w:rPr>
            </w:rPrChange>
          </w:rPr>
          <w:t xml:space="preserve">trồng </w:t>
        </w:r>
      </w:ins>
      <w:ins w:id="913" w:author="nnvan" w:date="2011-03-24T18:21:00Z">
        <w:r w:rsidR="00DA530F" w:rsidRPr="008D2924">
          <w:rPr>
            <w:lang w:val="pt-BR"/>
            <w:rPrChange w:id="914" w:author="nnvan" w:date="2011-03-28T09:07:00Z">
              <w:rPr>
                <w:sz w:val="36"/>
                <w:szCs w:val="36"/>
                <w:lang w:val="de-DE"/>
              </w:rPr>
            </w:rPrChange>
          </w:rPr>
          <w:t>các loại thủ</w:t>
        </w:r>
      </w:ins>
      <w:ins w:id="915" w:author="nnvan" w:date="2011-03-24T18:22:00Z">
        <w:r w:rsidR="00DA530F" w:rsidRPr="008D2924">
          <w:rPr>
            <w:lang w:val="pt-BR"/>
            <w:rPrChange w:id="916" w:author="nnvan" w:date="2011-03-28T09:07:00Z">
              <w:rPr>
                <w:sz w:val="36"/>
                <w:szCs w:val="36"/>
                <w:lang w:val="de-DE"/>
              </w:rPr>
            </w:rPrChange>
          </w:rPr>
          <w:t>y</w:t>
        </w:r>
      </w:ins>
      <w:ins w:id="917" w:author="nnvan" w:date="2011-03-24T18:21:00Z">
        <w:r w:rsidR="00DA530F" w:rsidRPr="008D2924">
          <w:rPr>
            <w:lang w:val="pt-BR"/>
            <w:rPrChange w:id="918" w:author="nnvan" w:date="2011-03-28T09:07:00Z">
              <w:rPr>
                <w:sz w:val="36"/>
                <w:szCs w:val="36"/>
                <w:lang w:val="de-DE"/>
              </w:rPr>
            </w:rPrChange>
          </w:rPr>
          <w:t xml:space="preserve"> sản khác </w:t>
        </w:r>
      </w:ins>
      <w:ins w:id="919" w:author="nnvan" w:date="2011-03-24T18:22:00Z">
        <w:r w:rsidR="00DA530F" w:rsidRPr="008D2924">
          <w:rPr>
            <w:lang w:val="pt-BR"/>
            <w:rPrChange w:id="920" w:author="nnvan" w:date="2011-03-28T09:07:00Z">
              <w:rPr>
                <w:sz w:val="36"/>
                <w:szCs w:val="36"/>
                <w:lang w:val="de-DE"/>
              </w:rPr>
            </w:rPrChange>
          </w:rPr>
          <w:t xml:space="preserve">tương đối ổn định theo hướng </w:t>
        </w:r>
      </w:ins>
      <w:ins w:id="921" w:author="nnvan" w:date="2011-03-24T18:23:00Z">
        <w:r w:rsidR="00DA530F" w:rsidRPr="008D2924">
          <w:rPr>
            <w:lang w:val="pt-BR"/>
            <w:rPrChange w:id="922" w:author="nnvan" w:date="2011-03-28T09:07:00Z">
              <w:rPr>
                <w:sz w:val="36"/>
                <w:szCs w:val="36"/>
                <w:lang w:val="de-DE"/>
              </w:rPr>
            </w:rPrChange>
          </w:rPr>
          <w:t xml:space="preserve">đa canh, đa con kết hợp nhằm nâng cao hiệu quả kinh tế và bảo đảm môi trường sinh thái. </w:t>
        </w:r>
      </w:ins>
      <w:ins w:id="923" w:author="nnvan" w:date="2011-03-24T18:25:00Z">
        <w:r w:rsidR="008A3015" w:rsidRPr="008D2924">
          <w:rPr>
            <w:lang w:val="pt-BR"/>
            <w:rPrChange w:id="924" w:author="nnvan" w:date="2011-03-28T09:07:00Z">
              <w:rPr>
                <w:sz w:val="36"/>
                <w:szCs w:val="36"/>
                <w:lang w:val="de-DE"/>
              </w:rPr>
            </w:rPrChange>
          </w:rPr>
          <w:t xml:space="preserve">Song song với </w:t>
        </w:r>
      </w:ins>
      <w:ins w:id="925" w:author="nnvan" w:date="2011-03-24T18:24:00Z">
        <w:r w:rsidR="00DA530F" w:rsidRPr="008D2924">
          <w:rPr>
            <w:lang w:val="pt-BR"/>
            <w:rPrChange w:id="926" w:author="nnvan" w:date="2011-03-28T09:07:00Z">
              <w:rPr>
                <w:sz w:val="36"/>
                <w:szCs w:val="36"/>
                <w:lang w:val="de-DE"/>
              </w:rPr>
            </w:rPrChange>
          </w:rPr>
          <w:t xml:space="preserve">mô hình </w:t>
        </w:r>
      </w:ins>
      <w:ins w:id="927" w:author="nnvan" w:date="2011-03-25T11:27:00Z">
        <w:r w:rsidR="00C416C9" w:rsidRPr="008D2924">
          <w:rPr>
            <w:lang w:val="pt-BR"/>
            <w:rPrChange w:id="928" w:author="nnvan" w:date="2011-03-28T09:07:00Z">
              <w:rPr>
                <w:lang w:val="de-DE"/>
              </w:rPr>
            </w:rPrChange>
          </w:rPr>
          <w:t xml:space="preserve">thả </w:t>
        </w:r>
      </w:ins>
      <w:ins w:id="929" w:author="nnvan" w:date="2011-03-24T18:24:00Z">
        <w:r w:rsidR="00DA530F" w:rsidRPr="008D2924">
          <w:rPr>
            <w:lang w:val="pt-BR"/>
            <w:rPrChange w:id="930" w:author="nnvan" w:date="2011-03-28T09:07:00Z">
              <w:rPr>
                <w:sz w:val="36"/>
                <w:szCs w:val="36"/>
                <w:lang w:val="de-DE"/>
              </w:rPr>
            </w:rPrChange>
          </w:rPr>
          <w:t>nuôi kết hợp</w:t>
        </w:r>
      </w:ins>
      <w:ins w:id="931" w:author="nnvan" w:date="2011-03-25T11:27:00Z">
        <w:r w:rsidR="00C416C9" w:rsidRPr="008D2924">
          <w:rPr>
            <w:lang w:val="pt-BR"/>
            <w:rPrChange w:id="932" w:author="nnvan" w:date="2011-03-28T09:07:00Z">
              <w:rPr>
                <w:lang w:val="de-DE"/>
              </w:rPr>
            </w:rPrChange>
          </w:rPr>
          <w:t xml:space="preserve">, các địa phương còn </w:t>
        </w:r>
      </w:ins>
      <w:ins w:id="933" w:author="nnvan" w:date="2011-03-24T18:28:00Z">
        <w:r w:rsidR="008A3015" w:rsidRPr="008D2924">
          <w:rPr>
            <w:lang w:val="pt-BR"/>
            <w:rPrChange w:id="934" w:author="nnvan" w:date="2011-03-28T09:07:00Z">
              <w:rPr>
                <w:sz w:val="36"/>
                <w:szCs w:val="36"/>
                <w:lang w:val="de-DE"/>
              </w:rPr>
            </w:rPrChange>
          </w:rPr>
          <w:t xml:space="preserve">phát triển </w:t>
        </w:r>
      </w:ins>
      <w:ins w:id="935" w:author="nnvan" w:date="2011-03-24T18:26:00Z">
        <w:r w:rsidR="008A3015" w:rsidRPr="008D2924">
          <w:rPr>
            <w:lang w:val="pt-BR"/>
            <w:rPrChange w:id="936" w:author="nnvan" w:date="2011-03-28T09:07:00Z">
              <w:rPr>
                <w:sz w:val="36"/>
                <w:szCs w:val="36"/>
                <w:lang w:val="de-DE"/>
              </w:rPr>
            </w:rPrChange>
          </w:rPr>
          <w:t xml:space="preserve">nuôi lồng, bè trên biển với </w:t>
        </w:r>
      </w:ins>
      <w:ins w:id="937" w:author="nnvan" w:date="2011-03-25T11:28:00Z">
        <w:r w:rsidR="00C416C9" w:rsidRPr="008D2924">
          <w:rPr>
            <w:lang w:val="pt-BR"/>
            <w:rPrChange w:id="938" w:author="nnvan" w:date="2011-03-28T09:07:00Z">
              <w:rPr>
                <w:lang w:val="de-DE"/>
              </w:rPr>
            </w:rPrChange>
          </w:rPr>
          <w:t xml:space="preserve">nhiều </w:t>
        </w:r>
      </w:ins>
      <w:ins w:id="939" w:author="nnvan" w:date="2011-03-24T18:26:00Z">
        <w:r w:rsidR="008A3015" w:rsidRPr="008D2924">
          <w:rPr>
            <w:lang w:val="pt-BR"/>
            <w:rPrChange w:id="940" w:author="nnvan" w:date="2011-03-28T09:07:00Z">
              <w:rPr>
                <w:sz w:val="36"/>
                <w:szCs w:val="36"/>
                <w:lang w:val="de-DE"/>
              </w:rPr>
            </w:rPrChange>
          </w:rPr>
          <w:t xml:space="preserve">loại thủy sản có giá trị kinh tế cao như: </w:t>
        </w:r>
      </w:ins>
      <w:ins w:id="941" w:author="nnvan" w:date="2011-03-24T18:28:00Z">
        <w:r w:rsidR="008A3015" w:rsidRPr="008D2924">
          <w:rPr>
            <w:lang w:val="pt-BR"/>
            <w:rPrChange w:id="942" w:author="nnvan" w:date="2011-03-28T09:07:00Z">
              <w:rPr>
                <w:sz w:val="36"/>
                <w:szCs w:val="36"/>
                <w:lang w:val="de-DE"/>
              </w:rPr>
            </w:rPrChange>
          </w:rPr>
          <w:t>C</w:t>
        </w:r>
      </w:ins>
      <w:ins w:id="943" w:author="nnvan" w:date="2011-03-24T18:26:00Z">
        <w:r w:rsidR="008A3015" w:rsidRPr="008D2924">
          <w:rPr>
            <w:lang w:val="pt-BR"/>
            <w:rPrChange w:id="944" w:author="nnvan" w:date="2011-03-28T09:07:00Z">
              <w:rPr>
                <w:sz w:val="36"/>
                <w:szCs w:val="36"/>
                <w:lang w:val="de-DE"/>
              </w:rPr>
            </w:rPrChange>
          </w:rPr>
          <w:t>á mú, cá giò, tu hài...</w:t>
        </w:r>
      </w:ins>
    </w:p>
    <w:p w14:paraId="5B6072D7" w14:textId="77777777" w:rsidR="00213320" w:rsidRPr="008D2924" w:rsidRDefault="00213320" w:rsidP="00725C27">
      <w:pPr>
        <w:numPr>
          <w:ins w:id="945" w:author="vtson" w:date="2011-03-24T18:30:00Z"/>
        </w:numPr>
        <w:spacing w:before="40" w:after="40" w:line="283" w:lineRule="auto"/>
        <w:ind w:right="-108" w:firstLine="539"/>
        <w:jc w:val="both"/>
        <w:rPr>
          <w:ins w:id="946" w:author="nnvan" w:date="2011-03-24T14:14:00Z"/>
          <w:lang w:val="pt-BR"/>
          <w:rPrChange w:id="947" w:author="nnvan" w:date="2011-03-28T09:07:00Z">
            <w:rPr>
              <w:ins w:id="948" w:author="nnvan" w:date="2011-03-24T14:14:00Z"/>
              <w:lang w:val="de-DE"/>
            </w:rPr>
          </w:rPrChange>
        </w:rPr>
        <w:pPrChange w:id="949" w:author="ptnam" w:date="2011-03-25T17:28:00Z">
          <w:pPr>
            <w:spacing w:before="40" w:line="274" w:lineRule="auto"/>
            <w:ind w:right="-108" w:firstLine="539"/>
            <w:jc w:val="both"/>
          </w:pPr>
        </w:pPrChange>
      </w:pPr>
      <w:ins w:id="950" w:author="nnvan" w:date="2011-03-24T14:14:00Z">
        <w:r w:rsidRPr="008D2924">
          <w:rPr>
            <w:lang w:val="pt-BR"/>
            <w:rPrChange w:id="951" w:author="nnvan" w:date="2011-03-28T09:07:00Z">
              <w:rPr>
                <w:lang w:val="de-DE"/>
              </w:rPr>
            </w:rPrChange>
          </w:rPr>
          <w:t xml:space="preserve">Sản lượng thuỷ sản khai thác quý I </w:t>
        </w:r>
        <w:r w:rsidRPr="008D2924">
          <w:rPr>
            <w:lang w:val="pt-BR"/>
            <w:rPrChange w:id="952" w:author="nnvan" w:date="2011-03-28T09:07:00Z">
              <w:rPr>
                <w:rFonts w:hint="eastAsia"/>
                <w:lang w:val="de-DE"/>
              </w:rPr>
            </w:rPrChange>
          </w:rPr>
          <w:t>ư</w:t>
        </w:r>
        <w:r w:rsidRPr="008D2924">
          <w:rPr>
            <w:lang w:val="pt-BR"/>
            <w:rPrChange w:id="953" w:author="nnvan" w:date="2011-03-28T09:07:00Z">
              <w:rPr>
                <w:lang w:val="de-DE"/>
              </w:rPr>
            </w:rPrChange>
          </w:rPr>
          <w:t xml:space="preserve">ớc tính </w:t>
        </w:r>
        <w:r w:rsidRPr="008D2924">
          <w:rPr>
            <w:lang w:val="pt-BR"/>
            <w:rPrChange w:id="954" w:author="nnvan" w:date="2011-03-28T09:07:00Z">
              <w:rPr>
                <w:rFonts w:hint="eastAsia"/>
                <w:lang w:val="de-DE"/>
              </w:rPr>
            </w:rPrChange>
          </w:rPr>
          <w:t>đ</w:t>
        </w:r>
        <w:r w:rsidRPr="008D2924">
          <w:rPr>
            <w:lang w:val="pt-BR"/>
            <w:rPrChange w:id="955" w:author="nnvan" w:date="2011-03-28T09:07:00Z">
              <w:rPr>
                <w:lang w:val="de-DE"/>
              </w:rPr>
            </w:rPrChange>
          </w:rPr>
          <w:t>ạt 614,8 nghìn tấn, tăng 1,7% so với cùng kỳ năm 2010, trong đó khai thác biển đạt 570 nghìn tấn</w:t>
        </w:r>
      </w:ins>
      <w:ins w:id="956" w:author="nnvan" w:date="2011-03-24T18:29:00Z">
        <w:r w:rsidR="008A3015" w:rsidRPr="008D2924">
          <w:rPr>
            <w:lang w:val="pt-BR"/>
            <w:rPrChange w:id="957" w:author="nnvan" w:date="2011-03-28T09:07:00Z">
              <w:rPr>
                <w:sz w:val="36"/>
                <w:szCs w:val="36"/>
                <w:lang w:val="de-DE"/>
              </w:rPr>
            </w:rPrChange>
          </w:rPr>
          <w:t>, tăng 1,8%</w:t>
        </w:r>
      </w:ins>
      <w:ins w:id="958" w:author="nnvan" w:date="2011-03-24T14:14:00Z">
        <w:r w:rsidRPr="008D2924">
          <w:rPr>
            <w:lang w:val="pt-BR"/>
            <w:rPrChange w:id="959" w:author="nnvan" w:date="2011-03-28T09:07:00Z">
              <w:rPr>
                <w:lang w:val="de-DE"/>
              </w:rPr>
            </w:rPrChange>
          </w:rPr>
          <w:t>.</w:t>
        </w:r>
      </w:ins>
      <w:ins w:id="960" w:author="nnvan" w:date="2011-03-24T18:31:00Z">
        <w:r w:rsidR="008A3015" w:rsidRPr="008D2924">
          <w:rPr>
            <w:lang w:val="pt-BR"/>
            <w:rPrChange w:id="961" w:author="nnvan" w:date="2011-03-28T09:07:00Z">
              <w:rPr>
                <w:sz w:val="36"/>
                <w:szCs w:val="36"/>
                <w:lang w:val="de-DE"/>
              </w:rPr>
            </w:rPrChange>
          </w:rPr>
          <w:t xml:space="preserve"> </w:t>
        </w:r>
      </w:ins>
      <w:ins w:id="962" w:author="nnvan" w:date="2011-03-25T11:28:00Z">
        <w:r w:rsidR="00C416C9" w:rsidRPr="008D2924">
          <w:rPr>
            <w:lang w:val="pt-BR"/>
            <w:rPrChange w:id="963" w:author="nnvan" w:date="2011-03-28T09:07:00Z">
              <w:rPr>
                <w:lang w:val="de-DE"/>
              </w:rPr>
            </w:rPrChange>
          </w:rPr>
          <w:t>G</w:t>
        </w:r>
      </w:ins>
      <w:ins w:id="964" w:author="nnvan" w:date="2011-03-24T18:32:00Z">
        <w:r w:rsidR="008A3015" w:rsidRPr="008D2924">
          <w:rPr>
            <w:lang w:val="pt-BR"/>
            <w:rPrChange w:id="965" w:author="nnvan" w:date="2011-03-28T09:07:00Z">
              <w:rPr>
                <w:sz w:val="36"/>
                <w:szCs w:val="36"/>
                <w:lang w:val="de-DE"/>
              </w:rPr>
            </w:rPrChange>
          </w:rPr>
          <w:t>iá xăng,</w:t>
        </w:r>
      </w:ins>
      <w:ins w:id="966" w:author="nnvan" w:date="2011-03-24T18:33:00Z">
        <w:r w:rsidR="008A3015" w:rsidRPr="008D2924">
          <w:rPr>
            <w:lang w:val="pt-BR"/>
            <w:rPrChange w:id="967" w:author="nnvan" w:date="2011-03-28T09:07:00Z">
              <w:rPr>
                <w:sz w:val="36"/>
                <w:szCs w:val="36"/>
                <w:lang w:val="de-DE"/>
              </w:rPr>
            </w:rPrChange>
          </w:rPr>
          <w:t xml:space="preserve"> </w:t>
        </w:r>
      </w:ins>
      <w:ins w:id="968" w:author="nnvan" w:date="2011-03-24T18:32:00Z">
        <w:r w:rsidR="008A3015" w:rsidRPr="008D2924">
          <w:rPr>
            <w:lang w:val="pt-BR"/>
            <w:rPrChange w:id="969" w:author="nnvan" w:date="2011-03-28T09:07:00Z">
              <w:rPr>
                <w:sz w:val="36"/>
                <w:szCs w:val="36"/>
                <w:lang w:val="de-DE"/>
              </w:rPr>
            </w:rPrChange>
          </w:rPr>
          <w:t xml:space="preserve">dầu tăng </w:t>
        </w:r>
      </w:ins>
      <w:ins w:id="970" w:author="nnvan" w:date="2011-03-25T11:29:00Z">
        <w:r w:rsidR="00C416C9" w:rsidRPr="008D2924">
          <w:rPr>
            <w:lang w:val="pt-BR"/>
            <w:rPrChange w:id="971" w:author="nnvan" w:date="2011-03-28T09:07:00Z">
              <w:rPr>
                <w:lang w:val="de-DE"/>
              </w:rPr>
            </w:rPrChange>
          </w:rPr>
          <w:t xml:space="preserve">gây khó khăn cho hoạt động </w:t>
        </w:r>
      </w:ins>
      <w:ins w:id="972" w:author="nnvan" w:date="2011-03-24T18:36:00Z">
        <w:r w:rsidR="00F92F35" w:rsidRPr="008D2924">
          <w:rPr>
            <w:lang w:val="pt-BR"/>
            <w:rPrChange w:id="973" w:author="nnvan" w:date="2011-03-28T09:07:00Z">
              <w:rPr>
                <w:sz w:val="36"/>
                <w:szCs w:val="36"/>
                <w:lang w:val="de-DE"/>
              </w:rPr>
            </w:rPrChange>
          </w:rPr>
          <w:t>khai thác</w:t>
        </w:r>
      </w:ins>
      <w:ins w:id="974" w:author="nnvan" w:date="2011-03-25T11:29:00Z">
        <w:r w:rsidR="00C416C9" w:rsidRPr="008D2924">
          <w:rPr>
            <w:lang w:val="pt-BR"/>
            <w:rPrChange w:id="975" w:author="nnvan" w:date="2011-03-28T09:07:00Z">
              <w:rPr>
                <w:lang w:val="de-DE"/>
              </w:rPr>
            </w:rPrChange>
          </w:rPr>
          <w:t xml:space="preserve"> thủy sản. Tuy</w:t>
        </w:r>
        <w:r w:rsidR="003019F4" w:rsidRPr="008D2924">
          <w:rPr>
            <w:lang w:val="pt-BR"/>
            <w:rPrChange w:id="976" w:author="nnvan" w:date="2011-03-28T09:07:00Z">
              <w:rPr>
                <w:lang w:val="de-DE"/>
              </w:rPr>
            </w:rPrChange>
          </w:rPr>
          <w:t xml:space="preserve"> nhiên, t</w:t>
        </w:r>
      </w:ins>
      <w:ins w:id="977" w:author="nnvan" w:date="2011-03-24T18:29:00Z">
        <w:r w:rsidR="008A3015" w:rsidRPr="008D2924">
          <w:rPr>
            <w:lang w:val="pt-BR"/>
            <w:rPrChange w:id="978" w:author="nnvan" w:date="2011-03-28T09:07:00Z">
              <w:rPr>
                <w:sz w:val="36"/>
                <w:szCs w:val="36"/>
                <w:lang w:val="de-DE"/>
              </w:rPr>
            </w:rPrChange>
          </w:rPr>
          <w:t xml:space="preserve">hời tiết ngư trường </w:t>
        </w:r>
      </w:ins>
      <w:ins w:id="979" w:author="nnvan" w:date="2011-03-24T18:35:00Z">
        <w:r w:rsidR="008A3015" w:rsidRPr="008D2924">
          <w:rPr>
            <w:lang w:val="pt-BR"/>
            <w:rPrChange w:id="980" w:author="nnvan" w:date="2011-03-28T09:07:00Z">
              <w:rPr>
                <w:sz w:val="36"/>
                <w:szCs w:val="36"/>
                <w:lang w:val="de-DE"/>
              </w:rPr>
            </w:rPrChange>
          </w:rPr>
          <w:t xml:space="preserve">diễn biến tương đối thuận </w:t>
        </w:r>
      </w:ins>
      <w:ins w:id="981" w:author="nnvan" w:date="2011-03-25T11:30:00Z">
        <w:r w:rsidR="003019F4" w:rsidRPr="008D2924">
          <w:rPr>
            <w:lang w:val="pt-BR"/>
            <w:rPrChange w:id="982" w:author="nnvan" w:date="2011-03-28T09:07:00Z">
              <w:rPr>
                <w:lang w:val="de-DE"/>
              </w:rPr>
            </w:rPrChange>
          </w:rPr>
          <w:t xml:space="preserve">trong hai tháng qua đã khuyến khích ngư dân </w:t>
        </w:r>
      </w:ins>
      <w:ins w:id="983" w:author="nnvan" w:date="2011-03-24T18:39:00Z">
        <w:r w:rsidR="004346EB" w:rsidRPr="008D2924">
          <w:rPr>
            <w:lang w:val="pt-BR"/>
            <w:rPrChange w:id="984" w:author="nnvan" w:date="2011-03-28T09:07:00Z">
              <w:rPr>
                <w:sz w:val="36"/>
                <w:szCs w:val="36"/>
                <w:lang w:val="de-DE"/>
              </w:rPr>
            </w:rPrChange>
          </w:rPr>
          <w:t xml:space="preserve">tích cực </w:t>
        </w:r>
      </w:ins>
      <w:ins w:id="985" w:author="nnvan" w:date="2011-03-25T11:31:00Z">
        <w:r w:rsidR="003019F4" w:rsidRPr="008D2924">
          <w:rPr>
            <w:lang w:val="pt-BR"/>
            <w:rPrChange w:id="986" w:author="nnvan" w:date="2011-03-28T09:07:00Z">
              <w:rPr>
                <w:lang w:val="de-DE"/>
              </w:rPr>
            </w:rPrChange>
          </w:rPr>
          <w:t xml:space="preserve">bám biển </w:t>
        </w:r>
      </w:ins>
      <w:ins w:id="987" w:author="nnvan" w:date="2011-03-24T18:37:00Z">
        <w:r w:rsidR="00F92F35" w:rsidRPr="008D2924">
          <w:rPr>
            <w:lang w:val="pt-BR"/>
            <w:rPrChange w:id="988" w:author="nnvan" w:date="2011-03-28T09:07:00Z">
              <w:rPr>
                <w:sz w:val="36"/>
                <w:szCs w:val="36"/>
                <w:lang w:val="de-DE"/>
              </w:rPr>
            </w:rPrChange>
          </w:rPr>
          <w:t>đánh bắt</w:t>
        </w:r>
      </w:ins>
      <w:ins w:id="989" w:author="nnvan" w:date="2011-03-24T18:35:00Z">
        <w:r w:rsidR="00F92F35" w:rsidRPr="008D2924">
          <w:rPr>
            <w:lang w:val="pt-BR"/>
            <w:rPrChange w:id="990" w:author="nnvan" w:date="2011-03-28T09:07:00Z">
              <w:rPr>
                <w:sz w:val="36"/>
                <w:szCs w:val="36"/>
                <w:lang w:val="de-DE"/>
              </w:rPr>
            </w:rPrChange>
          </w:rPr>
          <w:t xml:space="preserve">. </w:t>
        </w:r>
      </w:ins>
    </w:p>
    <w:p w14:paraId="1E2294D3" w14:textId="77777777" w:rsidR="003566A4" w:rsidRPr="008D2924" w:rsidRDefault="00B37D94" w:rsidP="00725C27">
      <w:pPr>
        <w:pStyle w:val="BodyTextIndent"/>
        <w:spacing w:before="40" w:beforeAutospacing="0" w:after="40" w:afterAutospacing="0" w:line="283" w:lineRule="auto"/>
        <w:ind w:firstLine="539"/>
        <w:rPr>
          <w:b/>
          <w:color w:val="auto"/>
          <w:sz w:val="28"/>
          <w:szCs w:val="28"/>
          <w:lang w:val="pt-BR"/>
        </w:rPr>
        <w:pPrChange w:id="991" w:author="ptnam" w:date="2011-03-25T17:28:00Z">
          <w:pPr>
            <w:pStyle w:val="BodyTextIndent"/>
            <w:spacing w:before="120" w:beforeAutospacing="0" w:after="0" w:afterAutospacing="0" w:line="288" w:lineRule="auto"/>
            <w:ind w:firstLine="720"/>
          </w:pPr>
        </w:pPrChange>
      </w:pPr>
      <w:del w:id="992" w:author="nnvan" w:date="2011-03-25T12:26:00Z">
        <w:r w:rsidRPr="008D2924" w:rsidDel="00964316">
          <w:rPr>
            <w:b/>
            <w:color w:val="auto"/>
            <w:sz w:val="28"/>
            <w:szCs w:val="28"/>
            <w:lang w:val="pt-BR"/>
          </w:rPr>
          <w:delText>2</w:delText>
        </w:r>
      </w:del>
      <w:ins w:id="993" w:author="nnvan" w:date="2011-03-25T12:26:00Z">
        <w:r w:rsidR="00964316" w:rsidRPr="008D2924">
          <w:rPr>
            <w:b/>
            <w:color w:val="auto"/>
            <w:sz w:val="28"/>
            <w:szCs w:val="28"/>
            <w:lang w:val="pt-BR"/>
          </w:rPr>
          <w:t>3</w:t>
        </w:r>
      </w:ins>
      <w:r w:rsidRPr="008D2924">
        <w:rPr>
          <w:b/>
          <w:color w:val="auto"/>
          <w:sz w:val="28"/>
          <w:szCs w:val="28"/>
          <w:lang w:val="pt-BR"/>
        </w:rPr>
        <w:t>. S</w:t>
      </w:r>
      <w:r w:rsidR="003566A4" w:rsidRPr="008D2924">
        <w:rPr>
          <w:b/>
          <w:color w:val="auto"/>
          <w:sz w:val="28"/>
          <w:szCs w:val="28"/>
          <w:lang w:val="pt-BR"/>
        </w:rPr>
        <w:t xml:space="preserve">ản xuất công nghiệp </w:t>
      </w:r>
    </w:p>
    <w:p w14:paraId="2FB419A7" w14:textId="77777777" w:rsidR="003566A4" w:rsidRPr="008D2924" w:rsidRDefault="003566A4" w:rsidP="00725C27">
      <w:pPr>
        <w:spacing w:before="40" w:after="40" w:line="283" w:lineRule="auto"/>
        <w:ind w:firstLine="539"/>
        <w:jc w:val="both"/>
        <w:rPr>
          <w:rPrChange w:id="994" w:author="nnvan" w:date="2011-03-28T09:07:00Z">
            <w:rPr>
              <w:sz w:val="32"/>
              <w:szCs w:val="32"/>
            </w:rPr>
          </w:rPrChange>
        </w:rPr>
        <w:pPrChange w:id="995" w:author="ptnam" w:date="2011-03-25T17:28:00Z">
          <w:pPr>
            <w:spacing w:before="120" w:line="288" w:lineRule="auto"/>
            <w:jc w:val="both"/>
          </w:pPr>
        </w:pPrChange>
      </w:pPr>
      <w:del w:id="996" w:author="ptnam" w:date="2011-03-25T17:28:00Z">
        <w:r w:rsidRPr="008D2924" w:rsidDel="00725C27">
          <w:rPr>
            <w:rPrChange w:id="997" w:author="nnvan" w:date="2011-03-28T09:07:00Z">
              <w:rPr/>
            </w:rPrChange>
          </w:rPr>
          <w:tab/>
        </w:r>
      </w:del>
      <w:r w:rsidRPr="008D2924">
        <w:rPr>
          <w:rPrChange w:id="998" w:author="nnvan" w:date="2011-03-28T09:07:00Z">
            <w:rPr>
              <w:sz w:val="32"/>
              <w:szCs w:val="32"/>
            </w:rPr>
          </w:rPrChange>
        </w:rPr>
        <w:t xml:space="preserve">Giá trị sản xuất công nghiệp tháng 3/2011 theo giá so sánh 1994 ước </w:t>
      </w:r>
      <w:r w:rsidR="00B37D94" w:rsidRPr="008D2924">
        <w:rPr>
          <w:rPrChange w:id="999" w:author="nnvan" w:date="2011-03-28T09:07:00Z">
            <w:rPr>
              <w:sz w:val="32"/>
              <w:szCs w:val="32"/>
            </w:rPr>
          </w:rPrChange>
        </w:rPr>
        <w:t xml:space="preserve">tính </w:t>
      </w:r>
      <w:r w:rsidRPr="008D2924">
        <w:rPr>
          <w:rPrChange w:id="1000" w:author="nnvan" w:date="2011-03-28T09:07:00Z">
            <w:rPr>
              <w:sz w:val="32"/>
              <w:szCs w:val="32"/>
            </w:rPr>
          </w:rPrChange>
        </w:rPr>
        <w:t xml:space="preserve">tăng 14,2% so với cùng kỳ năm trước, </w:t>
      </w:r>
      <w:r w:rsidR="006F76AA" w:rsidRPr="008D2924">
        <w:rPr>
          <w:rPrChange w:id="1001" w:author="nnvan" w:date="2011-03-28T09:07:00Z">
            <w:rPr>
              <w:sz w:val="32"/>
              <w:szCs w:val="32"/>
            </w:rPr>
          </w:rPrChange>
        </w:rPr>
        <w:t xml:space="preserve">trong đó </w:t>
      </w:r>
      <w:r w:rsidRPr="008D2924">
        <w:rPr>
          <w:rPrChange w:id="1002" w:author="nnvan" w:date="2011-03-28T09:07:00Z">
            <w:rPr>
              <w:sz w:val="32"/>
              <w:szCs w:val="32"/>
            </w:rPr>
          </w:rPrChange>
        </w:rPr>
        <w:t>khu vực kinh tế Nhà nước tăng 3,6%; khu vực kinh tế ngoài Nhà nước tăng 17,4%; khu vực có vốn đầu tư nước ngoài tăng 16,8%.</w:t>
      </w:r>
      <w:r w:rsidR="006F76AA" w:rsidRPr="008D2924">
        <w:rPr>
          <w:rPrChange w:id="1003" w:author="nnvan" w:date="2011-03-28T09:07:00Z">
            <w:rPr>
              <w:sz w:val="32"/>
              <w:szCs w:val="32"/>
            </w:rPr>
          </w:rPrChange>
        </w:rPr>
        <w:t xml:space="preserve"> </w:t>
      </w:r>
      <w:r w:rsidRPr="008D2924">
        <w:rPr>
          <w:rPrChange w:id="1004" w:author="nnvan" w:date="2011-03-28T09:07:00Z">
            <w:rPr>
              <w:sz w:val="32"/>
              <w:szCs w:val="32"/>
            </w:rPr>
          </w:rPrChange>
        </w:rPr>
        <w:t xml:space="preserve">Tính chung </w:t>
      </w:r>
      <w:r w:rsidR="006F76AA" w:rsidRPr="008D2924">
        <w:rPr>
          <w:rPrChange w:id="1005" w:author="nnvan" w:date="2011-03-28T09:07:00Z">
            <w:rPr>
              <w:sz w:val="32"/>
              <w:szCs w:val="32"/>
            </w:rPr>
          </w:rPrChange>
        </w:rPr>
        <w:t>q</w:t>
      </w:r>
      <w:r w:rsidRPr="008D2924">
        <w:rPr>
          <w:rPrChange w:id="1006" w:author="nnvan" w:date="2011-03-28T09:07:00Z">
            <w:rPr>
              <w:sz w:val="32"/>
              <w:szCs w:val="32"/>
            </w:rPr>
          </w:rPrChange>
        </w:rPr>
        <w:t xml:space="preserve">uí I </w:t>
      </w:r>
      <w:r w:rsidRPr="008D2924">
        <w:rPr>
          <w:lang w:val="vi-VN"/>
          <w:rPrChange w:id="1007" w:author="nnvan" w:date="2011-03-28T09:07:00Z">
            <w:rPr>
              <w:sz w:val="32"/>
              <w:szCs w:val="32"/>
              <w:lang w:val="vi-VN"/>
            </w:rPr>
          </w:rPrChange>
        </w:rPr>
        <w:t>năm</w:t>
      </w:r>
      <w:r w:rsidRPr="008D2924">
        <w:rPr>
          <w:rPrChange w:id="1008" w:author="nnvan" w:date="2011-03-28T09:07:00Z">
            <w:rPr>
              <w:sz w:val="32"/>
              <w:szCs w:val="32"/>
            </w:rPr>
          </w:rPrChange>
        </w:rPr>
        <w:t xml:space="preserve"> </w:t>
      </w:r>
      <w:r w:rsidR="006F76AA" w:rsidRPr="008D2924">
        <w:rPr>
          <w:rPrChange w:id="1009" w:author="nnvan" w:date="2011-03-28T09:07:00Z">
            <w:rPr>
              <w:sz w:val="32"/>
              <w:szCs w:val="32"/>
            </w:rPr>
          </w:rPrChange>
        </w:rPr>
        <w:t>nay</w:t>
      </w:r>
      <w:r w:rsidRPr="008D2924">
        <w:rPr>
          <w:rPrChange w:id="1010" w:author="nnvan" w:date="2011-03-28T09:07:00Z">
            <w:rPr>
              <w:sz w:val="32"/>
              <w:szCs w:val="32"/>
            </w:rPr>
          </w:rPrChange>
        </w:rPr>
        <w:t>, giá trị sản xuất công nghiệp tăng 14,1</w:t>
      </w:r>
      <w:r w:rsidR="006F76AA" w:rsidRPr="008D2924">
        <w:rPr>
          <w:rPrChange w:id="1011" w:author="nnvan" w:date="2011-03-28T09:07:00Z">
            <w:rPr>
              <w:sz w:val="32"/>
              <w:szCs w:val="32"/>
            </w:rPr>
          </w:rPrChange>
        </w:rPr>
        <w:t>% so với cùng kỳ năm trước</w:t>
      </w:r>
      <w:r w:rsidRPr="008D2924">
        <w:rPr>
          <w:rPrChange w:id="1012" w:author="nnvan" w:date="2011-03-28T09:07:00Z">
            <w:rPr>
              <w:sz w:val="32"/>
              <w:szCs w:val="32"/>
            </w:rPr>
          </w:rPrChange>
        </w:rPr>
        <w:t xml:space="preserve">, </w:t>
      </w:r>
      <w:r w:rsidR="006F76AA" w:rsidRPr="008D2924">
        <w:rPr>
          <w:rPrChange w:id="1013" w:author="nnvan" w:date="2011-03-28T09:07:00Z">
            <w:rPr>
              <w:sz w:val="32"/>
              <w:szCs w:val="32"/>
            </w:rPr>
          </w:rPrChange>
        </w:rPr>
        <w:t xml:space="preserve">trong đó </w:t>
      </w:r>
      <w:r w:rsidRPr="008D2924">
        <w:rPr>
          <w:rPrChange w:id="1014" w:author="nnvan" w:date="2011-03-28T09:07:00Z">
            <w:rPr>
              <w:sz w:val="32"/>
              <w:szCs w:val="32"/>
            </w:rPr>
          </w:rPrChange>
        </w:rPr>
        <w:t>khu vực kinh tế Nhà nước tăng 5,5% (Trung ương quản lý tăng 5,8%; địa phương quản lý tăng 4,3%); khu vực kinh tế ngoài Nhà nước tăng 16,6%; khu vực có vốn đầu tư nước ngoài tăng 16,3%.</w:t>
      </w:r>
    </w:p>
    <w:p w14:paraId="2B48DB95" w14:textId="77777777" w:rsidR="003566A4" w:rsidRPr="008D2924" w:rsidRDefault="003566A4" w:rsidP="00725C27">
      <w:pPr>
        <w:pStyle w:val="BodyTextIndent"/>
        <w:spacing w:before="40" w:beforeAutospacing="0" w:after="40" w:afterAutospacing="0" w:line="283" w:lineRule="auto"/>
        <w:ind w:firstLine="539"/>
        <w:jc w:val="both"/>
        <w:rPr>
          <w:color w:val="auto"/>
          <w:sz w:val="28"/>
          <w:szCs w:val="28"/>
          <w:rPrChange w:id="1015" w:author="nnvan" w:date="2011-03-28T09:07:00Z">
            <w:rPr>
              <w:color w:val="auto"/>
              <w:sz w:val="32"/>
              <w:szCs w:val="32"/>
            </w:rPr>
          </w:rPrChange>
        </w:rPr>
        <w:pPrChange w:id="1016" w:author="ptnam" w:date="2011-03-25T17:28:00Z">
          <w:pPr>
            <w:pStyle w:val="BodyTextIndent"/>
            <w:spacing w:before="120" w:beforeAutospacing="0" w:after="0" w:afterAutospacing="0" w:line="288" w:lineRule="auto"/>
            <w:ind w:firstLine="732"/>
            <w:jc w:val="both"/>
          </w:pPr>
        </w:pPrChange>
      </w:pPr>
      <w:r w:rsidRPr="008D2924">
        <w:rPr>
          <w:color w:val="auto"/>
          <w:sz w:val="28"/>
          <w:szCs w:val="28"/>
          <w:rPrChange w:id="1017" w:author="nnvan" w:date="2011-03-28T09:07:00Z">
            <w:rPr>
              <w:color w:val="auto"/>
              <w:sz w:val="32"/>
              <w:szCs w:val="32"/>
            </w:rPr>
          </w:rPrChange>
        </w:rPr>
        <w:t xml:space="preserve">Trong </w:t>
      </w:r>
      <w:r w:rsidR="006F76AA" w:rsidRPr="008D2924">
        <w:rPr>
          <w:color w:val="auto"/>
          <w:sz w:val="28"/>
          <w:szCs w:val="28"/>
          <w:rPrChange w:id="1018" w:author="nnvan" w:date="2011-03-28T09:07:00Z">
            <w:rPr>
              <w:color w:val="auto"/>
              <w:sz w:val="32"/>
              <w:szCs w:val="32"/>
            </w:rPr>
          </w:rPrChange>
        </w:rPr>
        <w:t>ba</w:t>
      </w:r>
      <w:r w:rsidRPr="008D2924">
        <w:rPr>
          <w:color w:val="auto"/>
          <w:sz w:val="28"/>
          <w:szCs w:val="28"/>
          <w:rPrChange w:id="1019" w:author="nnvan" w:date="2011-03-28T09:07:00Z">
            <w:rPr>
              <w:color w:val="auto"/>
              <w:sz w:val="32"/>
              <w:szCs w:val="32"/>
            </w:rPr>
          </w:rPrChange>
        </w:rPr>
        <w:t xml:space="preserve"> ngành công nghiệp cấp I, </w:t>
      </w:r>
      <w:r w:rsidR="006F76AA" w:rsidRPr="008D2924">
        <w:rPr>
          <w:color w:val="auto"/>
          <w:sz w:val="28"/>
          <w:szCs w:val="28"/>
          <w:rPrChange w:id="1020" w:author="nnvan" w:date="2011-03-28T09:07:00Z">
            <w:rPr>
              <w:color w:val="auto"/>
              <w:sz w:val="32"/>
              <w:szCs w:val="32"/>
            </w:rPr>
          </w:rPrChange>
        </w:rPr>
        <w:t xml:space="preserve">giá trị sản xuất </w:t>
      </w:r>
      <w:r w:rsidRPr="008D2924">
        <w:rPr>
          <w:color w:val="auto"/>
          <w:sz w:val="28"/>
          <w:szCs w:val="28"/>
          <w:rPrChange w:id="1021" w:author="nnvan" w:date="2011-03-28T09:07:00Z">
            <w:rPr>
              <w:color w:val="auto"/>
              <w:sz w:val="32"/>
              <w:szCs w:val="32"/>
            </w:rPr>
          </w:rPrChange>
        </w:rPr>
        <w:t xml:space="preserve">ngành công nghiệp chế biến </w:t>
      </w:r>
      <w:r w:rsidR="000D637F" w:rsidRPr="008D2924">
        <w:rPr>
          <w:color w:val="auto"/>
          <w:sz w:val="28"/>
          <w:szCs w:val="28"/>
          <w:rPrChange w:id="1022" w:author="nnvan" w:date="2011-03-28T09:07:00Z">
            <w:rPr>
              <w:color w:val="auto"/>
              <w:sz w:val="32"/>
              <w:szCs w:val="32"/>
            </w:rPr>
          </w:rPrChange>
        </w:rPr>
        <w:t xml:space="preserve">quý I </w:t>
      </w:r>
      <w:r w:rsidR="006F76AA" w:rsidRPr="008D2924">
        <w:rPr>
          <w:color w:val="auto"/>
          <w:sz w:val="28"/>
          <w:szCs w:val="28"/>
          <w:rPrChange w:id="1023" w:author="nnvan" w:date="2011-03-28T09:07:00Z">
            <w:rPr>
              <w:color w:val="auto"/>
              <w:sz w:val="32"/>
              <w:szCs w:val="32"/>
            </w:rPr>
          </w:rPrChange>
        </w:rPr>
        <w:t xml:space="preserve">tăng </w:t>
      </w:r>
      <w:r w:rsidRPr="008D2924">
        <w:rPr>
          <w:color w:val="auto"/>
          <w:sz w:val="28"/>
          <w:szCs w:val="28"/>
          <w:rPrChange w:id="1024" w:author="nnvan" w:date="2011-03-28T09:07:00Z">
            <w:rPr>
              <w:color w:val="auto"/>
              <w:sz w:val="32"/>
              <w:szCs w:val="32"/>
            </w:rPr>
          </w:rPrChange>
        </w:rPr>
        <w:t>15,1%</w:t>
      </w:r>
      <w:r w:rsidR="006F76AA" w:rsidRPr="008D2924">
        <w:rPr>
          <w:color w:val="auto"/>
          <w:sz w:val="28"/>
          <w:szCs w:val="28"/>
          <w:rPrChange w:id="1025" w:author="nnvan" w:date="2011-03-28T09:07:00Z">
            <w:rPr>
              <w:color w:val="auto"/>
              <w:sz w:val="32"/>
              <w:szCs w:val="32"/>
            </w:rPr>
          </w:rPrChange>
        </w:rPr>
        <w:t xml:space="preserve"> so với cùng kỳ năm trước</w:t>
      </w:r>
      <w:r w:rsidRPr="008D2924">
        <w:rPr>
          <w:color w:val="auto"/>
          <w:sz w:val="28"/>
          <w:szCs w:val="28"/>
          <w:rPrChange w:id="1026" w:author="nnvan" w:date="2011-03-28T09:07:00Z">
            <w:rPr>
              <w:color w:val="auto"/>
              <w:sz w:val="32"/>
              <w:szCs w:val="32"/>
            </w:rPr>
          </w:rPrChange>
        </w:rPr>
        <w:t>; ngành sản xuất, phân phối điện, nước tăng 9,2%; ngành công nghiệp khai thác tăng 1,9%.</w:t>
      </w:r>
    </w:p>
    <w:p w14:paraId="251CBAA6" w14:textId="77777777" w:rsidR="008B4820" w:rsidRPr="008D2924" w:rsidDel="00F2569F" w:rsidRDefault="008B4820" w:rsidP="00725C27">
      <w:pPr>
        <w:pStyle w:val="BodyTextIndent"/>
        <w:numPr>
          <w:ins w:id="1027" w:author="vtson" w:date="2011-03-28T08:38:00Z"/>
        </w:numPr>
        <w:spacing w:before="40" w:beforeAutospacing="0" w:after="40" w:afterAutospacing="0" w:line="288" w:lineRule="auto"/>
        <w:ind w:firstLine="539"/>
        <w:jc w:val="both"/>
        <w:rPr>
          <w:del w:id="1028" w:author="nnvan" w:date="2011-03-24T08:47:00Z"/>
          <w:color w:val="auto"/>
          <w:sz w:val="28"/>
          <w:szCs w:val="28"/>
          <w:rPrChange w:id="1029" w:author="nnvan" w:date="2011-03-28T09:07:00Z">
            <w:rPr>
              <w:del w:id="1030" w:author="nnvan" w:date="2011-03-24T08:47:00Z"/>
              <w:b/>
              <w:color w:val="auto"/>
              <w:sz w:val="28"/>
              <w:szCs w:val="28"/>
            </w:rPr>
          </w:rPrChange>
        </w:rPr>
        <w:pPrChange w:id="1031" w:author="ptnam" w:date="2011-03-25T17:25:00Z">
          <w:pPr>
            <w:pStyle w:val="BodyTextIndent"/>
            <w:spacing w:before="120" w:beforeAutospacing="0" w:after="0" w:afterAutospacing="0" w:line="288" w:lineRule="auto"/>
            <w:ind w:firstLine="732"/>
            <w:jc w:val="both"/>
          </w:pPr>
        </w:pPrChange>
      </w:pPr>
      <w:del w:id="1032" w:author="nnvan" w:date="2011-03-24T08:45:00Z">
        <w:r w:rsidRPr="008D2924" w:rsidDel="00F2569F">
          <w:rPr>
            <w:color w:val="auto"/>
            <w:sz w:val="28"/>
            <w:szCs w:val="28"/>
            <w:rPrChange w:id="1033" w:author="nnvan" w:date="2011-03-28T09:07:00Z">
              <w:rPr>
                <w:b/>
                <w:color w:val="auto"/>
                <w:sz w:val="28"/>
                <w:szCs w:val="28"/>
              </w:rPr>
            </w:rPrChange>
          </w:rPr>
          <w:delText>Trong quý I, s</w:delText>
        </w:r>
      </w:del>
      <w:ins w:id="1034" w:author="nnvan" w:date="2011-03-24T08:45:00Z">
        <w:r w:rsidR="00F2569F" w:rsidRPr="008D2924">
          <w:rPr>
            <w:color w:val="auto"/>
            <w:sz w:val="28"/>
            <w:szCs w:val="28"/>
            <w:rPrChange w:id="1035" w:author="nnvan" w:date="2011-03-28T09:07:00Z">
              <w:rPr>
                <w:b/>
                <w:color w:val="auto"/>
                <w:sz w:val="28"/>
                <w:szCs w:val="28"/>
              </w:rPr>
            </w:rPrChange>
          </w:rPr>
          <w:t>S</w:t>
        </w:r>
      </w:ins>
      <w:r w:rsidR="00444E98" w:rsidRPr="008D2924">
        <w:rPr>
          <w:color w:val="auto"/>
          <w:sz w:val="28"/>
          <w:szCs w:val="28"/>
          <w:rPrChange w:id="1036" w:author="nnvan" w:date="2011-03-28T09:07:00Z">
            <w:rPr>
              <w:b/>
              <w:color w:val="auto"/>
              <w:sz w:val="28"/>
              <w:szCs w:val="28"/>
            </w:rPr>
          </w:rPrChange>
        </w:rPr>
        <w:t xml:space="preserve">ản xuất của một số ngành công nghiệp </w:t>
      </w:r>
      <w:ins w:id="1037" w:author="nnvan" w:date="2011-03-24T08:45:00Z">
        <w:r w:rsidR="00F2569F" w:rsidRPr="008D2924">
          <w:rPr>
            <w:color w:val="auto"/>
            <w:sz w:val="28"/>
            <w:szCs w:val="28"/>
            <w:rPrChange w:id="1038" w:author="nnvan" w:date="2011-03-28T09:07:00Z">
              <w:rPr>
                <w:b/>
                <w:color w:val="auto"/>
                <w:sz w:val="28"/>
                <w:szCs w:val="28"/>
              </w:rPr>
            </w:rPrChange>
          </w:rPr>
          <w:t xml:space="preserve">quý I năm nay </w:t>
        </w:r>
      </w:ins>
      <w:del w:id="1039" w:author="nnvan" w:date="2011-03-24T08:45:00Z">
        <w:r w:rsidRPr="008D2924" w:rsidDel="00F2569F">
          <w:rPr>
            <w:color w:val="auto"/>
            <w:sz w:val="28"/>
            <w:szCs w:val="28"/>
            <w:rPrChange w:id="1040" w:author="nnvan" w:date="2011-03-28T09:07:00Z">
              <w:rPr>
                <w:b/>
                <w:color w:val="auto"/>
                <w:sz w:val="28"/>
                <w:szCs w:val="28"/>
              </w:rPr>
            </w:rPrChange>
          </w:rPr>
          <w:delText>q</w:delText>
        </w:r>
        <w:r w:rsidR="00444E98" w:rsidRPr="008D2924" w:rsidDel="00F2569F">
          <w:rPr>
            <w:color w:val="auto"/>
            <w:sz w:val="28"/>
            <w:szCs w:val="28"/>
            <w:rPrChange w:id="1041" w:author="nnvan" w:date="2011-03-28T09:07:00Z">
              <w:rPr>
                <w:b/>
                <w:color w:val="auto"/>
                <w:sz w:val="28"/>
                <w:szCs w:val="28"/>
              </w:rPr>
            </w:rPrChange>
          </w:rPr>
          <w:delText xml:space="preserve">uí I </w:delText>
        </w:r>
        <w:r w:rsidRPr="008D2924" w:rsidDel="00F2569F">
          <w:rPr>
            <w:color w:val="auto"/>
            <w:sz w:val="28"/>
            <w:szCs w:val="28"/>
            <w:rPrChange w:id="1042" w:author="nnvan" w:date="2011-03-28T09:07:00Z">
              <w:rPr>
                <w:b/>
                <w:color w:val="auto"/>
                <w:sz w:val="28"/>
                <w:szCs w:val="28"/>
              </w:rPr>
            </w:rPrChange>
          </w:rPr>
          <w:delText xml:space="preserve">năm nay </w:delText>
        </w:r>
      </w:del>
      <w:r w:rsidRPr="008D2924">
        <w:rPr>
          <w:color w:val="auto"/>
          <w:sz w:val="28"/>
          <w:szCs w:val="28"/>
          <w:rPrChange w:id="1043" w:author="nnvan" w:date="2011-03-28T09:07:00Z">
            <w:rPr>
              <w:b/>
              <w:color w:val="auto"/>
              <w:sz w:val="28"/>
              <w:szCs w:val="28"/>
            </w:rPr>
          </w:rPrChange>
        </w:rPr>
        <w:t xml:space="preserve">tăng </w:t>
      </w:r>
      <w:r w:rsidR="00444E98" w:rsidRPr="008D2924">
        <w:rPr>
          <w:color w:val="auto"/>
          <w:sz w:val="28"/>
          <w:szCs w:val="28"/>
          <w:rPrChange w:id="1044" w:author="nnvan" w:date="2011-03-28T09:07:00Z">
            <w:rPr>
              <w:b/>
              <w:color w:val="auto"/>
              <w:sz w:val="28"/>
              <w:szCs w:val="28"/>
            </w:rPr>
          </w:rPrChange>
        </w:rPr>
        <w:t>cao so với cùng kỳ năm trước</w:t>
      </w:r>
      <w:ins w:id="1045" w:author="nnvan" w:date="2011-03-28T08:38:00Z">
        <w:r w:rsidR="00892E2C" w:rsidRPr="008D2924">
          <w:rPr>
            <w:color w:val="auto"/>
            <w:sz w:val="28"/>
            <w:szCs w:val="28"/>
            <w:rPrChange w:id="1046" w:author="nnvan" w:date="2011-03-28T09:07:00Z">
              <w:rPr>
                <w:color w:val="auto"/>
                <w:sz w:val="30"/>
                <w:szCs w:val="30"/>
              </w:rPr>
            </w:rPrChange>
          </w:rPr>
          <w:t xml:space="preserve"> như: </w:t>
        </w:r>
      </w:ins>
      <w:del w:id="1047" w:author="nnvan" w:date="2011-03-28T08:38:00Z">
        <w:r w:rsidRPr="008D2924" w:rsidDel="00892E2C">
          <w:rPr>
            <w:color w:val="auto"/>
            <w:sz w:val="28"/>
            <w:szCs w:val="28"/>
            <w:rPrChange w:id="1048" w:author="nnvan" w:date="2011-03-28T09:07:00Z">
              <w:rPr>
                <w:b/>
                <w:color w:val="auto"/>
                <w:sz w:val="28"/>
                <w:szCs w:val="28"/>
              </w:rPr>
            </w:rPrChange>
          </w:rPr>
          <w:delText>, trong đó s</w:delText>
        </w:r>
      </w:del>
      <w:ins w:id="1049" w:author="nnvan" w:date="2011-03-28T08:38:00Z">
        <w:r w:rsidR="00892E2C" w:rsidRPr="008D2924">
          <w:rPr>
            <w:color w:val="auto"/>
            <w:sz w:val="28"/>
            <w:szCs w:val="28"/>
            <w:rPrChange w:id="1050" w:author="nnvan" w:date="2011-03-28T09:07:00Z">
              <w:rPr>
                <w:color w:val="auto"/>
                <w:sz w:val="30"/>
                <w:szCs w:val="30"/>
              </w:rPr>
            </w:rPrChange>
          </w:rPr>
          <w:t>S</w:t>
        </w:r>
      </w:ins>
      <w:r w:rsidR="00444E98" w:rsidRPr="008D2924">
        <w:rPr>
          <w:color w:val="auto"/>
          <w:sz w:val="28"/>
          <w:szCs w:val="28"/>
          <w:rPrChange w:id="1051" w:author="nnvan" w:date="2011-03-28T09:07:00Z">
            <w:rPr>
              <w:b/>
              <w:color w:val="auto"/>
              <w:sz w:val="28"/>
              <w:szCs w:val="28"/>
            </w:rPr>
          </w:rPrChange>
        </w:rPr>
        <w:t xml:space="preserve">ản xuất đồ uống không cồn tăng 42,9%; sản xuất các sản phẩm từ kim loại đúc sẵn tăng 36,5%; sản xuất đồ gốm, sứ không chịu lửa (trừ gốm sứ dùng trong xây dựng) tăng 31,1%; sản xuất sắt, thép tăng 23,5%; sản xuất trang phục (trừ quần áo da lông thú) tăng 20,5%; sản xuất sợi và dệt vải tăng 20,1%; sản xuất đường tăng 19,9%; sản xuất phân bón và hợp chất ni tơ tăng 19%; sản xuất giày, dép tăng 18,2%; sản xuất bia tăng 18%. </w:t>
      </w:r>
      <w:ins w:id="1052" w:author="nnvan" w:date="2011-03-24T08:46:00Z">
        <w:r w:rsidR="00F2569F" w:rsidRPr="008D2924">
          <w:rPr>
            <w:color w:val="auto"/>
            <w:sz w:val="28"/>
            <w:szCs w:val="28"/>
            <w:rPrChange w:id="1053" w:author="nnvan" w:date="2011-03-28T09:07:00Z">
              <w:rPr>
                <w:b/>
                <w:color w:val="auto"/>
                <w:sz w:val="28"/>
                <w:szCs w:val="28"/>
              </w:rPr>
            </w:rPrChange>
          </w:rPr>
          <w:t>Một số ngành công nghiệp có mức tăng</w:t>
        </w:r>
      </w:ins>
      <w:ins w:id="1054" w:author="nnvan" w:date="2011-03-24T08:53:00Z">
        <w:r w:rsidR="00B9656C" w:rsidRPr="008D2924">
          <w:rPr>
            <w:color w:val="auto"/>
            <w:sz w:val="28"/>
            <w:szCs w:val="28"/>
            <w:rPrChange w:id="1055" w:author="nnvan" w:date="2011-03-28T09:07:00Z">
              <w:rPr>
                <w:color w:val="auto"/>
                <w:sz w:val="32"/>
                <w:szCs w:val="32"/>
              </w:rPr>
            </w:rPrChange>
          </w:rPr>
          <w:t xml:space="preserve"> </w:t>
        </w:r>
      </w:ins>
      <w:ins w:id="1056" w:author="nnvan" w:date="2011-03-28T08:38:00Z">
        <w:r w:rsidR="00892E2C" w:rsidRPr="008D2924">
          <w:rPr>
            <w:color w:val="auto"/>
            <w:sz w:val="28"/>
            <w:szCs w:val="28"/>
            <w:rPrChange w:id="1057" w:author="nnvan" w:date="2011-03-28T09:07:00Z">
              <w:rPr>
                <w:color w:val="auto"/>
                <w:sz w:val="30"/>
                <w:szCs w:val="30"/>
              </w:rPr>
            </w:rPrChange>
          </w:rPr>
          <w:t>khá so với cùng kỳ năm trước là: Sản xuất mô tô, xe máy tăng 9,7%; chế biến, bảo quản thủy sản và sản phẩm từ thủy sản 9,4%; sản xuất, tập trung và phân phối điện tăng 9,1%; sản xuất xi măng tăng 9,1%</w:t>
        </w:r>
      </w:ins>
      <w:ins w:id="1058" w:author="nnvan" w:date="2011-03-28T08:39:00Z">
        <w:r w:rsidR="00892E2C" w:rsidRPr="008D2924">
          <w:rPr>
            <w:color w:val="auto"/>
            <w:sz w:val="28"/>
            <w:szCs w:val="28"/>
            <w:rPrChange w:id="1059" w:author="nnvan" w:date="2011-03-28T09:07:00Z">
              <w:rPr>
                <w:color w:val="auto"/>
                <w:sz w:val="30"/>
                <w:szCs w:val="30"/>
              </w:rPr>
            </w:rPrChange>
          </w:rPr>
          <w:t>. Một số ngành có mức tăng thấp hoặc giảm</w:t>
        </w:r>
      </w:ins>
      <w:ins w:id="1060" w:author="nnvan" w:date="2011-03-28T08:40:00Z">
        <w:r w:rsidR="00892E2C" w:rsidRPr="008D2924">
          <w:rPr>
            <w:color w:val="auto"/>
            <w:sz w:val="28"/>
            <w:szCs w:val="28"/>
            <w:rPrChange w:id="1061" w:author="nnvan" w:date="2011-03-28T09:07:00Z">
              <w:rPr>
                <w:color w:val="auto"/>
                <w:sz w:val="30"/>
                <w:szCs w:val="30"/>
              </w:rPr>
            </w:rPrChange>
          </w:rPr>
          <w:t xml:space="preserve"> là: </w:t>
        </w:r>
      </w:ins>
    </w:p>
    <w:p w14:paraId="5A312BC6" w14:textId="77777777" w:rsidR="00444E98" w:rsidRPr="008D2924" w:rsidRDefault="00444E98" w:rsidP="00725C27">
      <w:pPr>
        <w:pStyle w:val="BodyTextIndent"/>
        <w:spacing w:before="40" w:beforeAutospacing="0" w:after="40" w:afterAutospacing="0" w:line="288" w:lineRule="auto"/>
        <w:ind w:firstLine="539"/>
        <w:jc w:val="both"/>
        <w:rPr>
          <w:color w:val="auto"/>
          <w:sz w:val="28"/>
          <w:szCs w:val="28"/>
          <w:rPrChange w:id="1062" w:author="nnvan" w:date="2011-03-28T09:07:00Z">
            <w:rPr>
              <w:b/>
              <w:color w:val="auto"/>
              <w:sz w:val="28"/>
              <w:szCs w:val="28"/>
              <w:lang w:val="pt-BR"/>
            </w:rPr>
          </w:rPrChange>
        </w:rPr>
        <w:pPrChange w:id="1063" w:author="ptnam" w:date="2011-03-25T17:25:00Z">
          <w:pPr>
            <w:pStyle w:val="BodyTextIndent"/>
            <w:spacing w:before="120" w:beforeAutospacing="0" w:after="0" w:afterAutospacing="0" w:line="288" w:lineRule="auto"/>
            <w:ind w:firstLine="732"/>
            <w:jc w:val="both"/>
          </w:pPr>
        </w:pPrChange>
      </w:pPr>
      <w:del w:id="1064" w:author="nnvan" w:date="2011-03-24T08:47:00Z">
        <w:r w:rsidRPr="008D2924" w:rsidDel="00F2569F">
          <w:rPr>
            <w:color w:val="auto"/>
            <w:sz w:val="28"/>
            <w:szCs w:val="28"/>
            <w:rPrChange w:id="1065" w:author="nnvan" w:date="2011-03-28T09:07:00Z">
              <w:rPr>
                <w:b/>
                <w:color w:val="auto"/>
                <w:sz w:val="28"/>
                <w:szCs w:val="28"/>
              </w:rPr>
            </w:rPrChange>
          </w:rPr>
          <w:delText xml:space="preserve">Những ngành công nghiệp trong Quí I năm 2011 có tốc độ tăng </w:delText>
        </w:r>
      </w:del>
      <w:del w:id="1066" w:author="nnvan" w:date="2011-03-24T08:54:00Z">
        <w:r w:rsidRPr="008D2924" w:rsidDel="00B9656C">
          <w:rPr>
            <w:color w:val="auto"/>
            <w:sz w:val="28"/>
            <w:szCs w:val="28"/>
            <w:rPrChange w:id="1067" w:author="nnvan" w:date="2011-03-28T09:07:00Z">
              <w:rPr>
                <w:b/>
                <w:color w:val="auto"/>
                <w:sz w:val="28"/>
                <w:szCs w:val="28"/>
              </w:rPr>
            </w:rPrChange>
          </w:rPr>
          <w:delText>thấp</w:delText>
        </w:r>
      </w:del>
      <w:del w:id="1068" w:author="nnvan" w:date="2011-03-28T08:39:00Z">
        <w:r w:rsidRPr="008D2924" w:rsidDel="00892E2C">
          <w:rPr>
            <w:color w:val="auto"/>
            <w:sz w:val="28"/>
            <w:szCs w:val="28"/>
            <w:rPrChange w:id="1069" w:author="nnvan" w:date="2011-03-28T09:07:00Z">
              <w:rPr>
                <w:b/>
                <w:color w:val="auto"/>
                <w:sz w:val="28"/>
                <w:szCs w:val="28"/>
              </w:rPr>
            </w:rPrChange>
          </w:rPr>
          <w:delText xml:space="preserve"> hoặc giảm </w:delText>
        </w:r>
      </w:del>
      <w:del w:id="1070" w:author="nnvan" w:date="2011-03-28T08:38:00Z">
        <w:r w:rsidRPr="008D2924" w:rsidDel="00892E2C">
          <w:rPr>
            <w:color w:val="auto"/>
            <w:sz w:val="28"/>
            <w:szCs w:val="28"/>
            <w:rPrChange w:id="1071" w:author="nnvan" w:date="2011-03-28T09:07:00Z">
              <w:rPr>
                <w:b/>
                <w:color w:val="auto"/>
                <w:sz w:val="28"/>
                <w:szCs w:val="28"/>
              </w:rPr>
            </w:rPrChange>
          </w:rPr>
          <w:delText xml:space="preserve">so với cùng kỳ năm trước </w:delText>
        </w:r>
      </w:del>
      <w:del w:id="1072" w:author="nnvan" w:date="2011-03-24T08:47:00Z">
        <w:r w:rsidRPr="008D2924" w:rsidDel="00F2569F">
          <w:rPr>
            <w:color w:val="auto"/>
            <w:sz w:val="28"/>
            <w:szCs w:val="28"/>
            <w:rPrChange w:id="1073" w:author="nnvan" w:date="2011-03-28T09:07:00Z">
              <w:rPr>
                <w:b/>
                <w:color w:val="auto"/>
                <w:sz w:val="28"/>
                <w:szCs w:val="28"/>
              </w:rPr>
            </w:rPrChange>
          </w:rPr>
          <w:delText>gồm</w:delText>
        </w:r>
      </w:del>
      <w:del w:id="1074" w:author="nnvan" w:date="2011-03-28T08:38:00Z">
        <w:r w:rsidRPr="008D2924" w:rsidDel="00892E2C">
          <w:rPr>
            <w:color w:val="auto"/>
            <w:sz w:val="28"/>
            <w:szCs w:val="28"/>
            <w:rPrChange w:id="1075" w:author="nnvan" w:date="2011-03-28T09:07:00Z">
              <w:rPr>
                <w:b/>
                <w:color w:val="auto"/>
                <w:sz w:val="28"/>
                <w:szCs w:val="28"/>
              </w:rPr>
            </w:rPrChange>
          </w:rPr>
          <w:delText xml:space="preserve">: </w:delText>
        </w:r>
      </w:del>
      <w:del w:id="1076" w:author="nnvan" w:date="2011-03-24T08:48:00Z">
        <w:r w:rsidRPr="008D2924" w:rsidDel="00F2569F">
          <w:rPr>
            <w:color w:val="auto"/>
            <w:sz w:val="28"/>
            <w:szCs w:val="28"/>
            <w:rPrChange w:id="1077" w:author="nnvan" w:date="2011-03-28T09:07:00Z">
              <w:rPr>
                <w:b/>
                <w:color w:val="auto"/>
                <w:sz w:val="28"/>
                <w:szCs w:val="28"/>
              </w:rPr>
            </w:rPrChange>
          </w:rPr>
          <w:delText>Sản xuất xe có động cơ tăng 11,4%; sản xuất giấy nhăn và bao bì tăng 10,9%; sản xuất các sản phẩm khác từ plastic tăng 10,2%; s</w:delText>
        </w:r>
      </w:del>
      <w:del w:id="1078" w:author="nnvan" w:date="2011-03-28T08:38:00Z">
        <w:r w:rsidRPr="008D2924" w:rsidDel="00892E2C">
          <w:rPr>
            <w:color w:val="auto"/>
            <w:sz w:val="28"/>
            <w:szCs w:val="28"/>
            <w:rPrChange w:id="1079" w:author="nnvan" w:date="2011-03-28T09:07:00Z">
              <w:rPr>
                <w:b/>
                <w:color w:val="auto"/>
                <w:sz w:val="28"/>
                <w:szCs w:val="28"/>
              </w:rPr>
            </w:rPrChange>
          </w:rPr>
          <w:delText xml:space="preserve">ản xuất mô tô, xe máy tăng 9,7%; chế biến, bảo quản thủy sản và sản phẩm từ thủy sản 9,4%; sản xuất, tập trung và phân phối điện tăng 9,1%; sản xuất xi măng tăng 9,1%; </w:delText>
        </w:r>
      </w:del>
      <w:del w:id="1080" w:author="nnvan" w:date="2011-03-28T08:40:00Z">
        <w:r w:rsidRPr="008D2924" w:rsidDel="00892E2C">
          <w:rPr>
            <w:color w:val="auto"/>
            <w:sz w:val="28"/>
            <w:szCs w:val="28"/>
            <w:rPrChange w:id="1081" w:author="nnvan" w:date="2011-03-28T09:07:00Z">
              <w:rPr>
                <w:b/>
                <w:color w:val="auto"/>
                <w:sz w:val="28"/>
                <w:szCs w:val="28"/>
              </w:rPr>
            </w:rPrChange>
          </w:rPr>
          <w:delText>s</w:delText>
        </w:r>
      </w:del>
      <w:ins w:id="1082" w:author="nnvan" w:date="2011-03-28T08:40:00Z">
        <w:r w:rsidR="00892E2C" w:rsidRPr="008D2924">
          <w:rPr>
            <w:color w:val="auto"/>
            <w:sz w:val="28"/>
            <w:szCs w:val="28"/>
            <w:rPrChange w:id="1083" w:author="nnvan" w:date="2011-03-28T09:07:00Z">
              <w:rPr>
                <w:color w:val="auto"/>
                <w:sz w:val="30"/>
                <w:szCs w:val="30"/>
              </w:rPr>
            </w:rPrChange>
          </w:rPr>
          <w:t>S</w:t>
        </w:r>
      </w:ins>
      <w:r w:rsidRPr="008D2924">
        <w:rPr>
          <w:color w:val="auto"/>
          <w:sz w:val="28"/>
          <w:szCs w:val="28"/>
          <w:rPrChange w:id="1084" w:author="nnvan" w:date="2011-03-28T09:07:00Z">
            <w:rPr>
              <w:b/>
              <w:color w:val="auto"/>
              <w:sz w:val="28"/>
              <w:szCs w:val="28"/>
            </w:rPr>
          </w:rPrChange>
        </w:rPr>
        <w:t>ản xuất thuốc lá 6,9%; sản xuất cáp điện và dây điện có bọc cách điện tăng 5,9%; sản xuất bột giấy, giấy và bìa tăng 3,6%; khai thác dầu thô và khí tự nhiên tăng 1,6%; khai thác, thu gom than cứng tăng 1%; sản xuất giường, tủ, bàn ghế giảm 0,9%; chế biến và bảo quản rau quả giảm 7,4%; sản xuất thuốc, hoá dược và dược liệu giảm 13,7%.</w:t>
      </w:r>
    </w:p>
    <w:p w14:paraId="2B6930FC" w14:textId="77777777" w:rsidR="003566A4" w:rsidRPr="008D2924" w:rsidRDefault="003566A4" w:rsidP="008E4B61">
      <w:pPr>
        <w:pStyle w:val="BodyTextIndent"/>
        <w:spacing w:before="40" w:beforeAutospacing="0" w:after="40" w:afterAutospacing="0" w:line="298" w:lineRule="auto"/>
        <w:ind w:firstLine="539"/>
        <w:jc w:val="both"/>
        <w:rPr>
          <w:color w:val="auto"/>
          <w:sz w:val="28"/>
          <w:szCs w:val="28"/>
          <w:rPrChange w:id="1085" w:author="nnvan" w:date="2011-03-28T09:07:00Z">
            <w:rPr>
              <w:color w:val="auto"/>
              <w:sz w:val="32"/>
              <w:szCs w:val="32"/>
              <w:lang w:val="pt-BR"/>
            </w:rPr>
          </w:rPrChange>
        </w:rPr>
        <w:pPrChange w:id="1086" w:author="ptnam" w:date="2011-03-28T15:35:00Z">
          <w:pPr>
            <w:pStyle w:val="BodyTextIndent"/>
            <w:spacing w:before="120" w:beforeAutospacing="0" w:after="0" w:afterAutospacing="0" w:line="288" w:lineRule="auto"/>
            <w:ind w:firstLine="732"/>
            <w:jc w:val="both"/>
          </w:pPr>
        </w:pPrChange>
      </w:pPr>
      <w:r w:rsidRPr="008D2924">
        <w:rPr>
          <w:color w:val="auto"/>
          <w:sz w:val="28"/>
          <w:szCs w:val="28"/>
          <w:rPrChange w:id="1087" w:author="nnvan" w:date="2011-03-28T09:07:00Z">
            <w:rPr>
              <w:color w:val="auto"/>
              <w:sz w:val="32"/>
              <w:szCs w:val="32"/>
            </w:rPr>
          </w:rPrChange>
        </w:rPr>
        <w:lastRenderedPageBreak/>
        <w:t xml:space="preserve">Trong </w:t>
      </w:r>
      <w:r w:rsidR="005F734B" w:rsidRPr="008D2924">
        <w:rPr>
          <w:color w:val="auto"/>
          <w:sz w:val="28"/>
          <w:szCs w:val="28"/>
          <w:rPrChange w:id="1088" w:author="nnvan" w:date="2011-03-28T09:07:00Z">
            <w:rPr>
              <w:color w:val="auto"/>
              <w:sz w:val="32"/>
              <w:szCs w:val="32"/>
            </w:rPr>
          </w:rPrChange>
        </w:rPr>
        <w:t>sản xuất công nghiệp q</w:t>
      </w:r>
      <w:r w:rsidRPr="008D2924">
        <w:rPr>
          <w:color w:val="auto"/>
          <w:sz w:val="28"/>
          <w:szCs w:val="28"/>
          <w:rPrChange w:id="1089" w:author="nnvan" w:date="2011-03-28T09:07:00Z">
            <w:rPr>
              <w:color w:val="auto"/>
              <w:sz w:val="32"/>
              <w:szCs w:val="32"/>
            </w:rPr>
          </w:rPrChange>
        </w:rPr>
        <w:t xml:space="preserve">uí I năm </w:t>
      </w:r>
      <w:r w:rsidR="005F734B" w:rsidRPr="008D2924">
        <w:rPr>
          <w:color w:val="auto"/>
          <w:sz w:val="28"/>
          <w:szCs w:val="28"/>
          <w:rPrChange w:id="1090" w:author="nnvan" w:date="2011-03-28T09:07:00Z">
            <w:rPr>
              <w:color w:val="auto"/>
              <w:sz w:val="32"/>
              <w:szCs w:val="32"/>
            </w:rPr>
          </w:rPrChange>
        </w:rPr>
        <w:t>nay</w:t>
      </w:r>
      <w:r w:rsidRPr="008D2924">
        <w:rPr>
          <w:color w:val="auto"/>
          <w:sz w:val="28"/>
          <w:szCs w:val="28"/>
          <w:rPrChange w:id="1091" w:author="nnvan" w:date="2011-03-28T09:07:00Z">
            <w:rPr>
              <w:color w:val="auto"/>
              <w:sz w:val="32"/>
              <w:szCs w:val="32"/>
            </w:rPr>
          </w:rPrChange>
        </w:rPr>
        <w:t xml:space="preserve">, nhiều sản phẩm chủ yếu </w:t>
      </w:r>
      <w:r w:rsidR="000476B1" w:rsidRPr="008D2924">
        <w:rPr>
          <w:color w:val="auto"/>
          <w:sz w:val="28"/>
          <w:szCs w:val="28"/>
          <w:rPrChange w:id="1092" w:author="nnvan" w:date="2011-03-28T09:07:00Z">
            <w:rPr>
              <w:color w:val="auto"/>
              <w:sz w:val="32"/>
              <w:szCs w:val="32"/>
            </w:rPr>
          </w:rPrChange>
        </w:rPr>
        <w:t>đạt</w:t>
      </w:r>
      <w:r w:rsidR="005F734B" w:rsidRPr="008D2924">
        <w:rPr>
          <w:color w:val="auto"/>
          <w:sz w:val="28"/>
          <w:szCs w:val="28"/>
          <w:rPrChange w:id="1093" w:author="nnvan" w:date="2011-03-28T09:07:00Z">
            <w:rPr>
              <w:color w:val="auto"/>
              <w:sz w:val="32"/>
              <w:szCs w:val="32"/>
            </w:rPr>
          </w:rPrChange>
        </w:rPr>
        <w:t xml:space="preserve"> sản lượng </w:t>
      </w:r>
      <w:r w:rsidRPr="008D2924">
        <w:rPr>
          <w:color w:val="auto"/>
          <w:sz w:val="28"/>
          <w:szCs w:val="28"/>
          <w:rPrChange w:id="1094" w:author="nnvan" w:date="2011-03-28T09:07:00Z">
            <w:rPr>
              <w:color w:val="auto"/>
              <w:sz w:val="32"/>
              <w:szCs w:val="32"/>
            </w:rPr>
          </w:rPrChange>
        </w:rPr>
        <w:t>tăng cao so với cùng kỳ năm trước</w:t>
      </w:r>
      <w:r w:rsidR="000476B1" w:rsidRPr="008D2924">
        <w:rPr>
          <w:color w:val="auto"/>
          <w:sz w:val="28"/>
          <w:szCs w:val="28"/>
          <w:rPrChange w:id="1095" w:author="nnvan" w:date="2011-03-28T09:07:00Z">
            <w:rPr>
              <w:color w:val="auto"/>
              <w:sz w:val="32"/>
              <w:szCs w:val="32"/>
            </w:rPr>
          </w:rPrChange>
        </w:rPr>
        <w:t>, trong đó b</w:t>
      </w:r>
      <w:r w:rsidRPr="008D2924">
        <w:rPr>
          <w:color w:val="auto"/>
          <w:sz w:val="28"/>
          <w:szCs w:val="28"/>
          <w:rPrChange w:id="1096" w:author="nnvan" w:date="2011-03-28T09:07:00Z">
            <w:rPr>
              <w:color w:val="auto"/>
              <w:sz w:val="32"/>
              <w:szCs w:val="32"/>
            </w:rPr>
          </w:rPrChange>
        </w:rPr>
        <w:t xml:space="preserve">ình đun nước nóng tăng 81,9%; khí hoá lỏng tăng 38,8%; </w:t>
      </w:r>
      <w:r w:rsidRPr="008D2924">
        <w:rPr>
          <w:color w:val="auto"/>
          <w:sz w:val="28"/>
          <w:szCs w:val="28"/>
          <w:rPrChange w:id="1097" w:author="nnvan" w:date="2011-03-28T09:07:00Z">
            <w:rPr>
              <w:color w:val="auto"/>
              <w:sz w:val="32"/>
              <w:szCs w:val="32"/>
              <w:lang w:val="pt-BR"/>
            </w:rPr>
          </w:rPrChange>
        </w:rPr>
        <w:t xml:space="preserve">sữa bột tăng 19,5%; </w:t>
      </w:r>
      <w:r w:rsidRPr="008D2924">
        <w:rPr>
          <w:color w:val="auto"/>
          <w:sz w:val="28"/>
          <w:szCs w:val="28"/>
          <w:rPrChange w:id="1098" w:author="nnvan" w:date="2011-03-28T09:07:00Z">
            <w:rPr>
              <w:color w:val="auto"/>
              <w:sz w:val="32"/>
              <w:szCs w:val="32"/>
            </w:rPr>
          </w:rPrChange>
        </w:rPr>
        <w:t xml:space="preserve">xe chở khách tăng 19,2%; đường kính tăng 18,2%; </w:t>
      </w:r>
      <w:r w:rsidRPr="008D2924">
        <w:rPr>
          <w:color w:val="auto"/>
          <w:sz w:val="28"/>
          <w:szCs w:val="28"/>
          <w:rPrChange w:id="1099" w:author="nnvan" w:date="2011-03-28T09:07:00Z">
            <w:rPr>
              <w:color w:val="auto"/>
              <w:sz w:val="32"/>
              <w:szCs w:val="32"/>
              <w:lang w:val="pt-BR"/>
            </w:rPr>
          </w:rPrChange>
        </w:rPr>
        <w:t xml:space="preserve">máy giặt tăng 17,7%; </w:t>
      </w:r>
      <w:r w:rsidRPr="008D2924">
        <w:rPr>
          <w:color w:val="auto"/>
          <w:sz w:val="28"/>
          <w:szCs w:val="28"/>
          <w:rPrChange w:id="1100" w:author="nnvan" w:date="2011-03-28T09:07:00Z">
            <w:rPr>
              <w:color w:val="auto"/>
              <w:sz w:val="32"/>
              <w:szCs w:val="32"/>
            </w:rPr>
          </w:rPrChange>
        </w:rPr>
        <w:t xml:space="preserve">giầy thể thao tăng 17,5%; </w:t>
      </w:r>
      <w:r w:rsidRPr="008D2924">
        <w:rPr>
          <w:color w:val="auto"/>
          <w:sz w:val="28"/>
          <w:szCs w:val="28"/>
          <w:rPrChange w:id="1101" w:author="nnvan" w:date="2011-03-28T09:07:00Z">
            <w:rPr>
              <w:color w:val="auto"/>
              <w:sz w:val="32"/>
              <w:szCs w:val="32"/>
              <w:lang w:val="pt-BR"/>
            </w:rPr>
          </w:rPrChange>
        </w:rPr>
        <w:t xml:space="preserve">quần áo người lớn tăng 17,3%; </w:t>
      </w:r>
      <w:r w:rsidRPr="008D2924">
        <w:rPr>
          <w:color w:val="auto"/>
          <w:sz w:val="28"/>
          <w:szCs w:val="28"/>
          <w:rPrChange w:id="1102" w:author="nnvan" w:date="2011-03-28T09:07:00Z">
            <w:rPr>
              <w:color w:val="auto"/>
              <w:sz w:val="32"/>
              <w:szCs w:val="32"/>
            </w:rPr>
          </w:rPrChange>
        </w:rPr>
        <w:t xml:space="preserve">vải dệt từ sợi tổng hợp tăng 16,8%; thuỷ hải sản chế biến tăng 14,4%. </w:t>
      </w:r>
      <w:r w:rsidR="005F734B" w:rsidRPr="008D2924">
        <w:rPr>
          <w:color w:val="auto"/>
          <w:sz w:val="28"/>
          <w:szCs w:val="28"/>
          <w:rPrChange w:id="1103" w:author="nnvan" w:date="2011-03-28T09:07:00Z">
            <w:rPr>
              <w:color w:val="auto"/>
              <w:sz w:val="32"/>
              <w:szCs w:val="32"/>
            </w:rPr>
          </w:rPrChange>
        </w:rPr>
        <w:t>M</w:t>
      </w:r>
      <w:r w:rsidRPr="008D2924">
        <w:rPr>
          <w:color w:val="auto"/>
          <w:sz w:val="28"/>
          <w:szCs w:val="28"/>
          <w:rPrChange w:id="1104" w:author="nnvan" w:date="2011-03-28T09:07:00Z">
            <w:rPr>
              <w:color w:val="auto"/>
              <w:sz w:val="32"/>
              <w:szCs w:val="32"/>
              <w:lang w:val="pt-BR"/>
            </w:rPr>
          </w:rPrChange>
        </w:rPr>
        <w:t xml:space="preserve">ột số sản phẩm có </w:t>
      </w:r>
      <w:r w:rsidR="005F734B" w:rsidRPr="008D2924">
        <w:rPr>
          <w:color w:val="auto"/>
          <w:sz w:val="28"/>
          <w:szCs w:val="28"/>
          <w:rPrChange w:id="1105" w:author="nnvan" w:date="2011-03-28T09:07:00Z">
            <w:rPr>
              <w:color w:val="auto"/>
              <w:sz w:val="32"/>
              <w:szCs w:val="32"/>
              <w:lang w:val="pt-BR"/>
            </w:rPr>
          </w:rPrChange>
        </w:rPr>
        <w:t xml:space="preserve">sản lượng tăng khá </w:t>
      </w:r>
      <w:r w:rsidRPr="008D2924">
        <w:rPr>
          <w:color w:val="auto"/>
          <w:sz w:val="28"/>
          <w:szCs w:val="28"/>
          <w:rPrChange w:id="1106" w:author="nnvan" w:date="2011-03-28T09:07:00Z">
            <w:rPr>
              <w:color w:val="auto"/>
              <w:sz w:val="32"/>
              <w:szCs w:val="32"/>
              <w:lang w:val="pt-BR"/>
            </w:rPr>
          </w:rPrChange>
        </w:rPr>
        <w:t>là:</w:t>
      </w:r>
      <w:r w:rsidR="005F734B" w:rsidRPr="008D2924">
        <w:rPr>
          <w:color w:val="auto"/>
          <w:sz w:val="28"/>
          <w:szCs w:val="28"/>
          <w:rPrChange w:id="1107" w:author="nnvan" w:date="2011-03-28T09:07:00Z">
            <w:rPr>
              <w:color w:val="auto"/>
              <w:sz w:val="32"/>
              <w:szCs w:val="32"/>
              <w:lang w:val="pt-BR"/>
            </w:rPr>
          </w:rPrChange>
        </w:rPr>
        <w:t xml:space="preserve"> S</w:t>
      </w:r>
      <w:r w:rsidRPr="008D2924">
        <w:rPr>
          <w:color w:val="auto"/>
          <w:sz w:val="28"/>
          <w:szCs w:val="28"/>
          <w:rPrChange w:id="1108" w:author="nnvan" w:date="2011-03-28T09:07:00Z">
            <w:rPr>
              <w:color w:val="auto"/>
              <w:sz w:val="32"/>
              <w:szCs w:val="32"/>
            </w:rPr>
          </w:rPrChange>
        </w:rPr>
        <w:t xml:space="preserve">ơn hoá học tăng 12,3%; </w:t>
      </w:r>
      <w:r w:rsidRPr="008D2924">
        <w:rPr>
          <w:color w:val="auto"/>
          <w:sz w:val="28"/>
          <w:szCs w:val="28"/>
          <w:rPrChange w:id="1109" w:author="nnvan" w:date="2011-03-28T09:07:00Z">
            <w:rPr>
              <w:color w:val="auto"/>
              <w:sz w:val="32"/>
              <w:szCs w:val="32"/>
              <w:lang w:val="pt-BR"/>
            </w:rPr>
          </w:rPrChange>
        </w:rPr>
        <w:t xml:space="preserve">phân hoá học tăng 11,1%; </w:t>
      </w:r>
      <w:r w:rsidRPr="008D2924">
        <w:rPr>
          <w:color w:val="auto"/>
          <w:sz w:val="28"/>
          <w:szCs w:val="28"/>
          <w:rPrChange w:id="1110" w:author="nnvan" w:date="2011-03-28T09:07:00Z">
            <w:rPr>
              <w:color w:val="auto"/>
              <w:sz w:val="32"/>
              <w:szCs w:val="32"/>
            </w:rPr>
          </w:rPrChange>
        </w:rPr>
        <w:t xml:space="preserve">xe máy tăng 9,8%; </w:t>
      </w:r>
      <w:r w:rsidRPr="008D2924">
        <w:rPr>
          <w:color w:val="auto"/>
          <w:sz w:val="28"/>
          <w:szCs w:val="28"/>
          <w:rPrChange w:id="1111" w:author="nnvan" w:date="2011-03-28T09:07:00Z">
            <w:rPr>
              <w:color w:val="auto"/>
              <w:sz w:val="32"/>
              <w:szCs w:val="32"/>
              <w:lang w:val="pt-BR"/>
            </w:rPr>
          </w:rPrChange>
        </w:rPr>
        <w:t xml:space="preserve">bia tăng 9,5%; </w:t>
      </w:r>
      <w:r w:rsidRPr="008D2924">
        <w:rPr>
          <w:color w:val="auto"/>
          <w:sz w:val="28"/>
          <w:szCs w:val="28"/>
          <w:rPrChange w:id="1112" w:author="nnvan" w:date="2011-03-28T09:07:00Z">
            <w:rPr>
              <w:color w:val="auto"/>
              <w:sz w:val="32"/>
              <w:szCs w:val="32"/>
            </w:rPr>
          </w:rPrChange>
        </w:rPr>
        <w:t xml:space="preserve">xi măng tăng 9,4%; </w:t>
      </w:r>
      <w:r w:rsidRPr="008D2924">
        <w:rPr>
          <w:color w:val="auto"/>
          <w:sz w:val="28"/>
          <w:szCs w:val="28"/>
          <w:rPrChange w:id="1113" w:author="nnvan" w:date="2011-03-28T09:07:00Z">
            <w:rPr>
              <w:color w:val="auto"/>
              <w:sz w:val="32"/>
              <w:szCs w:val="32"/>
              <w:lang w:val="pt-BR"/>
            </w:rPr>
          </w:rPrChange>
        </w:rPr>
        <w:t>điện sản xuất tăng 9,3%</w:t>
      </w:r>
      <w:r w:rsidR="005F734B" w:rsidRPr="008D2924">
        <w:rPr>
          <w:color w:val="auto"/>
          <w:sz w:val="28"/>
          <w:szCs w:val="28"/>
          <w:rPrChange w:id="1114" w:author="nnvan" w:date="2011-03-28T09:07:00Z">
            <w:rPr>
              <w:color w:val="auto"/>
              <w:sz w:val="32"/>
              <w:szCs w:val="32"/>
              <w:lang w:val="pt-BR"/>
            </w:rPr>
          </w:rPrChange>
        </w:rPr>
        <w:t xml:space="preserve">; </w:t>
      </w:r>
      <w:r w:rsidRPr="008D2924">
        <w:rPr>
          <w:color w:val="auto"/>
          <w:sz w:val="28"/>
          <w:szCs w:val="28"/>
          <w:rPrChange w:id="1115" w:author="nnvan" w:date="2011-03-28T09:07:00Z">
            <w:rPr>
              <w:color w:val="auto"/>
              <w:sz w:val="32"/>
              <w:szCs w:val="32"/>
            </w:rPr>
          </w:rPrChange>
        </w:rPr>
        <w:t>giấy bìa tăng 8,3%</w:t>
      </w:r>
      <w:r w:rsidR="005F734B" w:rsidRPr="008D2924">
        <w:rPr>
          <w:color w:val="auto"/>
          <w:sz w:val="28"/>
          <w:szCs w:val="28"/>
          <w:rPrChange w:id="1116" w:author="nnvan" w:date="2011-03-28T09:07:00Z">
            <w:rPr>
              <w:color w:val="auto"/>
              <w:sz w:val="32"/>
              <w:szCs w:val="32"/>
            </w:rPr>
          </w:rPrChange>
        </w:rPr>
        <w:t>.</w:t>
      </w:r>
      <w:r w:rsidRPr="008D2924">
        <w:rPr>
          <w:color w:val="auto"/>
          <w:sz w:val="28"/>
          <w:szCs w:val="28"/>
          <w:rPrChange w:id="1117" w:author="nnvan" w:date="2011-03-28T09:07:00Z">
            <w:rPr>
              <w:color w:val="auto"/>
              <w:sz w:val="32"/>
              <w:szCs w:val="32"/>
            </w:rPr>
          </w:rPrChange>
        </w:rPr>
        <w:t xml:space="preserve"> </w:t>
      </w:r>
      <w:r w:rsidR="005F734B" w:rsidRPr="008D2924">
        <w:rPr>
          <w:color w:val="auto"/>
          <w:sz w:val="28"/>
          <w:szCs w:val="28"/>
          <w:rPrChange w:id="1118" w:author="nnvan" w:date="2011-03-28T09:07:00Z">
            <w:rPr>
              <w:color w:val="auto"/>
              <w:sz w:val="32"/>
              <w:szCs w:val="32"/>
            </w:rPr>
          </w:rPrChange>
        </w:rPr>
        <w:t>M</w:t>
      </w:r>
      <w:r w:rsidR="005F734B" w:rsidRPr="008D2924">
        <w:rPr>
          <w:color w:val="auto"/>
          <w:sz w:val="28"/>
          <w:szCs w:val="28"/>
          <w:rPrChange w:id="1119" w:author="nnvan" w:date="2011-03-28T09:07:00Z">
            <w:rPr>
              <w:color w:val="auto"/>
              <w:sz w:val="32"/>
              <w:szCs w:val="32"/>
              <w:lang w:val="pt-BR"/>
            </w:rPr>
          </w:rPrChange>
        </w:rPr>
        <w:t>ột số sản phẩm có sản lượng tăng thấp hoặc giảm là: N</w:t>
      </w:r>
      <w:r w:rsidRPr="008D2924">
        <w:rPr>
          <w:color w:val="auto"/>
          <w:sz w:val="28"/>
          <w:szCs w:val="28"/>
          <w:rPrChange w:id="1120" w:author="nnvan" w:date="2011-03-28T09:07:00Z">
            <w:rPr>
              <w:color w:val="auto"/>
              <w:sz w:val="32"/>
              <w:szCs w:val="32"/>
              <w:lang w:val="pt-BR"/>
            </w:rPr>
          </w:rPrChange>
        </w:rPr>
        <w:t xml:space="preserve">ước sạch tăng 7,6%; thuốc lá tăng 6,8%; thép tròn tăng 3,9%; lốp ô tô máy kéo tăng 3,8%; </w:t>
      </w:r>
      <w:r w:rsidRPr="008D2924">
        <w:rPr>
          <w:color w:val="auto"/>
          <w:sz w:val="28"/>
          <w:szCs w:val="28"/>
          <w:rPrChange w:id="1121" w:author="nnvan" w:date="2011-03-28T09:07:00Z">
            <w:rPr>
              <w:color w:val="auto"/>
              <w:sz w:val="32"/>
              <w:szCs w:val="32"/>
            </w:rPr>
          </w:rPrChange>
        </w:rPr>
        <w:t xml:space="preserve">giày, dép, ủng bằng da giả tăng 3,8%; kính thủy tinh tăng 2,7%; </w:t>
      </w:r>
      <w:r w:rsidRPr="008D2924">
        <w:rPr>
          <w:color w:val="auto"/>
          <w:sz w:val="28"/>
          <w:szCs w:val="28"/>
          <w:rPrChange w:id="1122" w:author="nnvan" w:date="2011-03-28T09:07:00Z">
            <w:rPr>
              <w:color w:val="auto"/>
              <w:sz w:val="32"/>
              <w:szCs w:val="32"/>
              <w:lang w:val="pt-BR"/>
            </w:rPr>
          </w:rPrChange>
        </w:rPr>
        <w:t xml:space="preserve">dầu thô khai thác tăng 2,2%; dầu thực vật tinh luyện tăng 2,1%; khí đốt thiên nhiên dạng khí tăng 1,3%; vải dệt từ sợi bông tăng 0,2%; than đá khai thác tăng 0,1%; xà phòng giặt giảm 0,8%; </w:t>
      </w:r>
      <w:r w:rsidRPr="008D2924">
        <w:rPr>
          <w:color w:val="auto"/>
          <w:sz w:val="28"/>
          <w:szCs w:val="28"/>
          <w:rPrChange w:id="1123" w:author="nnvan" w:date="2011-03-28T09:07:00Z">
            <w:rPr>
              <w:color w:val="auto"/>
              <w:sz w:val="32"/>
              <w:szCs w:val="32"/>
            </w:rPr>
          </w:rPrChange>
        </w:rPr>
        <w:t xml:space="preserve">gạch lát ceramic giảm 0,9%; </w:t>
      </w:r>
      <w:r w:rsidRPr="008D2924">
        <w:rPr>
          <w:color w:val="auto"/>
          <w:sz w:val="28"/>
          <w:szCs w:val="28"/>
          <w:rPrChange w:id="1124" w:author="nnvan" w:date="2011-03-28T09:07:00Z">
            <w:rPr>
              <w:color w:val="auto"/>
              <w:sz w:val="32"/>
              <w:szCs w:val="32"/>
              <w:lang w:val="pt-BR"/>
            </w:rPr>
          </w:rPrChange>
        </w:rPr>
        <w:t>gạch xây bằng đất nung giảm 1,6%; ti vi các loại giảm 7,7%; tủ lạnh, tủ đá giảm 16,9%; ô tô tải giảm 21,9%; điều hoà nhiệt độ giảm 55,3%.</w:t>
      </w:r>
    </w:p>
    <w:p w14:paraId="7D88F628" w14:textId="77777777" w:rsidR="000D3702" w:rsidRPr="008D2924" w:rsidDel="00725C27" w:rsidRDefault="000D3702" w:rsidP="008E4B61">
      <w:pPr>
        <w:spacing w:before="40" w:after="40" w:line="298" w:lineRule="auto"/>
        <w:ind w:firstLine="539"/>
        <w:jc w:val="both"/>
        <w:rPr>
          <w:del w:id="1125" w:author="ptnam" w:date="2011-03-25T17:29:00Z"/>
          <w:spacing w:val="-2"/>
          <w:rPrChange w:id="1126" w:author="nnvan" w:date="2011-03-28T09:11:00Z">
            <w:rPr>
              <w:del w:id="1127" w:author="ptnam" w:date="2011-03-25T17:29:00Z"/>
              <w:spacing w:val="-4"/>
              <w:sz w:val="32"/>
              <w:szCs w:val="32"/>
              <w:lang w:val="pt-BR"/>
            </w:rPr>
          </w:rPrChange>
        </w:rPr>
        <w:pPrChange w:id="1128" w:author="ptnam" w:date="2011-03-28T15:35:00Z">
          <w:pPr>
            <w:spacing w:before="120" w:line="288" w:lineRule="auto"/>
            <w:ind w:firstLine="539"/>
            <w:jc w:val="both"/>
          </w:pPr>
        </w:pPrChange>
      </w:pPr>
      <w:r w:rsidRPr="008D2924">
        <w:rPr>
          <w:spacing w:val="-2"/>
          <w:rPrChange w:id="1129" w:author="nnvan" w:date="2011-03-28T09:11:00Z">
            <w:rPr>
              <w:spacing w:val="-4"/>
              <w:sz w:val="32"/>
              <w:szCs w:val="32"/>
              <w:lang w:val="pt-BR"/>
            </w:rPr>
          </w:rPrChange>
        </w:rPr>
        <w:t>Chỉ số tiêu thụ sản phẩm của ngành công nghiệp chế biến, chế tạo hai tháng đầu năm 2011 tăng 18,5% so với cùng kỳ năm trước</w:t>
      </w:r>
      <w:del w:id="1130" w:author="nnvan" w:date="2011-03-28T08:43:00Z">
        <w:r w:rsidRPr="008D2924" w:rsidDel="00892E2C">
          <w:rPr>
            <w:spacing w:val="-2"/>
            <w:rPrChange w:id="1131" w:author="nnvan" w:date="2011-03-28T09:11:00Z">
              <w:rPr>
                <w:spacing w:val="-4"/>
                <w:sz w:val="32"/>
                <w:szCs w:val="32"/>
                <w:lang w:val="pt-BR"/>
              </w:rPr>
            </w:rPrChange>
          </w:rPr>
          <w:delText>,</w:delText>
        </w:r>
      </w:del>
      <w:ins w:id="1132" w:author="nnvan" w:date="2011-03-28T08:43:00Z">
        <w:r w:rsidR="00892E2C" w:rsidRPr="008D2924">
          <w:rPr>
            <w:spacing w:val="-2"/>
            <w:rPrChange w:id="1133" w:author="nnvan" w:date="2011-03-28T09:11:00Z">
              <w:rPr>
                <w:sz w:val="30"/>
                <w:szCs w:val="30"/>
              </w:rPr>
            </w:rPrChange>
          </w:rPr>
          <w:t xml:space="preserve">. </w:t>
        </w:r>
      </w:ins>
      <w:del w:id="1134" w:author="nnvan" w:date="2011-03-28T08:43:00Z">
        <w:r w:rsidRPr="008D2924" w:rsidDel="00892E2C">
          <w:rPr>
            <w:spacing w:val="-2"/>
            <w:rPrChange w:id="1135" w:author="nnvan" w:date="2011-03-28T09:11:00Z">
              <w:rPr>
                <w:spacing w:val="-4"/>
                <w:sz w:val="32"/>
                <w:szCs w:val="32"/>
                <w:lang w:val="pt-BR"/>
              </w:rPr>
            </w:rPrChange>
          </w:rPr>
          <w:delText xml:space="preserve"> t</w:delText>
        </w:r>
      </w:del>
      <w:ins w:id="1136" w:author="nnvan" w:date="2011-03-28T08:43:00Z">
        <w:r w:rsidR="00892E2C" w:rsidRPr="008D2924">
          <w:rPr>
            <w:spacing w:val="-2"/>
            <w:rPrChange w:id="1137" w:author="nnvan" w:date="2011-03-28T09:11:00Z">
              <w:rPr>
                <w:sz w:val="30"/>
                <w:szCs w:val="30"/>
              </w:rPr>
            </w:rPrChange>
          </w:rPr>
          <w:t>T</w:t>
        </w:r>
      </w:ins>
      <w:r w:rsidRPr="008D2924">
        <w:rPr>
          <w:spacing w:val="-2"/>
          <w:rPrChange w:id="1138" w:author="nnvan" w:date="2011-03-28T09:11:00Z">
            <w:rPr>
              <w:spacing w:val="-4"/>
              <w:sz w:val="32"/>
              <w:szCs w:val="32"/>
              <w:lang w:val="pt-BR"/>
            </w:rPr>
          </w:rPrChange>
        </w:rPr>
        <w:t>rong đó</w:t>
      </w:r>
      <w:ins w:id="1139" w:author="nnvan" w:date="2011-03-28T14:28:00Z">
        <w:r w:rsidR="00BA2B75">
          <w:rPr>
            <w:spacing w:val="-2"/>
          </w:rPr>
          <w:t>,</w:t>
        </w:r>
      </w:ins>
      <w:r w:rsidRPr="008D2924">
        <w:rPr>
          <w:spacing w:val="-2"/>
          <w:rPrChange w:id="1140" w:author="nnvan" w:date="2011-03-28T09:11:00Z">
            <w:rPr>
              <w:spacing w:val="-4"/>
              <w:sz w:val="32"/>
              <w:szCs w:val="32"/>
              <w:lang w:val="pt-BR"/>
            </w:rPr>
          </w:rPrChange>
        </w:rPr>
        <w:t xml:space="preserve"> một số ngành sản xuất có chỉ số tiêu thụ tăng cao là: Sản phẩm từ kim loại đúc sẵn tăng 59,5%; đồ uống không cồn tăng 52,1%; đồ gốm, sứ xây dựng không chịu lửa tăng 36,1%; sắt, thép tăng 30,2%; xe có động cơ tăng 30,1%; các sản phẩm bơ, sữa tăng 28,9%. Một số ngành sản xuất có chỉ số tiêu thụ sản phẩm tăng khá là: Xay xát, sản xuất bột thô tăng 16,3%; giày, dép tăng 14,4%; các sản phẩm khác từ plastic tăng 14,1%; phân bón và hợp chất nitơ tăng 12,9%; giấy nhăn và bao bì tăng 12,2%; sợi và dệt vải tăng 11,9%; thức ăn gia súc tăng 11,3%; chế biến, bảo quản thủy sản tăng 11%; xi măng tăng 11%. Một số ngành sản xuất có chỉ số tiêu thụ sản phẩm tăng chậm hoặc giảm là: Bột giấy, giấy và bìa tăng 9,2%; mô tô, xe máy tăng 9%; bia tăng 4,4%; thuốc, hóa dược và dược liệu giảm 1,7%; chế biến và bảo quản rau quả giảm 11,3%.</w:t>
      </w:r>
    </w:p>
    <w:p w14:paraId="0A5848BB" w14:textId="77777777" w:rsidR="00725C27" w:rsidRPr="008D2924" w:rsidRDefault="00725C27" w:rsidP="008E4B61">
      <w:pPr>
        <w:numPr>
          <w:ins w:id="1141" w:author="user" w:date="2011-03-25T17:29:00Z"/>
        </w:numPr>
        <w:spacing w:before="40" w:after="40" w:line="298" w:lineRule="auto"/>
        <w:ind w:firstLine="539"/>
        <w:jc w:val="both"/>
        <w:rPr>
          <w:ins w:id="1142" w:author="ptnam" w:date="2011-03-25T17:29:00Z"/>
          <w:spacing w:val="-2"/>
          <w:rPrChange w:id="1143" w:author="nnvan" w:date="2011-03-28T09:11:00Z">
            <w:rPr>
              <w:ins w:id="1144" w:author="ptnam" w:date="2011-03-25T17:29:00Z"/>
              <w:sz w:val="30"/>
              <w:szCs w:val="30"/>
            </w:rPr>
          </w:rPrChange>
        </w:rPr>
        <w:pPrChange w:id="1145" w:author="ptnam" w:date="2011-03-28T15:35:00Z">
          <w:pPr>
            <w:spacing w:before="40" w:after="40" w:line="286" w:lineRule="auto"/>
            <w:ind w:firstLine="539"/>
            <w:jc w:val="both"/>
          </w:pPr>
        </w:pPrChange>
      </w:pPr>
    </w:p>
    <w:p w14:paraId="77EAEC7F" w14:textId="77777777" w:rsidR="006E388A" w:rsidRPr="00FA2F40" w:rsidRDefault="003566A4" w:rsidP="008E4B61">
      <w:pPr>
        <w:spacing w:before="40" w:after="40" w:line="298" w:lineRule="auto"/>
        <w:ind w:firstLine="539"/>
        <w:jc w:val="both"/>
        <w:rPr>
          <w:spacing w:val="-2"/>
          <w:rPrChange w:id="1146" w:author="ptnam" w:date="2011-03-28T15:34:00Z">
            <w:rPr>
              <w:sz w:val="32"/>
              <w:szCs w:val="32"/>
            </w:rPr>
          </w:rPrChange>
        </w:rPr>
        <w:pPrChange w:id="1147" w:author="ptnam" w:date="2011-03-28T15:35:00Z">
          <w:pPr>
            <w:pStyle w:val="BodyTextIndent"/>
            <w:spacing w:before="120" w:beforeAutospacing="0" w:after="0" w:afterAutospacing="0" w:line="288" w:lineRule="auto"/>
            <w:ind w:firstLine="732"/>
            <w:jc w:val="both"/>
          </w:pPr>
        </w:pPrChange>
      </w:pPr>
      <w:r w:rsidRPr="008D2924">
        <w:rPr>
          <w:spacing w:val="-2"/>
          <w:rPrChange w:id="1148" w:author="nnvan" w:date="2011-03-28T09:11:00Z">
            <w:rPr>
              <w:color w:val="auto"/>
              <w:sz w:val="32"/>
              <w:szCs w:val="32"/>
              <w:lang w:val="pt-BR"/>
            </w:rPr>
          </w:rPrChange>
        </w:rPr>
        <w:t>Chỉ số tồn kho tại thời điểm 01/</w:t>
      </w:r>
      <w:del w:id="1149" w:author="ptnam" w:date="2011-03-25T17:30:00Z">
        <w:r w:rsidRPr="008D2924" w:rsidDel="00725C27">
          <w:rPr>
            <w:spacing w:val="-2"/>
            <w:rPrChange w:id="1150" w:author="nnvan" w:date="2011-03-28T09:11:00Z">
              <w:rPr>
                <w:color w:val="auto"/>
                <w:sz w:val="32"/>
                <w:szCs w:val="32"/>
                <w:lang w:val="pt-BR"/>
              </w:rPr>
            </w:rPrChange>
          </w:rPr>
          <w:delText>0</w:delText>
        </w:r>
      </w:del>
      <w:r w:rsidRPr="008D2924">
        <w:rPr>
          <w:spacing w:val="-2"/>
          <w:rPrChange w:id="1151" w:author="nnvan" w:date="2011-03-28T09:11:00Z">
            <w:rPr>
              <w:color w:val="auto"/>
              <w:sz w:val="32"/>
              <w:szCs w:val="32"/>
              <w:lang w:val="pt-BR"/>
            </w:rPr>
          </w:rPrChange>
        </w:rPr>
        <w:t xml:space="preserve">3/2011 của toàn ngành công nghiệp chế biến, chế tạo </w:t>
      </w:r>
      <w:r w:rsidR="000D3702" w:rsidRPr="008D2924">
        <w:rPr>
          <w:spacing w:val="-2"/>
          <w:rPrChange w:id="1152" w:author="nnvan" w:date="2011-03-28T09:11:00Z">
            <w:rPr>
              <w:color w:val="auto"/>
              <w:sz w:val="32"/>
              <w:szCs w:val="32"/>
              <w:lang w:val="pt-BR"/>
            </w:rPr>
          </w:rPrChange>
        </w:rPr>
        <w:t xml:space="preserve">tăng 19,8% </w:t>
      </w:r>
      <w:r w:rsidRPr="008D2924">
        <w:rPr>
          <w:spacing w:val="-2"/>
          <w:rPrChange w:id="1153" w:author="nnvan" w:date="2011-03-28T09:11:00Z">
            <w:rPr>
              <w:color w:val="auto"/>
              <w:sz w:val="32"/>
              <w:szCs w:val="32"/>
              <w:lang w:val="pt-BR"/>
            </w:rPr>
          </w:rPrChange>
        </w:rPr>
        <w:t>so với cùng kỳ năm trước</w:t>
      </w:r>
      <w:r w:rsidR="000D3702" w:rsidRPr="008D2924">
        <w:rPr>
          <w:spacing w:val="-2"/>
          <w:rPrChange w:id="1154" w:author="nnvan" w:date="2011-03-28T09:11:00Z">
            <w:rPr>
              <w:color w:val="auto"/>
              <w:sz w:val="32"/>
              <w:szCs w:val="32"/>
              <w:lang w:val="pt-BR"/>
            </w:rPr>
          </w:rPrChange>
        </w:rPr>
        <w:t xml:space="preserve">. Một số ngành có chỉ số tồn kho </w:t>
      </w:r>
      <w:r w:rsidR="006E388A" w:rsidRPr="008D2924">
        <w:rPr>
          <w:spacing w:val="-2"/>
          <w:rPrChange w:id="1155" w:author="nnvan" w:date="2011-03-28T09:11:00Z">
            <w:rPr>
              <w:color w:val="auto"/>
              <w:sz w:val="32"/>
              <w:szCs w:val="32"/>
              <w:lang w:val="pt-BR"/>
            </w:rPr>
          </w:rPrChange>
        </w:rPr>
        <w:t xml:space="preserve">tăng </w:t>
      </w:r>
      <w:r w:rsidR="000D3702" w:rsidRPr="008D2924">
        <w:rPr>
          <w:spacing w:val="-2"/>
          <w:rPrChange w:id="1156" w:author="nnvan" w:date="2011-03-28T09:11:00Z">
            <w:rPr>
              <w:color w:val="auto"/>
              <w:sz w:val="32"/>
              <w:szCs w:val="32"/>
              <w:lang w:val="pt-BR"/>
            </w:rPr>
          </w:rPrChange>
        </w:rPr>
        <w:t xml:space="preserve">thấp là: </w:t>
      </w:r>
      <w:ins w:id="1157" w:author="ptnam" w:date="2011-03-28T15:33:00Z">
        <w:r w:rsidR="00FA2F40">
          <w:rPr>
            <w:spacing w:val="-2"/>
          </w:rPr>
          <w:t>S</w:t>
        </w:r>
        <w:r w:rsidR="00FA2F40" w:rsidRPr="008D2924">
          <w:rPr>
            <w:spacing w:val="-2"/>
          </w:rPr>
          <w:t>ản xuất thuốc, hoá d</w:t>
        </w:r>
        <w:r w:rsidR="00FA2F40" w:rsidRPr="008D2924">
          <w:rPr>
            <w:spacing w:val="-2"/>
            <w:lang w:val="vi-VN"/>
          </w:rPr>
          <w:t>ược</w:t>
        </w:r>
        <w:r w:rsidR="00FA2F40" w:rsidRPr="008D2924">
          <w:rPr>
            <w:spacing w:val="-2"/>
          </w:rPr>
          <w:t xml:space="preserve"> và d</w:t>
        </w:r>
        <w:r w:rsidR="00FA2F40" w:rsidRPr="008D2924">
          <w:rPr>
            <w:spacing w:val="-2"/>
            <w:lang w:val="vi-VN"/>
          </w:rPr>
          <w:t>ược</w:t>
        </w:r>
        <w:r w:rsidR="00FA2F40" w:rsidRPr="008D2924">
          <w:rPr>
            <w:spacing w:val="-2"/>
          </w:rPr>
          <w:t xml:space="preserve"> liệu tăng 11,2%;</w:t>
        </w:r>
        <w:r w:rsidR="00FA2F40">
          <w:rPr>
            <w:spacing w:val="-2"/>
          </w:rPr>
          <w:t xml:space="preserve"> s</w:t>
        </w:r>
        <w:r w:rsidR="00FA2F40" w:rsidRPr="008D2924">
          <w:rPr>
            <w:spacing w:val="-2"/>
          </w:rPr>
          <w:t xml:space="preserve">ản xuất sản phẩm bơ, sữa tăng 7,5%; sản xuất các sản phẩm từ kim loại đúc sẵn tăng 7,3%; </w:t>
        </w:r>
      </w:ins>
      <w:ins w:id="1158" w:author="ptnam" w:date="2011-03-28T15:34:00Z">
        <w:r w:rsidR="00FA2F40" w:rsidRPr="008D2924">
          <w:rPr>
            <w:spacing w:val="-2"/>
          </w:rPr>
          <w:t>sản xuất gạch ngói và gốm, sứ xây dựng không chịu lửa tăng 7,2%; sản xuất xe có động cơ tăng 4,7%</w:t>
        </w:r>
        <w:r w:rsidR="00FA2F40">
          <w:rPr>
            <w:spacing w:val="-2"/>
          </w:rPr>
          <w:t xml:space="preserve">; </w:t>
        </w:r>
        <w:r w:rsidR="00FA2F40" w:rsidRPr="008D2924">
          <w:rPr>
            <w:spacing w:val="-2"/>
          </w:rPr>
          <w:t xml:space="preserve">sản xuất sắt, thép tăng 2,5%; sản xuất phân bón và hợp chất ni tơ tăng 0,9%; </w:t>
        </w:r>
      </w:ins>
      <w:ins w:id="1159" w:author="ptnam" w:date="2011-03-25T17:29:00Z">
        <w:r w:rsidR="00725C27" w:rsidRPr="008D2924">
          <w:rPr>
            <w:spacing w:val="-2"/>
            <w:rPrChange w:id="1160" w:author="nnvan" w:date="2011-03-28T09:11:00Z">
              <w:rPr>
                <w:lang w:val="pt-BR"/>
              </w:rPr>
            </w:rPrChange>
          </w:rPr>
          <w:t>sản xuất giấy nhăn và bao bì tăng 0,1%</w:t>
        </w:r>
      </w:ins>
      <w:ins w:id="1161" w:author="ptnam" w:date="2011-03-28T15:34:00Z">
        <w:r w:rsidR="00FA2F40">
          <w:rPr>
            <w:spacing w:val="-2"/>
          </w:rPr>
          <w:t>.</w:t>
        </w:r>
      </w:ins>
      <w:ins w:id="1162" w:author="ptnam" w:date="2011-03-25T17:29:00Z">
        <w:r w:rsidR="00725C27" w:rsidRPr="008D2924">
          <w:rPr>
            <w:spacing w:val="-2"/>
            <w:rPrChange w:id="1163" w:author="nnvan" w:date="2011-03-28T09:11:00Z">
              <w:rPr>
                <w:lang w:val="pt-BR"/>
              </w:rPr>
            </w:rPrChange>
          </w:rPr>
          <w:t xml:space="preserve"> </w:t>
        </w:r>
      </w:ins>
      <w:del w:id="1164" w:author="ptnam" w:date="2011-03-25T17:29:00Z">
        <w:r w:rsidR="000D3702" w:rsidRPr="008D2924" w:rsidDel="00725C27">
          <w:rPr>
            <w:spacing w:val="-2"/>
            <w:rPrChange w:id="1165" w:author="nnvan" w:date="2011-03-28T09:11:00Z">
              <w:rPr>
                <w:rFonts w:ascii=".VnTime" w:hAnsi=".VnTime"/>
                <w:sz w:val="28"/>
                <w:szCs w:val="28"/>
                <w:lang w:val="pt-BR"/>
              </w:rPr>
            </w:rPrChange>
          </w:rPr>
          <w:delText>S</w:delText>
        </w:r>
        <w:r w:rsidR="000D3702" w:rsidRPr="008D2924" w:rsidDel="00725C27">
          <w:rPr>
            <w:spacing w:val="-2"/>
            <w:rPrChange w:id="1166" w:author="nnvan" w:date="2011-03-28T09:11:00Z">
              <w:rPr>
                <w:rFonts w:ascii=".VnTime" w:hAnsi=".VnTime"/>
                <w:sz w:val="32"/>
                <w:szCs w:val="32"/>
              </w:rPr>
            </w:rPrChange>
          </w:rPr>
          <w:delText>¶n xuÊt s¶n phÈm b¬, s÷a t</w:delText>
        </w:r>
        <w:r w:rsidR="000D3702" w:rsidRPr="008D2924" w:rsidDel="00725C27">
          <w:rPr>
            <w:spacing w:val="-2"/>
            <w:rPrChange w:id="1167" w:author="nnvan" w:date="2011-03-28T09:11:00Z">
              <w:rPr>
                <w:sz w:val="32"/>
                <w:szCs w:val="32"/>
              </w:rPr>
            </w:rPrChange>
          </w:rPr>
          <w:delText>ă</w:delText>
        </w:r>
        <w:r w:rsidR="000D3702" w:rsidRPr="008D2924" w:rsidDel="00725C27">
          <w:rPr>
            <w:spacing w:val="-2"/>
            <w:rPrChange w:id="1168" w:author="nnvan" w:date="2011-03-28T09:11:00Z">
              <w:rPr>
                <w:rFonts w:ascii=".VnTime" w:hAnsi=".VnTime"/>
                <w:sz w:val="32"/>
                <w:szCs w:val="32"/>
              </w:rPr>
            </w:rPrChange>
          </w:rPr>
          <w:delText xml:space="preserve">ng 7,5%; </w:delText>
        </w:r>
        <w:r w:rsidR="006E388A" w:rsidRPr="008D2924" w:rsidDel="00725C27">
          <w:rPr>
            <w:spacing w:val="-2"/>
            <w:rPrChange w:id="1169" w:author="nnvan" w:date="2011-03-28T09:11:00Z">
              <w:rPr>
                <w:rFonts w:ascii=".VnTime" w:hAnsi=".VnTime"/>
                <w:sz w:val="32"/>
                <w:szCs w:val="32"/>
              </w:rPr>
            </w:rPrChange>
          </w:rPr>
          <w:delText>s¶n xuÊt giÊy nh¨n vµ bao b× t</w:delText>
        </w:r>
        <w:r w:rsidR="006E388A" w:rsidRPr="008D2924" w:rsidDel="00725C27">
          <w:rPr>
            <w:spacing w:val="-2"/>
            <w:rPrChange w:id="1170" w:author="nnvan" w:date="2011-03-28T09:11:00Z">
              <w:rPr>
                <w:sz w:val="32"/>
                <w:szCs w:val="32"/>
              </w:rPr>
            </w:rPrChange>
          </w:rPr>
          <w:delText>ă</w:delText>
        </w:r>
        <w:r w:rsidR="006E388A" w:rsidRPr="008D2924" w:rsidDel="00725C27">
          <w:rPr>
            <w:spacing w:val="-2"/>
            <w:rPrChange w:id="1171" w:author="nnvan" w:date="2011-03-28T09:11:00Z">
              <w:rPr>
                <w:rFonts w:ascii=".VnTime" w:hAnsi=".VnTime"/>
                <w:sz w:val="32"/>
                <w:szCs w:val="32"/>
              </w:rPr>
            </w:rPrChange>
          </w:rPr>
          <w:delText>ng 0,1%; s¶n xuÊt ph©n bãn vµ hîp chÊt ni t¬ t</w:delText>
        </w:r>
        <w:r w:rsidR="006E388A" w:rsidRPr="008D2924" w:rsidDel="00725C27">
          <w:rPr>
            <w:spacing w:val="-2"/>
            <w:rPrChange w:id="1172" w:author="nnvan" w:date="2011-03-28T09:11:00Z">
              <w:rPr>
                <w:sz w:val="32"/>
                <w:szCs w:val="32"/>
              </w:rPr>
            </w:rPrChange>
          </w:rPr>
          <w:delText>ă</w:delText>
        </w:r>
        <w:r w:rsidR="006E388A" w:rsidRPr="008D2924" w:rsidDel="00725C27">
          <w:rPr>
            <w:spacing w:val="-2"/>
            <w:rPrChange w:id="1173" w:author="nnvan" w:date="2011-03-28T09:11:00Z">
              <w:rPr>
                <w:rFonts w:ascii=".VnTime" w:hAnsi=".VnTime"/>
                <w:sz w:val="32"/>
                <w:szCs w:val="32"/>
              </w:rPr>
            </w:rPrChange>
          </w:rPr>
          <w:delText xml:space="preserve">ng 0,9%; s¶n xuÊt thuèc, ho¸ </w:delText>
        </w:r>
        <w:r w:rsidR="006E388A" w:rsidRPr="008D2924" w:rsidDel="00725C27">
          <w:rPr>
            <w:spacing w:val="-2"/>
            <w:rPrChange w:id="1174" w:author="nnvan" w:date="2011-03-28T09:11:00Z">
              <w:rPr>
                <w:sz w:val="32"/>
                <w:szCs w:val="32"/>
              </w:rPr>
            </w:rPrChange>
          </w:rPr>
          <w:delText>d</w:delText>
        </w:r>
        <w:r w:rsidR="006E388A" w:rsidRPr="008D2924" w:rsidDel="00725C27">
          <w:rPr>
            <w:spacing w:val="-2"/>
            <w:lang w:val="vi-VN"/>
            <w:rPrChange w:id="1175" w:author="nnvan" w:date="2011-03-28T09:11:00Z">
              <w:rPr>
                <w:sz w:val="32"/>
                <w:szCs w:val="32"/>
                <w:lang w:val="vi-VN"/>
              </w:rPr>
            </w:rPrChange>
          </w:rPr>
          <w:delText>ược</w:delText>
        </w:r>
        <w:r w:rsidR="006E388A" w:rsidRPr="008D2924" w:rsidDel="00725C27">
          <w:rPr>
            <w:spacing w:val="-2"/>
            <w:rPrChange w:id="1176" w:author="nnvan" w:date="2011-03-28T09:11:00Z">
              <w:rPr>
                <w:sz w:val="32"/>
                <w:szCs w:val="32"/>
              </w:rPr>
            </w:rPrChange>
          </w:rPr>
          <w:delText xml:space="preserve"> </w:delText>
        </w:r>
        <w:r w:rsidR="006E388A" w:rsidRPr="008D2924" w:rsidDel="00725C27">
          <w:rPr>
            <w:spacing w:val="-2"/>
            <w:rPrChange w:id="1177" w:author="nnvan" w:date="2011-03-28T09:11:00Z">
              <w:rPr>
                <w:rFonts w:ascii=".VnTime" w:hAnsi=".VnTime"/>
                <w:sz w:val="32"/>
                <w:szCs w:val="32"/>
              </w:rPr>
            </w:rPrChange>
          </w:rPr>
          <w:delText xml:space="preserve">vµ </w:delText>
        </w:r>
        <w:r w:rsidR="006E388A" w:rsidRPr="008D2924" w:rsidDel="00725C27">
          <w:rPr>
            <w:spacing w:val="-2"/>
            <w:rPrChange w:id="1178" w:author="nnvan" w:date="2011-03-28T09:11:00Z">
              <w:rPr>
                <w:sz w:val="32"/>
                <w:szCs w:val="32"/>
              </w:rPr>
            </w:rPrChange>
          </w:rPr>
          <w:delText>d</w:delText>
        </w:r>
        <w:r w:rsidR="006E388A" w:rsidRPr="008D2924" w:rsidDel="00725C27">
          <w:rPr>
            <w:spacing w:val="-2"/>
            <w:rPrChange w:id="1179" w:author="nnvan" w:date="2011-03-28T09:11:00Z">
              <w:rPr>
                <w:sz w:val="32"/>
                <w:szCs w:val="32"/>
              </w:rPr>
            </w:rPrChange>
          </w:rPr>
          <w:softHyphen/>
        </w:r>
        <w:r w:rsidR="006E388A" w:rsidRPr="008D2924" w:rsidDel="00725C27">
          <w:rPr>
            <w:spacing w:val="-2"/>
            <w:lang w:val="vi-VN"/>
            <w:rPrChange w:id="1180" w:author="nnvan" w:date="2011-03-28T09:11:00Z">
              <w:rPr>
                <w:sz w:val="32"/>
                <w:szCs w:val="32"/>
                <w:lang w:val="vi-VN"/>
              </w:rPr>
            </w:rPrChange>
          </w:rPr>
          <w:delText>ược</w:delText>
        </w:r>
        <w:r w:rsidR="006E388A" w:rsidRPr="008D2924" w:rsidDel="00725C27">
          <w:rPr>
            <w:spacing w:val="-2"/>
            <w:rPrChange w:id="1181" w:author="nnvan" w:date="2011-03-28T09:11:00Z">
              <w:rPr>
                <w:rFonts w:ascii=".VnTime" w:hAnsi=".VnTime"/>
                <w:sz w:val="32"/>
                <w:szCs w:val="32"/>
              </w:rPr>
            </w:rPrChange>
          </w:rPr>
          <w:delText xml:space="preserve"> liÖu t</w:delText>
        </w:r>
        <w:r w:rsidR="006E388A" w:rsidRPr="008D2924" w:rsidDel="00725C27">
          <w:rPr>
            <w:spacing w:val="-2"/>
            <w:rPrChange w:id="1182" w:author="nnvan" w:date="2011-03-28T09:11:00Z">
              <w:rPr>
                <w:sz w:val="32"/>
                <w:szCs w:val="32"/>
              </w:rPr>
            </w:rPrChange>
          </w:rPr>
          <w:delText>ă</w:delText>
        </w:r>
        <w:r w:rsidR="006E388A" w:rsidRPr="008D2924" w:rsidDel="00725C27">
          <w:rPr>
            <w:spacing w:val="-2"/>
            <w:rPrChange w:id="1183" w:author="nnvan" w:date="2011-03-28T09:11:00Z">
              <w:rPr>
                <w:rFonts w:ascii=".VnTime" w:hAnsi=".VnTime"/>
                <w:sz w:val="32"/>
                <w:szCs w:val="32"/>
              </w:rPr>
            </w:rPrChange>
          </w:rPr>
          <w:delText>ng 11,2%; s¶n xuÊt g¹ch ngãi vµ gèm, sø x©y dùng kh«ng chÞu löa t</w:delText>
        </w:r>
        <w:r w:rsidR="006E388A" w:rsidRPr="008D2924" w:rsidDel="00725C27">
          <w:rPr>
            <w:spacing w:val="-2"/>
            <w:rPrChange w:id="1184" w:author="nnvan" w:date="2011-03-28T09:11:00Z">
              <w:rPr>
                <w:sz w:val="32"/>
                <w:szCs w:val="32"/>
              </w:rPr>
            </w:rPrChange>
          </w:rPr>
          <w:delText>ă</w:delText>
        </w:r>
        <w:r w:rsidR="006E388A" w:rsidRPr="008D2924" w:rsidDel="00725C27">
          <w:rPr>
            <w:spacing w:val="-2"/>
            <w:rPrChange w:id="1185" w:author="nnvan" w:date="2011-03-28T09:11:00Z">
              <w:rPr>
                <w:rFonts w:ascii=".VnTime" w:hAnsi=".VnTime"/>
                <w:sz w:val="32"/>
                <w:szCs w:val="32"/>
              </w:rPr>
            </w:rPrChange>
          </w:rPr>
          <w:delText>ng 7,2%; s¶n xuÊt s¾t, thÐp t</w:delText>
        </w:r>
        <w:r w:rsidR="006E388A" w:rsidRPr="008D2924" w:rsidDel="00725C27">
          <w:rPr>
            <w:spacing w:val="-2"/>
            <w:rPrChange w:id="1186" w:author="nnvan" w:date="2011-03-28T09:11:00Z">
              <w:rPr>
                <w:sz w:val="32"/>
                <w:szCs w:val="32"/>
              </w:rPr>
            </w:rPrChange>
          </w:rPr>
          <w:delText>ă</w:delText>
        </w:r>
        <w:r w:rsidR="006E388A" w:rsidRPr="008D2924" w:rsidDel="00725C27">
          <w:rPr>
            <w:spacing w:val="-2"/>
            <w:rPrChange w:id="1187" w:author="nnvan" w:date="2011-03-28T09:11:00Z">
              <w:rPr>
                <w:rFonts w:ascii=".VnTime" w:hAnsi=".VnTime"/>
                <w:sz w:val="32"/>
                <w:szCs w:val="32"/>
              </w:rPr>
            </w:rPrChange>
          </w:rPr>
          <w:delText>ng 2,5%; s¶n xuÊt c</w:delText>
        </w:r>
        <w:r w:rsidR="009F6832" w:rsidRPr="008D2924" w:rsidDel="00725C27">
          <w:rPr>
            <w:spacing w:val="-2"/>
            <w:rPrChange w:id="1188" w:author="nnvan" w:date="2011-03-28T09:11:00Z">
              <w:rPr>
                <w:rFonts w:ascii=".VnTime" w:hAnsi=".VnTime"/>
                <w:sz w:val="32"/>
                <w:szCs w:val="32"/>
              </w:rPr>
            </w:rPrChange>
          </w:rPr>
          <w:delText>¸c s¶n phÈm tõ kim lo¹i ®óc s½n</w:delText>
        </w:r>
        <w:r w:rsidR="006E388A" w:rsidRPr="008D2924" w:rsidDel="00725C27">
          <w:rPr>
            <w:spacing w:val="-2"/>
            <w:rPrChange w:id="1189" w:author="nnvan" w:date="2011-03-28T09:11:00Z">
              <w:rPr>
                <w:rFonts w:ascii=".VnTime" w:hAnsi=".VnTime"/>
                <w:sz w:val="32"/>
                <w:szCs w:val="32"/>
              </w:rPr>
            </w:rPrChange>
          </w:rPr>
          <w:delText xml:space="preserve"> t</w:delText>
        </w:r>
        <w:r w:rsidR="006E388A" w:rsidRPr="008D2924" w:rsidDel="00725C27">
          <w:rPr>
            <w:spacing w:val="-2"/>
            <w:rPrChange w:id="1190" w:author="nnvan" w:date="2011-03-28T09:11:00Z">
              <w:rPr>
                <w:sz w:val="32"/>
                <w:szCs w:val="32"/>
              </w:rPr>
            </w:rPrChange>
          </w:rPr>
          <w:delText>ă</w:delText>
        </w:r>
        <w:r w:rsidR="006E388A" w:rsidRPr="008D2924" w:rsidDel="00725C27">
          <w:rPr>
            <w:spacing w:val="-2"/>
            <w:rPrChange w:id="1191" w:author="nnvan" w:date="2011-03-28T09:11:00Z">
              <w:rPr>
                <w:rFonts w:ascii=".VnTime" w:hAnsi=".VnTime"/>
                <w:sz w:val="32"/>
                <w:szCs w:val="32"/>
              </w:rPr>
            </w:rPrChange>
          </w:rPr>
          <w:delText>ng 7,3%; s¶n xuÊt xe cã ®éng c¬ t</w:delText>
        </w:r>
        <w:r w:rsidR="006E388A" w:rsidRPr="008D2924" w:rsidDel="00725C27">
          <w:rPr>
            <w:spacing w:val="-2"/>
            <w:rPrChange w:id="1192" w:author="nnvan" w:date="2011-03-28T09:11:00Z">
              <w:rPr>
                <w:sz w:val="32"/>
                <w:szCs w:val="32"/>
              </w:rPr>
            </w:rPrChange>
          </w:rPr>
          <w:delText>ă</w:delText>
        </w:r>
        <w:r w:rsidR="006E388A" w:rsidRPr="008D2924" w:rsidDel="00725C27">
          <w:rPr>
            <w:spacing w:val="-2"/>
            <w:rPrChange w:id="1193" w:author="nnvan" w:date="2011-03-28T09:11:00Z">
              <w:rPr>
                <w:rFonts w:ascii=".VnTime" w:hAnsi=".VnTime"/>
                <w:sz w:val="32"/>
                <w:szCs w:val="32"/>
              </w:rPr>
            </w:rPrChange>
          </w:rPr>
          <w:delText>ng 4,7%</w:delText>
        </w:r>
      </w:del>
      <w:del w:id="1194" w:author="ptnam" w:date="2011-03-28T15:34:00Z">
        <w:r w:rsidR="006E388A" w:rsidRPr="008D2924" w:rsidDel="00FA2F40">
          <w:rPr>
            <w:spacing w:val="-2"/>
            <w:rPrChange w:id="1195" w:author="nnvan" w:date="2011-03-28T09:11:00Z">
              <w:rPr>
                <w:rFonts w:ascii=".VnTime" w:hAnsi=".VnTime"/>
                <w:sz w:val="32"/>
                <w:szCs w:val="32"/>
              </w:rPr>
            </w:rPrChange>
          </w:rPr>
          <w:delText xml:space="preserve">. </w:delText>
        </w:r>
      </w:del>
      <w:r w:rsidR="006E388A" w:rsidRPr="00FA2F40">
        <w:rPr>
          <w:spacing w:val="-2"/>
          <w:rPrChange w:id="1196" w:author="ptnam" w:date="2011-03-28T15:34:00Z">
            <w:rPr>
              <w:rFonts w:ascii=".VnTime" w:hAnsi=".VnTime"/>
              <w:sz w:val="32"/>
              <w:szCs w:val="32"/>
            </w:rPr>
          </w:rPrChange>
        </w:rPr>
        <w:t>M</w:t>
      </w:r>
      <w:r w:rsidR="006E388A" w:rsidRPr="00FA2F40">
        <w:rPr>
          <w:spacing w:val="-2"/>
          <w:rPrChange w:id="1197" w:author="ptnam" w:date="2011-03-28T15:34:00Z">
            <w:rPr>
              <w:sz w:val="32"/>
              <w:szCs w:val="32"/>
            </w:rPr>
          </w:rPrChange>
        </w:rPr>
        <w:t>ộ</w:t>
      </w:r>
      <w:r w:rsidR="006E388A" w:rsidRPr="00FA2F40">
        <w:rPr>
          <w:spacing w:val="-2"/>
          <w:rPrChange w:id="1198" w:author="ptnam" w:date="2011-03-28T15:34:00Z">
            <w:rPr>
              <w:rFonts w:ascii=".VnTime" w:hAnsi=".VnTime"/>
              <w:sz w:val="32"/>
              <w:szCs w:val="32"/>
            </w:rPr>
          </w:rPrChange>
        </w:rPr>
        <w:t>t s</w:t>
      </w:r>
      <w:r w:rsidR="006E388A" w:rsidRPr="00FA2F40">
        <w:rPr>
          <w:spacing w:val="-2"/>
          <w:rPrChange w:id="1199" w:author="ptnam" w:date="2011-03-28T15:34:00Z">
            <w:rPr>
              <w:sz w:val="32"/>
              <w:szCs w:val="32"/>
            </w:rPr>
          </w:rPrChange>
        </w:rPr>
        <w:t>ố</w:t>
      </w:r>
      <w:r w:rsidR="006E388A" w:rsidRPr="00FA2F40">
        <w:rPr>
          <w:spacing w:val="-2"/>
          <w:rPrChange w:id="1200" w:author="ptnam" w:date="2011-03-28T15:34:00Z">
            <w:rPr>
              <w:rFonts w:ascii=".VnTime" w:hAnsi=".VnTime"/>
              <w:sz w:val="32"/>
              <w:szCs w:val="32"/>
            </w:rPr>
          </w:rPrChange>
        </w:rPr>
        <w:t xml:space="preserve"> </w:t>
      </w:r>
      <w:r w:rsidR="006E388A" w:rsidRPr="00FA2F40">
        <w:rPr>
          <w:spacing w:val="-2"/>
          <w:rPrChange w:id="1201" w:author="ptnam" w:date="2011-03-28T15:34:00Z">
            <w:rPr>
              <w:color w:val="auto"/>
              <w:sz w:val="32"/>
              <w:szCs w:val="32"/>
              <w:lang w:val="pt-BR"/>
            </w:rPr>
          </w:rPrChange>
        </w:rPr>
        <w:t xml:space="preserve">ngành có chỉ số tồn kho tăng cao là: </w:t>
      </w:r>
      <w:r w:rsidR="006E388A" w:rsidRPr="00FA2F40">
        <w:rPr>
          <w:spacing w:val="-2"/>
          <w:rPrChange w:id="1202" w:author="ptnam" w:date="2011-03-28T15:34:00Z">
            <w:rPr>
              <w:sz w:val="32"/>
              <w:szCs w:val="32"/>
            </w:rPr>
          </w:rPrChange>
        </w:rPr>
        <w:t>Sản xuất mô tô, xe máy tăng 359,9%; sản xuất đồ uống không cồn tăng 246,5%; sản xuất bia tăng 85,1%; sản xuất đồ gốm, sứ không chịu lửa (trừ gốm sứ dùng trong xây dựng) tăng 84,1%; chế biến bảo quản thủy sản và sản phẩm từ thủy sản tăng 42,5%</w:t>
      </w:r>
      <w:r w:rsidR="009F6832" w:rsidRPr="00FA2F40">
        <w:rPr>
          <w:spacing w:val="-2"/>
          <w:rPrChange w:id="1203" w:author="ptnam" w:date="2011-03-28T15:34:00Z">
            <w:rPr>
              <w:sz w:val="32"/>
              <w:szCs w:val="32"/>
            </w:rPr>
          </w:rPrChange>
        </w:rPr>
        <w:t>.</w:t>
      </w:r>
    </w:p>
    <w:p w14:paraId="0A7FB7AE" w14:textId="77777777" w:rsidR="006E388A" w:rsidRPr="008D2924" w:rsidDel="00563152" w:rsidRDefault="006E388A" w:rsidP="008D2924">
      <w:pPr>
        <w:spacing w:before="40" w:after="40" w:line="300" w:lineRule="auto"/>
        <w:ind w:firstLine="540"/>
        <w:jc w:val="both"/>
        <w:rPr>
          <w:del w:id="1204" w:author="nnvan" w:date="2011-03-25T12:19:00Z"/>
          <w:color w:val="000000"/>
          <w:rPrChange w:id="1205" w:author="nnvan" w:date="2011-03-28T09:07:00Z">
            <w:rPr>
              <w:del w:id="1206" w:author="nnvan" w:date="2011-03-25T12:19:00Z"/>
              <w:rFonts w:ascii=".VnArial" w:hAnsi=".VnArial" w:cs="Arial"/>
              <w:color w:val="000000"/>
              <w:sz w:val="20"/>
              <w:szCs w:val="20"/>
            </w:rPr>
          </w:rPrChange>
        </w:rPr>
        <w:pPrChange w:id="1207" w:author="nnvan" w:date="2011-03-28T09:12:00Z">
          <w:pPr>
            <w:jc w:val="both"/>
          </w:pPr>
        </w:pPrChange>
      </w:pPr>
    </w:p>
    <w:p w14:paraId="60B64548" w14:textId="77777777" w:rsidR="0039646E" w:rsidRPr="008D2924" w:rsidRDefault="003566A4" w:rsidP="008D2924">
      <w:pPr>
        <w:spacing w:before="40" w:after="40" w:line="300" w:lineRule="auto"/>
        <w:ind w:firstLine="540"/>
        <w:jc w:val="both"/>
        <w:rPr>
          <w:rPrChange w:id="1208" w:author="nnvan" w:date="2011-03-28T09:07:00Z">
            <w:rPr>
              <w:sz w:val="32"/>
              <w:szCs w:val="32"/>
              <w:lang w:val="pt-BR"/>
            </w:rPr>
          </w:rPrChange>
        </w:rPr>
        <w:pPrChange w:id="1209" w:author="nnvan" w:date="2011-03-28T09:12:00Z">
          <w:pPr>
            <w:spacing w:before="120" w:line="288" w:lineRule="auto"/>
            <w:ind w:firstLine="732"/>
            <w:jc w:val="both"/>
          </w:pPr>
        </w:pPrChange>
      </w:pPr>
      <w:r w:rsidRPr="008D2924">
        <w:rPr>
          <w:rPrChange w:id="1210" w:author="nnvan" w:date="2011-03-28T09:07:00Z">
            <w:rPr>
              <w:sz w:val="32"/>
              <w:szCs w:val="32"/>
              <w:lang w:val="pt-BR"/>
            </w:rPr>
          </w:rPrChange>
        </w:rPr>
        <w:t xml:space="preserve">Sản xuất công nghiệp </w:t>
      </w:r>
      <w:r w:rsidR="009F6832" w:rsidRPr="008D2924">
        <w:rPr>
          <w:rPrChange w:id="1211" w:author="nnvan" w:date="2011-03-28T09:07:00Z">
            <w:rPr>
              <w:sz w:val="32"/>
              <w:szCs w:val="32"/>
              <w:lang w:val="pt-BR"/>
            </w:rPr>
          </w:rPrChange>
        </w:rPr>
        <w:t>q</w:t>
      </w:r>
      <w:r w:rsidRPr="008D2924">
        <w:rPr>
          <w:rPrChange w:id="1212" w:author="nnvan" w:date="2011-03-28T09:07:00Z">
            <w:rPr>
              <w:sz w:val="32"/>
              <w:szCs w:val="32"/>
              <w:lang w:val="pt-BR"/>
            </w:rPr>
          </w:rPrChange>
        </w:rPr>
        <w:t xml:space="preserve">uí I </w:t>
      </w:r>
      <w:r w:rsidR="009F6832" w:rsidRPr="008D2924">
        <w:rPr>
          <w:rPrChange w:id="1213" w:author="nnvan" w:date="2011-03-28T09:07:00Z">
            <w:rPr>
              <w:sz w:val="32"/>
              <w:szCs w:val="32"/>
              <w:lang w:val="pt-BR"/>
            </w:rPr>
          </w:rPrChange>
        </w:rPr>
        <w:t xml:space="preserve">mặc dù gặp một số khó khăn nhưng nhìn chung </w:t>
      </w:r>
      <w:r w:rsidR="0039646E" w:rsidRPr="008D2924">
        <w:rPr>
          <w:rPrChange w:id="1214" w:author="nnvan" w:date="2011-03-28T09:07:00Z">
            <w:rPr>
              <w:sz w:val="32"/>
              <w:szCs w:val="32"/>
              <w:lang w:val="pt-BR"/>
            </w:rPr>
          </w:rPrChange>
        </w:rPr>
        <w:t xml:space="preserve">vẫn duy trì mức tăng khá nên số </w:t>
      </w:r>
      <w:r w:rsidR="009F6832" w:rsidRPr="008D2924">
        <w:rPr>
          <w:rPrChange w:id="1215" w:author="nnvan" w:date="2011-03-28T09:07:00Z">
            <w:rPr>
              <w:sz w:val="32"/>
              <w:szCs w:val="32"/>
              <w:lang w:val="pt-BR"/>
            </w:rPr>
          </w:rPrChange>
        </w:rPr>
        <w:t xml:space="preserve">lao động </w:t>
      </w:r>
      <w:r w:rsidR="0039646E" w:rsidRPr="008D2924">
        <w:rPr>
          <w:rPrChange w:id="1216" w:author="nnvan" w:date="2011-03-28T09:07:00Z">
            <w:rPr>
              <w:sz w:val="32"/>
              <w:szCs w:val="32"/>
              <w:lang w:val="pt-BR"/>
            </w:rPr>
          </w:rPrChange>
        </w:rPr>
        <w:t xml:space="preserve">trong </w:t>
      </w:r>
      <w:r w:rsidRPr="008D2924">
        <w:rPr>
          <w:rPrChange w:id="1217" w:author="nnvan" w:date="2011-03-28T09:07:00Z">
            <w:rPr>
              <w:sz w:val="32"/>
              <w:szCs w:val="32"/>
              <w:lang w:val="pt-BR"/>
            </w:rPr>
          </w:rPrChange>
        </w:rPr>
        <w:t>ngành</w:t>
      </w:r>
      <w:r w:rsidR="0039646E" w:rsidRPr="008D2924">
        <w:rPr>
          <w:rPrChange w:id="1218" w:author="nnvan" w:date="2011-03-28T09:07:00Z">
            <w:rPr>
              <w:sz w:val="32"/>
              <w:szCs w:val="32"/>
              <w:lang w:val="pt-BR"/>
            </w:rPr>
          </w:rPrChange>
        </w:rPr>
        <w:t xml:space="preserve"> tương đối ổn định.</w:t>
      </w:r>
      <w:r w:rsidR="009F6832" w:rsidRPr="008D2924">
        <w:rPr>
          <w:rPrChange w:id="1219" w:author="nnvan" w:date="2011-03-28T09:07:00Z">
            <w:rPr>
              <w:sz w:val="32"/>
              <w:szCs w:val="32"/>
              <w:lang w:val="pt-BR"/>
            </w:rPr>
          </w:rPrChange>
        </w:rPr>
        <w:t xml:space="preserve"> </w:t>
      </w:r>
      <w:r w:rsidRPr="008D2924">
        <w:rPr>
          <w:rPrChange w:id="1220" w:author="nnvan" w:date="2011-03-28T09:07:00Z">
            <w:rPr>
              <w:sz w:val="32"/>
              <w:szCs w:val="32"/>
              <w:lang w:val="pt-BR"/>
            </w:rPr>
          </w:rPrChange>
        </w:rPr>
        <w:t xml:space="preserve">Theo kết quả điều tra lao động của </w:t>
      </w:r>
      <w:r w:rsidRPr="008D2924">
        <w:rPr>
          <w:rPrChange w:id="1221" w:author="nnvan" w:date="2011-03-28T09:07:00Z">
            <w:rPr>
              <w:b/>
              <w:sz w:val="32"/>
              <w:szCs w:val="32"/>
              <w:lang w:val="pt-BR"/>
            </w:rPr>
          </w:rPrChange>
        </w:rPr>
        <w:t>4221 do</w:t>
      </w:r>
      <w:r w:rsidRPr="008D2924">
        <w:rPr>
          <w:rPrChange w:id="1222" w:author="nnvan" w:date="2011-03-28T09:07:00Z">
            <w:rPr>
              <w:sz w:val="32"/>
              <w:szCs w:val="32"/>
              <w:lang w:val="pt-BR"/>
            </w:rPr>
          </w:rPrChange>
        </w:rPr>
        <w:t xml:space="preserve">anh nghiệp sản xuất công nghiệp, </w:t>
      </w:r>
      <w:r w:rsidR="0039646E" w:rsidRPr="008D2924">
        <w:rPr>
          <w:rPrChange w:id="1223" w:author="nnvan" w:date="2011-03-28T09:07:00Z">
            <w:rPr>
              <w:sz w:val="32"/>
              <w:szCs w:val="32"/>
              <w:lang w:val="pt-BR"/>
            </w:rPr>
          </w:rPrChange>
        </w:rPr>
        <w:t xml:space="preserve">số </w:t>
      </w:r>
      <w:r w:rsidRPr="008D2924">
        <w:rPr>
          <w:rPrChange w:id="1224" w:author="nnvan" w:date="2011-03-28T09:07:00Z">
            <w:rPr>
              <w:sz w:val="32"/>
              <w:szCs w:val="32"/>
              <w:lang w:val="pt-BR"/>
            </w:rPr>
          </w:rPrChange>
        </w:rPr>
        <w:t xml:space="preserve">lao động </w:t>
      </w:r>
      <w:r w:rsidR="0039646E" w:rsidRPr="008D2924">
        <w:rPr>
          <w:rPrChange w:id="1225" w:author="nnvan" w:date="2011-03-28T09:07:00Z">
            <w:rPr>
              <w:b/>
              <w:sz w:val="32"/>
              <w:szCs w:val="32"/>
              <w:lang w:val="pt-BR"/>
            </w:rPr>
          </w:rPrChange>
        </w:rPr>
        <w:t>tháng Ba</w:t>
      </w:r>
      <w:r w:rsidR="0039646E" w:rsidRPr="008D2924">
        <w:rPr>
          <w:rPrChange w:id="1226" w:author="nnvan" w:date="2011-03-28T09:07:00Z">
            <w:rPr>
              <w:sz w:val="32"/>
              <w:szCs w:val="32"/>
              <w:lang w:val="pt-BR"/>
            </w:rPr>
          </w:rPrChange>
        </w:rPr>
        <w:t xml:space="preserve"> của của các doanh nghiệp trên </w:t>
      </w:r>
      <w:r w:rsidRPr="008D2924">
        <w:rPr>
          <w:rPrChange w:id="1227" w:author="nnvan" w:date="2011-03-28T09:07:00Z">
            <w:rPr>
              <w:sz w:val="32"/>
              <w:szCs w:val="32"/>
              <w:lang w:val="pt-BR"/>
            </w:rPr>
          </w:rPrChange>
        </w:rPr>
        <w:t>tăng 1% so với tháng</w:t>
      </w:r>
      <w:r w:rsidR="0039646E" w:rsidRPr="008D2924">
        <w:rPr>
          <w:rPrChange w:id="1228" w:author="nnvan" w:date="2011-03-28T09:07:00Z">
            <w:rPr>
              <w:sz w:val="32"/>
              <w:szCs w:val="32"/>
              <w:lang w:val="pt-BR"/>
            </w:rPr>
          </w:rPrChange>
        </w:rPr>
        <w:t xml:space="preserve"> trước</w:t>
      </w:r>
      <w:r w:rsidRPr="008D2924">
        <w:rPr>
          <w:rPrChange w:id="1229" w:author="nnvan" w:date="2011-03-28T09:07:00Z">
            <w:rPr>
              <w:sz w:val="32"/>
              <w:szCs w:val="32"/>
              <w:lang w:val="pt-BR"/>
            </w:rPr>
          </w:rPrChange>
        </w:rPr>
        <w:t>, trong đó khu vực doanh nghiệp nhà nước tăng 0,1%, khu vực ngoài nhà nước tăng 1% v</w:t>
      </w:r>
      <w:r w:rsidR="0039646E" w:rsidRPr="008D2924">
        <w:rPr>
          <w:rPrChange w:id="1230" w:author="nnvan" w:date="2011-03-28T09:07:00Z">
            <w:rPr>
              <w:sz w:val="32"/>
              <w:szCs w:val="32"/>
              <w:lang w:val="pt-BR"/>
            </w:rPr>
          </w:rPrChange>
        </w:rPr>
        <w:t>à khu vực FDI tăng 1,6%. Trong ba</w:t>
      </w:r>
      <w:r w:rsidRPr="008D2924">
        <w:rPr>
          <w:rPrChange w:id="1231" w:author="nnvan" w:date="2011-03-28T09:07:00Z">
            <w:rPr>
              <w:sz w:val="32"/>
              <w:szCs w:val="32"/>
              <w:lang w:val="pt-BR"/>
            </w:rPr>
          </w:rPrChange>
        </w:rPr>
        <w:t xml:space="preserve"> ngành công nghiệp cấp I, </w:t>
      </w:r>
      <w:r w:rsidR="0039646E" w:rsidRPr="008D2924">
        <w:rPr>
          <w:rPrChange w:id="1232" w:author="nnvan" w:date="2011-03-28T09:07:00Z">
            <w:rPr>
              <w:sz w:val="32"/>
              <w:szCs w:val="32"/>
              <w:lang w:val="pt-BR"/>
            </w:rPr>
          </w:rPrChange>
        </w:rPr>
        <w:t xml:space="preserve">lao động </w:t>
      </w:r>
      <w:r w:rsidRPr="008D2924">
        <w:rPr>
          <w:rPrChange w:id="1233" w:author="nnvan" w:date="2011-03-28T09:07:00Z">
            <w:rPr>
              <w:sz w:val="32"/>
              <w:szCs w:val="32"/>
              <w:lang w:val="pt-BR"/>
            </w:rPr>
          </w:rPrChange>
        </w:rPr>
        <w:t>ngành công nghiệp chế biến, chế tạo tăng 1,2%</w:t>
      </w:r>
      <w:r w:rsidR="0039646E" w:rsidRPr="008D2924">
        <w:rPr>
          <w:rPrChange w:id="1234" w:author="nnvan" w:date="2011-03-28T09:07:00Z">
            <w:rPr>
              <w:sz w:val="32"/>
              <w:szCs w:val="32"/>
              <w:lang w:val="pt-BR"/>
            </w:rPr>
          </w:rPrChange>
        </w:rPr>
        <w:t>;</w:t>
      </w:r>
      <w:r w:rsidRPr="008D2924">
        <w:rPr>
          <w:rPrChange w:id="1235" w:author="nnvan" w:date="2011-03-28T09:07:00Z">
            <w:rPr>
              <w:sz w:val="32"/>
              <w:szCs w:val="32"/>
              <w:lang w:val="pt-BR"/>
            </w:rPr>
          </w:rPrChange>
        </w:rPr>
        <w:t xml:space="preserve"> ngành công nghiệp khai thác giảm 0,2%</w:t>
      </w:r>
      <w:r w:rsidR="0039646E" w:rsidRPr="008D2924">
        <w:rPr>
          <w:rPrChange w:id="1236" w:author="nnvan" w:date="2011-03-28T09:07:00Z">
            <w:rPr>
              <w:sz w:val="32"/>
              <w:szCs w:val="32"/>
              <w:lang w:val="pt-BR"/>
            </w:rPr>
          </w:rPrChange>
        </w:rPr>
        <w:t>;</w:t>
      </w:r>
      <w:r w:rsidRPr="008D2924">
        <w:rPr>
          <w:rPrChange w:id="1237" w:author="nnvan" w:date="2011-03-28T09:07:00Z">
            <w:rPr>
              <w:sz w:val="32"/>
              <w:szCs w:val="32"/>
              <w:lang w:val="pt-BR"/>
            </w:rPr>
          </w:rPrChange>
        </w:rPr>
        <w:t xml:space="preserve"> ngành điện, nước </w:t>
      </w:r>
      <w:r w:rsidR="00D24BBB" w:rsidRPr="008D2924">
        <w:rPr>
          <w:rPrChange w:id="1238" w:author="nnvan" w:date="2011-03-28T09:07:00Z">
            <w:rPr>
              <w:sz w:val="32"/>
              <w:szCs w:val="32"/>
              <w:lang w:val="pt-BR"/>
            </w:rPr>
          </w:rPrChange>
        </w:rPr>
        <w:t>biến động ít</w:t>
      </w:r>
      <w:r w:rsidR="0039646E" w:rsidRPr="008D2924">
        <w:rPr>
          <w:rPrChange w:id="1239" w:author="nnvan" w:date="2011-03-28T09:07:00Z">
            <w:rPr>
              <w:sz w:val="32"/>
              <w:szCs w:val="32"/>
              <w:lang w:val="pt-BR"/>
            </w:rPr>
          </w:rPrChange>
        </w:rPr>
        <w:t>.</w:t>
      </w:r>
    </w:p>
    <w:p w14:paraId="4B8CC867" w14:textId="77777777" w:rsidR="003566A4" w:rsidRPr="008D2924" w:rsidRDefault="00D24BBB" w:rsidP="008D2924">
      <w:pPr>
        <w:spacing w:before="40" w:after="40" w:line="300" w:lineRule="auto"/>
        <w:ind w:firstLine="540"/>
        <w:jc w:val="both"/>
        <w:rPr>
          <w:ins w:id="1240" w:author="nnvan" w:date="2011-03-25T12:26:00Z"/>
          <w:rPrChange w:id="1241" w:author="nnvan" w:date="2011-03-28T09:07:00Z">
            <w:rPr>
              <w:ins w:id="1242" w:author="nnvan" w:date="2011-03-25T12:26:00Z"/>
              <w:lang w:val="pt-BR"/>
            </w:rPr>
          </w:rPrChange>
        </w:rPr>
        <w:pPrChange w:id="1243" w:author="nnvan" w:date="2011-03-28T09:12:00Z">
          <w:pPr>
            <w:spacing w:before="120" w:line="288" w:lineRule="auto"/>
            <w:ind w:firstLine="732"/>
            <w:jc w:val="both"/>
          </w:pPr>
        </w:pPrChange>
      </w:pPr>
      <w:r w:rsidRPr="008D2924">
        <w:rPr>
          <w:rPrChange w:id="1244" w:author="nnvan" w:date="2011-03-28T09:07:00Z">
            <w:rPr>
              <w:sz w:val="32"/>
              <w:szCs w:val="32"/>
              <w:lang w:val="pt-BR"/>
            </w:rPr>
          </w:rPrChange>
        </w:rPr>
        <w:t>Cũng theo kết quả điều tra trên, b</w:t>
      </w:r>
      <w:r w:rsidRPr="008D2924">
        <w:rPr>
          <w:rPrChange w:id="1245" w:author="nnvan" w:date="2011-03-28T09:07:00Z">
            <w:rPr>
              <w:spacing w:val="4"/>
              <w:sz w:val="32"/>
              <w:szCs w:val="32"/>
            </w:rPr>
          </w:rPrChange>
        </w:rPr>
        <w:t xml:space="preserve">iến động lao động công nghiệp </w:t>
      </w:r>
      <w:r w:rsidRPr="008D2924">
        <w:rPr>
          <w:rPrChange w:id="1246" w:author="nnvan" w:date="2011-03-28T09:07:00Z">
            <w:rPr>
              <w:b/>
              <w:spacing w:val="4"/>
              <w:sz w:val="32"/>
              <w:szCs w:val="32"/>
            </w:rPr>
          </w:rPrChange>
        </w:rPr>
        <w:t xml:space="preserve">tháng Ba so </w:t>
      </w:r>
      <w:r w:rsidRPr="008D2924">
        <w:rPr>
          <w:rPrChange w:id="1247" w:author="nnvan" w:date="2011-03-28T09:07:00Z">
            <w:rPr>
              <w:spacing w:val="4"/>
              <w:sz w:val="32"/>
              <w:szCs w:val="32"/>
            </w:rPr>
          </w:rPrChange>
        </w:rPr>
        <w:t>với tháng trước của một số tỉnh, thành phố có quy mô công nghiệp lớn như sau:</w:t>
      </w:r>
      <w:r w:rsidR="003566A4" w:rsidRPr="008D2924">
        <w:rPr>
          <w:rPrChange w:id="1248" w:author="nnvan" w:date="2011-03-28T09:07:00Z">
            <w:rPr>
              <w:sz w:val="32"/>
              <w:szCs w:val="32"/>
              <w:lang w:val="pt-BR"/>
            </w:rPr>
          </w:rPrChange>
        </w:rPr>
        <w:t xml:space="preserve"> Hải Dương tăng 2,9%; Bắc Ninh tăng 5,3%; Vĩnh Phúc tăng 0,7%; Đồng Nai tăng 1,5%; </w:t>
      </w:r>
      <w:r w:rsidRPr="008D2924">
        <w:rPr>
          <w:rPrChange w:id="1249" w:author="nnvan" w:date="2011-03-28T09:07:00Z">
            <w:rPr>
              <w:sz w:val="32"/>
              <w:szCs w:val="32"/>
              <w:lang w:val="pt-BR"/>
            </w:rPr>
          </w:rPrChange>
        </w:rPr>
        <w:t xml:space="preserve">thành phố </w:t>
      </w:r>
      <w:r w:rsidR="003566A4" w:rsidRPr="008D2924">
        <w:rPr>
          <w:rPrChange w:id="1250" w:author="nnvan" w:date="2011-03-28T09:07:00Z">
            <w:rPr>
              <w:sz w:val="32"/>
              <w:szCs w:val="32"/>
              <w:lang w:val="pt-BR"/>
            </w:rPr>
          </w:rPrChange>
        </w:rPr>
        <w:t>Hồ Chí Minh tăng 1%; Đà Nẵng tăng 0,5%; Hà Nội giảm 0,2%; Bình Dương tăng 1,9%; Bà Rịa</w:t>
      </w:r>
      <w:ins w:id="1251" w:author="ptnam" w:date="2011-03-25T17:30:00Z">
        <w:r w:rsidR="00725C27" w:rsidRPr="008D2924">
          <w:rPr>
            <w:rPrChange w:id="1252" w:author="nnvan" w:date="2011-03-28T09:07:00Z">
              <w:rPr>
                <w:sz w:val="30"/>
                <w:szCs w:val="30"/>
              </w:rPr>
            </w:rPrChange>
          </w:rPr>
          <w:t xml:space="preserve"> -</w:t>
        </w:r>
      </w:ins>
      <w:r w:rsidR="003566A4" w:rsidRPr="008D2924">
        <w:rPr>
          <w:rPrChange w:id="1253" w:author="nnvan" w:date="2011-03-28T09:07:00Z">
            <w:rPr>
              <w:sz w:val="32"/>
              <w:szCs w:val="32"/>
              <w:lang w:val="pt-BR"/>
            </w:rPr>
          </w:rPrChange>
        </w:rPr>
        <w:t xml:space="preserve"> Vũng Tàu tăng 1,9%; Hải Phòng tăng 1,1%.</w:t>
      </w:r>
    </w:p>
    <w:p w14:paraId="72F0EACF" w14:textId="77777777" w:rsidR="00964316" w:rsidRPr="008D2924" w:rsidRDefault="00964316" w:rsidP="008D2924">
      <w:pPr>
        <w:numPr>
          <w:ins w:id="1254" w:author="vtson" w:date="2011-03-25T12:26:00Z"/>
        </w:numPr>
        <w:spacing w:before="40" w:after="40" w:line="300" w:lineRule="auto"/>
        <w:ind w:firstLine="540"/>
        <w:jc w:val="both"/>
        <w:rPr>
          <w:ins w:id="1255" w:author="nnvan" w:date="2011-03-25T12:26:00Z"/>
          <w:b/>
          <w:rPrChange w:id="1256" w:author="nnvan" w:date="2011-03-28T09:07:00Z">
            <w:rPr>
              <w:ins w:id="1257" w:author="nnvan" w:date="2011-03-25T12:26:00Z"/>
              <w:b/>
              <w:lang w:val="pt-BR"/>
            </w:rPr>
          </w:rPrChange>
        </w:rPr>
        <w:pPrChange w:id="1258" w:author="nnvan" w:date="2011-03-28T09:12:00Z">
          <w:pPr>
            <w:spacing w:before="120" w:line="288" w:lineRule="auto"/>
            <w:ind w:firstLine="732"/>
            <w:jc w:val="both"/>
          </w:pPr>
        </w:pPrChange>
      </w:pPr>
      <w:ins w:id="1259" w:author="nnvan" w:date="2011-03-25T12:26:00Z">
        <w:r w:rsidRPr="008D2924">
          <w:rPr>
            <w:b/>
            <w:rPrChange w:id="1260" w:author="nnvan" w:date="2011-03-28T09:07:00Z">
              <w:rPr>
                <w:lang w:val="pt-BR"/>
              </w:rPr>
            </w:rPrChange>
          </w:rPr>
          <w:t>4. Hoạt động dịch vụ</w:t>
        </w:r>
      </w:ins>
    </w:p>
    <w:p w14:paraId="1F6D0DC6" w14:textId="77777777" w:rsidR="00964316" w:rsidRPr="008D2924" w:rsidRDefault="00964316" w:rsidP="008D2924">
      <w:pPr>
        <w:pStyle w:val="NormalTimesNewRoman"/>
        <w:numPr>
          <w:ins w:id="1261" w:author="vtson" w:date="2011-03-25T12:26:00Z"/>
        </w:numPr>
        <w:spacing w:after="40" w:line="300" w:lineRule="auto"/>
        <w:ind w:firstLine="540"/>
        <w:rPr>
          <w:ins w:id="1262" w:author="nnvan" w:date="2011-03-25T12:26:00Z"/>
          <w:b/>
          <w:i/>
          <w:spacing w:val="0"/>
          <w:szCs w:val="28"/>
          <w:lang w:val="en-US"/>
          <w:rPrChange w:id="1263" w:author="nnvan" w:date="2011-03-28T09:07:00Z">
            <w:rPr>
              <w:ins w:id="1264" w:author="nnvan" w:date="2011-03-25T12:26:00Z"/>
              <w:b/>
              <w:i/>
              <w:spacing w:val="0"/>
              <w:szCs w:val="28"/>
            </w:rPr>
          </w:rPrChange>
        </w:rPr>
        <w:pPrChange w:id="1265" w:author="nnvan" w:date="2011-03-28T09:12:00Z">
          <w:pPr>
            <w:pStyle w:val="NormalTimesNewRoman"/>
            <w:spacing w:before="60" w:after="60" w:line="276" w:lineRule="auto"/>
            <w:ind w:firstLine="540"/>
          </w:pPr>
        </w:pPrChange>
      </w:pPr>
      <w:ins w:id="1266" w:author="nnvan" w:date="2011-03-25T12:26:00Z">
        <w:r w:rsidRPr="008D2924">
          <w:rPr>
            <w:b/>
            <w:i/>
            <w:spacing w:val="0"/>
            <w:szCs w:val="28"/>
            <w:lang w:val="en-US"/>
            <w:rPrChange w:id="1267" w:author="nnvan" w:date="2011-03-28T09:07:00Z">
              <w:rPr>
                <w:b/>
                <w:i/>
                <w:spacing w:val="0"/>
                <w:szCs w:val="28"/>
              </w:rPr>
            </w:rPrChange>
          </w:rPr>
          <w:t>a. Bán lẻ hàng hoá và doanh thu dịch vụ tiêu dùng</w:t>
        </w:r>
      </w:ins>
    </w:p>
    <w:p w14:paraId="35B62119" w14:textId="77777777" w:rsidR="00964316" w:rsidRPr="008D2924" w:rsidRDefault="00964316" w:rsidP="008D2924">
      <w:pPr>
        <w:numPr>
          <w:ins w:id="1268" w:author="vtson" w:date="2011-03-25T12:26:00Z"/>
        </w:numPr>
        <w:spacing w:before="40" w:after="40" w:line="300" w:lineRule="auto"/>
        <w:ind w:firstLine="540"/>
        <w:jc w:val="both"/>
        <w:rPr>
          <w:ins w:id="1269" w:author="nnvan" w:date="2011-03-25T12:26:00Z"/>
          <w:bCs/>
          <w:rPrChange w:id="1270" w:author="nnvan" w:date="2011-03-28T09:07:00Z">
            <w:rPr>
              <w:ins w:id="1271" w:author="nnvan" w:date="2011-03-25T12:26:00Z"/>
              <w:bCs/>
              <w:lang w:val="pt-BR"/>
            </w:rPr>
          </w:rPrChange>
        </w:rPr>
        <w:pPrChange w:id="1272" w:author="nnvan" w:date="2011-03-28T09:12:00Z">
          <w:pPr>
            <w:spacing w:before="60" w:after="60" w:line="276" w:lineRule="auto"/>
            <w:ind w:firstLine="540"/>
            <w:jc w:val="both"/>
          </w:pPr>
        </w:pPrChange>
      </w:pPr>
      <w:ins w:id="1273" w:author="nnvan" w:date="2011-03-25T12:26:00Z">
        <w:r w:rsidRPr="008D2924">
          <w:rPr>
            <w:rPrChange w:id="1274" w:author="nnvan" w:date="2011-03-28T09:07:00Z">
              <w:rPr>
                <w:spacing w:val="-6"/>
                <w:lang w:val="fr-FR"/>
              </w:rPr>
            </w:rPrChange>
          </w:rPr>
          <w:t>Tổng mức hàng hóa bán lẻ và doanh thu dịch vụ tiêu dùng tháng 3/2011 ước tính đạt 150,2 nghìn tỷ đồng, tăng 2,2% so với tháng trước. Tính chung quý I năm nay, tổng mức hàng hóa  bán lẻ và doanh thu dịch vụ tiêu dùng đạt 451,8 nghìn tỷ đồng, tăng 22,6% so với cùng kỳ năm trước, nếu loại trừ yếu tố giá thì tăng 8,7%.</w:t>
        </w:r>
        <w:r w:rsidRPr="008D2924">
          <w:rPr>
            <w:b/>
            <w:rPrChange w:id="1275" w:author="nnvan" w:date="2011-03-28T09:07:00Z">
              <w:rPr>
                <w:b/>
                <w:spacing w:val="-6"/>
                <w:lang w:val="fr-FR"/>
              </w:rPr>
            </w:rPrChange>
          </w:rPr>
          <w:t xml:space="preserve"> </w:t>
        </w:r>
        <w:r w:rsidRPr="008D2924">
          <w:rPr>
            <w:rPrChange w:id="1276" w:author="nnvan" w:date="2011-03-28T09:07:00Z">
              <w:rPr>
                <w:spacing w:val="-6"/>
                <w:lang w:val="fr-FR"/>
              </w:rPr>
            </w:rPrChange>
          </w:rPr>
          <w:t xml:space="preserve">Trong tổng mức hàng hóa  bán lẻ và doanh thu dịch vụ tiêu dùng quý I, </w:t>
        </w:r>
        <w:r w:rsidRPr="008D2924">
          <w:rPr>
            <w:bCs/>
            <w:rPrChange w:id="1277" w:author="nnvan" w:date="2011-03-28T09:07:00Z">
              <w:rPr>
                <w:bCs/>
                <w:lang w:val="pt-BR"/>
              </w:rPr>
            </w:rPrChange>
          </w:rPr>
          <w:t>kinh doanh thương nghiệp đạt 356,8 nghìn tỷ đồng, tăng 22,6% so với cùng kỳ năm 2010; khách sạn, nhà hàng 50,5 nghìn tỷ đồng, tăng 24,7%; dịch vụ 39,9 nghìn tỷ đồng, tăng 19,5%; du lịch 4,7 nghìn tỷ đồng, tăng 23,2%.</w:t>
        </w:r>
      </w:ins>
    </w:p>
    <w:p w14:paraId="27209074" w14:textId="77777777" w:rsidR="00964316" w:rsidRPr="008D2924" w:rsidRDefault="00964316" w:rsidP="008D2924">
      <w:pPr>
        <w:numPr>
          <w:ins w:id="1278" w:author="vtson" w:date="2011-03-25T12:26:00Z"/>
        </w:numPr>
        <w:spacing w:before="40" w:after="40" w:line="300" w:lineRule="auto"/>
        <w:ind w:firstLine="539"/>
        <w:jc w:val="both"/>
        <w:rPr>
          <w:ins w:id="1279" w:author="nnvan" w:date="2011-03-25T12:26:00Z"/>
          <w:b/>
          <w:bCs/>
          <w:i/>
          <w:rPrChange w:id="1280" w:author="nnvan" w:date="2011-03-28T09:07:00Z">
            <w:rPr>
              <w:ins w:id="1281" w:author="nnvan" w:date="2011-03-25T12:26:00Z"/>
              <w:b/>
              <w:bCs/>
              <w:i/>
              <w:lang w:val="pt-BR"/>
            </w:rPr>
          </w:rPrChange>
        </w:rPr>
        <w:pPrChange w:id="1282" w:author="nnvan" w:date="2011-03-28T09:12:00Z">
          <w:pPr>
            <w:spacing w:before="60" w:after="60" w:line="276" w:lineRule="auto"/>
            <w:ind w:firstLine="540"/>
            <w:jc w:val="both"/>
          </w:pPr>
        </w:pPrChange>
      </w:pPr>
      <w:ins w:id="1283" w:author="nnvan" w:date="2011-03-25T12:26:00Z">
        <w:del w:id="1284" w:author="ptnam" w:date="2011-03-25T17:31:00Z">
          <w:r w:rsidRPr="008D2924" w:rsidDel="00725C27">
            <w:rPr>
              <w:rPrChange w:id="1285" w:author="nnvan" w:date="2011-03-28T09:07:00Z">
                <w:rPr>
                  <w:spacing w:val="-6"/>
                  <w:lang w:val="fr-FR"/>
                </w:rPr>
              </w:rPrChange>
            </w:rPr>
            <w:delText xml:space="preserve"> </w:delText>
          </w:r>
        </w:del>
        <w:r w:rsidRPr="008D2924">
          <w:rPr>
            <w:b/>
            <w:bCs/>
            <w:i/>
            <w:rPrChange w:id="1286" w:author="nnvan" w:date="2011-03-28T09:07:00Z">
              <w:rPr>
                <w:b/>
                <w:bCs/>
                <w:i/>
                <w:lang w:val="pt-BR"/>
              </w:rPr>
            </w:rPrChange>
          </w:rPr>
          <w:t>b. Vận tải hành khách và hàng hoá</w:t>
        </w:r>
      </w:ins>
    </w:p>
    <w:p w14:paraId="275279D9" w14:textId="77777777" w:rsidR="00964316" w:rsidRPr="008D2924" w:rsidRDefault="00964316" w:rsidP="008D2924">
      <w:pPr>
        <w:numPr>
          <w:ins w:id="1287" w:author="vtson" w:date="2011-03-25T12:26:00Z"/>
        </w:numPr>
        <w:spacing w:before="40" w:after="40" w:line="300" w:lineRule="auto"/>
        <w:ind w:firstLine="539"/>
        <w:jc w:val="both"/>
        <w:rPr>
          <w:ins w:id="1288" w:author="nnvan" w:date="2011-03-25T12:26:00Z"/>
          <w:bCs/>
          <w:rPrChange w:id="1289" w:author="nnvan" w:date="2011-03-28T09:07:00Z">
            <w:rPr>
              <w:ins w:id="1290" w:author="nnvan" w:date="2011-03-25T12:26:00Z"/>
              <w:bCs/>
              <w:spacing w:val="-2"/>
              <w:lang w:val="pt-BR"/>
            </w:rPr>
          </w:rPrChange>
        </w:rPr>
        <w:pPrChange w:id="1291" w:author="nnvan" w:date="2011-03-28T09:12:00Z">
          <w:pPr>
            <w:spacing w:before="60" w:after="60" w:line="276" w:lineRule="auto"/>
            <w:ind w:firstLine="540"/>
            <w:jc w:val="both"/>
          </w:pPr>
        </w:pPrChange>
      </w:pPr>
      <w:ins w:id="1292" w:author="nnvan" w:date="2011-03-25T12:26:00Z">
        <w:r w:rsidRPr="008D2924">
          <w:rPr>
            <w:bCs/>
            <w:rPrChange w:id="1293" w:author="nnvan" w:date="2011-03-28T09:07:00Z">
              <w:rPr>
                <w:bCs/>
                <w:spacing w:val="-2"/>
                <w:lang w:val="pt-BR"/>
              </w:rPr>
            </w:rPrChange>
          </w:rPr>
          <w:t>Vận tải hành khách quý I ước tính đạt 651,8 triệu lượt khách, tăng 13,4% và 28,9 tỷ lượt khách.km, tăng 14,0% so với cùng kỳ năm trước. Vận tải hành khách đường bộ ước tính đạt 596,9 triệu lượt khách, tăng 14,1% và 20,9 tỷ lượt khách.km, tăng 14,0% so với cùng kỳ năm 2010; đường sông đạt 46,9 triệu lượt khách, tăng 5,3% và 999,9 triệu lượt khách.km, tăng 7,8%; đường sắt đạt 2,6 triệu lượt khách, giảm 0,9% và 912,0 triệu lượt khách.km, giảm 3,1%; đường không đạt 3,8 triệu lượt khách, tăng 16,9% và 6,0 tỷ lượt khách.km, tăng 17,7%.</w:t>
        </w:r>
      </w:ins>
    </w:p>
    <w:p w14:paraId="22194D28" w14:textId="77777777" w:rsidR="00964316" w:rsidRPr="008D2924" w:rsidRDefault="00964316" w:rsidP="008D2924">
      <w:pPr>
        <w:numPr>
          <w:ins w:id="1294" w:author="vtson" w:date="2011-03-25T12:26:00Z"/>
        </w:numPr>
        <w:spacing w:before="40" w:after="40" w:line="300" w:lineRule="auto"/>
        <w:ind w:firstLine="539"/>
        <w:jc w:val="both"/>
        <w:rPr>
          <w:ins w:id="1295" w:author="nnvan" w:date="2011-03-25T12:26:00Z"/>
          <w:bCs/>
          <w:rPrChange w:id="1296" w:author="nnvan" w:date="2011-03-28T09:07:00Z">
            <w:rPr>
              <w:ins w:id="1297" w:author="nnvan" w:date="2011-03-25T12:26:00Z"/>
              <w:bCs/>
              <w:lang w:val="pt-BR"/>
            </w:rPr>
          </w:rPrChange>
        </w:rPr>
        <w:pPrChange w:id="1298" w:author="nnvan" w:date="2011-03-28T09:13:00Z">
          <w:pPr>
            <w:spacing w:before="60" w:after="60" w:line="276" w:lineRule="auto"/>
            <w:ind w:firstLine="540"/>
            <w:jc w:val="both"/>
          </w:pPr>
        </w:pPrChange>
      </w:pPr>
      <w:ins w:id="1299" w:author="nnvan" w:date="2011-03-25T12:26:00Z">
        <w:r w:rsidRPr="008D2924">
          <w:rPr>
            <w:bCs/>
            <w:rPrChange w:id="1300" w:author="nnvan" w:date="2011-03-28T09:07:00Z">
              <w:rPr>
                <w:bCs/>
                <w:lang w:val="pt-BR"/>
              </w:rPr>
            </w:rPrChange>
          </w:rPr>
          <w:t xml:space="preserve">Khối lượng hàng hoá vận chuyển quý I ước tính đạt 189,7 triệu tấn, tăng 9,9% và 42,9 tỷ tấn.km, tăng 1,8% so với cùng kỳ năm 2010, bao gồm: Vận chuyển trong nước đạt 179,4 triệu tấn, tăng 12,1% và 12,6 tỷ tấn.km, tăng 8,7%; vận chuyển ngoài nước đạt 10,2 triệu tấn, tăng 5,4% và 30,3 tỷ tấn.km, giảm 3,2%. Vận chuyển hàng hoá đường bộ quý I năm nay ước tính đạt 146 triệu tấn, tăng 13,1% và 7,7 tỷ tấn.km, tăng 10,1%; đường sông đạt 30,9 triệu tấn, giảm 0,1% và 4,6 tỷ tấn.km, tăng 1,6%; đường biển đạt 11 triệu tấn, giảm 2,4% và 29,5 tỷ tấn.km, giảm 0,3%; đường sắt đạt 1,8 triệu tấn, giảm 8,2% và 969,3 triệu tấn.km, giảm 1,1%. </w:t>
        </w:r>
      </w:ins>
    </w:p>
    <w:p w14:paraId="3FB1AA68" w14:textId="77777777" w:rsidR="00964316" w:rsidRPr="008D2924" w:rsidRDefault="00964316" w:rsidP="008D2924">
      <w:pPr>
        <w:numPr>
          <w:ins w:id="1301" w:author="vtson" w:date="2011-03-25T12:26:00Z"/>
        </w:numPr>
        <w:spacing w:before="40" w:after="40" w:line="300" w:lineRule="auto"/>
        <w:ind w:firstLine="539"/>
        <w:jc w:val="both"/>
        <w:rPr>
          <w:ins w:id="1302" w:author="nnvan" w:date="2011-03-25T12:26:00Z"/>
          <w:b/>
          <w:i/>
          <w:rPrChange w:id="1303" w:author="nnvan" w:date="2011-03-28T09:07:00Z">
            <w:rPr>
              <w:ins w:id="1304" w:author="nnvan" w:date="2011-03-25T12:26:00Z"/>
              <w:b/>
              <w:i/>
              <w:lang w:val="fr-FR"/>
            </w:rPr>
          </w:rPrChange>
        </w:rPr>
        <w:pPrChange w:id="1305" w:author="nnvan" w:date="2011-03-28T09:13:00Z">
          <w:pPr>
            <w:spacing w:before="60" w:after="60" w:line="276" w:lineRule="auto"/>
            <w:ind w:firstLine="540"/>
            <w:jc w:val="both"/>
          </w:pPr>
        </w:pPrChange>
      </w:pPr>
      <w:ins w:id="1306" w:author="nnvan" w:date="2011-03-25T12:26:00Z">
        <w:r w:rsidRPr="008D2924">
          <w:rPr>
            <w:b/>
            <w:i/>
            <w:rPrChange w:id="1307" w:author="nnvan" w:date="2011-03-28T09:07:00Z">
              <w:rPr>
                <w:b/>
                <w:i/>
                <w:lang w:val="fr-FR"/>
              </w:rPr>
            </w:rPrChange>
          </w:rPr>
          <w:t>c. Bưu chính, viễn thông</w:t>
        </w:r>
      </w:ins>
    </w:p>
    <w:p w14:paraId="1DE33E6F" w14:textId="77777777" w:rsidR="00964316" w:rsidRPr="008D2924" w:rsidRDefault="00964316" w:rsidP="008D2924">
      <w:pPr>
        <w:numPr>
          <w:ins w:id="1308" w:author="vtson" w:date="2011-03-25T12:26:00Z"/>
        </w:numPr>
        <w:spacing w:before="40" w:after="40" w:line="300" w:lineRule="auto"/>
        <w:ind w:firstLine="539"/>
        <w:jc w:val="both"/>
        <w:rPr>
          <w:ins w:id="1309" w:author="nnvan" w:date="2011-03-25T12:26:00Z"/>
          <w:spacing w:val="-2"/>
          <w:rPrChange w:id="1310" w:author="nnvan" w:date="2011-03-28T09:07:00Z">
            <w:rPr>
              <w:ins w:id="1311" w:author="nnvan" w:date="2011-03-25T12:26:00Z"/>
              <w:spacing w:val="-2"/>
              <w:lang w:val="fr-FR"/>
            </w:rPr>
          </w:rPrChange>
        </w:rPr>
        <w:pPrChange w:id="1312" w:author="nnvan" w:date="2011-03-28T09:13:00Z">
          <w:pPr>
            <w:spacing w:before="60" w:after="60" w:line="276" w:lineRule="auto"/>
            <w:ind w:firstLine="540"/>
            <w:jc w:val="both"/>
          </w:pPr>
        </w:pPrChange>
      </w:pPr>
      <w:ins w:id="1313" w:author="nnvan" w:date="2011-03-25T12:26:00Z">
        <w:r w:rsidRPr="008D2924">
          <w:rPr>
            <w:spacing w:val="-2"/>
            <w:rPrChange w:id="1314" w:author="nnvan" w:date="2011-03-28T09:07:00Z">
              <w:rPr>
                <w:spacing w:val="-2"/>
                <w:lang w:val="fr-FR"/>
              </w:rPr>
            </w:rPrChange>
          </w:rPr>
          <w:t>Tổng số thuê bao điện thoại phát triển mới trong quý I đạt 3 triệu thuê bao, bằng 29,4% cùng kỳ năm 2010, bao gồm 23,8 nghìn thuê bao cố định, bằng 3,7% và 2,98 triệu thuê bao di động, bằng 31,2%. Số thuê bao điện thoại cả nước tính đến cuối tháng 3/2011 ước tính đạt 174,1 triệu thuê bao, tăng 28,2% so với cùng thời điểm năm trước, bao gồm 16,5 triệu thuê bao cố định, tăng 1,1% và 157,6 triệu thuê bao di động, tăng 31,9%. Số thuê bao điện thoại của Tập đoàn Bưu chính Viễn thông tính đến cuối tháng 3/2011 ước tính đạt 89,4 triệu thuê bao, tăng 24,3% so với cùng thời điểm năm 201</w:t>
        </w:r>
      </w:ins>
      <w:ins w:id="1315" w:author="nnvan" w:date="2011-03-28T14:17:00Z">
        <w:r w:rsidR="00D51CE8">
          <w:rPr>
            <w:spacing w:val="-2"/>
          </w:rPr>
          <w:t>0</w:t>
        </w:r>
      </w:ins>
      <w:ins w:id="1316" w:author="nnvan" w:date="2011-03-25T12:26:00Z">
        <w:r w:rsidRPr="008D2924">
          <w:rPr>
            <w:spacing w:val="-2"/>
            <w:rPrChange w:id="1317" w:author="nnvan" w:date="2011-03-28T09:07:00Z">
              <w:rPr>
                <w:spacing w:val="-2"/>
                <w:lang w:val="fr-FR"/>
              </w:rPr>
            </w:rPrChange>
          </w:rPr>
          <w:t xml:space="preserve">, bao gồm 11,7 triệu thuê bao cố định, tăng 0,6% và 77,7 triệu thuê bao di động, tăng 28,9%. </w:t>
        </w:r>
      </w:ins>
    </w:p>
    <w:p w14:paraId="31DEFC52" w14:textId="77777777" w:rsidR="00964316" w:rsidRPr="008D2924" w:rsidRDefault="00964316" w:rsidP="008D2924">
      <w:pPr>
        <w:numPr>
          <w:ins w:id="1318" w:author="vtson" w:date="2011-03-25T12:26:00Z"/>
        </w:numPr>
        <w:spacing w:before="40" w:after="40" w:line="300" w:lineRule="auto"/>
        <w:ind w:firstLine="540"/>
        <w:jc w:val="both"/>
        <w:rPr>
          <w:ins w:id="1319" w:author="nnvan" w:date="2011-03-25T12:26:00Z"/>
          <w:bCs/>
          <w:spacing w:val="-2"/>
          <w:lang w:val="fr-FR"/>
          <w:rPrChange w:id="1320" w:author="nnvan" w:date="2011-03-28T09:07:00Z">
            <w:rPr>
              <w:ins w:id="1321" w:author="nnvan" w:date="2011-03-25T12:26:00Z"/>
              <w:bCs/>
            </w:rPr>
          </w:rPrChange>
        </w:rPr>
        <w:pPrChange w:id="1322" w:author="nnvan" w:date="2011-03-28T09:13:00Z">
          <w:pPr>
            <w:spacing w:before="60" w:after="60" w:line="276" w:lineRule="auto"/>
            <w:ind w:firstLine="540"/>
            <w:jc w:val="both"/>
          </w:pPr>
        </w:pPrChange>
      </w:pPr>
      <w:ins w:id="1323" w:author="nnvan" w:date="2011-03-25T12:26:00Z">
        <w:r w:rsidRPr="008D2924">
          <w:rPr>
            <w:bCs/>
            <w:spacing w:val="-2"/>
            <w:lang w:val="fr-FR"/>
            <w:rPrChange w:id="1324" w:author="nnvan" w:date="2011-03-28T09:07:00Z">
              <w:rPr>
                <w:bCs/>
              </w:rPr>
            </w:rPrChange>
          </w:rPr>
          <w:t xml:space="preserve">Số thuê bao internet trên cả nước tính đến cuối quý I/2011 ước tính đạt 3,8 triệu thuê bao, tăng 19,2% so với cùng thời điểm năm trước, trong đó Tập đoàn Bưu chính, Viễn thông đạt 2,7 triệu thuê bao, tăng 21,4%. Số người sử dụng internet tại thời điểm cuối tháng 3/2011 ước tính 29 triệu người, tăng 22,9% so với cùng thời điểm năm 2010. Tổng doanh thu thuần bưu chính, viễn thông quý I ước tính đạt 29,2 nghìn tỷ đồng, tăng 14,0% so với cùng kỳ năm trước, trong đó Tập đoàn Bưu chính, Viễn thông đạt 18,7 nghìn tỷ đồng, tăng 9,1%. </w:t>
        </w:r>
      </w:ins>
    </w:p>
    <w:p w14:paraId="5282A104" w14:textId="77777777" w:rsidR="00892F35" w:rsidRPr="008D2924" w:rsidRDefault="00892F35" w:rsidP="008D2924">
      <w:pPr>
        <w:numPr>
          <w:ins w:id="1325" w:author="vtson" w:date="2011-03-25T15:24:00Z"/>
        </w:numPr>
        <w:spacing w:before="40" w:after="40" w:line="300" w:lineRule="auto"/>
        <w:ind w:firstLine="540"/>
        <w:jc w:val="both"/>
        <w:rPr>
          <w:ins w:id="1326" w:author="nnvan" w:date="2011-03-25T15:24:00Z"/>
          <w:b/>
          <w:i/>
          <w:lang w:val="fr-FR"/>
          <w:rPrChange w:id="1327" w:author="nnvan" w:date="2011-03-28T09:07:00Z">
            <w:rPr>
              <w:ins w:id="1328" w:author="nnvan" w:date="2011-03-25T15:24:00Z"/>
              <w:b/>
              <w:i/>
            </w:rPr>
          </w:rPrChange>
        </w:rPr>
        <w:pPrChange w:id="1329" w:author="nnvan" w:date="2011-03-28T09:13:00Z">
          <w:pPr>
            <w:spacing w:line="312" w:lineRule="auto"/>
            <w:ind w:firstLine="720"/>
            <w:jc w:val="both"/>
          </w:pPr>
        </w:pPrChange>
      </w:pPr>
      <w:ins w:id="1330" w:author="nnvan" w:date="2011-03-25T15:24:00Z">
        <w:r w:rsidRPr="008D2924">
          <w:rPr>
            <w:b/>
            <w:i/>
            <w:lang w:val="fr-FR"/>
            <w:rPrChange w:id="1331" w:author="nnvan" w:date="2011-03-28T09:07:00Z">
              <w:rPr>
                <w:b/>
                <w:i/>
              </w:rPr>
            </w:rPrChange>
          </w:rPr>
          <w:t>d. Khách quốc tế đến Việt Nam</w:t>
        </w:r>
      </w:ins>
    </w:p>
    <w:p w14:paraId="7867FE60" w14:textId="77777777" w:rsidR="00892F35" w:rsidRPr="008D2924" w:rsidRDefault="00892F35" w:rsidP="008D2924">
      <w:pPr>
        <w:numPr>
          <w:ins w:id="1332" w:author="vtson" w:date="2011-03-25T15:24:00Z"/>
        </w:numPr>
        <w:spacing w:before="40" w:after="40" w:line="300" w:lineRule="auto"/>
        <w:ind w:firstLine="540"/>
        <w:jc w:val="both"/>
        <w:rPr>
          <w:ins w:id="1333" w:author="nnvan" w:date="2011-03-25T15:24:00Z"/>
          <w:spacing w:val="-2"/>
          <w:rPrChange w:id="1334" w:author="nnvan" w:date="2011-03-28T09:07:00Z">
            <w:rPr>
              <w:ins w:id="1335" w:author="nnvan" w:date="2011-03-25T15:24:00Z"/>
            </w:rPr>
          </w:rPrChange>
        </w:rPr>
        <w:pPrChange w:id="1336" w:author="nnvan" w:date="2011-03-28T09:13:00Z">
          <w:pPr>
            <w:spacing w:line="312" w:lineRule="auto"/>
            <w:jc w:val="both"/>
          </w:pPr>
        </w:pPrChange>
      </w:pPr>
      <w:ins w:id="1337" w:author="nnvan" w:date="2011-03-25T15:24:00Z">
        <w:del w:id="1338" w:author="ptnam" w:date="2011-03-25T17:32:00Z">
          <w:r w:rsidRPr="008D2924" w:rsidDel="00725C27">
            <w:rPr>
              <w:spacing w:val="-2"/>
              <w:lang w:val="fr-FR"/>
              <w:rPrChange w:id="1339" w:author="nnvan" w:date="2011-03-28T09:07:00Z">
                <w:rPr/>
              </w:rPrChange>
            </w:rPr>
            <w:tab/>
            <w:delText xml:space="preserve"> </w:delText>
          </w:r>
        </w:del>
        <w:r w:rsidRPr="008D2924">
          <w:rPr>
            <w:spacing w:val="-2"/>
            <w:rPrChange w:id="1340" w:author="nnvan" w:date="2011-03-28T09:07:00Z">
              <w:rPr/>
            </w:rPrChange>
          </w:rPr>
          <w:t xml:space="preserve">Khách quốc tế đến nước ta </w:t>
        </w:r>
      </w:ins>
      <w:ins w:id="1341" w:author="nnvan" w:date="2011-03-25T15:25:00Z">
        <w:r w:rsidRPr="008D2924">
          <w:rPr>
            <w:spacing w:val="-2"/>
            <w:rPrChange w:id="1342" w:author="nnvan" w:date="2011-03-28T09:07:00Z">
              <w:rPr/>
            </w:rPrChange>
          </w:rPr>
          <w:t>trong ba</w:t>
        </w:r>
      </w:ins>
      <w:ins w:id="1343" w:author="nnvan" w:date="2011-03-25T15:24:00Z">
        <w:r w:rsidRPr="008D2924">
          <w:rPr>
            <w:spacing w:val="-2"/>
            <w:rPrChange w:id="1344" w:author="nnvan" w:date="2011-03-28T09:07:00Z">
              <w:rPr/>
            </w:rPrChange>
          </w:rPr>
          <w:t xml:space="preserve"> tháng đầu năm ước tính đạt 1511</w:t>
        </w:r>
      </w:ins>
      <w:ins w:id="1345" w:author="nnvan" w:date="2011-03-25T15:25:00Z">
        <w:r w:rsidRPr="008D2924">
          <w:rPr>
            <w:spacing w:val="-2"/>
            <w:rPrChange w:id="1346" w:author="nnvan" w:date="2011-03-28T09:07:00Z">
              <w:rPr/>
            </w:rPrChange>
          </w:rPr>
          <w:t>,</w:t>
        </w:r>
      </w:ins>
      <w:ins w:id="1347" w:author="nnvan" w:date="2011-03-25T15:24:00Z">
        <w:r w:rsidRPr="008D2924">
          <w:rPr>
            <w:spacing w:val="-2"/>
            <w:rPrChange w:id="1348" w:author="nnvan" w:date="2011-03-28T09:07:00Z">
              <w:rPr/>
            </w:rPrChange>
          </w:rPr>
          <w:t xml:space="preserve">5 nghìn lượt người, tăng 11,9% so với cùng kỳ năm trước, trong đó khách đến với mục đích du lịch, nghỉ dưỡng đạt 893,7 nghìn lượt người, tăng 5,5%; đến vì công việc 249,2 nghìn lượt người, giảm 6,2%; thăm thân nhân đạt 271,5 nghìn lượt người, tăng 59,7%. </w:t>
        </w:r>
      </w:ins>
      <w:ins w:id="1349" w:author="nnvan" w:date="2011-03-25T15:25:00Z">
        <w:r w:rsidRPr="008D2924">
          <w:rPr>
            <w:spacing w:val="-2"/>
            <w:rPrChange w:id="1350" w:author="nnvan" w:date="2011-03-28T09:07:00Z">
              <w:rPr/>
            </w:rPrChange>
          </w:rPr>
          <w:t>K</w:t>
        </w:r>
      </w:ins>
      <w:ins w:id="1351" w:author="nnvan" w:date="2011-03-25T15:24:00Z">
        <w:r w:rsidRPr="008D2924">
          <w:rPr>
            <w:spacing w:val="-2"/>
            <w:rPrChange w:id="1352" w:author="nnvan" w:date="2011-03-28T09:07:00Z">
              <w:rPr/>
            </w:rPrChange>
          </w:rPr>
          <w:t xml:space="preserve">hách </w:t>
        </w:r>
      </w:ins>
      <w:ins w:id="1353" w:author="nnvan" w:date="2011-03-25T15:25:00Z">
        <w:r w:rsidRPr="008D2924">
          <w:rPr>
            <w:spacing w:val="-2"/>
            <w:rPrChange w:id="1354" w:author="nnvan" w:date="2011-03-28T09:07:00Z">
              <w:rPr/>
            </w:rPrChange>
          </w:rPr>
          <w:t xml:space="preserve">quốc tế </w:t>
        </w:r>
      </w:ins>
      <w:ins w:id="1355" w:author="nnvan" w:date="2011-03-25T15:24:00Z">
        <w:r w:rsidRPr="008D2924">
          <w:rPr>
            <w:spacing w:val="-2"/>
            <w:rPrChange w:id="1356" w:author="nnvan" w:date="2011-03-28T09:07:00Z">
              <w:rPr/>
            </w:rPrChange>
          </w:rPr>
          <w:t xml:space="preserve">đến </w:t>
        </w:r>
      </w:ins>
      <w:ins w:id="1357" w:author="nnvan" w:date="2011-03-25T15:25:00Z">
        <w:r w:rsidRPr="008D2924">
          <w:rPr>
            <w:spacing w:val="-2"/>
            <w:rPrChange w:id="1358" w:author="nnvan" w:date="2011-03-28T09:07:00Z">
              <w:rPr/>
            </w:rPrChange>
          </w:rPr>
          <w:t xml:space="preserve">nước ta </w:t>
        </w:r>
      </w:ins>
      <w:ins w:id="1359" w:author="nnvan" w:date="2011-03-25T15:24:00Z">
        <w:r w:rsidRPr="008D2924">
          <w:rPr>
            <w:spacing w:val="-2"/>
            <w:rPrChange w:id="1360" w:author="nnvan" w:date="2011-03-28T09:07:00Z">
              <w:rPr/>
            </w:rPrChange>
          </w:rPr>
          <w:t xml:space="preserve">bằng đường hàng không </w:t>
        </w:r>
      </w:ins>
      <w:ins w:id="1361" w:author="nnvan" w:date="2011-03-25T15:25:00Z">
        <w:r w:rsidRPr="008D2924">
          <w:rPr>
            <w:spacing w:val="-2"/>
            <w:rPrChange w:id="1362" w:author="nnvan" w:date="2011-03-28T09:07:00Z">
              <w:rPr/>
            </w:rPrChange>
          </w:rPr>
          <w:t>là</w:t>
        </w:r>
      </w:ins>
      <w:ins w:id="1363" w:author="nnvan" w:date="2011-03-25T15:24:00Z">
        <w:r w:rsidRPr="008D2924">
          <w:rPr>
            <w:spacing w:val="-2"/>
            <w:rPrChange w:id="1364" w:author="nnvan" w:date="2011-03-28T09:07:00Z">
              <w:rPr/>
            </w:rPrChange>
          </w:rPr>
          <w:t xml:space="preserve"> 1266,8 nghìn lượt người, tăng 16,5%; đến bằng đường biển 12,7 nghìn lượt người, tăng 5,8%</w:t>
        </w:r>
      </w:ins>
      <w:ins w:id="1365" w:author="nnvan" w:date="2011-03-25T15:26:00Z">
        <w:r w:rsidRPr="008D2924">
          <w:rPr>
            <w:spacing w:val="-2"/>
            <w:rPrChange w:id="1366" w:author="nnvan" w:date="2011-03-28T09:07:00Z">
              <w:rPr/>
            </w:rPrChange>
          </w:rPr>
          <w:t>;</w:t>
        </w:r>
      </w:ins>
      <w:ins w:id="1367" w:author="nnvan" w:date="2011-03-25T15:24:00Z">
        <w:r w:rsidRPr="008D2924">
          <w:rPr>
            <w:spacing w:val="-2"/>
            <w:rPrChange w:id="1368" w:author="nnvan" w:date="2011-03-28T09:07:00Z">
              <w:rPr/>
            </w:rPrChange>
          </w:rPr>
          <w:t xml:space="preserve"> đến bằng đường bộ 232 nghìn lượt người, giảm 8%.</w:t>
        </w:r>
      </w:ins>
    </w:p>
    <w:p w14:paraId="4896A69B" w14:textId="77777777" w:rsidR="00892F35" w:rsidRPr="008D2924" w:rsidRDefault="00892F35" w:rsidP="008D2924">
      <w:pPr>
        <w:numPr>
          <w:ins w:id="1369" w:author="vtson" w:date="2011-03-25T15:24:00Z"/>
        </w:numPr>
        <w:spacing w:before="40" w:after="40" w:line="300" w:lineRule="auto"/>
        <w:ind w:firstLine="539"/>
        <w:jc w:val="both"/>
        <w:rPr>
          <w:ins w:id="1370" w:author="nnvan" w:date="2011-03-25T12:28:00Z"/>
          <w:b/>
          <w:i/>
          <w:rPrChange w:id="1371" w:author="nnvan" w:date="2011-03-28T09:07:00Z">
            <w:rPr>
              <w:ins w:id="1372" w:author="nnvan" w:date="2011-03-25T12:28:00Z"/>
              <w:b/>
              <w:i/>
              <w:lang w:val="pt-BR"/>
            </w:rPr>
          </w:rPrChange>
        </w:rPr>
        <w:pPrChange w:id="1373" w:author="nnvan" w:date="2011-03-28T09:13:00Z">
          <w:pPr>
            <w:spacing w:before="120" w:line="288" w:lineRule="auto"/>
            <w:ind w:firstLine="732"/>
            <w:jc w:val="both"/>
          </w:pPr>
        </w:pPrChange>
      </w:pPr>
      <w:ins w:id="1374" w:author="nnvan" w:date="2011-03-25T15:24:00Z">
        <w:r w:rsidRPr="008D2924">
          <w:t xml:space="preserve">Trong </w:t>
        </w:r>
      </w:ins>
      <w:ins w:id="1375" w:author="nnvan" w:date="2011-03-25T15:26:00Z">
        <w:r w:rsidR="00BA3866" w:rsidRPr="008D2924">
          <w:t>ba</w:t>
        </w:r>
      </w:ins>
      <w:ins w:id="1376" w:author="nnvan" w:date="2011-03-25T15:24:00Z">
        <w:r w:rsidRPr="008D2924">
          <w:t xml:space="preserve"> tháng đầu năm</w:t>
        </w:r>
      </w:ins>
      <w:ins w:id="1377" w:author="nnvan" w:date="2011-03-25T15:26:00Z">
        <w:r w:rsidR="00BA3866" w:rsidRPr="008D2924">
          <w:rPr>
            <w:rPrChange w:id="1378" w:author="nnvan" w:date="2011-03-28T09:07:00Z">
              <w:rPr/>
            </w:rPrChange>
          </w:rPr>
          <w:t>,</w:t>
        </w:r>
      </w:ins>
      <w:ins w:id="1379" w:author="nnvan" w:date="2011-03-25T15:24:00Z">
        <w:r w:rsidRPr="008D2924">
          <w:rPr>
            <w:rPrChange w:id="1380" w:author="nnvan" w:date="2011-03-28T09:07:00Z">
              <w:rPr/>
            </w:rPrChange>
          </w:rPr>
          <w:t xml:space="preserve"> lượng khách quốc tế đến nước ta từ hầu hết các quốc gia và vùng lãnh thổ đều tăng</w:t>
        </w:r>
      </w:ins>
      <w:ins w:id="1381" w:author="nnvan" w:date="2011-03-25T15:26:00Z">
        <w:r w:rsidR="00BA3866" w:rsidRPr="008D2924">
          <w:rPr>
            <w:rPrChange w:id="1382" w:author="nnvan" w:date="2011-03-28T09:07:00Z">
              <w:rPr/>
            </w:rPrChange>
          </w:rPr>
          <w:t>, trong đó khách đến từ</w:t>
        </w:r>
      </w:ins>
      <w:ins w:id="1383" w:author="nnvan" w:date="2011-03-25T15:24:00Z">
        <w:r w:rsidRPr="008D2924">
          <w:rPr>
            <w:rPrChange w:id="1384" w:author="nnvan" w:date="2011-03-28T09:07:00Z">
              <w:rPr/>
            </w:rPrChange>
          </w:rPr>
          <w:t xml:space="preserve"> Trung Quốc </w:t>
        </w:r>
      </w:ins>
      <w:ins w:id="1385" w:author="nnvan" w:date="2011-03-25T15:26:00Z">
        <w:r w:rsidR="00BA3866" w:rsidRPr="008D2924">
          <w:rPr>
            <w:rPrChange w:id="1386" w:author="nnvan" w:date="2011-03-28T09:07:00Z">
              <w:rPr/>
            </w:rPrChange>
          </w:rPr>
          <w:t xml:space="preserve">là </w:t>
        </w:r>
      </w:ins>
      <w:ins w:id="1387" w:author="nnvan" w:date="2011-03-25T15:24:00Z">
        <w:r w:rsidRPr="008D2924">
          <w:rPr>
            <w:rPrChange w:id="1388" w:author="nnvan" w:date="2011-03-28T09:07:00Z">
              <w:rPr/>
            </w:rPrChange>
          </w:rPr>
          <w:t>288 nghìn lượt người, tăng 26,4%</w:t>
        </w:r>
      </w:ins>
      <w:ins w:id="1389" w:author="nnvan" w:date="2011-03-25T15:27:00Z">
        <w:r w:rsidR="00BA3866" w:rsidRPr="008D2924">
          <w:rPr>
            <w:rPrChange w:id="1390" w:author="nnvan" w:date="2011-03-28T09:07:00Z">
              <w:rPr/>
            </w:rPrChange>
          </w:rPr>
          <w:t xml:space="preserve"> so với cùng kỳ năm trước</w:t>
        </w:r>
      </w:ins>
      <w:ins w:id="1391" w:author="nnvan" w:date="2011-03-25T15:24:00Z">
        <w:r w:rsidRPr="008D2924">
          <w:rPr>
            <w:rPrChange w:id="1392" w:author="nnvan" w:date="2011-03-28T09:07:00Z">
              <w:rPr/>
            </w:rPrChange>
          </w:rPr>
          <w:t>; Hàn Quốc 144 nghìn lượt người, tăng 8,2%; Nhật Bản 136,2 nghìn lượt người, tăng 23%; Hoa Kỳ 133,5 nghìn lượt người, tăng 4,6%; Đài Loan 88,8 nghìn lượt người, tăng 2,2%; Ôx-trây-li-a 86,5 nghìn lượt người, tăng 7,3%; Cam-pu-chia 76,8 nghìn lượt người, tăng 31,5%; Pháp 62,7 nghìn lượt người, tăng  9,3%; Ma-lai-xi-a 53,2 nghìn lượt người, tăng 18,5</w:t>
        </w:r>
        <w:r w:rsidR="00BA3866" w:rsidRPr="008D2924">
          <w:rPr>
            <w:rPrChange w:id="1393" w:author="nnvan" w:date="2011-03-28T09:07:00Z">
              <w:rPr/>
            </w:rPrChange>
          </w:rPr>
          <w:t>%</w:t>
        </w:r>
      </w:ins>
      <w:ins w:id="1394" w:author="nnvan" w:date="2011-03-25T15:27:00Z">
        <w:r w:rsidR="00BA3866" w:rsidRPr="008D2924">
          <w:rPr>
            <w:rPrChange w:id="1395" w:author="nnvan" w:date="2011-03-28T09:07:00Z">
              <w:rPr/>
            </w:rPrChange>
          </w:rPr>
          <w:t>;</w:t>
        </w:r>
      </w:ins>
      <w:ins w:id="1396" w:author="nnvan" w:date="2011-03-25T15:24:00Z">
        <w:r w:rsidRPr="008D2924">
          <w:rPr>
            <w:rPrChange w:id="1397" w:author="nnvan" w:date="2011-03-28T09:07:00Z">
              <w:rPr/>
            </w:rPrChange>
          </w:rPr>
          <w:t xml:space="preserve"> Anh 41,4 nghìn lượt người, tăng 8,6%.</w:t>
        </w:r>
      </w:ins>
    </w:p>
    <w:p w14:paraId="56825A5B" w14:textId="77777777" w:rsidR="00964316" w:rsidRPr="008D2924" w:rsidRDefault="00964316" w:rsidP="00725C27">
      <w:pPr>
        <w:numPr>
          <w:ins w:id="1398" w:author="vtson" w:date="2011-03-25T12:27:00Z"/>
        </w:numPr>
        <w:spacing w:before="120" w:after="40" w:line="288" w:lineRule="auto"/>
        <w:ind w:left="1078" w:hanging="539"/>
        <w:jc w:val="both"/>
        <w:rPr>
          <w:ins w:id="1399" w:author="nnvan" w:date="2011-03-25T12:27:00Z"/>
          <w:b/>
          <w:bCs/>
          <w:rPrChange w:id="1400" w:author="nnvan" w:date="2011-03-28T09:07:00Z">
            <w:rPr>
              <w:ins w:id="1401" w:author="nnvan" w:date="2011-03-25T12:27:00Z"/>
              <w:b/>
              <w:bCs/>
              <w:spacing w:val="-8"/>
              <w:lang w:val="pt-BR"/>
            </w:rPr>
          </w:rPrChange>
        </w:rPr>
        <w:pPrChange w:id="1402" w:author="ptnam" w:date="2011-03-25T17:32:00Z">
          <w:pPr>
            <w:spacing w:before="240" w:after="40" w:line="288" w:lineRule="auto"/>
            <w:ind w:left="1078" w:hanging="539"/>
            <w:jc w:val="both"/>
          </w:pPr>
        </w:pPrChange>
      </w:pPr>
      <w:ins w:id="1403" w:author="nnvan" w:date="2011-03-25T12:27:00Z">
        <w:r w:rsidRPr="008D2924">
          <w:rPr>
            <w:b/>
            <w:bCs/>
            <w:rPrChange w:id="1404" w:author="nnvan" w:date="2011-03-28T09:07:00Z">
              <w:rPr>
                <w:b/>
                <w:bCs/>
                <w:lang w:val="pt-BR"/>
              </w:rPr>
            </w:rPrChange>
          </w:rPr>
          <w:t xml:space="preserve">II. </w:t>
        </w:r>
        <w:r w:rsidRPr="008D2924">
          <w:rPr>
            <w:b/>
            <w:bCs/>
            <w:rPrChange w:id="1405" w:author="nnvan" w:date="2011-03-28T09:07:00Z">
              <w:rPr>
                <w:b/>
                <w:bCs/>
                <w:spacing w:val="-8"/>
                <w:lang w:val="pt-BR"/>
              </w:rPr>
            </w:rPrChange>
          </w:rPr>
          <w:t xml:space="preserve">ỔN ĐỊNH KINH TẾ VĨ MÔ, </w:t>
        </w:r>
      </w:ins>
      <w:ins w:id="1406" w:author="nnvan" w:date="2011-03-25T12:28:00Z">
        <w:r w:rsidRPr="008D2924">
          <w:rPr>
            <w:b/>
            <w:bCs/>
            <w:rPrChange w:id="1407" w:author="nnvan" w:date="2011-03-28T09:07:00Z">
              <w:rPr>
                <w:b/>
                <w:bCs/>
                <w:spacing w:val="-8"/>
                <w:lang w:val="pt-BR"/>
              </w:rPr>
            </w:rPrChange>
          </w:rPr>
          <w:t>KIỀM CHẾ</w:t>
        </w:r>
      </w:ins>
      <w:ins w:id="1408" w:author="nnvan" w:date="2011-03-25T12:27:00Z">
        <w:r w:rsidRPr="008D2924">
          <w:rPr>
            <w:b/>
            <w:bCs/>
            <w:rPrChange w:id="1409" w:author="nnvan" w:date="2011-03-28T09:07:00Z">
              <w:rPr>
                <w:b/>
                <w:bCs/>
                <w:spacing w:val="-8"/>
                <w:lang w:val="pt-BR"/>
              </w:rPr>
            </w:rPrChange>
          </w:rPr>
          <w:t xml:space="preserve"> LẠM PHÁT </w:t>
        </w:r>
      </w:ins>
    </w:p>
    <w:p w14:paraId="61D12AED" w14:textId="77777777" w:rsidR="00964316" w:rsidRPr="008D2924" w:rsidDel="00964316" w:rsidRDefault="00964316" w:rsidP="00725C27">
      <w:pPr>
        <w:numPr>
          <w:ins w:id="1410" w:author="vtson" w:date="2011-03-25T12:27:00Z"/>
        </w:numPr>
        <w:spacing w:before="40" w:after="40" w:line="288" w:lineRule="auto"/>
        <w:ind w:firstLine="540"/>
        <w:jc w:val="both"/>
        <w:rPr>
          <w:del w:id="1411" w:author="nnvan" w:date="2011-03-25T12:28:00Z"/>
          <w:b/>
          <w:rPrChange w:id="1412" w:author="nnvan" w:date="2011-03-28T09:07:00Z">
            <w:rPr>
              <w:del w:id="1413" w:author="nnvan" w:date="2011-03-25T12:28:00Z"/>
              <w:sz w:val="32"/>
              <w:szCs w:val="32"/>
              <w:lang w:val="pt-BR"/>
            </w:rPr>
          </w:rPrChange>
        </w:rPr>
        <w:pPrChange w:id="1414" w:author="ptnam" w:date="2011-03-25T17:25:00Z">
          <w:pPr>
            <w:spacing w:before="120" w:line="288" w:lineRule="auto"/>
            <w:ind w:firstLine="732"/>
            <w:jc w:val="both"/>
          </w:pPr>
        </w:pPrChange>
      </w:pPr>
      <w:ins w:id="1415" w:author="nnvan" w:date="2011-03-25T12:29:00Z">
        <w:r w:rsidRPr="008D2924">
          <w:rPr>
            <w:b/>
            <w:rPrChange w:id="1416" w:author="nnvan" w:date="2011-03-28T09:07:00Z">
              <w:rPr>
                <w:b/>
                <w:i/>
                <w:lang w:val="pt-BR"/>
              </w:rPr>
            </w:rPrChange>
          </w:rPr>
          <w:t xml:space="preserve">1. </w:t>
        </w:r>
      </w:ins>
    </w:p>
    <w:p w14:paraId="3068A615" w14:textId="77777777" w:rsidR="00D546C0" w:rsidRPr="008D2924" w:rsidRDefault="00D546C0" w:rsidP="00725C27">
      <w:pPr>
        <w:spacing w:before="40" w:after="40" w:line="288" w:lineRule="auto"/>
        <w:ind w:firstLine="540"/>
        <w:jc w:val="both"/>
        <w:rPr>
          <w:b/>
          <w:rPrChange w:id="1417" w:author="nnvan" w:date="2011-03-28T09:07:00Z">
            <w:rPr>
              <w:b/>
              <w:sz w:val="32"/>
              <w:szCs w:val="32"/>
              <w:lang w:val="pt-BR"/>
            </w:rPr>
          </w:rPrChange>
        </w:rPr>
        <w:pPrChange w:id="1418" w:author="ptnam" w:date="2011-03-25T17:25:00Z">
          <w:pPr>
            <w:spacing w:before="40" w:after="40" w:line="288" w:lineRule="auto"/>
            <w:ind w:firstLine="539"/>
            <w:jc w:val="both"/>
          </w:pPr>
        </w:pPrChange>
      </w:pPr>
      <w:del w:id="1419" w:author="nnvan" w:date="2011-03-24T11:22:00Z">
        <w:r w:rsidRPr="008D2924" w:rsidDel="001D27FD">
          <w:rPr>
            <w:b/>
            <w:rPrChange w:id="1420" w:author="nnvan" w:date="2011-03-28T09:07:00Z">
              <w:rPr>
                <w:b/>
                <w:sz w:val="32"/>
                <w:szCs w:val="32"/>
                <w:lang w:val="pt-BR"/>
              </w:rPr>
            </w:rPrChange>
          </w:rPr>
          <w:delText>Xây dựng, đ</w:delText>
        </w:r>
      </w:del>
      <w:ins w:id="1421" w:author="nnvan" w:date="2011-03-24T11:22:00Z">
        <w:r w:rsidR="001D27FD" w:rsidRPr="008D2924">
          <w:rPr>
            <w:b/>
            <w:rPrChange w:id="1422" w:author="nnvan" w:date="2011-03-28T09:07:00Z">
              <w:rPr>
                <w:b/>
                <w:lang w:val="pt-BR"/>
              </w:rPr>
            </w:rPrChange>
          </w:rPr>
          <w:t>Đ</w:t>
        </w:r>
      </w:ins>
      <w:r w:rsidRPr="008D2924">
        <w:rPr>
          <w:b/>
          <w:rPrChange w:id="1423" w:author="nnvan" w:date="2011-03-28T09:07:00Z">
            <w:rPr>
              <w:b/>
              <w:sz w:val="32"/>
              <w:szCs w:val="32"/>
              <w:lang w:val="pt-BR"/>
            </w:rPr>
          </w:rPrChange>
        </w:rPr>
        <w:t xml:space="preserve">ầu tư phát triển </w:t>
      </w:r>
    </w:p>
    <w:p w14:paraId="39B84141" w14:textId="77777777" w:rsidR="00D546C0" w:rsidRPr="008D2924" w:rsidRDefault="006C69CF" w:rsidP="00725C27">
      <w:pPr>
        <w:tabs>
          <w:tab w:val="left" w:pos="825"/>
        </w:tabs>
        <w:spacing w:before="40" w:after="40" w:line="288" w:lineRule="auto"/>
        <w:ind w:firstLine="540"/>
        <w:jc w:val="both"/>
        <w:rPr>
          <w:iCs/>
          <w:rPrChange w:id="1424" w:author="nnvan" w:date="2011-03-28T09:07:00Z">
            <w:rPr>
              <w:iCs/>
              <w:sz w:val="32"/>
              <w:szCs w:val="32"/>
              <w:lang w:val="pt-BR"/>
            </w:rPr>
          </w:rPrChange>
        </w:rPr>
      </w:pPr>
      <w:r w:rsidRPr="008D2924">
        <w:rPr>
          <w:iCs/>
          <w:rPrChange w:id="1425" w:author="nnvan" w:date="2011-03-28T09:07:00Z">
            <w:rPr>
              <w:iCs/>
              <w:sz w:val="32"/>
              <w:szCs w:val="32"/>
              <w:lang w:val="pt-BR"/>
            </w:rPr>
          </w:rPrChange>
        </w:rPr>
        <w:t xml:space="preserve">Công tác kiểm tra, giám sát đầu tư đang được </w:t>
      </w:r>
      <w:r w:rsidR="004D5185" w:rsidRPr="008D2924">
        <w:rPr>
          <w:iCs/>
          <w:rPrChange w:id="1426" w:author="nnvan" w:date="2011-03-28T09:07:00Z">
            <w:rPr>
              <w:iCs/>
              <w:sz w:val="32"/>
              <w:szCs w:val="32"/>
              <w:lang w:val="pt-BR"/>
            </w:rPr>
          </w:rPrChange>
        </w:rPr>
        <w:t xml:space="preserve">các ngành chức năng </w:t>
      </w:r>
      <w:r w:rsidRPr="008D2924">
        <w:rPr>
          <w:iCs/>
          <w:rPrChange w:id="1427" w:author="nnvan" w:date="2011-03-28T09:07:00Z">
            <w:rPr>
              <w:iCs/>
              <w:sz w:val="32"/>
              <w:szCs w:val="32"/>
              <w:lang w:val="pt-BR"/>
            </w:rPr>
          </w:rPrChange>
        </w:rPr>
        <w:t>triển khai tích cực, đặc biệt đối với đầu tư từ nguồn vốn Nhà nước và trái phiếu Chính phủ</w:t>
      </w:r>
      <w:del w:id="1428" w:author="nnvan" w:date="2011-03-24T10:51:00Z">
        <w:r w:rsidR="00316623" w:rsidRPr="008D2924" w:rsidDel="00E9420E">
          <w:rPr>
            <w:iCs/>
            <w:rPrChange w:id="1429" w:author="nnvan" w:date="2011-03-28T09:07:00Z">
              <w:rPr>
                <w:iCs/>
                <w:sz w:val="32"/>
                <w:szCs w:val="32"/>
                <w:lang w:val="pt-BR"/>
              </w:rPr>
            </w:rPrChange>
          </w:rPr>
          <w:delText>,</w:delText>
        </w:r>
      </w:del>
      <w:r w:rsidRPr="008D2924">
        <w:rPr>
          <w:iCs/>
          <w:rPrChange w:id="1430" w:author="nnvan" w:date="2011-03-28T09:07:00Z">
            <w:rPr>
              <w:iCs/>
              <w:sz w:val="32"/>
              <w:szCs w:val="32"/>
              <w:lang w:val="pt-BR"/>
            </w:rPr>
          </w:rPrChange>
        </w:rPr>
        <w:t xml:space="preserve"> </w:t>
      </w:r>
      <w:r w:rsidR="00316623" w:rsidRPr="008D2924">
        <w:rPr>
          <w:iCs/>
          <w:rPrChange w:id="1431" w:author="nnvan" w:date="2011-03-28T09:07:00Z">
            <w:rPr>
              <w:iCs/>
              <w:sz w:val="32"/>
              <w:szCs w:val="32"/>
              <w:lang w:val="pt-BR"/>
            </w:rPr>
          </w:rPrChange>
        </w:rPr>
        <w:t>nhằm</w:t>
      </w:r>
      <w:r w:rsidRPr="008D2924">
        <w:rPr>
          <w:iCs/>
          <w:rPrChange w:id="1432" w:author="nnvan" w:date="2011-03-28T09:07:00Z">
            <w:rPr>
              <w:iCs/>
              <w:sz w:val="32"/>
              <w:szCs w:val="32"/>
              <w:lang w:val="pt-BR"/>
            </w:rPr>
          </w:rPrChange>
        </w:rPr>
        <w:t xml:space="preserve"> </w:t>
      </w:r>
      <w:r w:rsidR="003D748D" w:rsidRPr="008D2924">
        <w:rPr>
          <w:iCs/>
          <w:rPrChange w:id="1433" w:author="nnvan" w:date="2011-03-28T09:07:00Z">
            <w:rPr>
              <w:iCs/>
              <w:sz w:val="32"/>
              <w:szCs w:val="32"/>
              <w:lang w:val="pt-BR"/>
            </w:rPr>
          </w:rPrChange>
        </w:rPr>
        <w:t>thực hiện mục tiêu cấp bách là kiềm chế lạm phát</w:t>
      </w:r>
      <w:r w:rsidRPr="008D2924">
        <w:rPr>
          <w:iCs/>
          <w:rPrChange w:id="1434" w:author="nnvan" w:date="2011-03-28T09:07:00Z">
            <w:rPr>
              <w:iCs/>
              <w:sz w:val="32"/>
              <w:szCs w:val="32"/>
              <w:lang w:val="pt-BR"/>
            </w:rPr>
          </w:rPrChange>
        </w:rPr>
        <w:t>.</w:t>
      </w:r>
      <w:r w:rsidR="003D748D" w:rsidRPr="008D2924">
        <w:rPr>
          <w:iCs/>
          <w:rPrChange w:id="1435" w:author="nnvan" w:date="2011-03-28T09:07:00Z">
            <w:rPr>
              <w:iCs/>
              <w:sz w:val="32"/>
              <w:szCs w:val="32"/>
              <w:lang w:val="pt-BR"/>
            </w:rPr>
          </w:rPrChange>
        </w:rPr>
        <w:t xml:space="preserve"> Theo đó, </w:t>
      </w:r>
      <w:ins w:id="1436" w:author="nnvan" w:date="2011-03-24T10:52:00Z">
        <w:r w:rsidR="00E9420E" w:rsidRPr="008D2924">
          <w:rPr>
            <w:iCs/>
            <w:rPrChange w:id="1437" w:author="nnvan" w:date="2011-03-28T09:07:00Z">
              <w:rPr>
                <w:iCs/>
                <w:sz w:val="32"/>
                <w:szCs w:val="32"/>
                <w:lang w:val="pt-BR"/>
              </w:rPr>
            </w:rPrChange>
          </w:rPr>
          <w:t xml:space="preserve">việc cấp, phát </w:t>
        </w:r>
      </w:ins>
      <w:r w:rsidR="00316623" w:rsidRPr="008D2924">
        <w:rPr>
          <w:iCs/>
          <w:rPrChange w:id="1438" w:author="nnvan" w:date="2011-03-28T09:07:00Z">
            <w:rPr>
              <w:iCs/>
              <w:sz w:val="32"/>
              <w:szCs w:val="32"/>
              <w:lang w:val="pt-BR"/>
            </w:rPr>
          </w:rPrChange>
        </w:rPr>
        <w:t xml:space="preserve">vốn được </w:t>
      </w:r>
      <w:r w:rsidRPr="008D2924">
        <w:rPr>
          <w:iCs/>
          <w:rPrChange w:id="1439" w:author="nnvan" w:date="2011-03-28T09:07:00Z">
            <w:rPr>
              <w:iCs/>
              <w:sz w:val="32"/>
              <w:szCs w:val="32"/>
              <w:lang w:val="pt-BR"/>
            </w:rPr>
          </w:rPrChange>
        </w:rPr>
        <w:t xml:space="preserve">ưu </w:t>
      </w:r>
      <w:r w:rsidR="003D748D" w:rsidRPr="008D2924">
        <w:rPr>
          <w:iCs/>
          <w:rPrChange w:id="1440" w:author="nnvan" w:date="2011-03-28T09:07:00Z">
            <w:rPr>
              <w:iCs/>
              <w:sz w:val="32"/>
              <w:szCs w:val="32"/>
              <w:lang w:val="pt-BR"/>
            </w:rPr>
          </w:rPrChange>
        </w:rPr>
        <w:t xml:space="preserve">tiên </w:t>
      </w:r>
      <w:r w:rsidR="00316623" w:rsidRPr="008D2924">
        <w:rPr>
          <w:iCs/>
          <w:rPrChange w:id="1441" w:author="nnvan" w:date="2011-03-28T09:07:00Z">
            <w:rPr>
              <w:iCs/>
              <w:sz w:val="32"/>
              <w:szCs w:val="32"/>
              <w:lang w:val="pt-BR"/>
            </w:rPr>
          </w:rPrChange>
        </w:rPr>
        <w:t>đầu tư cho</w:t>
      </w:r>
      <w:r w:rsidRPr="008D2924">
        <w:rPr>
          <w:iCs/>
          <w:rPrChange w:id="1442" w:author="nnvan" w:date="2011-03-28T09:07:00Z">
            <w:rPr>
              <w:iCs/>
              <w:sz w:val="32"/>
              <w:szCs w:val="32"/>
              <w:lang w:val="pt-BR"/>
            </w:rPr>
          </w:rPrChange>
        </w:rPr>
        <w:t xml:space="preserve"> </w:t>
      </w:r>
      <w:r w:rsidR="003D748D" w:rsidRPr="008D2924">
        <w:rPr>
          <w:iCs/>
          <w:rPrChange w:id="1443" w:author="nnvan" w:date="2011-03-28T09:07:00Z">
            <w:rPr>
              <w:iCs/>
              <w:sz w:val="32"/>
              <w:szCs w:val="32"/>
              <w:lang w:val="pt-BR"/>
            </w:rPr>
          </w:rPrChange>
        </w:rPr>
        <w:t>những dự án, công trình trọng điểm, thiết yếu; đồng thời đẩy mạnh xã hội hóa trong đầu tư phát triển</w:t>
      </w:r>
      <w:r w:rsidR="004D5185" w:rsidRPr="008D2924">
        <w:rPr>
          <w:iCs/>
          <w:rPrChange w:id="1444" w:author="nnvan" w:date="2011-03-28T09:07:00Z">
            <w:rPr>
              <w:iCs/>
              <w:sz w:val="32"/>
              <w:szCs w:val="32"/>
              <w:lang w:val="pt-BR"/>
            </w:rPr>
          </w:rPrChange>
        </w:rPr>
        <w:t>,</w:t>
      </w:r>
      <w:r w:rsidR="003D748D" w:rsidRPr="008D2924">
        <w:rPr>
          <w:iCs/>
          <w:rPrChange w:id="1445" w:author="nnvan" w:date="2011-03-28T09:07:00Z">
            <w:rPr>
              <w:iCs/>
              <w:sz w:val="32"/>
              <w:szCs w:val="32"/>
              <w:lang w:val="pt-BR"/>
            </w:rPr>
          </w:rPrChange>
        </w:rPr>
        <w:t xml:space="preserve"> tăng cường thu hút, giải ngân các nguồn vốn hỗ trợ phát triển chính thức và đầu tư trực tiếp nước ngoài.</w:t>
      </w:r>
      <w:r w:rsidR="00BD0E32" w:rsidRPr="008D2924">
        <w:rPr>
          <w:iCs/>
          <w:rPrChange w:id="1446" w:author="nnvan" w:date="2011-03-28T09:07:00Z">
            <w:rPr>
              <w:iCs/>
              <w:sz w:val="32"/>
              <w:szCs w:val="32"/>
              <w:lang w:val="pt-BR"/>
            </w:rPr>
          </w:rPrChange>
        </w:rPr>
        <w:t xml:space="preserve"> </w:t>
      </w:r>
    </w:p>
    <w:p w14:paraId="6CAC3B58" w14:textId="77777777" w:rsidR="00316623" w:rsidRPr="008D2924" w:rsidRDefault="00316623" w:rsidP="00725C27">
      <w:pPr>
        <w:spacing w:before="40" w:after="40" w:line="288" w:lineRule="auto"/>
        <w:ind w:firstLine="540"/>
        <w:jc w:val="both"/>
        <w:rPr>
          <w:iCs/>
          <w:rPrChange w:id="1447" w:author="nnvan" w:date="2011-03-28T09:07:00Z">
            <w:rPr>
              <w:iCs/>
              <w:sz w:val="32"/>
              <w:szCs w:val="32"/>
              <w:lang w:val="pt-BR"/>
            </w:rPr>
          </w:rPrChange>
        </w:rPr>
        <w:pPrChange w:id="1448" w:author="ptnam" w:date="2011-03-25T17:25:00Z">
          <w:pPr>
            <w:spacing w:before="40" w:after="40" w:line="288" w:lineRule="auto"/>
            <w:ind w:firstLine="539"/>
            <w:jc w:val="both"/>
          </w:pPr>
        </w:pPrChange>
      </w:pPr>
      <w:r w:rsidRPr="008D2924">
        <w:rPr>
          <w:iCs/>
          <w:rPrChange w:id="1449" w:author="nnvan" w:date="2011-03-28T09:07:00Z">
            <w:rPr>
              <w:iCs/>
              <w:sz w:val="32"/>
              <w:szCs w:val="32"/>
              <w:lang w:val="pt-BR"/>
            </w:rPr>
          </w:rPrChange>
        </w:rPr>
        <w:t>Vốn đầu tư phát triển toàn xã hội theo giá thực tế thực hiện quý I năm 2011 ước tính đạt 171,5 nghìn tỷ đồng, tăng 14,7% so với cùng kỳ năm 2010, bao gồm vốn khu vực Nhà nước 76,4 nghìn tỷ đồng, chiếm 44,5% tổng vốn và tăng 15,2%; khu vực ngoài Nhà nước 45,6 nghìn tỷ đồng, chiếm 26,6% và tăng 28,5%; khu vực có vốn đầu tư trực tiếp nước ngoài 49,5 nghìn tỷ đồng, chiếm 28,9% và tăng 3,8%.</w:t>
      </w:r>
    </w:p>
    <w:p w14:paraId="266D8BEB" w14:textId="77777777" w:rsidR="00316623" w:rsidRPr="008D2924" w:rsidRDefault="00316623" w:rsidP="002E4CB7">
      <w:pPr>
        <w:spacing w:before="40" w:after="40" w:line="269" w:lineRule="auto"/>
        <w:ind w:firstLine="540"/>
        <w:jc w:val="both"/>
        <w:rPr>
          <w:iCs/>
          <w:rPrChange w:id="1450" w:author="nnvan" w:date="2011-03-28T09:07:00Z">
            <w:rPr>
              <w:iCs/>
              <w:sz w:val="32"/>
              <w:szCs w:val="32"/>
              <w:lang w:val="pt-BR"/>
            </w:rPr>
          </w:rPrChange>
        </w:rPr>
        <w:pPrChange w:id="1451" w:author="ptnam" w:date="2011-03-25T17:33:00Z">
          <w:pPr>
            <w:spacing w:before="40" w:after="40" w:line="288" w:lineRule="auto"/>
            <w:ind w:firstLine="720"/>
            <w:jc w:val="both"/>
          </w:pPr>
        </w:pPrChange>
      </w:pPr>
      <w:r w:rsidRPr="008D2924">
        <w:rPr>
          <w:iCs/>
          <w:rPrChange w:id="1452" w:author="nnvan" w:date="2011-03-28T09:07:00Z">
            <w:rPr>
              <w:iCs/>
              <w:sz w:val="32"/>
              <w:szCs w:val="32"/>
              <w:lang w:val="de-DE"/>
            </w:rPr>
          </w:rPrChange>
        </w:rPr>
        <w:t xml:space="preserve">Trong vốn đầu tư của khu vực Nhà nước thực hiện quý I năm nay, vốn từ ngân sách Nhà nước ước tính đạt 38,9 nghìn tỷ đồng, bằng 21,2% kế hoạch năm và tăng 19,6% so với cùng kỳ năm 2010, gồm có: </w:t>
      </w:r>
    </w:p>
    <w:p w14:paraId="539D6E0B" w14:textId="77777777" w:rsidR="00316623" w:rsidRPr="008D2924" w:rsidRDefault="00316623" w:rsidP="002E4CB7">
      <w:pPr>
        <w:spacing w:before="40" w:after="40" w:line="269" w:lineRule="auto"/>
        <w:ind w:firstLine="540"/>
        <w:jc w:val="both"/>
        <w:rPr>
          <w:rPrChange w:id="1453" w:author="nnvan" w:date="2011-03-28T09:07:00Z">
            <w:rPr>
              <w:sz w:val="32"/>
              <w:szCs w:val="32"/>
              <w:lang w:val="de-DE"/>
            </w:rPr>
          </w:rPrChange>
        </w:rPr>
        <w:pPrChange w:id="1454" w:author="ptnam" w:date="2011-03-25T17:33:00Z">
          <w:pPr>
            <w:spacing w:before="40" w:after="40" w:line="288" w:lineRule="auto"/>
            <w:ind w:firstLine="720"/>
            <w:jc w:val="both"/>
          </w:pPr>
        </w:pPrChange>
      </w:pPr>
      <w:r w:rsidRPr="008D2924">
        <w:rPr>
          <w:iCs/>
          <w:rPrChange w:id="1455" w:author="nnvan" w:date="2011-03-28T09:07:00Z">
            <w:rPr>
              <w:iCs/>
              <w:sz w:val="32"/>
              <w:szCs w:val="32"/>
              <w:lang w:val="de-DE"/>
            </w:rPr>
          </w:rPrChange>
        </w:rPr>
        <w:t xml:space="preserve">- Vốn trung ương quản lý đạt 8148 tỷ đồng, bằng 19,5% kế hoạch năm và tăng 15,2% so với cùng kỳ năm trước, trong đó vốn đầu tư thực hiện của </w:t>
      </w:r>
      <w:r w:rsidRPr="008D2924">
        <w:rPr>
          <w:rPrChange w:id="1456" w:author="nnvan" w:date="2011-03-28T09:07:00Z">
            <w:rPr>
              <w:sz w:val="32"/>
              <w:szCs w:val="32"/>
              <w:lang w:val="de-DE"/>
            </w:rPr>
          </w:rPrChange>
        </w:rPr>
        <w:t>Bộ Giao thông Vận tải đạt 1333 tỷ đồng, bằng 18,1% và tăng 13,1%; Bộ Công thương 675 tỷ đồng, bằng 16,5% và giảm 2,6%; Bộ Nông nghiệp và Phát triển Nông thôn 421 tỷ đồng, bằng 11,5% và giảm 11%; Bộ Y tế 199 tỷ đồng, bằng 22,1% và tăng 2,1%; Bộ Xây dựng 160 tỷ đồng, bằng 16,3% và giảm 8,5%; Bộ Giáo dục và Đào tạo 149 tỷ đồng, bằng 16,6% và giảm 1,8%; Bộ Văn hóa, Thể thao và Du lịch 101 tỷ đồng, bằng 18% và giảm 0,9%.</w:t>
      </w:r>
    </w:p>
    <w:p w14:paraId="59937443" w14:textId="77777777" w:rsidR="00316623" w:rsidRPr="008D2924" w:rsidRDefault="00316623" w:rsidP="002E4CB7">
      <w:pPr>
        <w:spacing w:before="40" w:after="40" w:line="269" w:lineRule="auto"/>
        <w:ind w:firstLine="540"/>
        <w:jc w:val="both"/>
        <w:rPr>
          <w:ins w:id="1457" w:author="nnvan" w:date="2011-03-25T12:30:00Z"/>
          <w:spacing w:val="-2"/>
          <w:rPrChange w:id="1458" w:author="nnvan" w:date="2011-03-28T09:07:00Z">
            <w:rPr>
              <w:ins w:id="1459" w:author="nnvan" w:date="2011-03-25T12:30:00Z"/>
              <w:lang w:val="de-DE"/>
            </w:rPr>
          </w:rPrChange>
        </w:rPr>
        <w:pPrChange w:id="1460" w:author="ptnam" w:date="2011-03-25T17:33:00Z">
          <w:pPr>
            <w:spacing w:before="40" w:after="40" w:line="288" w:lineRule="auto"/>
            <w:ind w:firstLine="720"/>
            <w:jc w:val="both"/>
          </w:pPr>
        </w:pPrChange>
      </w:pPr>
      <w:r w:rsidRPr="008D2924">
        <w:rPr>
          <w:iCs/>
          <w:spacing w:val="-2"/>
          <w:rPrChange w:id="1461" w:author="nnvan" w:date="2011-03-28T09:07:00Z">
            <w:rPr>
              <w:iCs/>
              <w:sz w:val="32"/>
              <w:szCs w:val="32"/>
              <w:lang w:val="de-DE"/>
            </w:rPr>
          </w:rPrChange>
        </w:rPr>
        <w:t>- Vốn địa phương quản lý đạt 30732 tỷ đồng, bằng 2</w:t>
      </w:r>
      <w:del w:id="1462" w:author="nnvan" w:date="2011-03-24T11:23:00Z">
        <w:r w:rsidRPr="008D2924" w:rsidDel="001D27FD">
          <w:rPr>
            <w:iCs/>
            <w:spacing w:val="-2"/>
            <w:rPrChange w:id="1463" w:author="nnvan" w:date="2011-03-28T09:07:00Z">
              <w:rPr>
                <w:iCs/>
                <w:sz w:val="32"/>
                <w:szCs w:val="32"/>
                <w:lang w:val="de-DE"/>
              </w:rPr>
            </w:rPrChange>
          </w:rPr>
          <w:delText>0,9</w:delText>
        </w:r>
      </w:del>
      <w:ins w:id="1464" w:author="nnvan" w:date="2011-03-24T11:23:00Z">
        <w:r w:rsidR="001D27FD" w:rsidRPr="008D2924">
          <w:rPr>
            <w:iCs/>
            <w:spacing w:val="-2"/>
            <w:rPrChange w:id="1465" w:author="nnvan" w:date="2011-03-28T09:07:00Z">
              <w:rPr>
                <w:iCs/>
                <w:lang w:val="de-DE"/>
              </w:rPr>
            </w:rPrChange>
          </w:rPr>
          <w:t>1,8</w:t>
        </w:r>
      </w:ins>
      <w:r w:rsidRPr="008D2924">
        <w:rPr>
          <w:iCs/>
          <w:spacing w:val="-2"/>
          <w:rPrChange w:id="1466" w:author="nnvan" w:date="2011-03-28T09:07:00Z">
            <w:rPr>
              <w:iCs/>
              <w:sz w:val="32"/>
              <w:szCs w:val="32"/>
              <w:lang w:val="de-DE"/>
            </w:rPr>
          </w:rPrChange>
        </w:rPr>
        <w:t xml:space="preserve">% kế hoạch năm và </w:t>
      </w:r>
      <w:del w:id="1467" w:author="nnvan" w:date="2011-03-24T11:23:00Z">
        <w:r w:rsidRPr="008D2924" w:rsidDel="001D27FD">
          <w:rPr>
            <w:iCs/>
            <w:spacing w:val="-2"/>
            <w:rPrChange w:id="1468" w:author="nnvan" w:date="2011-03-28T09:07:00Z">
              <w:rPr>
                <w:iCs/>
                <w:sz w:val="32"/>
                <w:szCs w:val="32"/>
                <w:lang w:val="de-DE"/>
              </w:rPr>
            </w:rPrChange>
          </w:rPr>
          <w:delText xml:space="preserve">bằng </w:delText>
        </w:r>
      </w:del>
      <w:r w:rsidRPr="008D2924">
        <w:rPr>
          <w:iCs/>
          <w:spacing w:val="-2"/>
          <w:rPrChange w:id="1469" w:author="nnvan" w:date="2011-03-28T09:07:00Z">
            <w:rPr>
              <w:iCs/>
              <w:sz w:val="32"/>
              <w:szCs w:val="32"/>
              <w:lang w:val="de-DE"/>
            </w:rPr>
          </w:rPrChange>
        </w:rPr>
        <w:t xml:space="preserve">tăng 20,9% so với cùng kỳ năm 2010. </w:t>
      </w:r>
      <w:r w:rsidRPr="008D2924">
        <w:rPr>
          <w:spacing w:val="-2"/>
          <w:rPrChange w:id="1470" w:author="nnvan" w:date="2011-03-28T09:07:00Z">
            <w:rPr>
              <w:sz w:val="32"/>
              <w:szCs w:val="32"/>
              <w:lang w:val="de-DE"/>
            </w:rPr>
          </w:rPrChange>
        </w:rPr>
        <w:t xml:space="preserve">Một số địa phương có khối lượng vốn đầu tư thực hiện lớn là: Hà Nội đạt 2533 tỷ đồng, bằng 12,6% kế hoạch năm và tăng 6,2% </w:t>
      </w:r>
      <w:ins w:id="1471" w:author="nnvan" w:date="2011-03-24T11:23:00Z">
        <w:r w:rsidR="001D27FD" w:rsidRPr="008D2924">
          <w:rPr>
            <w:spacing w:val="-2"/>
            <w:rPrChange w:id="1472" w:author="nnvan" w:date="2011-03-28T09:07:00Z">
              <w:rPr>
                <w:lang w:val="de-DE"/>
              </w:rPr>
            </w:rPrChange>
          </w:rPr>
          <w:t xml:space="preserve">so với </w:t>
        </w:r>
      </w:ins>
      <w:r w:rsidRPr="008D2924">
        <w:rPr>
          <w:spacing w:val="-2"/>
          <w:rPrChange w:id="1473" w:author="nnvan" w:date="2011-03-28T09:07:00Z">
            <w:rPr>
              <w:sz w:val="32"/>
              <w:szCs w:val="32"/>
              <w:lang w:val="de-DE"/>
            </w:rPr>
          </w:rPrChange>
        </w:rPr>
        <w:t xml:space="preserve">cùng kỳ năm trước; Thành phố Hồ Chí Minh 2061 tỷ đồng, bằng 15,2% và tăng 6,9%; Đà Nẵng 1579 tỷ đồng, bằng 46% và tăng 53,1%; Thanh Hóa 1260 tỷ đồng, bằng 25,9% và tăng 54,6%; Thừa Thiên-Huế 968 tỷ đồng, bằng 35,2% và tăng 23%; Bà Rịa-Vũng Tàu 796 tỷ đồng, bằng 24,1% và tăng 12,1%; Hậu Giang 754 tỷ đồng, bằng 36,4% và tăng 50,2%. </w:t>
      </w:r>
    </w:p>
    <w:p w14:paraId="08E00722" w14:textId="77777777" w:rsidR="00964316" w:rsidRPr="008D2924" w:rsidRDefault="00964316" w:rsidP="002E4CB7">
      <w:pPr>
        <w:numPr>
          <w:ins w:id="1474" w:author="vtson" w:date="2011-03-25T12:30:00Z"/>
        </w:numPr>
        <w:spacing w:before="40" w:after="40" w:line="269" w:lineRule="auto"/>
        <w:ind w:firstLine="539"/>
        <w:jc w:val="both"/>
        <w:rPr>
          <w:ins w:id="1475" w:author="nnvan" w:date="2011-03-25T12:30:00Z"/>
          <w:lang w:val="de-DE"/>
          <w:rPrChange w:id="1476" w:author="nnvan" w:date="2011-03-28T09:07:00Z">
            <w:rPr>
              <w:ins w:id="1477" w:author="nnvan" w:date="2011-03-25T12:30:00Z"/>
              <w:spacing w:val="-2"/>
            </w:rPr>
          </w:rPrChange>
        </w:rPr>
        <w:pPrChange w:id="1478" w:author="ptnam" w:date="2011-03-25T17:33:00Z">
          <w:pPr>
            <w:spacing w:before="40" w:after="40" w:line="271" w:lineRule="auto"/>
            <w:ind w:firstLine="539"/>
            <w:jc w:val="both"/>
          </w:pPr>
        </w:pPrChange>
      </w:pPr>
      <w:ins w:id="1479" w:author="nnvan" w:date="2011-03-25T12:30:00Z">
        <w:r w:rsidRPr="008D2924">
          <w:rPr>
            <w:lang w:val="de-DE"/>
            <w:rPrChange w:id="1480" w:author="nnvan" w:date="2011-03-28T09:07:00Z">
              <w:rPr>
                <w:spacing w:val="-2"/>
              </w:rPr>
            </w:rPrChange>
          </w:rPr>
          <w:t>Thu hút đầu tư trực tiếp của nước ngoài từ đầu năm đến 22/3/2011 đạt 2371,7 triệu USD, bằng 66,9% cùng kỳ năm 2010, bao gồm: Vốn đăng ký 2037,6 triệu USD của 173 dự án được cấp phép mới (giảm 35,2% về vốn và giảm 41,4% về số dự án so với cùng kỳ năm trước); vốn đăng ký bổ sung 334,1 triệu USD của 37 lượt dự án được cấp phép từ các năm trước. Vốn đầu tư trực tiếp nước ngoài thực hiện quý I năm 2011 ước tính đạt 2540 triệu USD, tăng 1,6% so với cùng kỳ năm 2010.</w:t>
        </w:r>
      </w:ins>
    </w:p>
    <w:p w14:paraId="157E6032" w14:textId="77777777" w:rsidR="00964316" w:rsidRPr="008D2924" w:rsidRDefault="00964316" w:rsidP="008D2924">
      <w:pPr>
        <w:pStyle w:val="NormalTimesNewRoman"/>
        <w:numPr>
          <w:ins w:id="1481" w:author="vtson" w:date="2011-03-25T12:30:00Z"/>
        </w:numPr>
        <w:spacing w:after="40" w:line="300" w:lineRule="auto"/>
        <w:ind w:firstLine="539"/>
        <w:rPr>
          <w:ins w:id="1482" w:author="nnvan" w:date="2011-03-25T12:30:00Z"/>
          <w:spacing w:val="0"/>
          <w:szCs w:val="28"/>
          <w:lang w:val="de-DE"/>
          <w:rPrChange w:id="1483" w:author="nnvan" w:date="2011-03-28T09:07:00Z">
            <w:rPr>
              <w:ins w:id="1484" w:author="nnvan" w:date="2011-03-25T12:30:00Z"/>
              <w:spacing w:val="0"/>
              <w:szCs w:val="28"/>
              <w:lang w:val="en-US"/>
            </w:rPr>
          </w:rPrChange>
        </w:rPr>
        <w:pPrChange w:id="1485" w:author="nnvan" w:date="2011-03-28T09:13:00Z">
          <w:pPr>
            <w:pStyle w:val="NormalTimesNewRoman"/>
            <w:spacing w:after="40" w:line="271" w:lineRule="auto"/>
            <w:ind w:firstLine="539"/>
          </w:pPr>
        </w:pPrChange>
      </w:pPr>
      <w:ins w:id="1486" w:author="nnvan" w:date="2011-03-25T12:30:00Z">
        <w:r w:rsidRPr="008D2924">
          <w:rPr>
            <w:spacing w:val="0"/>
            <w:szCs w:val="28"/>
            <w:lang w:val="de-DE"/>
            <w:rPrChange w:id="1487" w:author="nnvan" w:date="2011-03-28T09:07:00Z">
              <w:rPr>
                <w:spacing w:val="0"/>
                <w:szCs w:val="28"/>
                <w:lang w:val="en-US"/>
              </w:rPr>
            </w:rPrChange>
          </w:rPr>
          <w:t>Trong quý I, cả nước có 20 tỉnh, thành phố trực thuộc Trung ương có dự án đầu tư trực tiếp nước ngoài cấp phép mới, trong đó thành phố Hồ Chí Minh dẫn đầu về vốn đăng ký với 1073,2 triệu USD, chiếm 52,7% tổng vốn đăng ký; tiếp đến là Ninh Thuận 266 triệu USD, chiếm 13,1%; Đà Nẵng 235,7 triệu USD, chiếm 11,6%; Bình D</w:t>
        </w:r>
        <w:r w:rsidRPr="008D2924">
          <w:rPr>
            <w:spacing w:val="0"/>
            <w:szCs w:val="28"/>
            <w:lang w:val="de-DE"/>
            <w:rPrChange w:id="1488" w:author="nnvan" w:date="2011-03-28T09:07:00Z">
              <w:rPr>
                <w:rFonts w:hint="eastAsia"/>
                <w:spacing w:val="0"/>
                <w:szCs w:val="28"/>
                <w:lang w:val="en-US"/>
              </w:rPr>
            </w:rPrChange>
          </w:rPr>
          <w:t>ươ</w:t>
        </w:r>
        <w:r w:rsidRPr="008D2924">
          <w:rPr>
            <w:spacing w:val="0"/>
            <w:szCs w:val="28"/>
            <w:lang w:val="de-DE"/>
            <w:rPrChange w:id="1489" w:author="nnvan" w:date="2011-03-28T09:07:00Z">
              <w:rPr>
                <w:spacing w:val="0"/>
                <w:szCs w:val="28"/>
                <w:lang w:val="en-US"/>
              </w:rPr>
            </w:rPrChange>
          </w:rPr>
          <w:t>ng 138,5 triệu USD, chiếm 6,8%; Bà Rịa-Vũng Tàu 121,6 triệu USD, chiếm 6%.</w:t>
        </w:r>
      </w:ins>
    </w:p>
    <w:p w14:paraId="2C3D2486" w14:textId="77777777" w:rsidR="00964316" w:rsidRPr="008D2924" w:rsidRDefault="00964316" w:rsidP="008D2924">
      <w:pPr>
        <w:pStyle w:val="NormalTimesNewRoman"/>
        <w:numPr>
          <w:ins w:id="1490" w:author="vtson" w:date="2011-03-25T12:30:00Z"/>
        </w:numPr>
        <w:spacing w:after="40" w:line="300" w:lineRule="auto"/>
        <w:ind w:firstLine="539"/>
        <w:rPr>
          <w:ins w:id="1491" w:author="nnvan" w:date="2011-03-25T12:31:00Z"/>
          <w:spacing w:val="0"/>
          <w:szCs w:val="28"/>
          <w:lang w:val="de-DE"/>
          <w:rPrChange w:id="1492" w:author="nnvan" w:date="2011-03-28T09:07:00Z">
            <w:rPr>
              <w:ins w:id="1493" w:author="nnvan" w:date="2011-03-25T12:31:00Z"/>
              <w:szCs w:val="28"/>
              <w:lang w:val="en-US"/>
            </w:rPr>
          </w:rPrChange>
        </w:rPr>
        <w:pPrChange w:id="1494" w:author="nnvan" w:date="2011-03-28T09:13:00Z">
          <w:pPr>
            <w:pStyle w:val="NormalTimesNewRoman"/>
            <w:spacing w:after="40" w:line="271" w:lineRule="auto"/>
            <w:ind w:firstLine="539"/>
          </w:pPr>
        </w:pPrChange>
      </w:pPr>
      <w:ins w:id="1495" w:author="nnvan" w:date="2011-03-25T12:30:00Z">
        <w:r w:rsidRPr="008D2924">
          <w:rPr>
            <w:spacing w:val="0"/>
            <w:szCs w:val="28"/>
            <w:lang w:val="de-DE"/>
            <w:rPrChange w:id="1496" w:author="nnvan" w:date="2011-03-28T09:07:00Z">
              <w:rPr>
                <w:szCs w:val="28"/>
                <w:lang w:val="en-US"/>
              </w:rPr>
            </w:rPrChange>
          </w:rPr>
          <w:t xml:space="preserve">Trong số các quốc gia và vùng lãnh thổ đầu tư vào Việt Nam quý I năm nay, Xin-ga-po là nhà đầu tư lớn nhất với 1078,9 triệu USD, chiếm 53% tổng vốn đăng ký cấp mới; tiếp đến là </w:t>
        </w:r>
        <w:r w:rsidRPr="008D2924">
          <w:rPr>
            <w:spacing w:val="0"/>
            <w:szCs w:val="28"/>
            <w:lang w:val="de-DE"/>
            <w:rPrChange w:id="1497" w:author="nnvan" w:date="2011-03-28T09:07:00Z">
              <w:rPr>
                <w:rFonts w:hint="eastAsia"/>
                <w:szCs w:val="28"/>
                <w:lang w:val="en-US"/>
              </w:rPr>
            </w:rPrChange>
          </w:rPr>
          <w:t>Đ</w:t>
        </w:r>
        <w:r w:rsidRPr="008D2924">
          <w:rPr>
            <w:spacing w:val="0"/>
            <w:szCs w:val="28"/>
            <w:lang w:val="de-DE"/>
            <w:rPrChange w:id="1498" w:author="nnvan" w:date="2011-03-28T09:07:00Z">
              <w:rPr>
                <w:szCs w:val="28"/>
                <w:lang w:val="en-US"/>
              </w:rPr>
            </w:rPrChange>
          </w:rPr>
          <w:t>ặc khu HC Hồng Công (TQ) 326 triệu USD, chiếm 16%; Quần đảo Virgin thuộc Anh 252,4 triệu USD, chiếm 12,4%; Hàn Quốc 168 triệu USD, chiếm 8,2%; Nhật Bản 96,9 triệu USD, chiếm 4,8%; Bru-nây 25 triệu USD, chiếm 1,2%.</w:t>
        </w:r>
      </w:ins>
    </w:p>
    <w:p w14:paraId="40AEF1A9" w14:textId="77777777" w:rsidR="00964316" w:rsidRPr="008D2924" w:rsidRDefault="00964316" w:rsidP="008D2924">
      <w:pPr>
        <w:numPr>
          <w:ins w:id="1499" w:author="vtson" w:date="2011-03-25T12:31:00Z"/>
        </w:numPr>
        <w:spacing w:before="40" w:after="40" w:line="300" w:lineRule="auto"/>
        <w:ind w:firstLine="540"/>
        <w:jc w:val="both"/>
        <w:rPr>
          <w:ins w:id="1500" w:author="nnvan" w:date="2011-03-25T12:31:00Z"/>
          <w:b/>
          <w:lang w:val="de-DE"/>
        </w:rPr>
        <w:pPrChange w:id="1501" w:author="nnvan" w:date="2011-03-28T09:13:00Z">
          <w:pPr>
            <w:spacing w:before="40" w:after="40" w:line="306" w:lineRule="auto"/>
            <w:ind w:firstLine="720"/>
            <w:jc w:val="both"/>
          </w:pPr>
        </w:pPrChange>
      </w:pPr>
      <w:ins w:id="1502" w:author="nnvan" w:date="2011-03-25T12:31:00Z">
        <w:r w:rsidRPr="008D2924">
          <w:rPr>
            <w:b/>
            <w:lang w:val="de-DE"/>
          </w:rPr>
          <w:t>2. Thu, chi ngân sách Nhà nước</w:t>
        </w:r>
      </w:ins>
    </w:p>
    <w:p w14:paraId="1279B717" w14:textId="77777777" w:rsidR="00964316" w:rsidRPr="008D2924" w:rsidRDefault="00964316" w:rsidP="008D2924">
      <w:pPr>
        <w:numPr>
          <w:ins w:id="1503" w:author="vtson" w:date="2011-03-25T12:31:00Z"/>
        </w:numPr>
        <w:spacing w:before="40" w:after="40" w:line="300" w:lineRule="auto"/>
        <w:ind w:firstLine="539"/>
        <w:jc w:val="both"/>
        <w:rPr>
          <w:ins w:id="1504" w:author="nnvan" w:date="2011-03-25T12:31:00Z"/>
          <w:spacing w:val="-4"/>
          <w:lang w:val="de-DE"/>
          <w:rPrChange w:id="1505" w:author="nnvan" w:date="2011-03-28T09:07:00Z">
            <w:rPr>
              <w:ins w:id="1506" w:author="nnvan" w:date="2011-03-25T12:31:00Z"/>
              <w:lang w:val="de-DE"/>
            </w:rPr>
          </w:rPrChange>
        </w:rPr>
        <w:pPrChange w:id="1507" w:author="nnvan" w:date="2011-03-28T09:13:00Z">
          <w:pPr>
            <w:spacing w:before="40" w:after="40" w:line="306" w:lineRule="auto"/>
            <w:ind w:firstLine="720"/>
            <w:jc w:val="both"/>
          </w:pPr>
        </w:pPrChange>
      </w:pPr>
      <w:ins w:id="1508" w:author="nnvan" w:date="2011-03-25T12:31:00Z">
        <w:r w:rsidRPr="008D2924">
          <w:rPr>
            <w:spacing w:val="-4"/>
            <w:lang w:val="de-DE"/>
            <w:rPrChange w:id="1509" w:author="nnvan" w:date="2011-03-28T09:07:00Z">
              <w:rPr>
                <w:lang w:val="de-DE"/>
              </w:rPr>
            </w:rPrChange>
          </w:rPr>
          <w:t>Tổng thu ngân sách Nhà nước từ đầu năm đến 15/3/2011 ước tính bằng 21,2% dự toán năm, trong đó các khoản thu nội địa bằng 22,3%; thu từ dầu thô bằng 21,4%; thu cân đối ngân sách từ hoạt động xuất nhập khẩu bằng 18%. Trong thu nội địa, thu từ khu vực doanh nghiệp Nhà nước bằng 23,2%; thu từ doanh nghiệp có vốn đầu tư nước ngoài (không kể dầu thô) bằng 20,3%; thu thuế công, thương nghiệp và dịch vụ ngoài Nhà nước bằng 22,6%; thuế thu nhập cá nhân bằng 21,5%; thu phí xăng dầu bằng 19,2%; thu phí, lệ phí bằng 14,4%.</w:t>
        </w:r>
      </w:ins>
    </w:p>
    <w:p w14:paraId="6271A6E6" w14:textId="77777777" w:rsidR="00964316" w:rsidRPr="008D2924" w:rsidRDefault="00964316" w:rsidP="008D2924">
      <w:pPr>
        <w:pStyle w:val="NormalTimesNewRoman"/>
        <w:numPr>
          <w:ins w:id="1510" w:author="vtson" w:date="2011-03-25T12:31:00Z"/>
        </w:numPr>
        <w:spacing w:after="40" w:line="300" w:lineRule="auto"/>
        <w:ind w:firstLine="539"/>
        <w:rPr>
          <w:ins w:id="1511" w:author="nnvan" w:date="2011-03-25T12:32:00Z"/>
          <w:color w:val="FF0000"/>
          <w:spacing w:val="0"/>
          <w:szCs w:val="28"/>
          <w:lang w:val="de-DE"/>
          <w:rPrChange w:id="1512" w:author="nnvan" w:date="2011-03-28T09:07:00Z">
            <w:rPr>
              <w:ins w:id="1513" w:author="nnvan" w:date="2011-03-25T12:32:00Z"/>
              <w:color w:val="FF0000"/>
              <w:spacing w:val="0"/>
              <w:szCs w:val="28"/>
              <w:lang w:val="de-DE"/>
            </w:rPr>
          </w:rPrChange>
        </w:rPr>
        <w:pPrChange w:id="1514" w:author="nnvan" w:date="2011-03-28T09:13:00Z">
          <w:pPr>
            <w:pStyle w:val="NormalTimesNewRoman"/>
            <w:spacing w:after="40" w:line="306" w:lineRule="auto"/>
            <w:ind w:firstLine="720"/>
          </w:pPr>
        </w:pPrChange>
      </w:pPr>
      <w:ins w:id="1515" w:author="nnvan" w:date="2011-03-25T12:31:00Z">
        <w:r w:rsidRPr="008D2924">
          <w:rPr>
            <w:spacing w:val="0"/>
            <w:szCs w:val="28"/>
            <w:lang w:val="de-DE"/>
          </w:rPr>
          <w:t>Tổng chi ngân sách Nhà nước từ đầu năm đến 15/3/2011 ước tính bằng 18,9% dự toán năm, trong đó chi đầu tư phát triển bằng 21,4%; chi phát triển sự nghiệp kinh tế-xã hội, quốc phòng, an ninh, quản lý hành chính bằng 19,8%; chi trả nợ và viện trợ bằng 19,5%.</w:t>
        </w:r>
        <w:r w:rsidRPr="008D2924">
          <w:rPr>
            <w:color w:val="FF0000"/>
            <w:spacing w:val="0"/>
            <w:szCs w:val="28"/>
            <w:lang w:val="de-DE"/>
            <w:rPrChange w:id="1516" w:author="nnvan" w:date="2011-03-28T09:07:00Z">
              <w:rPr>
                <w:color w:val="FF0000"/>
                <w:spacing w:val="0"/>
                <w:szCs w:val="28"/>
                <w:lang w:val="de-DE"/>
              </w:rPr>
            </w:rPrChange>
          </w:rPr>
          <w:t xml:space="preserve"> </w:t>
        </w:r>
      </w:ins>
    </w:p>
    <w:p w14:paraId="3D1CB293" w14:textId="77777777" w:rsidR="00964316" w:rsidRPr="008D2924" w:rsidRDefault="00964316" w:rsidP="008D2924">
      <w:pPr>
        <w:pStyle w:val="NormalTimesNewRoman"/>
        <w:numPr>
          <w:ins w:id="1517" w:author="vtson" w:date="2011-03-25T12:32:00Z"/>
        </w:numPr>
        <w:spacing w:after="40" w:line="300" w:lineRule="auto"/>
        <w:ind w:firstLine="539"/>
        <w:rPr>
          <w:ins w:id="1518" w:author="nnvan" w:date="2011-03-25T12:32:00Z"/>
          <w:b/>
          <w:spacing w:val="0"/>
          <w:szCs w:val="28"/>
          <w:lang w:val="de-DE"/>
        </w:rPr>
        <w:pPrChange w:id="1519" w:author="nnvan" w:date="2011-03-28T09:13:00Z">
          <w:pPr>
            <w:pStyle w:val="NormalTimesNewRoman"/>
            <w:numPr>
              <w:numId w:val="1"/>
            </w:numPr>
            <w:tabs>
              <w:tab w:val="num" w:pos="900"/>
            </w:tabs>
            <w:spacing w:after="40" w:line="306" w:lineRule="auto"/>
            <w:ind w:left="900" w:hanging="360"/>
          </w:pPr>
        </w:pPrChange>
      </w:pPr>
      <w:ins w:id="1520" w:author="nnvan" w:date="2011-03-25T12:33:00Z">
        <w:r w:rsidRPr="008D2924">
          <w:rPr>
            <w:b/>
            <w:spacing w:val="0"/>
            <w:szCs w:val="28"/>
            <w:lang w:val="de-DE"/>
            <w:rPrChange w:id="1521" w:author="nnvan" w:date="2011-03-28T09:07:00Z">
              <w:rPr>
                <w:b/>
                <w:spacing w:val="0"/>
                <w:szCs w:val="28"/>
                <w:lang w:val="de-DE"/>
              </w:rPr>
            </w:rPrChange>
          </w:rPr>
          <w:t xml:space="preserve">3. </w:t>
        </w:r>
      </w:ins>
      <w:ins w:id="1522" w:author="nnvan" w:date="2011-03-25T12:32:00Z">
        <w:r w:rsidRPr="008D2924">
          <w:rPr>
            <w:b/>
            <w:spacing w:val="0"/>
            <w:szCs w:val="28"/>
            <w:lang w:val="de-DE"/>
            <w:rPrChange w:id="1523" w:author="nnvan" w:date="2011-03-28T09:07:00Z">
              <w:rPr>
                <w:color w:val="FF0000"/>
                <w:spacing w:val="0"/>
                <w:szCs w:val="28"/>
                <w:lang w:val="de-DE"/>
              </w:rPr>
            </w:rPrChange>
          </w:rPr>
          <w:t>Xuất, nhập khẩu hàng hóa và dịch vụ</w:t>
        </w:r>
      </w:ins>
    </w:p>
    <w:p w14:paraId="10FB9642" w14:textId="77777777" w:rsidR="00964316" w:rsidRPr="008D2924" w:rsidRDefault="00964316" w:rsidP="008D2924">
      <w:pPr>
        <w:numPr>
          <w:ins w:id="1524" w:author="vtson" w:date="2011-03-25T12:33:00Z"/>
        </w:numPr>
        <w:spacing w:before="40" w:after="40" w:line="300" w:lineRule="auto"/>
        <w:ind w:firstLine="539"/>
        <w:jc w:val="both"/>
        <w:rPr>
          <w:ins w:id="1525" w:author="nnvan" w:date="2011-03-25T12:33:00Z"/>
          <w:b/>
          <w:i/>
          <w:lang w:val="de-DE"/>
          <w:rPrChange w:id="1526" w:author="nnvan" w:date="2011-03-28T09:07:00Z">
            <w:rPr>
              <w:ins w:id="1527" w:author="nnvan" w:date="2011-03-25T12:33:00Z"/>
              <w:b/>
              <w:i/>
              <w:lang w:val="fr-FR"/>
            </w:rPr>
          </w:rPrChange>
        </w:rPr>
        <w:pPrChange w:id="1528" w:author="nnvan" w:date="2011-03-28T09:13:00Z">
          <w:pPr>
            <w:spacing w:before="60" w:after="60" w:line="276" w:lineRule="auto"/>
            <w:ind w:firstLine="567"/>
            <w:jc w:val="both"/>
          </w:pPr>
        </w:pPrChange>
      </w:pPr>
      <w:ins w:id="1529" w:author="nnvan" w:date="2011-03-25T12:33:00Z">
        <w:r w:rsidRPr="008D2924">
          <w:rPr>
            <w:b/>
            <w:i/>
            <w:lang w:val="de-DE"/>
            <w:rPrChange w:id="1530" w:author="nnvan" w:date="2011-03-28T09:07:00Z">
              <w:rPr>
                <w:b/>
                <w:i/>
                <w:lang w:val="fr-FR"/>
              </w:rPr>
            </w:rPrChange>
          </w:rPr>
          <w:t>a. Xuất khẩu hàng hoá</w:t>
        </w:r>
      </w:ins>
    </w:p>
    <w:p w14:paraId="1EC02830" w14:textId="77777777" w:rsidR="00964316" w:rsidRPr="008D2924" w:rsidRDefault="00964316" w:rsidP="008D2924">
      <w:pPr>
        <w:numPr>
          <w:ins w:id="1531" w:author="vtson" w:date="2011-03-25T12:33:00Z"/>
        </w:numPr>
        <w:spacing w:before="40" w:after="40" w:line="300" w:lineRule="auto"/>
        <w:ind w:firstLine="539"/>
        <w:jc w:val="both"/>
        <w:rPr>
          <w:ins w:id="1532" w:author="nnvan" w:date="2011-03-25T12:33:00Z"/>
          <w:lang w:val="de-DE"/>
          <w:rPrChange w:id="1533" w:author="nnvan" w:date="2011-03-28T09:07:00Z">
            <w:rPr>
              <w:ins w:id="1534" w:author="nnvan" w:date="2011-03-25T12:33:00Z"/>
              <w:spacing w:val="-4"/>
              <w:lang w:val="fr-FR"/>
            </w:rPr>
          </w:rPrChange>
        </w:rPr>
        <w:pPrChange w:id="1535" w:author="nnvan" w:date="2011-03-28T09:13:00Z">
          <w:pPr>
            <w:spacing w:before="60" w:after="60" w:line="276" w:lineRule="auto"/>
            <w:ind w:firstLine="567"/>
            <w:jc w:val="both"/>
          </w:pPr>
        </w:pPrChange>
      </w:pPr>
      <w:ins w:id="1536" w:author="nnvan" w:date="2011-03-25T12:33:00Z">
        <w:r w:rsidRPr="008D2924">
          <w:rPr>
            <w:lang w:val="de-DE"/>
            <w:rPrChange w:id="1537" w:author="nnvan" w:date="2011-03-28T09:07:00Z">
              <w:rPr>
                <w:spacing w:val="-4"/>
                <w:lang w:val="fr-FR"/>
              </w:rPr>
            </w:rPrChange>
          </w:rPr>
          <w:t xml:space="preserve">Kim ngạch hàng hóa xuất khẩu tháng 3/2011 ước tính đạt 7,1 tỷ USD, tăng 45,4% so với tháng trước và tăng 26% so với cùng kỳ năm trước. Tính chung quý I/2011, kim ngạch hàng hóa xuất khẩu đạt 19,2 tỷ USD, tăng 33,7% so với cùng kỳ năm trước, bao gồm khu vực kinh tế trong nước đạt 8,8 tỷ USD, tăng 40,1%; khu vực có vốn đầu tư nước ngoài (kể cả dầu thô) đạt 10,4 tỷ USD, tăng 28,7%. </w:t>
        </w:r>
      </w:ins>
    </w:p>
    <w:p w14:paraId="4CD2747B" w14:textId="77777777" w:rsidR="00962103" w:rsidRPr="008D2924" w:rsidRDefault="00964316" w:rsidP="008D2924">
      <w:pPr>
        <w:numPr>
          <w:ins w:id="1538" w:author="vtson" w:date="2011-03-25T12:33:00Z"/>
        </w:numPr>
        <w:spacing w:before="40" w:after="40" w:line="300" w:lineRule="auto"/>
        <w:ind w:firstLine="539"/>
        <w:jc w:val="both"/>
        <w:rPr>
          <w:ins w:id="1539" w:author="nnvan" w:date="2011-03-28T08:59:00Z"/>
          <w:rStyle w:val="Strong"/>
          <w:b w:val="0"/>
          <w:bCs w:val="0"/>
          <w:lang w:val="de-DE"/>
          <w:rPrChange w:id="1540" w:author="nnvan" w:date="2011-03-28T09:07:00Z">
            <w:rPr>
              <w:ins w:id="1541" w:author="nnvan" w:date="2011-03-28T08:59:00Z"/>
              <w:rStyle w:val="Strong"/>
              <w:b w:val="0"/>
              <w:bCs w:val="0"/>
              <w:sz w:val="30"/>
              <w:szCs w:val="30"/>
              <w:lang w:val="de-DE"/>
            </w:rPr>
          </w:rPrChange>
        </w:rPr>
        <w:pPrChange w:id="1542" w:author="nnvan" w:date="2011-03-28T09:13:00Z">
          <w:pPr>
            <w:spacing w:before="60" w:after="60" w:line="276" w:lineRule="auto"/>
            <w:ind w:firstLine="720"/>
            <w:jc w:val="both"/>
          </w:pPr>
        </w:pPrChange>
      </w:pPr>
      <w:ins w:id="1543" w:author="nnvan" w:date="2011-03-25T12:33:00Z">
        <w:r w:rsidRPr="008D2924">
          <w:rPr>
            <w:rStyle w:val="Strong"/>
            <w:b w:val="0"/>
            <w:bCs w:val="0"/>
            <w:lang w:val="de-DE"/>
            <w:rPrChange w:id="1544" w:author="nnvan" w:date="2011-03-28T09:07:00Z">
              <w:rPr>
                <w:rStyle w:val="Strong"/>
                <w:b w:val="0"/>
                <w:bCs w:val="0"/>
                <w:spacing w:val="-4"/>
                <w:lang w:val="fr-FR"/>
              </w:rPr>
            </w:rPrChange>
          </w:rPr>
          <w:t>Kim ngạch hàng hóa xuất khẩu quý I tăng cao một mặt do lượng xuất khẩu tăng, mặt khác do đơn giá xuất khẩu một số mặt hàng tăng</w:t>
        </w:r>
      </w:ins>
      <w:ins w:id="1545" w:author="nnvan" w:date="2011-03-28T08:47:00Z">
        <w:r w:rsidR="00A0790E" w:rsidRPr="008D2924">
          <w:rPr>
            <w:rStyle w:val="Strong"/>
            <w:b w:val="0"/>
            <w:bCs w:val="0"/>
            <w:lang w:val="de-DE"/>
            <w:rPrChange w:id="1546" w:author="nnvan" w:date="2011-03-28T09:07:00Z">
              <w:rPr>
                <w:rStyle w:val="Strong"/>
                <w:b w:val="0"/>
                <w:bCs w:val="0"/>
                <w:sz w:val="30"/>
                <w:szCs w:val="30"/>
                <w:lang w:val="de-DE"/>
              </w:rPr>
            </w:rPrChange>
          </w:rPr>
          <w:t xml:space="preserve">. Một số mặt hàng có đơn giá xuất khẩu tăng cao là: </w:t>
        </w:r>
      </w:ins>
      <w:ins w:id="1547" w:author="nnvan" w:date="2011-03-28T08:58:00Z">
        <w:r w:rsidR="00962103" w:rsidRPr="008D2924">
          <w:rPr>
            <w:rStyle w:val="Strong"/>
            <w:b w:val="0"/>
            <w:bCs w:val="0"/>
            <w:lang w:val="de-DE"/>
            <w:rPrChange w:id="1548" w:author="nnvan" w:date="2011-03-28T09:07:00Z">
              <w:rPr>
                <w:rStyle w:val="Strong"/>
                <w:b w:val="0"/>
                <w:bCs w:val="0"/>
                <w:sz w:val="30"/>
                <w:szCs w:val="30"/>
                <w:lang w:val="de-DE"/>
              </w:rPr>
            </w:rPrChange>
          </w:rPr>
          <w:t>Giá c</w:t>
        </w:r>
      </w:ins>
      <w:ins w:id="1549" w:author="nnvan" w:date="2011-03-28T08:47:00Z">
        <w:r w:rsidR="00A0790E" w:rsidRPr="008D2924">
          <w:rPr>
            <w:rStyle w:val="Strong"/>
            <w:b w:val="0"/>
            <w:bCs w:val="0"/>
            <w:lang w:val="de-DE"/>
            <w:rPrChange w:id="1550" w:author="nnvan" w:date="2011-03-28T09:07:00Z">
              <w:rPr>
                <w:rStyle w:val="Strong"/>
                <w:b w:val="0"/>
                <w:bCs w:val="0"/>
                <w:sz w:val="30"/>
                <w:szCs w:val="30"/>
                <w:lang w:val="de-DE"/>
              </w:rPr>
            </w:rPrChange>
          </w:rPr>
          <w:t>ao su tăng 70%; hạt tiêu tăng 60%; cà phê tăng %; hạt điều tăng 37,8%; than đá tăng 56%...</w:t>
        </w:r>
      </w:ins>
      <w:ins w:id="1551" w:author="nnvan" w:date="2011-03-25T12:33:00Z">
        <w:r w:rsidRPr="008D2924">
          <w:rPr>
            <w:rStyle w:val="Strong"/>
            <w:b w:val="0"/>
            <w:bCs w:val="0"/>
            <w:lang w:val="de-DE"/>
            <w:rPrChange w:id="1552" w:author="nnvan" w:date="2011-03-28T09:07:00Z">
              <w:rPr>
                <w:rStyle w:val="Strong"/>
                <w:b w:val="0"/>
                <w:bCs w:val="0"/>
                <w:spacing w:val="-4"/>
                <w:lang w:val="fr-FR"/>
              </w:rPr>
            </w:rPrChange>
          </w:rPr>
          <w:t xml:space="preserve">Nếu loại trừ yếu tố tăng giá thì kim ngạch xuất khẩu quý I đạt 17,5 tỷ USD, tăng 21,7% so với cùng kỳ năm 2010. </w:t>
        </w:r>
      </w:ins>
    </w:p>
    <w:p w14:paraId="40CB719E" w14:textId="77777777" w:rsidR="00964316" w:rsidRPr="008D2924" w:rsidRDefault="00964316" w:rsidP="008D2924">
      <w:pPr>
        <w:numPr>
          <w:ins w:id="1553" w:author="vtson" w:date="2011-03-28T08:59:00Z"/>
        </w:numPr>
        <w:spacing w:before="40" w:after="40" w:line="288" w:lineRule="auto"/>
        <w:ind w:firstLine="539"/>
        <w:jc w:val="both"/>
        <w:rPr>
          <w:ins w:id="1554" w:author="nnvan" w:date="2011-03-25T12:33:00Z"/>
          <w:spacing w:val="-4"/>
          <w:lang w:val="de-DE"/>
          <w:rPrChange w:id="1555" w:author="nnvan" w:date="2011-03-28T09:13:00Z">
            <w:rPr>
              <w:ins w:id="1556" w:author="nnvan" w:date="2011-03-25T12:33:00Z"/>
              <w:spacing w:val="-4"/>
              <w:lang w:val="fr-FR"/>
            </w:rPr>
          </w:rPrChange>
        </w:rPr>
        <w:pPrChange w:id="1557" w:author="nnvan" w:date="2011-03-28T09:14:00Z">
          <w:pPr>
            <w:spacing w:before="60" w:after="60" w:line="276" w:lineRule="auto"/>
            <w:ind w:firstLine="720"/>
            <w:jc w:val="both"/>
          </w:pPr>
        </w:pPrChange>
      </w:pPr>
      <w:ins w:id="1558" w:author="nnvan" w:date="2011-03-25T12:33:00Z">
        <w:r w:rsidRPr="008D2924">
          <w:rPr>
            <w:rStyle w:val="Strong"/>
            <w:b w:val="0"/>
            <w:bCs w:val="0"/>
            <w:spacing w:val="-4"/>
            <w:lang w:val="de-DE"/>
            <w:rPrChange w:id="1559" w:author="nnvan" w:date="2011-03-28T09:13:00Z">
              <w:rPr>
                <w:rStyle w:val="Strong"/>
                <w:b w:val="0"/>
                <w:bCs w:val="0"/>
                <w:spacing w:val="-4"/>
                <w:lang w:val="fr-FR"/>
              </w:rPr>
            </w:rPrChange>
          </w:rPr>
          <w:t xml:space="preserve">Trong hai tháng đầu năm, Hoa Kỳ vẫn là thị trường xuất khẩu lớn nhất của Việt Nam với </w:t>
        </w:r>
      </w:ins>
      <w:ins w:id="1560" w:author="nnvan" w:date="2011-03-25T16:44:00Z">
        <w:r w:rsidR="00A02E6A" w:rsidRPr="008D2924">
          <w:rPr>
            <w:rStyle w:val="Strong"/>
            <w:b w:val="0"/>
            <w:bCs w:val="0"/>
            <w:spacing w:val="-4"/>
            <w:lang w:val="de-DE"/>
            <w:rPrChange w:id="1561" w:author="nnvan" w:date="2011-03-28T09:13:00Z">
              <w:rPr>
                <w:rStyle w:val="Strong"/>
                <w:b w:val="0"/>
                <w:bCs w:val="0"/>
                <w:spacing w:val="-4"/>
                <w:lang w:val="fr-FR"/>
              </w:rPr>
            </w:rPrChange>
          </w:rPr>
          <w:t xml:space="preserve">kim ngạch đạt </w:t>
        </w:r>
      </w:ins>
      <w:ins w:id="1562" w:author="nnvan" w:date="2011-03-25T12:33:00Z">
        <w:r w:rsidRPr="008D2924">
          <w:rPr>
            <w:rStyle w:val="Strong"/>
            <w:b w:val="0"/>
            <w:bCs w:val="0"/>
            <w:spacing w:val="-4"/>
            <w:lang w:val="de-DE"/>
            <w:rPrChange w:id="1563" w:author="nnvan" w:date="2011-03-28T09:13:00Z">
              <w:rPr>
                <w:rStyle w:val="Strong"/>
                <w:b w:val="0"/>
                <w:bCs w:val="0"/>
                <w:spacing w:val="-4"/>
                <w:lang w:val="fr-FR"/>
              </w:rPr>
            </w:rPrChange>
          </w:rPr>
          <w:t xml:space="preserve">2,1 tỷ USD, chiếm 16,9% tổng kim ngạch xuất khẩu, tăng 15,7% so với cùng kỳ năm trước, tiếp đến là các thị trường: ASEAN 1,7 tỷ USD, tăng 15,6%; Trung Quốc 1,3 tỷ USD, tăng 60,9%; Nhật Bản 1,2 tỷ USD, tăng 17,5%. </w:t>
        </w:r>
      </w:ins>
    </w:p>
    <w:p w14:paraId="57D2998E" w14:textId="77777777" w:rsidR="00964316" w:rsidRPr="008D2924" w:rsidRDefault="00964316" w:rsidP="008D2924">
      <w:pPr>
        <w:numPr>
          <w:ins w:id="1564" w:author="vtson" w:date="2011-03-25T12:33:00Z"/>
        </w:numPr>
        <w:spacing w:before="40" w:after="40" w:line="288" w:lineRule="auto"/>
        <w:ind w:firstLine="539"/>
        <w:jc w:val="both"/>
        <w:rPr>
          <w:ins w:id="1565" w:author="nnvan" w:date="2011-03-25T12:33:00Z"/>
          <w:b/>
          <w:lang w:val="de-DE"/>
          <w:rPrChange w:id="1566" w:author="nnvan" w:date="2011-03-28T09:07:00Z">
            <w:rPr>
              <w:ins w:id="1567" w:author="nnvan" w:date="2011-03-25T12:33:00Z"/>
              <w:b/>
              <w:lang w:val="fr-FR"/>
            </w:rPr>
          </w:rPrChange>
        </w:rPr>
        <w:pPrChange w:id="1568" w:author="nnvan" w:date="2011-03-28T09:14:00Z">
          <w:pPr>
            <w:spacing w:before="60" w:after="60" w:line="276" w:lineRule="auto"/>
            <w:ind w:firstLine="567"/>
            <w:jc w:val="both"/>
          </w:pPr>
        </w:pPrChange>
      </w:pPr>
      <w:ins w:id="1569" w:author="nnvan" w:date="2011-03-25T12:33:00Z">
        <w:r w:rsidRPr="008D2924">
          <w:rPr>
            <w:lang w:val="de-DE"/>
            <w:rPrChange w:id="1570" w:author="nnvan" w:date="2011-03-28T09:07:00Z">
              <w:rPr>
                <w:lang w:val="fr-FR"/>
              </w:rPr>
            </w:rPrChange>
          </w:rPr>
          <w:t xml:space="preserve">Trong quý I năm nay, một số mặt hàng xuất khẩu có kim ngạch trên 1 tỷ USD đạt mức tăng cao là: Hàng dệt may đạt 2,8 tỷ USD, tăng 27,9% so với cùng kỳ năm trước; dầu thô 1,6 tỷ USD, tăng 15,7%; giày dép đạt 1,3 tỷ USD, tăng 29,7%; thủy sản đạt 1,1 tỷ USD, tăng 30,5%; cà phê đạt 1 tỷ USD, tăng 115,1%. Một số mặt hàng xuất khẩu khác có kim ngạch tương đối lớn đạt mức tăng khá là: Gạo đạt 849 triệu USD, tăng 7,3%; gỗ và sản phẩm gỗ đạt 816 triệu USD, tăng 9,2%; điện tử máy tính đạt 791 triệu USD, tăng 13,1%; máy móc, thiết bị, dụng cụ phụ tùng đạt 782 triệu USD, tăng 20,1%; cao su 774 triệu USD, tăng 134,1%. </w:t>
        </w:r>
        <w:r w:rsidRPr="008D2924">
          <w:rPr>
            <w:b/>
            <w:lang w:val="de-DE"/>
            <w:rPrChange w:id="1571" w:author="nnvan" w:date="2011-03-28T09:07:00Z">
              <w:rPr>
                <w:b/>
                <w:lang w:val="fr-FR"/>
              </w:rPr>
            </w:rPrChange>
          </w:rPr>
          <w:t xml:space="preserve"> </w:t>
        </w:r>
      </w:ins>
    </w:p>
    <w:p w14:paraId="4559D0A6" w14:textId="77777777" w:rsidR="00964316" w:rsidRPr="008D2924" w:rsidRDefault="00964316" w:rsidP="008D2924">
      <w:pPr>
        <w:numPr>
          <w:ins w:id="1572" w:author="vtson" w:date="2011-03-25T12:33:00Z"/>
        </w:numPr>
        <w:spacing w:before="40" w:after="40" w:line="288" w:lineRule="auto"/>
        <w:ind w:firstLine="539"/>
        <w:jc w:val="both"/>
        <w:rPr>
          <w:ins w:id="1573" w:author="nnvan" w:date="2011-03-25T12:33:00Z"/>
          <w:b/>
          <w:i/>
          <w:lang w:val="de-DE"/>
          <w:rPrChange w:id="1574" w:author="nnvan" w:date="2011-03-28T09:07:00Z">
            <w:rPr>
              <w:ins w:id="1575" w:author="nnvan" w:date="2011-03-25T12:33:00Z"/>
              <w:b/>
              <w:i/>
              <w:lang w:val="fr-FR"/>
            </w:rPr>
          </w:rPrChange>
        </w:rPr>
        <w:pPrChange w:id="1576" w:author="nnvan" w:date="2011-03-28T09:14:00Z">
          <w:pPr>
            <w:spacing w:before="60" w:after="60" w:line="276" w:lineRule="auto"/>
            <w:ind w:firstLine="567"/>
            <w:jc w:val="both"/>
          </w:pPr>
        </w:pPrChange>
      </w:pPr>
      <w:ins w:id="1577" w:author="nnvan" w:date="2011-03-25T12:33:00Z">
        <w:r w:rsidRPr="008D2924">
          <w:rPr>
            <w:b/>
            <w:i/>
            <w:lang w:val="de-DE"/>
            <w:rPrChange w:id="1578" w:author="nnvan" w:date="2011-03-28T09:07:00Z">
              <w:rPr>
                <w:b/>
                <w:i/>
                <w:lang w:val="fr-FR"/>
              </w:rPr>
            </w:rPrChange>
          </w:rPr>
          <w:t>b. Nhập khẩu hàng hoá</w:t>
        </w:r>
      </w:ins>
    </w:p>
    <w:p w14:paraId="21A65802" w14:textId="77777777" w:rsidR="00964316" w:rsidRPr="008D2924" w:rsidRDefault="00964316" w:rsidP="008D2924">
      <w:pPr>
        <w:numPr>
          <w:ins w:id="1579" w:author="vtson" w:date="2011-03-25T12:33:00Z"/>
        </w:numPr>
        <w:spacing w:before="40" w:after="40" w:line="288" w:lineRule="auto"/>
        <w:ind w:firstLine="539"/>
        <w:jc w:val="both"/>
        <w:rPr>
          <w:ins w:id="1580" w:author="nnvan" w:date="2011-03-25T12:33:00Z"/>
          <w:spacing w:val="-4"/>
          <w:lang w:val="de-DE"/>
          <w:rPrChange w:id="1581" w:author="nnvan" w:date="2011-03-28T09:07:00Z">
            <w:rPr>
              <w:ins w:id="1582" w:author="nnvan" w:date="2011-03-25T12:33:00Z"/>
              <w:spacing w:val="-4"/>
              <w:lang w:val="fr-FR"/>
            </w:rPr>
          </w:rPrChange>
        </w:rPr>
        <w:pPrChange w:id="1583" w:author="nnvan" w:date="2011-03-28T09:14:00Z">
          <w:pPr>
            <w:spacing w:before="60" w:after="60" w:line="276" w:lineRule="auto"/>
            <w:ind w:firstLine="567"/>
            <w:jc w:val="both"/>
          </w:pPr>
        </w:pPrChange>
      </w:pPr>
      <w:ins w:id="1584" w:author="nnvan" w:date="2011-03-25T12:33:00Z">
        <w:r w:rsidRPr="008D2924">
          <w:rPr>
            <w:spacing w:val="-4"/>
            <w:lang w:val="de-DE"/>
            <w:rPrChange w:id="1585" w:author="nnvan" w:date="2011-03-28T09:07:00Z">
              <w:rPr>
                <w:spacing w:val="-4"/>
                <w:lang w:val="fr-FR"/>
              </w:rPr>
            </w:rPrChange>
          </w:rPr>
          <w:t xml:space="preserve">Kim ngạch hàng hóa nhập khẩu tháng 3/2011 ước tính đạt 8,2 tỷ USD, tăng 37,6% so với tháng trước và tăng 20,4% so với cùng kỳ năm trước. Tính chung quý I/2011, kim ngạch hàng hóa nhập khẩu đạt 22,3 tỷ USD, tăng 23,8% so với cùng kỳ năm 2010, bao gồm khu vực kinh tế trong nước đạt 12,8 tỷ USD, tăng 20,7%; khu vực có vốn đầu tư nước ngoài đạt 9,5 tỷ USD, tăng 28,4%. </w:t>
        </w:r>
      </w:ins>
    </w:p>
    <w:p w14:paraId="058B0731" w14:textId="77777777" w:rsidR="00964316" w:rsidRPr="008D2924" w:rsidRDefault="00964316" w:rsidP="008D2924">
      <w:pPr>
        <w:numPr>
          <w:ins w:id="1586" w:author="vtson" w:date="2011-03-25T12:33:00Z"/>
        </w:numPr>
        <w:spacing w:before="40" w:after="40" w:line="288" w:lineRule="auto"/>
        <w:ind w:firstLine="539"/>
        <w:jc w:val="both"/>
        <w:rPr>
          <w:ins w:id="1587" w:author="nnvan" w:date="2011-03-25T12:33:00Z"/>
          <w:lang w:val="de-DE"/>
          <w:rPrChange w:id="1588" w:author="nnvan" w:date="2011-03-28T09:07:00Z">
            <w:rPr>
              <w:ins w:id="1589" w:author="nnvan" w:date="2011-03-25T12:33:00Z"/>
              <w:spacing w:val="-6"/>
              <w:lang w:val="fr-FR"/>
            </w:rPr>
          </w:rPrChange>
        </w:rPr>
        <w:pPrChange w:id="1590" w:author="nnvan" w:date="2011-03-28T09:14:00Z">
          <w:pPr>
            <w:spacing w:before="60" w:after="60" w:line="276" w:lineRule="auto"/>
            <w:ind w:firstLine="567"/>
            <w:jc w:val="both"/>
          </w:pPr>
        </w:pPrChange>
      </w:pPr>
      <w:ins w:id="1591" w:author="nnvan" w:date="2011-03-25T12:33:00Z">
        <w:r w:rsidRPr="008D2924">
          <w:rPr>
            <w:lang w:val="de-DE"/>
            <w:rPrChange w:id="1592" w:author="nnvan" w:date="2011-03-28T09:07:00Z">
              <w:rPr>
                <w:spacing w:val="-6"/>
                <w:lang w:val="fr-FR"/>
              </w:rPr>
            </w:rPrChange>
          </w:rPr>
          <w:t>Nhìn chung, nhu cầu nhập khẩu các mặt hàng phục vụ sản xuất trong nước vẫn tăng cao, trong đó máy móc, thiết bị, dụng cụ phụ tùng đạt 3,4 tỷ USD, tăng 14,8% so với cùng kỳ năm trước; xăng dầu đạt 2,4 tỷ USD tăng 53,8%; sắt thép đạt 1,3 tỷ USD, tăng 18%; điện tử, máy tính và linh kiện đạt 1,3 tỷ USD, tăng 29,7%; vải đạt 1,4 tỷ USD, tăng 42%; chất dẻo đạt 1,1 tỷ USD, tăng 40,1%; nguyên phụ liệu dệt may giày dép đạt 623 triệu USD, tăng 22,1%. Nhập khẩu ôtô quý I đạt 734 triệu USD, tăng 20,3% so với cùng kỳ năm trước, trong đó ôtô nguyên chiếc đạt 262 triệu USD, tăng 62,2%.</w:t>
        </w:r>
      </w:ins>
    </w:p>
    <w:p w14:paraId="419F9AB3" w14:textId="77777777" w:rsidR="00964316" w:rsidRPr="008D2924" w:rsidRDefault="00964316" w:rsidP="008D2924">
      <w:pPr>
        <w:numPr>
          <w:ins w:id="1593" w:author="vtson" w:date="2011-03-25T12:33:00Z"/>
        </w:numPr>
        <w:spacing w:before="40" w:after="40" w:line="288" w:lineRule="auto"/>
        <w:ind w:firstLine="539"/>
        <w:jc w:val="both"/>
        <w:rPr>
          <w:ins w:id="1594" w:author="nnvan" w:date="2011-03-25T12:33:00Z"/>
          <w:lang w:val="de-DE"/>
          <w:rPrChange w:id="1595" w:author="nnvan" w:date="2011-03-28T09:07:00Z">
            <w:rPr>
              <w:ins w:id="1596" w:author="nnvan" w:date="2011-03-25T12:33:00Z"/>
              <w:lang w:val="fr-FR"/>
            </w:rPr>
          </w:rPrChange>
        </w:rPr>
        <w:pPrChange w:id="1597" w:author="nnvan" w:date="2011-03-28T09:14:00Z">
          <w:pPr>
            <w:spacing w:before="60" w:after="60" w:line="276" w:lineRule="auto"/>
            <w:ind w:firstLine="720"/>
            <w:jc w:val="both"/>
          </w:pPr>
        </w:pPrChange>
      </w:pPr>
      <w:ins w:id="1598" w:author="nnvan" w:date="2011-03-25T12:33:00Z">
        <w:r w:rsidRPr="008D2924">
          <w:rPr>
            <w:lang w:val="de-DE"/>
            <w:rPrChange w:id="1599" w:author="nnvan" w:date="2011-03-28T09:07:00Z">
              <w:rPr>
                <w:spacing w:val="-6"/>
                <w:lang w:val="fr-FR"/>
              </w:rPr>
            </w:rPrChange>
          </w:rPr>
          <w:t xml:space="preserve">Tương tự như xuất khẩu, kim ngạch hàng hóa nhập khẩu quý I tăng do </w:t>
        </w:r>
      </w:ins>
      <w:ins w:id="1600" w:author="nnvan" w:date="2011-03-28T09:00:00Z">
        <w:r w:rsidR="00962103" w:rsidRPr="008D2924">
          <w:rPr>
            <w:lang w:val="de-DE"/>
            <w:rPrChange w:id="1601" w:author="nnvan" w:date="2011-03-28T09:07:00Z">
              <w:rPr>
                <w:sz w:val="30"/>
                <w:szCs w:val="30"/>
                <w:lang w:val="de-DE"/>
              </w:rPr>
            </w:rPrChange>
          </w:rPr>
          <w:t xml:space="preserve">cả yếu tố </w:t>
        </w:r>
      </w:ins>
      <w:ins w:id="1602" w:author="nnvan" w:date="2011-03-25T12:33:00Z">
        <w:r w:rsidRPr="008D2924">
          <w:rPr>
            <w:lang w:val="de-DE"/>
            <w:rPrChange w:id="1603" w:author="nnvan" w:date="2011-03-28T09:07:00Z">
              <w:rPr>
                <w:spacing w:val="-6"/>
                <w:lang w:val="fr-FR"/>
              </w:rPr>
            </w:rPrChange>
          </w:rPr>
          <w:t xml:space="preserve">lượng </w:t>
        </w:r>
      </w:ins>
      <w:ins w:id="1604" w:author="nnvan" w:date="2011-03-28T09:00:00Z">
        <w:r w:rsidR="00962103" w:rsidRPr="008D2924">
          <w:rPr>
            <w:lang w:val="de-DE"/>
            <w:rPrChange w:id="1605" w:author="nnvan" w:date="2011-03-28T09:07:00Z">
              <w:rPr>
                <w:sz w:val="30"/>
                <w:szCs w:val="30"/>
                <w:lang w:val="de-DE"/>
              </w:rPr>
            </w:rPrChange>
          </w:rPr>
          <w:t xml:space="preserve">tăng </w:t>
        </w:r>
      </w:ins>
      <w:ins w:id="1606" w:author="nnvan" w:date="2011-03-25T12:33:00Z">
        <w:r w:rsidRPr="008D2924">
          <w:rPr>
            <w:lang w:val="de-DE"/>
            <w:rPrChange w:id="1607" w:author="nnvan" w:date="2011-03-28T09:07:00Z">
              <w:rPr>
                <w:spacing w:val="-6"/>
                <w:lang w:val="fr-FR"/>
              </w:rPr>
            </w:rPrChange>
          </w:rPr>
          <w:t xml:space="preserve">và giá nhập khẩu một số mặt hàng trên thị trường thế giới tăng. </w:t>
        </w:r>
        <w:r w:rsidRPr="008D2924">
          <w:rPr>
            <w:lang w:val="de-DE"/>
            <w:rPrChange w:id="1608" w:author="nnvan" w:date="2011-03-28T09:07:00Z">
              <w:rPr>
                <w:lang w:val="fr-FR"/>
              </w:rPr>
            </w:rPrChange>
          </w:rPr>
          <w:t>Nếu loại trừ yếu tố tăng giá thì kim ngạch hàng hóa nhập khẩu quý I tăng 14,7% so với cùng kỳ năm trước.</w:t>
        </w:r>
      </w:ins>
    </w:p>
    <w:p w14:paraId="22FE8BD6" w14:textId="77777777" w:rsidR="00964316" w:rsidRPr="008D2924" w:rsidRDefault="00964316" w:rsidP="008D2924">
      <w:pPr>
        <w:numPr>
          <w:ins w:id="1609" w:author="vtson" w:date="2011-03-25T12:33:00Z"/>
        </w:numPr>
        <w:spacing w:before="40" w:after="40" w:line="288" w:lineRule="auto"/>
        <w:ind w:firstLine="539"/>
        <w:jc w:val="both"/>
        <w:rPr>
          <w:ins w:id="1610" w:author="nnvan" w:date="2011-03-25T12:33:00Z"/>
          <w:spacing w:val="-2"/>
          <w:lang w:val="de-DE"/>
          <w:rPrChange w:id="1611" w:author="nnvan" w:date="2011-03-28T09:07:00Z">
            <w:rPr>
              <w:ins w:id="1612" w:author="nnvan" w:date="2011-03-25T12:33:00Z"/>
              <w:spacing w:val="-6"/>
              <w:lang w:val="fr-FR"/>
            </w:rPr>
          </w:rPrChange>
        </w:rPr>
        <w:pPrChange w:id="1613" w:author="nnvan" w:date="2011-03-28T09:14:00Z">
          <w:pPr>
            <w:spacing w:before="60" w:after="60" w:line="276" w:lineRule="auto"/>
            <w:ind w:firstLine="720"/>
            <w:jc w:val="both"/>
          </w:pPr>
        </w:pPrChange>
      </w:pPr>
      <w:ins w:id="1614" w:author="nnvan" w:date="2011-03-25T12:33:00Z">
        <w:r w:rsidRPr="008D2924">
          <w:rPr>
            <w:spacing w:val="-2"/>
            <w:lang w:val="vi-VN"/>
            <w:rPrChange w:id="1615" w:author="nnvan" w:date="2011-03-28T09:07:00Z">
              <w:rPr>
                <w:lang w:val="vi-VN"/>
              </w:rPr>
            </w:rPrChange>
          </w:rPr>
          <w:t>Về thị trường</w:t>
        </w:r>
        <w:r w:rsidRPr="008D2924">
          <w:rPr>
            <w:spacing w:val="-2"/>
            <w:lang w:val="de-DE"/>
            <w:rPrChange w:id="1616" w:author="nnvan" w:date="2011-03-28T09:07:00Z">
              <w:rPr/>
            </w:rPrChange>
          </w:rPr>
          <w:t xml:space="preserve"> nhập khẩu hàng hóa, </w:t>
        </w:r>
        <w:r w:rsidRPr="008D2924">
          <w:rPr>
            <w:spacing w:val="-2"/>
            <w:lang w:val="vi-VN"/>
            <w:rPrChange w:id="1617" w:author="nnvan" w:date="2011-03-28T09:07:00Z">
              <w:rPr>
                <w:lang w:val="vi-VN"/>
              </w:rPr>
            </w:rPrChange>
          </w:rPr>
          <w:t xml:space="preserve">Trung Quốc </w:t>
        </w:r>
        <w:r w:rsidRPr="008D2924">
          <w:rPr>
            <w:spacing w:val="-2"/>
            <w:lang w:val="de-DE"/>
            <w:rPrChange w:id="1618" w:author="nnvan" w:date="2011-03-28T09:07:00Z">
              <w:rPr/>
            </w:rPrChange>
          </w:rPr>
          <w:t xml:space="preserve">tiếp tục là thị trường lớn nhất </w:t>
        </w:r>
        <w:r w:rsidRPr="008D2924">
          <w:rPr>
            <w:spacing w:val="-2"/>
            <w:lang w:val="de-DE"/>
            <w:rPrChange w:id="1619" w:author="nnvan" w:date="2011-03-28T09:07:00Z">
              <w:rPr>
                <w:lang w:val="fr-FR"/>
              </w:rPr>
            </w:rPrChange>
          </w:rPr>
          <w:t xml:space="preserve">với </w:t>
        </w:r>
        <w:r w:rsidRPr="008D2924">
          <w:rPr>
            <w:spacing w:val="-2"/>
            <w:lang w:val="vi-VN"/>
            <w:rPrChange w:id="1620" w:author="nnvan" w:date="2011-03-28T09:07:00Z">
              <w:rPr>
                <w:lang w:val="vi-VN"/>
              </w:rPr>
            </w:rPrChange>
          </w:rPr>
          <w:t xml:space="preserve">kim ngạch nhập khẩu </w:t>
        </w:r>
        <w:r w:rsidRPr="008D2924">
          <w:rPr>
            <w:spacing w:val="-2"/>
            <w:lang w:val="de-DE"/>
            <w:rPrChange w:id="1621" w:author="nnvan" w:date="2011-03-28T09:07:00Z">
              <w:rPr/>
            </w:rPrChange>
          </w:rPr>
          <w:t>hai</w:t>
        </w:r>
        <w:r w:rsidRPr="008D2924">
          <w:rPr>
            <w:spacing w:val="-2"/>
            <w:lang w:val="vi-VN"/>
            <w:rPrChange w:id="1622" w:author="nnvan" w:date="2011-03-28T09:07:00Z">
              <w:rPr>
                <w:lang w:val="vi-VN"/>
              </w:rPr>
            </w:rPrChange>
          </w:rPr>
          <w:t xml:space="preserve"> tháng đầu năm </w:t>
        </w:r>
        <w:r w:rsidRPr="008D2924">
          <w:rPr>
            <w:spacing w:val="-2"/>
            <w:lang w:val="de-DE"/>
            <w:rPrChange w:id="1623" w:author="nnvan" w:date="2011-03-28T09:07:00Z">
              <w:rPr/>
            </w:rPrChange>
          </w:rPr>
          <w:t>là</w:t>
        </w:r>
        <w:r w:rsidRPr="008D2924">
          <w:rPr>
            <w:spacing w:val="-2"/>
            <w:lang w:val="vi-VN"/>
            <w:rPrChange w:id="1624" w:author="nnvan" w:date="2011-03-28T09:07:00Z">
              <w:rPr>
                <w:lang w:val="vi-VN"/>
              </w:rPr>
            </w:rPrChange>
          </w:rPr>
          <w:t xml:space="preserve"> 3,</w:t>
        </w:r>
        <w:r w:rsidRPr="008D2924">
          <w:rPr>
            <w:spacing w:val="-2"/>
            <w:lang w:val="de-DE"/>
            <w:rPrChange w:id="1625" w:author="nnvan" w:date="2011-03-28T09:07:00Z">
              <w:rPr>
                <w:lang w:val="fr-FR"/>
              </w:rPr>
            </w:rPrChange>
          </w:rPr>
          <w:t>1</w:t>
        </w:r>
        <w:r w:rsidRPr="008D2924">
          <w:rPr>
            <w:spacing w:val="-2"/>
            <w:lang w:val="vi-VN"/>
            <w:rPrChange w:id="1626" w:author="nnvan" w:date="2011-03-28T09:07:00Z">
              <w:rPr>
                <w:lang w:val="vi-VN"/>
              </w:rPr>
            </w:rPrChange>
          </w:rPr>
          <w:t xml:space="preserve"> tỷ USD</w:t>
        </w:r>
        <w:r w:rsidRPr="008D2924">
          <w:rPr>
            <w:spacing w:val="-2"/>
            <w:lang w:val="de-DE"/>
            <w:rPrChange w:id="1627" w:author="nnvan" w:date="2011-03-28T09:07:00Z">
              <w:rPr/>
            </w:rPrChange>
          </w:rPr>
          <w:t>,</w:t>
        </w:r>
        <w:r w:rsidRPr="008D2924">
          <w:rPr>
            <w:spacing w:val="-2"/>
            <w:lang w:val="vi-VN"/>
            <w:rPrChange w:id="1628" w:author="nnvan" w:date="2011-03-28T09:07:00Z">
              <w:rPr>
                <w:lang w:val="vi-VN"/>
              </w:rPr>
            </w:rPrChange>
          </w:rPr>
          <w:t xml:space="preserve"> tăng 25% so với cùng kỳ</w:t>
        </w:r>
        <w:r w:rsidRPr="008D2924">
          <w:rPr>
            <w:spacing w:val="-2"/>
            <w:lang w:val="de-DE"/>
            <w:rPrChange w:id="1629" w:author="nnvan" w:date="2011-03-28T09:07:00Z">
              <w:rPr/>
            </w:rPrChange>
          </w:rPr>
          <w:t xml:space="preserve"> năm trước;</w:t>
        </w:r>
        <w:r w:rsidRPr="008D2924">
          <w:rPr>
            <w:spacing w:val="-2"/>
            <w:lang w:val="vi-VN"/>
            <w:rPrChange w:id="1630" w:author="nnvan" w:date="2011-03-28T09:07:00Z">
              <w:rPr>
                <w:lang w:val="vi-VN"/>
              </w:rPr>
            </w:rPrChange>
          </w:rPr>
          <w:t xml:space="preserve"> ASEAN 2,7 tỷ USD, tăng 22%; EU 935 triệu USD, tăng 5,3%; Nhật Bản 1,4 tỷ USD, tăng 25%; Hoa Kỳ 605 triệu USD, tăng 30%.  </w:t>
        </w:r>
      </w:ins>
    </w:p>
    <w:p w14:paraId="1A475D2C" w14:textId="77777777" w:rsidR="00964316" w:rsidRPr="008D2924" w:rsidRDefault="00964316" w:rsidP="008D2924">
      <w:pPr>
        <w:numPr>
          <w:ins w:id="1631" w:author="vtson" w:date="2011-03-25T12:33:00Z"/>
        </w:numPr>
        <w:spacing w:before="40" w:after="40" w:line="288" w:lineRule="auto"/>
        <w:ind w:firstLine="539"/>
        <w:jc w:val="both"/>
        <w:rPr>
          <w:ins w:id="1632" w:author="nnvan" w:date="2011-03-25T12:33:00Z"/>
          <w:lang w:val="de-DE"/>
          <w:rPrChange w:id="1633" w:author="nnvan" w:date="2011-03-28T09:07:00Z">
            <w:rPr>
              <w:ins w:id="1634" w:author="nnvan" w:date="2011-03-25T12:33:00Z"/>
              <w:lang w:val="fr-FR"/>
            </w:rPr>
          </w:rPrChange>
        </w:rPr>
        <w:pPrChange w:id="1635" w:author="nnvan" w:date="2011-03-28T09:14:00Z">
          <w:pPr>
            <w:spacing w:before="60" w:after="60" w:line="276" w:lineRule="auto"/>
            <w:ind w:firstLine="567"/>
            <w:jc w:val="both"/>
          </w:pPr>
        </w:pPrChange>
      </w:pPr>
      <w:ins w:id="1636" w:author="nnvan" w:date="2011-03-25T12:33:00Z">
        <w:r w:rsidRPr="008D2924">
          <w:rPr>
            <w:lang w:val="de-DE"/>
            <w:rPrChange w:id="1637" w:author="nnvan" w:date="2011-03-28T09:07:00Z">
              <w:rPr>
                <w:lang w:val="fr-FR"/>
              </w:rPr>
            </w:rPrChange>
          </w:rPr>
          <w:t xml:space="preserve">Nhập siêu tháng 3/2011 ước tính 1,15 tỷ USD, bằng 16,3% kim ngạch hàng hóa xuất khẩu. Nhập siêu quý I </w:t>
        </w:r>
      </w:ins>
      <w:ins w:id="1638" w:author="nnvan" w:date="2011-03-28T09:01:00Z">
        <w:r w:rsidR="00962103" w:rsidRPr="008D2924">
          <w:rPr>
            <w:lang w:val="de-DE"/>
            <w:rPrChange w:id="1639" w:author="nnvan" w:date="2011-03-28T09:07:00Z">
              <w:rPr>
                <w:sz w:val="30"/>
                <w:szCs w:val="30"/>
                <w:lang w:val="de-DE"/>
              </w:rPr>
            </w:rPrChange>
          </w:rPr>
          <w:t>là</w:t>
        </w:r>
      </w:ins>
      <w:ins w:id="1640" w:author="nnvan" w:date="2011-03-25T12:33:00Z">
        <w:r w:rsidRPr="008D2924">
          <w:rPr>
            <w:lang w:val="de-DE"/>
            <w:rPrChange w:id="1641" w:author="nnvan" w:date="2011-03-28T09:07:00Z">
              <w:rPr>
                <w:lang w:val="fr-FR"/>
              </w:rPr>
            </w:rPrChange>
          </w:rPr>
          <w:t xml:space="preserve"> 3 tỷ USD, bằng 15,7% tổng kim ngạch hàng hóa xuất khẩu.</w:t>
        </w:r>
      </w:ins>
    </w:p>
    <w:p w14:paraId="3ECE1EF3" w14:textId="77777777" w:rsidR="00964316" w:rsidRPr="008D2924" w:rsidDel="00964316" w:rsidRDefault="00964316" w:rsidP="00C37E22">
      <w:pPr>
        <w:numPr>
          <w:ins w:id="1642" w:author="vtson" w:date="2011-03-25T12:30:00Z"/>
        </w:numPr>
        <w:spacing w:before="40" w:after="40" w:line="300" w:lineRule="auto"/>
        <w:ind w:firstLine="539"/>
        <w:jc w:val="both"/>
        <w:rPr>
          <w:del w:id="1643" w:author="nnvan" w:date="2011-03-25T12:30:00Z"/>
          <w:b/>
          <w:lang w:val="de-DE"/>
          <w:rPrChange w:id="1644" w:author="nnvan" w:date="2011-03-28T09:07:00Z">
            <w:rPr>
              <w:del w:id="1645" w:author="nnvan" w:date="2011-03-25T12:30:00Z"/>
              <w:sz w:val="32"/>
              <w:szCs w:val="32"/>
              <w:lang w:val="de-DE"/>
            </w:rPr>
          </w:rPrChange>
        </w:rPr>
        <w:pPrChange w:id="1646" w:author="nnvan" w:date="2011-03-28T14:54:00Z">
          <w:pPr>
            <w:spacing w:before="40" w:after="40" w:line="288" w:lineRule="auto"/>
            <w:ind w:firstLine="720"/>
            <w:jc w:val="both"/>
          </w:pPr>
        </w:pPrChange>
      </w:pPr>
    </w:p>
    <w:p w14:paraId="04863270" w14:textId="77777777" w:rsidR="0022211B" w:rsidRPr="008D2924" w:rsidDel="00964316" w:rsidRDefault="0022211B" w:rsidP="00C37E22">
      <w:pPr>
        <w:pStyle w:val="NormalTimesNewRoman"/>
        <w:spacing w:after="40" w:line="300" w:lineRule="auto"/>
        <w:ind w:firstLine="539"/>
        <w:rPr>
          <w:del w:id="1647" w:author="nnvan" w:date="2011-03-25T12:26:00Z"/>
          <w:b/>
          <w:spacing w:val="0"/>
          <w:szCs w:val="28"/>
          <w:rPrChange w:id="1648" w:author="nnvan" w:date="2011-03-28T09:07:00Z">
            <w:rPr>
              <w:del w:id="1649" w:author="nnvan" w:date="2011-03-25T12:26:00Z"/>
              <w:b/>
              <w:i/>
              <w:spacing w:val="0"/>
              <w:sz w:val="32"/>
              <w:szCs w:val="32"/>
            </w:rPr>
          </w:rPrChange>
        </w:rPr>
        <w:pPrChange w:id="1650" w:author="nnvan" w:date="2011-03-28T14:54:00Z">
          <w:pPr>
            <w:pStyle w:val="NormalTimesNewRoman"/>
            <w:spacing w:after="40" w:line="295" w:lineRule="auto"/>
            <w:ind w:firstLine="562"/>
          </w:pPr>
        </w:pPrChange>
      </w:pPr>
      <w:del w:id="1651" w:author="nnvan" w:date="2011-03-25T12:26:00Z">
        <w:r w:rsidRPr="008D2924" w:rsidDel="00964316">
          <w:rPr>
            <w:b/>
            <w:spacing w:val="0"/>
            <w:szCs w:val="28"/>
            <w:rPrChange w:id="1652" w:author="nnvan" w:date="2011-03-28T09:07:00Z">
              <w:rPr>
                <w:b/>
                <w:i/>
                <w:spacing w:val="0"/>
                <w:sz w:val="32"/>
                <w:szCs w:val="32"/>
              </w:rPr>
            </w:rPrChange>
          </w:rPr>
          <w:delText>Bán lẻ hàng hoá và doanh thu dịch vụ tiêu dùng</w:delText>
        </w:r>
      </w:del>
    </w:p>
    <w:p w14:paraId="2B49A437" w14:textId="77777777" w:rsidR="0022211B" w:rsidRPr="008D2924" w:rsidDel="00964316" w:rsidRDefault="0022211B" w:rsidP="00C37E22">
      <w:pPr>
        <w:spacing w:before="40" w:after="40" w:line="300" w:lineRule="auto"/>
        <w:ind w:firstLine="539"/>
        <w:jc w:val="both"/>
        <w:rPr>
          <w:del w:id="1653" w:author="nnvan" w:date="2011-03-25T12:26:00Z"/>
          <w:b/>
          <w:bCs/>
          <w:lang w:val="pt-BR"/>
          <w:rPrChange w:id="1654" w:author="nnvan" w:date="2011-03-28T09:07:00Z">
            <w:rPr>
              <w:del w:id="1655" w:author="nnvan" w:date="2011-03-25T12:26:00Z"/>
              <w:bCs/>
              <w:sz w:val="32"/>
              <w:szCs w:val="32"/>
              <w:lang w:val="pt-BR"/>
            </w:rPr>
          </w:rPrChange>
        </w:rPr>
        <w:pPrChange w:id="1656" w:author="nnvan" w:date="2011-03-28T14:54:00Z">
          <w:pPr>
            <w:spacing w:before="40" w:after="40" w:line="295" w:lineRule="auto"/>
            <w:ind w:firstLine="561"/>
            <w:jc w:val="both"/>
          </w:pPr>
        </w:pPrChange>
      </w:pPr>
      <w:del w:id="1657" w:author="nnvan" w:date="2011-03-25T12:26:00Z">
        <w:r w:rsidRPr="008D2924" w:rsidDel="00964316">
          <w:rPr>
            <w:b/>
            <w:lang w:val="fr-FR"/>
            <w:rPrChange w:id="1658" w:author="nnvan" w:date="2011-03-28T09:07:00Z">
              <w:rPr>
                <w:spacing w:val="-6"/>
                <w:sz w:val="32"/>
                <w:szCs w:val="32"/>
                <w:lang w:val="fr-FR"/>
              </w:rPr>
            </w:rPrChange>
          </w:rPr>
          <w:delText xml:space="preserve">Tổng mức hàng hóa bán lẻ </w:delText>
        </w:r>
        <w:r w:rsidR="00F0525D" w:rsidRPr="008D2924" w:rsidDel="00964316">
          <w:rPr>
            <w:b/>
            <w:lang w:val="fr-FR"/>
            <w:rPrChange w:id="1659" w:author="nnvan" w:date="2011-03-28T09:07:00Z">
              <w:rPr>
                <w:spacing w:val="-6"/>
                <w:sz w:val="32"/>
                <w:szCs w:val="32"/>
                <w:lang w:val="fr-FR"/>
              </w:rPr>
            </w:rPrChange>
          </w:rPr>
          <w:delText xml:space="preserve">và doanh thu dịch vụ tiêu dùng </w:delText>
        </w:r>
        <w:r w:rsidRPr="008D2924" w:rsidDel="00964316">
          <w:rPr>
            <w:b/>
            <w:lang w:val="fr-FR"/>
            <w:rPrChange w:id="1660" w:author="nnvan" w:date="2011-03-28T09:07:00Z">
              <w:rPr>
                <w:spacing w:val="-6"/>
                <w:sz w:val="32"/>
                <w:szCs w:val="32"/>
                <w:lang w:val="fr-FR"/>
              </w:rPr>
            </w:rPrChange>
          </w:rPr>
          <w:delText xml:space="preserve">tháng </w:delText>
        </w:r>
        <w:r w:rsidR="00F0525D" w:rsidRPr="008D2924" w:rsidDel="00964316">
          <w:rPr>
            <w:b/>
            <w:lang w:val="fr-FR"/>
            <w:rPrChange w:id="1661" w:author="nnvan" w:date="2011-03-28T09:07:00Z">
              <w:rPr>
                <w:spacing w:val="-6"/>
                <w:sz w:val="32"/>
                <w:szCs w:val="32"/>
                <w:lang w:val="fr-FR"/>
              </w:rPr>
            </w:rPrChange>
          </w:rPr>
          <w:delText xml:space="preserve">3/2011 </w:delText>
        </w:r>
        <w:r w:rsidRPr="008D2924" w:rsidDel="00964316">
          <w:rPr>
            <w:b/>
            <w:lang w:val="fr-FR"/>
            <w:rPrChange w:id="1662" w:author="nnvan" w:date="2011-03-28T09:07:00Z">
              <w:rPr>
                <w:spacing w:val="-6"/>
                <w:sz w:val="32"/>
                <w:szCs w:val="32"/>
                <w:lang w:val="fr-FR"/>
              </w:rPr>
            </w:rPrChange>
          </w:rPr>
          <w:delText>ước tính đạt 150,2 nghìn tỷ đồng</w:delText>
        </w:r>
        <w:r w:rsidR="00F0525D" w:rsidRPr="008D2924" w:rsidDel="00964316">
          <w:rPr>
            <w:b/>
            <w:lang w:val="fr-FR"/>
            <w:rPrChange w:id="1663" w:author="nnvan" w:date="2011-03-28T09:07:00Z">
              <w:rPr>
                <w:spacing w:val="-6"/>
                <w:sz w:val="32"/>
                <w:szCs w:val="32"/>
                <w:lang w:val="fr-FR"/>
              </w:rPr>
            </w:rPrChange>
          </w:rPr>
          <w:delText xml:space="preserve">, tăng </w:delText>
        </w:r>
        <w:r w:rsidRPr="008D2924" w:rsidDel="00964316">
          <w:rPr>
            <w:b/>
            <w:lang w:val="fr-FR"/>
            <w:rPrChange w:id="1664" w:author="nnvan" w:date="2011-03-28T09:07:00Z">
              <w:rPr>
                <w:spacing w:val="-6"/>
                <w:sz w:val="32"/>
                <w:szCs w:val="32"/>
                <w:lang w:val="fr-FR"/>
              </w:rPr>
            </w:rPrChange>
          </w:rPr>
          <w:delText xml:space="preserve">2,2% </w:delText>
        </w:r>
        <w:r w:rsidR="00F0525D" w:rsidRPr="008D2924" w:rsidDel="00964316">
          <w:rPr>
            <w:b/>
            <w:lang w:val="fr-FR"/>
            <w:rPrChange w:id="1665" w:author="nnvan" w:date="2011-03-28T09:07:00Z">
              <w:rPr>
                <w:spacing w:val="-6"/>
                <w:sz w:val="32"/>
                <w:szCs w:val="32"/>
                <w:lang w:val="fr-FR"/>
              </w:rPr>
            </w:rPrChange>
          </w:rPr>
          <w:delText>so với tháng trước. Tính chung quý I năm nay, t</w:delText>
        </w:r>
        <w:r w:rsidRPr="008D2924" w:rsidDel="00964316">
          <w:rPr>
            <w:b/>
            <w:lang w:val="fr-FR"/>
            <w:rPrChange w:id="1666" w:author="nnvan" w:date="2011-03-28T09:07:00Z">
              <w:rPr>
                <w:spacing w:val="-6"/>
                <w:sz w:val="32"/>
                <w:szCs w:val="32"/>
                <w:lang w:val="fr-FR"/>
              </w:rPr>
            </w:rPrChange>
          </w:rPr>
          <w:delText xml:space="preserve">ổng mức hàng hóa  bán lẻ và doanh thu dịch vụ tiêu dùng đạt 451,8 nghìn tỷ đồng, tăng 22,6% so với cùng kỳ năm trước, nếu loại trừ yếu tố giá thì </w:delText>
        </w:r>
        <w:r w:rsidRPr="008D2924" w:rsidDel="00964316">
          <w:rPr>
            <w:b/>
            <w:lang w:val="fr-FR"/>
            <w:rPrChange w:id="1667" w:author="nnvan" w:date="2011-03-28T09:07:00Z">
              <w:rPr>
                <w:b/>
                <w:spacing w:val="-6"/>
                <w:sz w:val="32"/>
                <w:szCs w:val="32"/>
                <w:lang w:val="fr-FR"/>
              </w:rPr>
            </w:rPrChange>
          </w:rPr>
          <w:delText xml:space="preserve">tăng </w:delText>
        </w:r>
      </w:del>
      <w:del w:id="1668" w:author="nnvan" w:date="2011-03-24T10:55:00Z">
        <w:r w:rsidRPr="008D2924" w:rsidDel="00E9420E">
          <w:rPr>
            <w:b/>
            <w:lang w:val="fr-FR"/>
            <w:rPrChange w:id="1669" w:author="nnvan" w:date="2011-03-28T09:07:00Z">
              <w:rPr>
                <w:b/>
                <w:spacing w:val="-6"/>
                <w:sz w:val="32"/>
                <w:szCs w:val="32"/>
                <w:lang w:val="fr-FR"/>
              </w:rPr>
            </w:rPrChange>
          </w:rPr>
          <w:delText xml:space="preserve">… </w:delText>
        </w:r>
      </w:del>
      <w:del w:id="1670" w:author="nnvan" w:date="2011-03-25T12:26:00Z">
        <w:r w:rsidRPr="008D2924" w:rsidDel="00964316">
          <w:rPr>
            <w:b/>
            <w:lang w:val="fr-FR"/>
            <w:rPrChange w:id="1671" w:author="nnvan" w:date="2011-03-28T09:07:00Z">
              <w:rPr>
                <w:spacing w:val="-6"/>
                <w:sz w:val="32"/>
                <w:szCs w:val="32"/>
                <w:lang w:val="fr-FR"/>
              </w:rPr>
            </w:rPrChange>
          </w:rPr>
          <w:delText xml:space="preserve">Trong </w:delText>
        </w:r>
        <w:r w:rsidR="00F0525D" w:rsidRPr="008D2924" w:rsidDel="00964316">
          <w:rPr>
            <w:b/>
            <w:lang w:val="fr-FR"/>
            <w:rPrChange w:id="1672" w:author="nnvan" w:date="2011-03-28T09:07:00Z">
              <w:rPr>
                <w:spacing w:val="-6"/>
                <w:sz w:val="32"/>
                <w:szCs w:val="32"/>
                <w:lang w:val="fr-FR"/>
              </w:rPr>
            </w:rPrChange>
          </w:rPr>
          <w:delText xml:space="preserve">tổng mức hàng hóa  bán lẻ và doanh thu dịch vụ tiêu dùng quý I, </w:delText>
        </w:r>
        <w:r w:rsidRPr="008D2924" w:rsidDel="00964316">
          <w:rPr>
            <w:b/>
            <w:bCs/>
            <w:lang w:val="pt-BR"/>
            <w:rPrChange w:id="1673" w:author="nnvan" w:date="2011-03-28T09:07:00Z">
              <w:rPr>
                <w:bCs/>
                <w:sz w:val="32"/>
                <w:szCs w:val="32"/>
                <w:lang w:val="pt-BR"/>
              </w:rPr>
            </w:rPrChange>
          </w:rPr>
          <w:delText xml:space="preserve">kinh doanh thương nghiệp đạt 356,8 nghìn tỷ đồng, tăng 22,6% so với cùng kỳ năm </w:delText>
        </w:r>
        <w:r w:rsidR="00F0525D" w:rsidRPr="008D2924" w:rsidDel="00964316">
          <w:rPr>
            <w:b/>
            <w:bCs/>
            <w:lang w:val="pt-BR"/>
            <w:rPrChange w:id="1674" w:author="nnvan" w:date="2011-03-28T09:07:00Z">
              <w:rPr>
                <w:bCs/>
                <w:sz w:val="32"/>
                <w:szCs w:val="32"/>
                <w:lang w:val="pt-BR"/>
              </w:rPr>
            </w:rPrChange>
          </w:rPr>
          <w:delText>2010</w:delText>
        </w:r>
        <w:r w:rsidRPr="008D2924" w:rsidDel="00964316">
          <w:rPr>
            <w:b/>
            <w:bCs/>
            <w:lang w:val="pt-BR"/>
            <w:rPrChange w:id="1675" w:author="nnvan" w:date="2011-03-28T09:07:00Z">
              <w:rPr>
                <w:bCs/>
                <w:sz w:val="32"/>
                <w:szCs w:val="32"/>
                <w:lang w:val="pt-BR"/>
              </w:rPr>
            </w:rPrChange>
          </w:rPr>
          <w:delText>; khách sạn, nhà hàng 50,5 nghìn tỷ đồng, tăng 24,7%; dịch vụ 39,9 nghìn tỷ đồng, tăng 19,5%; du lịch 4,7 nghìn tỷ đồng, tăng 23,2%.</w:delText>
        </w:r>
      </w:del>
    </w:p>
    <w:p w14:paraId="432DAE4B" w14:textId="77777777" w:rsidR="0022211B" w:rsidRPr="008D2924" w:rsidDel="00964316" w:rsidRDefault="0022211B" w:rsidP="00C37E22">
      <w:pPr>
        <w:spacing w:before="40" w:after="40" w:line="300" w:lineRule="auto"/>
        <w:ind w:firstLine="539"/>
        <w:jc w:val="both"/>
        <w:rPr>
          <w:del w:id="1676" w:author="nnvan" w:date="2011-03-25T12:26:00Z"/>
          <w:b/>
          <w:bCs/>
          <w:lang w:val="pt-BR"/>
          <w:rPrChange w:id="1677" w:author="nnvan" w:date="2011-03-28T09:07:00Z">
            <w:rPr>
              <w:del w:id="1678" w:author="nnvan" w:date="2011-03-25T12:26:00Z"/>
              <w:b/>
              <w:bCs/>
              <w:i/>
              <w:sz w:val="32"/>
              <w:szCs w:val="32"/>
              <w:lang w:val="pt-BR"/>
            </w:rPr>
          </w:rPrChange>
        </w:rPr>
        <w:pPrChange w:id="1679" w:author="nnvan" w:date="2011-03-28T14:54:00Z">
          <w:pPr>
            <w:spacing w:before="40" w:after="40" w:line="276" w:lineRule="auto"/>
            <w:ind w:firstLine="720"/>
            <w:jc w:val="both"/>
          </w:pPr>
        </w:pPrChange>
      </w:pPr>
      <w:del w:id="1680" w:author="nnvan" w:date="2011-03-25T12:26:00Z">
        <w:r w:rsidRPr="008D2924" w:rsidDel="00964316">
          <w:rPr>
            <w:b/>
            <w:lang w:val="fr-FR"/>
            <w:rPrChange w:id="1681" w:author="nnvan" w:date="2011-03-28T09:07:00Z">
              <w:rPr>
                <w:spacing w:val="-6"/>
                <w:sz w:val="32"/>
                <w:szCs w:val="32"/>
                <w:lang w:val="fr-FR"/>
              </w:rPr>
            </w:rPrChange>
          </w:rPr>
          <w:delText xml:space="preserve"> </w:delText>
        </w:r>
        <w:r w:rsidRPr="008D2924" w:rsidDel="00964316">
          <w:rPr>
            <w:b/>
            <w:bCs/>
            <w:lang w:val="pt-BR"/>
            <w:rPrChange w:id="1682" w:author="nnvan" w:date="2011-03-28T09:07:00Z">
              <w:rPr>
                <w:b/>
                <w:bCs/>
                <w:i/>
                <w:sz w:val="32"/>
                <w:szCs w:val="32"/>
                <w:lang w:val="pt-BR"/>
              </w:rPr>
            </w:rPrChange>
          </w:rPr>
          <w:delText>b. Vận tải hành khách và hàng hoá</w:delText>
        </w:r>
      </w:del>
    </w:p>
    <w:p w14:paraId="4A8444B1" w14:textId="77777777" w:rsidR="0022211B" w:rsidRPr="008D2924" w:rsidDel="00964316" w:rsidRDefault="0022211B" w:rsidP="00C37E22">
      <w:pPr>
        <w:spacing w:before="40" w:after="40" w:line="300" w:lineRule="auto"/>
        <w:ind w:firstLine="539"/>
        <w:jc w:val="both"/>
        <w:rPr>
          <w:del w:id="1683" w:author="nnvan" w:date="2011-03-25T12:26:00Z"/>
          <w:b/>
          <w:bCs/>
          <w:lang w:val="pt-BR"/>
          <w:rPrChange w:id="1684" w:author="nnvan" w:date="2011-03-28T09:07:00Z">
            <w:rPr>
              <w:del w:id="1685" w:author="nnvan" w:date="2011-03-25T12:26:00Z"/>
              <w:bCs/>
              <w:sz w:val="32"/>
              <w:szCs w:val="32"/>
              <w:lang w:val="pt-BR"/>
            </w:rPr>
          </w:rPrChange>
        </w:rPr>
        <w:pPrChange w:id="1686" w:author="nnvan" w:date="2011-03-28T14:54:00Z">
          <w:pPr>
            <w:spacing w:before="40" w:after="40" w:line="276" w:lineRule="auto"/>
            <w:ind w:firstLine="720"/>
            <w:jc w:val="both"/>
          </w:pPr>
        </w:pPrChange>
      </w:pPr>
      <w:del w:id="1687" w:author="nnvan" w:date="2011-03-25T12:26:00Z">
        <w:r w:rsidRPr="008D2924" w:rsidDel="00964316">
          <w:rPr>
            <w:b/>
            <w:bCs/>
            <w:lang w:val="pt-BR"/>
            <w:rPrChange w:id="1688" w:author="nnvan" w:date="2011-03-28T09:07:00Z">
              <w:rPr>
                <w:bCs/>
                <w:sz w:val="32"/>
                <w:szCs w:val="32"/>
                <w:lang w:val="pt-BR"/>
              </w:rPr>
            </w:rPrChange>
          </w:rPr>
          <w:delText xml:space="preserve">Vận </w:delText>
        </w:r>
        <w:r w:rsidR="000A5418" w:rsidRPr="008D2924" w:rsidDel="00964316">
          <w:rPr>
            <w:b/>
            <w:bCs/>
            <w:lang w:val="pt-BR"/>
            <w:rPrChange w:id="1689" w:author="nnvan" w:date="2011-03-28T09:07:00Z">
              <w:rPr>
                <w:bCs/>
                <w:sz w:val="32"/>
                <w:szCs w:val="32"/>
                <w:lang w:val="pt-BR"/>
              </w:rPr>
            </w:rPrChange>
          </w:rPr>
          <w:delText xml:space="preserve">tải </w:delText>
        </w:r>
        <w:r w:rsidRPr="008D2924" w:rsidDel="00964316">
          <w:rPr>
            <w:b/>
            <w:bCs/>
            <w:lang w:val="pt-BR"/>
            <w:rPrChange w:id="1690" w:author="nnvan" w:date="2011-03-28T09:07:00Z">
              <w:rPr>
                <w:bCs/>
                <w:sz w:val="32"/>
                <w:szCs w:val="32"/>
                <w:lang w:val="pt-BR"/>
              </w:rPr>
            </w:rPrChange>
          </w:rPr>
          <w:delText xml:space="preserve">hành khách </w:delText>
        </w:r>
        <w:r w:rsidR="000A5418" w:rsidRPr="008D2924" w:rsidDel="00964316">
          <w:rPr>
            <w:b/>
            <w:bCs/>
            <w:lang w:val="pt-BR"/>
            <w:rPrChange w:id="1691" w:author="nnvan" w:date="2011-03-28T09:07:00Z">
              <w:rPr>
                <w:bCs/>
                <w:sz w:val="32"/>
                <w:szCs w:val="32"/>
                <w:lang w:val="pt-BR"/>
              </w:rPr>
            </w:rPrChange>
          </w:rPr>
          <w:delText>quý I</w:delText>
        </w:r>
        <w:r w:rsidRPr="008D2924" w:rsidDel="00964316">
          <w:rPr>
            <w:b/>
            <w:bCs/>
            <w:lang w:val="pt-BR"/>
            <w:rPrChange w:id="1692" w:author="nnvan" w:date="2011-03-28T09:07:00Z">
              <w:rPr>
                <w:bCs/>
                <w:sz w:val="32"/>
                <w:szCs w:val="32"/>
                <w:lang w:val="pt-BR"/>
              </w:rPr>
            </w:rPrChange>
          </w:rPr>
          <w:delText xml:space="preserve"> ước tính đạt 651,8 triệu lượt khách, tăng 13,4% và 28,9 tỷ lượt khách.km, tăng 14,0% so với cùng kỳ năm trước. Vận tải hành khách đường bộ ước tính đạt 596,9 triệu lượt khách, tăng 14,1% và 20,9 tỷ lượt khách.km, tăng 14,0% so với </w:delText>
        </w:r>
        <w:r w:rsidR="000A5418" w:rsidRPr="008D2924" w:rsidDel="00964316">
          <w:rPr>
            <w:b/>
            <w:bCs/>
            <w:lang w:val="pt-BR"/>
            <w:rPrChange w:id="1693" w:author="nnvan" w:date="2011-03-28T09:07:00Z">
              <w:rPr>
                <w:bCs/>
                <w:sz w:val="32"/>
                <w:szCs w:val="32"/>
                <w:lang w:val="pt-BR"/>
              </w:rPr>
            </w:rPrChange>
          </w:rPr>
          <w:delText xml:space="preserve">cùng kỳ </w:delText>
        </w:r>
        <w:r w:rsidRPr="008D2924" w:rsidDel="00964316">
          <w:rPr>
            <w:b/>
            <w:bCs/>
            <w:lang w:val="pt-BR"/>
            <w:rPrChange w:id="1694" w:author="nnvan" w:date="2011-03-28T09:07:00Z">
              <w:rPr>
                <w:bCs/>
                <w:sz w:val="32"/>
                <w:szCs w:val="32"/>
                <w:lang w:val="pt-BR"/>
              </w:rPr>
            </w:rPrChange>
          </w:rPr>
          <w:delText xml:space="preserve">năm </w:delText>
        </w:r>
        <w:r w:rsidR="000A5418" w:rsidRPr="008D2924" w:rsidDel="00964316">
          <w:rPr>
            <w:b/>
            <w:bCs/>
            <w:lang w:val="pt-BR"/>
            <w:rPrChange w:id="1695" w:author="nnvan" w:date="2011-03-28T09:07:00Z">
              <w:rPr>
                <w:bCs/>
                <w:sz w:val="32"/>
                <w:szCs w:val="32"/>
                <w:lang w:val="pt-BR"/>
              </w:rPr>
            </w:rPrChange>
          </w:rPr>
          <w:delText>2010</w:delText>
        </w:r>
        <w:r w:rsidRPr="008D2924" w:rsidDel="00964316">
          <w:rPr>
            <w:b/>
            <w:bCs/>
            <w:lang w:val="pt-BR"/>
            <w:rPrChange w:id="1696" w:author="nnvan" w:date="2011-03-28T09:07:00Z">
              <w:rPr>
                <w:bCs/>
                <w:sz w:val="32"/>
                <w:szCs w:val="32"/>
                <w:lang w:val="pt-BR"/>
              </w:rPr>
            </w:rPrChange>
          </w:rPr>
          <w:delText xml:space="preserve">; đường sông đạt </w:delText>
        </w:r>
      </w:del>
      <w:del w:id="1697" w:author="nnvan" w:date="2011-03-24T11:34:00Z">
        <w:r w:rsidRPr="008D2924" w:rsidDel="007C3623">
          <w:rPr>
            <w:b/>
            <w:bCs/>
            <w:lang w:val="pt-BR"/>
            <w:rPrChange w:id="1698" w:author="nnvan" w:date="2011-03-28T09:07:00Z">
              <w:rPr>
                <w:bCs/>
                <w:sz w:val="32"/>
                <w:szCs w:val="32"/>
                <w:lang w:val="pt-BR"/>
              </w:rPr>
            </w:rPrChange>
          </w:rPr>
          <w:delText>1</w:delText>
        </w:r>
      </w:del>
      <w:del w:id="1699" w:author="nnvan" w:date="2011-03-25T12:26:00Z">
        <w:r w:rsidRPr="008D2924" w:rsidDel="00964316">
          <w:rPr>
            <w:b/>
            <w:bCs/>
            <w:lang w:val="pt-BR"/>
            <w:rPrChange w:id="1700" w:author="nnvan" w:date="2011-03-28T09:07:00Z">
              <w:rPr>
                <w:bCs/>
                <w:sz w:val="32"/>
                <w:szCs w:val="32"/>
                <w:lang w:val="pt-BR"/>
              </w:rPr>
            </w:rPrChange>
          </w:rPr>
          <w:delText>6,9 triệu lượt khách, tăng 5,3% và 999,9 triệu lượt khách.km, tăng 7,8%; đường sắt đạt 2,6 triệu lượt khách, giảm 0,9% và 912,0 triệu lượt khách.km, giảm 3,1%; đường không đạt 3,8 triệu lượt khách, tăng 16,9% và 6,0 tỷ lượt khách.km, tăng 17,7%.</w:delText>
        </w:r>
      </w:del>
    </w:p>
    <w:p w14:paraId="4F4C2526" w14:textId="77777777" w:rsidR="0022211B" w:rsidRPr="008D2924" w:rsidDel="00964316" w:rsidRDefault="0022211B" w:rsidP="00C37E22">
      <w:pPr>
        <w:spacing w:before="40" w:after="40" w:line="300" w:lineRule="auto"/>
        <w:ind w:firstLine="539"/>
        <w:jc w:val="both"/>
        <w:rPr>
          <w:del w:id="1701" w:author="nnvan" w:date="2011-03-25T12:26:00Z"/>
          <w:b/>
          <w:bCs/>
          <w:lang w:val="pt-BR"/>
          <w:rPrChange w:id="1702" w:author="nnvan" w:date="2011-03-28T09:07:00Z">
            <w:rPr>
              <w:del w:id="1703" w:author="nnvan" w:date="2011-03-25T12:26:00Z"/>
              <w:bCs/>
              <w:sz w:val="32"/>
              <w:szCs w:val="32"/>
              <w:lang w:val="pt-BR"/>
            </w:rPr>
          </w:rPrChange>
        </w:rPr>
        <w:pPrChange w:id="1704" w:author="nnvan" w:date="2011-03-28T14:54:00Z">
          <w:pPr>
            <w:spacing w:before="40" w:after="40" w:line="276" w:lineRule="auto"/>
            <w:ind w:firstLine="720"/>
            <w:jc w:val="both"/>
          </w:pPr>
        </w:pPrChange>
      </w:pPr>
      <w:del w:id="1705" w:author="nnvan" w:date="2011-03-25T12:26:00Z">
        <w:r w:rsidRPr="008D2924" w:rsidDel="00964316">
          <w:rPr>
            <w:b/>
            <w:bCs/>
            <w:lang w:val="pt-BR"/>
            <w:rPrChange w:id="1706" w:author="nnvan" w:date="2011-03-28T09:07:00Z">
              <w:rPr>
                <w:bCs/>
                <w:sz w:val="32"/>
                <w:szCs w:val="32"/>
                <w:lang w:val="pt-BR"/>
              </w:rPr>
            </w:rPrChange>
          </w:rPr>
          <w:delText xml:space="preserve">Khối lượng hàng hoá vận chuyển </w:delText>
        </w:r>
        <w:r w:rsidR="000A5418" w:rsidRPr="008D2924" w:rsidDel="00964316">
          <w:rPr>
            <w:b/>
            <w:bCs/>
            <w:lang w:val="pt-BR"/>
            <w:rPrChange w:id="1707" w:author="nnvan" w:date="2011-03-28T09:07:00Z">
              <w:rPr>
                <w:bCs/>
                <w:sz w:val="32"/>
                <w:szCs w:val="32"/>
                <w:lang w:val="pt-BR"/>
              </w:rPr>
            </w:rPrChange>
          </w:rPr>
          <w:delText>quý I</w:delText>
        </w:r>
        <w:r w:rsidRPr="008D2924" w:rsidDel="00964316">
          <w:rPr>
            <w:b/>
            <w:bCs/>
            <w:lang w:val="pt-BR"/>
            <w:rPrChange w:id="1708" w:author="nnvan" w:date="2011-03-28T09:07:00Z">
              <w:rPr>
                <w:bCs/>
                <w:sz w:val="32"/>
                <w:szCs w:val="32"/>
                <w:lang w:val="pt-BR"/>
              </w:rPr>
            </w:rPrChange>
          </w:rPr>
          <w:delText xml:space="preserve"> ước tính đạt 189,7 triệu tấn, tăng 9,9% và 42,9 tỷ tấn.km, tăng 1,8% so với cùng kỳ năm </w:delText>
        </w:r>
        <w:r w:rsidR="000A5418" w:rsidRPr="008D2924" w:rsidDel="00964316">
          <w:rPr>
            <w:b/>
            <w:bCs/>
            <w:lang w:val="pt-BR"/>
            <w:rPrChange w:id="1709" w:author="nnvan" w:date="2011-03-28T09:07:00Z">
              <w:rPr>
                <w:bCs/>
                <w:sz w:val="32"/>
                <w:szCs w:val="32"/>
                <w:lang w:val="pt-BR"/>
              </w:rPr>
            </w:rPrChange>
          </w:rPr>
          <w:delText>2010</w:delText>
        </w:r>
        <w:r w:rsidRPr="008D2924" w:rsidDel="00964316">
          <w:rPr>
            <w:b/>
            <w:bCs/>
            <w:lang w:val="pt-BR"/>
            <w:rPrChange w:id="1710" w:author="nnvan" w:date="2011-03-28T09:07:00Z">
              <w:rPr>
                <w:bCs/>
                <w:sz w:val="32"/>
                <w:szCs w:val="32"/>
                <w:lang w:val="pt-BR"/>
              </w:rPr>
            </w:rPrChange>
          </w:rPr>
          <w:delText xml:space="preserve">, bao gồm: </w:delText>
        </w:r>
        <w:r w:rsidR="000A5418" w:rsidRPr="008D2924" w:rsidDel="00964316">
          <w:rPr>
            <w:b/>
            <w:bCs/>
            <w:lang w:val="pt-BR"/>
            <w:rPrChange w:id="1711" w:author="nnvan" w:date="2011-03-28T09:07:00Z">
              <w:rPr>
                <w:bCs/>
                <w:sz w:val="32"/>
                <w:szCs w:val="32"/>
                <w:lang w:val="pt-BR"/>
              </w:rPr>
            </w:rPrChange>
          </w:rPr>
          <w:delText>V</w:delText>
        </w:r>
        <w:r w:rsidRPr="008D2924" w:rsidDel="00964316">
          <w:rPr>
            <w:b/>
            <w:bCs/>
            <w:lang w:val="pt-BR"/>
            <w:rPrChange w:id="1712" w:author="nnvan" w:date="2011-03-28T09:07:00Z">
              <w:rPr>
                <w:bCs/>
                <w:sz w:val="32"/>
                <w:szCs w:val="32"/>
                <w:lang w:val="pt-BR"/>
              </w:rPr>
            </w:rPrChange>
          </w:rPr>
          <w:delText xml:space="preserve">ận </w:delText>
        </w:r>
        <w:r w:rsidR="000A5418" w:rsidRPr="008D2924" w:rsidDel="00964316">
          <w:rPr>
            <w:b/>
            <w:bCs/>
            <w:lang w:val="pt-BR"/>
            <w:rPrChange w:id="1713" w:author="nnvan" w:date="2011-03-28T09:07:00Z">
              <w:rPr>
                <w:bCs/>
                <w:sz w:val="32"/>
                <w:szCs w:val="32"/>
                <w:lang w:val="pt-BR"/>
              </w:rPr>
            </w:rPrChange>
          </w:rPr>
          <w:delText xml:space="preserve">chuyển </w:delText>
        </w:r>
        <w:r w:rsidRPr="008D2924" w:rsidDel="00964316">
          <w:rPr>
            <w:b/>
            <w:bCs/>
            <w:lang w:val="pt-BR"/>
            <w:rPrChange w:id="1714" w:author="nnvan" w:date="2011-03-28T09:07:00Z">
              <w:rPr>
                <w:bCs/>
                <w:sz w:val="32"/>
                <w:szCs w:val="32"/>
                <w:lang w:val="pt-BR"/>
              </w:rPr>
            </w:rPrChange>
          </w:rPr>
          <w:delText xml:space="preserve">trong nước đạt 179,4 triệu tấn, tăng 12,1% và 12,6 tỷ tấn.km, tăng 8,7%; vận </w:delText>
        </w:r>
        <w:r w:rsidR="000A5418" w:rsidRPr="008D2924" w:rsidDel="00964316">
          <w:rPr>
            <w:b/>
            <w:bCs/>
            <w:lang w:val="pt-BR"/>
            <w:rPrChange w:id="1715" w:author="nnvan" w:date="2011-03-28T09:07:00Z">
              <w:rPr>
                <w:bCs/>
                <w:sz w:val="32"/>
                <w:szCs w:val="32"/>
                <w:lang w:val="pt-BR"/>
              </w:rPr>
            </w:rPrChange>
          </w:rPr>
          <w:delText xml:space="preserve">chuyển </w:delText>
        </w:r>
        <w:r w:rsidRPr="008D2924" w:rsidDel="00964316">
          <w:rPr>
            <w:b/>
            <w:bCs/>
            <w:lang w:val="pt-BR"/>
            <w:rPrChange w:id="1716" w:author="nnvan" w:date="2011-03-28T09:07:00Z">
              <w:rPr>
                <w:bCs/>
                <w:sz w:val="32"/>
                <w:szCs w:val="32"/>
                <w:lang w:val="pt-BR"/>
              </w:rPr>
            </w:rPrChange>
          </w:rPr>
          <w:delText xml:space="preserve">ngoài nước đạt 10,2 triệu tấn, tăng 5,4% và 30,3 tỷ tấn.km, giảm 3,2%. Vận </w:delText>
        </w:r>
        <w:r w:rsidR="000A5418" w:rsidRPr="008D2924" w:rsidDel="00964316">
          <w:rPr>
            <w:b/>
            <w:bCs/>
            <w:lang w:val="pt-BR"/>
            <w:rPrChange w:id="1717" w:author="nnvan" w:date="2011-03-28T09:07:00Z">
              <w:rPr>
                <w:bCs/>
                <w:sz w:val="32"/>
                <w:szCs w:val="32"/>
                <w:lang w:val="pt-BR"/>
              </w:rPr>
            </w:rPrChange>
          </w:rPr>
          <w:delText>chuyển</w:delText>
        </w:r>
        <w:r w:rsidRPr="008D2924" w:rsidDel="00964316">
          <w:rPr>
            <w:b/>
            <w:bCs/>
            <w:lang w:val="pt-BR"/>
            <w:rPrChange w:id="1718" w:author="nnvan" w:date="2011-03-28T09:07:00Z">
              <w:rPr>
                <w:bCs/>
                <w:sz w:val="32"/>
                <w:szCs w:val="32"/>
                <w:lang w:val="pt-BR"/>
              </w:rPr>
            </w:rPrChange>
          </w:rPr>
          <w:delText xml:space="preserve"> hàng hoá đường bộ </w:delText>
        </w:r>
        <w:r w:rsidR="000A5418" w:rsidRPr="008D2924" w:rsidDel="00964316">
          <w:rPr>
            <w:b/>
            <w:bCs/>
            <w:lang w:val="pt-BR"/>
            <w:rPrChange w:id="1719" w:author="nnvan" w:date="2011-03-28T09:07:00Z">
              <w:rPr>
                <w:bCs/>
                <w:sz w:val="32"/>
                <w:szCs w:val="32"/>
                <w:lang w:val="pt-BR"/>
              </w:rPr>
            </w:rPrChange>
          </w:rPr>
          <w:delText xml:space="preserve">quý I năm nay </w:delText>
        </w:r>
        <w:r w:rsidRPr="008D2924" w:rsidDel="00964316">
          <w:rPr>
            <w:b/>
            <w:bCs/>
            <w:lang w:val="pt-BR"/>
            <w:rPrChange w:id="1720" w:author="nnvan" w:date="2011-03-28T09:07:00Z">
              <w:rPr>
                <w:bCs/>
                <w:sz w:val="32"/>
                <w:szCs w:val="32"/>
                <w:lang w:val="pt-BR"/>
              </w:rPr>
            </w:rPrChange>
          </w:rPr>
          <w:delText xml:space="preserve">ước tính đạt 146 triệu tấn, tăng 13,1% và 7,7 tỷ tấn.km, tăng 10,1%; đường sông đạt 30,9 triệu tấn, giảm 0,1% và 4,6 tỷ tấn.km, tăng 1,6%; đường biển đạt 11 triệu tấn, giảm 2,4% và 29,5 tỷ tấn.km, giảm 0,3%; đường sắt đạt 1,8 triệu tấn, giảm 8,2% và 969,3 triệu tấn.km, giảm 1,1%. </w:delText>
        </w:r>
      </w:del>
    </w:p>
    <w:p w14:paraId="3739FD65" w14:textId="77777777" w:rsidR="00455DA9" w:rsidRPr="008D2924" w:rsidDel="00964316" w:rsidRDefault="00455DA9" w:rsidP="00C37E22">
      <w:pPr>
        <w:spacing w:before="40" w:after="40" w:line="300" w:lineRule="auto"/>
        <w:ind w:firstLine="539"/>
        <w:jc w:val="both"/>
        <w:rPr>
          <w:del w:id="1721" w:author="nnvan" w:date="2011-03-25T12:26:00Z"/>
          <w:b/>
          <w:lang w:val="fr-FR"/>
          <w:rPrChange w:id="1722" w:author="nnvan" w:date="2011-03-28T09:07:00Z">
            <w:rPr>
              <w:del w:id="1723" w:author="nnvan" w:date="2011-03-25T12:26:00Z"/>
              <w:b/>
              <w:i/>
              <w:sz w:val="32"/>
              <w:szCs w:val="32"/>
              <w:lang w:val="fr-FR"/>
            </w:rPr>
          </w:rPrChange>
        </w:rPr>
        <w:pPrChange w:id="1724" w:author="nnvan" w:date="2011-03-28T14:54:00Z">
          <w:pPr>
            <w:spacing w:before="40" w:after="40" w:line="278" w:lineRule="auto"/>
            <w:ind w:firstLine="539"/>
            <w:jc w:val="both"/>
          </w:pPr>
        </w:pPrChange>
      </w:pPr>
      <w:del w:id="1725" w:author="nnvan" w:date="2011-03-25T12:26:00Z">
        <w:r w:rsidRPr="008D2924" w:rsidDel="00964316">
          <w:rPr>
            <w:b/>
            <w:lang w:val="fr-FR"/>
            <w:rPrChange w:id="1726" w:author="nnvan" w:date="2011-03-28T09:07:00Z">
              <w:rPr>
                <w:b/>
                <w:i/>
                <w:sz w:val="32"/>
                <w:szCs w:val="32"/>
                <w:lang w:val="fr-FR"/>
              </w:rPr>
            </w:rPrChange>
          </w:rPr>
          <w:delText>c. Bưu chính, viễn thông</w:delText>
        </w:r>
      </w:del>
    </w:p>
    <w:p w14:paraId="46BAD652" w14:textId="77777777" w:rsidR="00455DA9" w:rsidRPr="008D2924" w:rsidDel="00964316" w:rsidRDefault="00455DA9" w:rsidP="00C37E22">
      <w:pPr>
        <w:spacing w:before="40" w:after="40" w:line="300" w:lineRule="auto"/>
        <w:ind w:firstLine="539"/>
        <w:jc w:val="both"/>
        <w:rPr>
          <w:del w:id="1727" w:author="nnvan" w:date="2011-03-25T12:26:00Z"/>
          <w:b/>
          <w:lang w:val="fr-FR"/>
          <w:rPrChange w:id="1728" w:author="nnvan" w:date="2011-03-28T09:07:00Z">
            <w:rPr>
              <w:del w:id="1729" w:author="nnvan" w:date="2011-03-25T12:26:00Z"/>
              <w:spacing w:val="-2"/>
              <w:sz w:val="32"/>
              <w:szCs w:val="32"/>
              <w:lang w:val="fr-FR"/>
            </w:rPr>
          </w:rPrChange>
        </w:rPr>
        <w:pPrChange w:id="1730" w:author="nnvan" w:date="2011-03-28T14:54:00Z">
          <w:pPr>
            <w:spacing w:before="40" w:after="40" w:line="278" w:lineRule="auto"/>
            <w:ind w:firstLine="539"/>
            <w:jc w:val="both"/>
          </w:pPr>
        </w:pPrChange>
      </w:pPr>
      <w:del w:id="1731" w:author="nnvan" w:date="2011-03-25T12:26:00Z">
        <w:r w:rsidRPr="008D2924" w:rsidDel="00964316">
          <w:rPr>
            <w:b/>
            <w:lang w:val="fr-FR"/>
            <w:rPrChange w:id="1732" w:author="nnvan" w:date="2011-03-28T09:07:00Z">
              <w:rPr>
                <w:spacing w:val="-2"/>
                <w:sz w:val="32"/>
                <w:szCs w:val="32"/>
                <w:lang w:val="fr-FR"/>
              </w:rPr>
            </w:rPrChange>
          </w:rPr>
          <w:delText xml:space="preserve">Tổng số thuê bao điện thoại phát triển mới trong quý I đạt </w:delText>
        </w:r>
        <w:r w:rsidR="000476B1" w:rsidRPr="008D2924" w:rsidDel="00964316">
          <w:rPr>
            <w:b/>
            <w:lang w:val="fr-FR"/>
            <w:rPrChange w:id="1733" w:author="nnvan" w:date="2011-03-28T09:07:00Z">
              <w:rPr>
                <w:spacing w:val="-2"/>
                <w:sz w:val="32"/>
                <w:szCs w:val="32"/>
                <w:lang w:val="fr-FR"/>
              </w:rPr>
            </w:rPrChange>
          </w:rPr>
          <w:delText>3</w:delText>
        </w:r>
        <w:r w:rsidRPr="008D2924" w:rsidDel="00964316">
          <w:rPr>
            <w:b/>
            <w:lang w:val="fr-FR"/>
            <w:rPrChange w:id="1734" w:author="nnvan" w:date="2011-03-28T09:07:00Z">
              <w:rPr>
                <w:spacing w:val="-2"/>
                <w:sz w:val="32"/>
                <w:szCs w:val="32"/>
                <w:lang w:val="fr-FR"/>
              </w:rPr>
            </w:rPrChange>
          </w:rPr>
          <w:delText xml:space="preserve"> triệu thuê bao, bằng </w:delText>
        </w:r>
        <w:r w:rsidR="000476B1" w:rsidRPr="008D2924" w:rsidDel="00964316">
          <w:rPr>
            <w:b/>
            <w:lang w:val="fr-FR"/>
            <w:rPrChange w:id="1735" w:author="nnvan" w:date="2011-03-28T09:07:00Z">
              <w:rPr>
                <w:spacing w:val="-2"/>
                <w:sz w:val="32"/>
                <w:szCs w:val="32"/>
                <w:lang w:val="fr-FR"/>
              </w:rPr>
            </w:rPrChange>
          </w:rPr>
          <w:delText>29,4</w:delText>
        </w:r>
        <w:r w:rsidRPr="008D2924" w:rsidDel="00964316">
          <w:rPr>
            <w:b/>
            <w:lang w:val="fr-FR"/>
            <w:rPrChange w:id="1736" w:author="nnvan" w:date="2011-03-28T09:07:00Z">
              <w:rPr>
                <w:spacing w:val="-2"/>
                <w:sz w:val="32"/>
                <w:szCs w:val="32"/>
                <w:lang w:val="fr-FR"/>
              </w:rPr>
            </w:rPrChange>
          </w:rPr>
          <w:delText xml:space="preserve">% cùng kỳ năm 2010, bao gồm 23,8 nghìn thuê bao cố định, bằng 3,7% và </w:delText>
        </w:r>
        <w:r w:rsidR="000476B1" w:rsidRPr="008D2924" w:rsidDel="00964316">
          <w:rPr>
            <w:b/>
            <w:lang w:val="fr-FR"/>
            <w:rPrChange w:id="1737" w:author="nnvan" w:date="2011-03-28T09:07:00Z">
              <w:rPr>
                <w:spacing w:val="-2"/>
                <w:sz w:val="32"/>
                <w:szCs w:val="32"/>
                <w:lang w:val="fr-FR"/>
              </w:rPr>
            </w:rPrChange>
          </w:rPr>
          <w:delText>2,98</w:delText>
        </w:r>
        <w:r w:rsidRPr="008D2924" w:rsidDel="00964316">
          <w:rPr>
            <w:b/>
            <w:lang w:val="fr-FR"/>
            <w:rPrChange w:id="1738" w:author="nnvan" w:date="2011-03-28T09:07:00Z">
              <w:rPr>
                <w:spacing w:val="-2"/>
                <w:sz w:val="32"/>
                <w:szCs w:val="32"/>
                <w:lang w:val="fr-FR"/>
              </w:rPr>
            </w:rPrChange>
          </w:rPr>
          <w:delText xml:space="preserve"> triệu thuê bao di động, bằng </w:delText>
        </w:r>
        <w:r w:rsidR="000476B1" w:rsidRPr="008D2924" w:rsidDel="00964316">
          <w:rPr>
            <w:b/>
            <w:lang w:val="fr-FR"/>
            <w:rPrChange w:id="1739" w:author="nnvan" w:date="2011-03-28T09:07:00Z">
              <w:rPr>
                <w:spacing w:val="-2"/>
                <w:sz w:val="32"/>
                <w:szCs w:val="32"/>
                <w:lang w:val="fr-FR"/>
              </w:rPr>
            </w:rPrChange>
          </w:rPr>
          <w:delText>31,2</w:delText>
        </w:r>
        <w:r w:rsidRPr="008D2924" w:rsidDel="00964316">
          <w:rPr>
            <w:b/>
            <w:lang w:val="fr-FR"/>
            <w:rPrChange w:id="1740" w:author="nnvan" w:date="2011-03-28T09:07:00Z">
              <w:rPr>
                <w:spacing w:val="-2"/>
                <w:sz w:val="32"/>
                <w:szCs w:val="32"/>
                <w:lang w:val="fr-FR"/>
              </w:rPr>
            </w:rPrChange>
          </w:rPr>
          <w:delText>%. Số thuê bao điện thoại cả nước tính đến cuối tháng 3/2011 ước tính đạt 17</w:delText>
        </w:r>
        <w:r w:rsidR="000476B1" w:rsidRPr="008D2924" w:rsidDel="00964316">
          <w:rPr>
            <w:b/>
            <w:lang w:val="fr-FR"/>
            <w:rPrChange w:id="1741" w:author="nnvan" w:date="2011-03-28T09:07:00Z">
              <w:rPr>
                <w:spacing w:val="-2"/>
                <w:sz w:val="32"/>
                <w:szCs w:val="32"/>
                <w:lang w:val="fr-FR"/>
              </w:rPr>
            </w:rPrChange>
          </w:rPr>
          <w:delText>4,1</w:delText>
        </w:r>
        <w:r w:rsidRPr="008D2924" w:rsidDel="00964316">
          <w:rPr>
            <w:b/>
            <w:lang w:val="fr-FR"/>
            <w:rPrChange w:id="1742" w:author="nnvan" w:date="2011-03-28T09:07:00Z">
              <w:rPr>
                <w:spacing w:val="-2"/>
                <w:sz w:val="32"/>
                <w:szCs w:val="32"/>
                <w:lang w:val="fr-FR"/>
              </w:rPr>
            </w:rPrChange>
          </w:rPr>
          <w:delText xml:space="preserve"> triệu thuê bao, tăng 2</w:delText>
        </w:r>
        <w:r w:rsidR="000476B1" w:rsidRPr="008D2924" w:rsidDel="00964316">
          <w:rPr>
            <w:b/>
            <w:lang w:val="fr-FR"/>
            <w:rPrChange w:id="1743" w:author="nnvan" w:date="2011-03-28T09:07:00Z">
              <w:rPr>
                <w:spacing w:val="-2"/>
                <w:sz w:val="32"/>
                <w:szCs w:val="32"/>
                <w:lang w:val="fr-FR"/>
              </w:rPr>
            </w:rPrChange>
          </w:rPr>
          <w:delText>8,2</w:delText>
        </w:r>
        <w:r w:rsidRPr="008D2924" w:rsidDel="00964316">
          <w:rPr>
            <w:b/>
            <w:lang w:val="fr-FR"/>
            <w:rPrChange w:id="1744" w:author="nnvan" w:date="2011-03-28T09:07:00Z">
              <w:rPr>
                <w:spacing w:val="-2"/>
                <w:sz w:val="32"/>
                <w:szCs w:val="32"/>
                <w:lang w:val="fr-FR"/>
              </w:rPr>
            </w:rPrChange>
          </w:rPr>
          <w:delText>% so với cùng thời điểm năm trước, bao gồm 16,5 triệu thuê bao cố định, tăng 1,1% và 1</w:delText>
        </w:r>
        <w:r w:rsidR="000476B1" w:rsidRPr="008D2924" w:rsidDel="00964316">
          <w:rPr>
            <w:b/>
            <w:lang w:val="fr-FR"/>
            <w:rPrChange w:id="1745" w:author="nnvan" w:date="2011-03-28T09:07:00Z">
              <w:rPr>
                <w:spacing w:val="-2"/>
                <w:sz w:val="32"/>
                <w:szCs w:val="32"/>
                <w:lang w:val="fr-FR"/>
              </w:rPr>
            </w:rPrChange>
          </w:rPr>
          <w:delText>57,6</w:delText>
        </w:r>
        <w:r w:rsidRPr="008D2924" w:rsidDel="00964316">
          <w:rPr>
            <w:b/>
            <w:lang w:val="fr-FR"/>
            <w:rPrChange w:id="1746" w:author="nnvan" w:date="2011-03-28T09:07:00Z">
              <w:rPr>
                <w:spacing w:val="-2"/>
                <w:sz w:val="32"/>
                <w:szCs w:val="32"/>
                <w:lang w:val="fr-FR"/>
              </w:rPr>
            </w:rPrChange>
          </w:rPr>
          <w:delText xml:space="preserve"> triệu thuê bao di động, tăng 3</w:delText>
        </w:r>
        <w:r w:rsidR="000476B1" w:rsidRPr="008D2924" w:rsidDel="00964316">
          <w:rPr>
            <w:b/>
            <w:lang w:val="fr-FR"/>
            <w:rPrChange w:id="1747" w:author="nnvan" w:date="2011-03-28T09:07:00Z">
              <w:rPr>
                <w:spacing w:val="-2"/>
                <w:sz w:val="32"/>
                <w:szCs w:val="32"/>
                <w:lang w:val="fr-FR"/>
              </w:rPr>
            </w:rPrChange>
          </w:rPr>
          <w:delText>1</w:delText>
        </w:r>
        <w:r w:rsidRPr="008D2924" w:rsidDel="00964316">
          <w:rPr>
            <w:b/>
            <w:lang w:val="fr-FR"/>
            <w:rPrChange w:id="1748" w:author="nnvan" w:date="2011-03-28T09:07:00Z">
              <w:rPr>
                <w:spacing w:val="-2"/>
                <w:sz w:val="32"/>
                <w:szCs w:val="32"/>
                <w:lang w:val="fr-FR"/>
              </w:rPr>
            </w:rPrChange>
          </w:rPr>
          <w:delText xml:space="preserve">,9%. Số thuê bao điện thoại của Tập đoàn Bưu chính Viễn thông tính đến cuối tháng 3/2011 ước tính đạt </w:delText>
        </w:r>
        <w:r w:rsidR="000476B1" w:rsidRPr="008D2924" w:rsidDel="00964316">
          <w:rPr>
            <w:b/>
            <w:lang w:val="fr-FR"/>
            <w:rPrChange w:id="1749" w:author="nnvan" w:date="2011-03-28T09:07:00Z">
              <w:rPr>
                <w:spacing w:val="-2"/>
                <w:sz w:val="32"/>
                <w:szCs w:val="32"/>
                <w:lang w:val="fr-FR"/>
              </w:rPr>
            </w:rPrChange>
          </w:rPr>
          <w:delText>89,4</w:delText>
        </w:r>
        <w:r w:rsidRPr="008D2924" w:rsidDel="00964316">
          <w:rPr>
            <w:b/>
            <w:lang w:val="fr-FR"/>
            <w:rPrChange w:id="1750" w:author="nnvan" w:date="2011-03-28T09:07:00Z">
              <w:rPr>
                <w:spacing w:val="-2"/>
                <w:sz w:val="32"/>
                <w:szCs w:val="32"/>
                <w:lang w:val="fr-FR"/>
              </w:rPr>
            </w:rPrChange>
          </w:rPr>
          <w:delText xml:space="preserve"> triệu thuê bao, tăng </w:delText>
        </w:r>
        <w:r w:rsidR="000476B1" w:rsidRPr="008D2924" w:rsidDel="00964316">
          <w:rPr>
            <w:b/>
            <w:lang w:val="fr-FR"/>
            <w:rPrChange w:id="1751" w:author="nnvan" w:date="2011-03-28T09:07:00Z">
              <w:rPr>
                <w:spacing w:val="-2"/>
                <w:sz w:val="32"/>
                <w:szCs w:val="32"/>
                <w:lang w:val="fr-FR"/>
              </w:rPr>
            </w:rPrChange>
          </w:rPr>
          <w:delText>24</w:delText>
        </w:r>
        <w:r w:rsidRPr="008D2924" w:rsidDel="00964316">
          <w:rPr>
            <w:b/>
            <w:lang w:val="fr-FR"/>
            <w:rPrChange w:id="1752" w:author="nnvan" w:date="2011-03-28T09:07:00Z">
              <w:rPr>
                <w:spacing w:val="-2"/>
                <w:sz w:val="32"/>
                <w:szCs w:val="32"/>
                <w:lang w:val="fr-FR"/>
              </w:rPr>
            </w:rPrChange>
          </w:rPr>
          <w:delText xml:space="preserve">,3% so với cùng thời điểm năm 2011, bao gồm 11,7 triệu thuê bao cố định, tăng 0,6% và </w:delText>
        </w:r>
        <w:r w:rsidR="000476B1" w:rsidRPr="008D2924" w:rsidDel="00964316">
          <w:rPr>
            <w:b/>
            <w:lang w:val="fr-FR"/>
            <w:rPrChange w:id="1753" w:author="nnvan" w:date="2011-03-28T09:07:00Z">
              <w:rPr>
                <w:spacing w:val="-2"/>
                <w:sz w:val="32"/>
                <w:szCs w:val="32"/>
                <w:lang w:val="fr-FR"/>
              </w:rPr>
            </w:rPrChange>
          </w:rPr>
          <w:delText>77,7</w:delText>
        </w:r>
        <w:r w:rsidRPr="008D2924" w:rsidDel="00964316">
          <w:rPr>
            <w:b/>
            <w:lang w:val="fr-FR"/>
            <w:rPrChange w:id="1754" w:author="nnvan" w:date="2011-03-28T09:07:00Z">
              <w:rPr>
                <w:spacing w:val="-2"/>
                <w:sz w:val="32"/>
                <w:szCs w:val="32"/>
                <w:lang w:val="fr-FR"/>
              </w:rPr>
            </w:rPrChange>
          </w:rPr>
          <w:delText xml:space="preserve"> triệu thuê bao di động, tăng </w:delText>
        </w:r>
        <w:r w:rsidR="000476B1" w:rsidRPr="008D2924" w:rsidDel="00964316">
          <w:rPr>
            <w:b/>
            <w:lang w:val="fr-FR"/>
            <w:rPrChange w:id="1755" w:author="nnvan" w:date="2011-03-28T09:07:00Z">
              <w:rPr>
                <w:spacing w:val="-2"/>
                <w:sz w:val="32"/>
                <w:szCs w:val="32"/>
                <w:lang w:val="fr-FR"/>
              </w:rPr>
            </w:rPrChange>
          </w:rPr>
          <w:delText>28,9</w:delText>
        </w:r>
        <w:r w:rsidRPr="008D2924" w:rsidDel="00964316">
          <w:rPr>
            <w:b/>
            <w:lang w:val="fr-FR"/>
            <w:rPrChange w:id="1756" w:author="nnvan" w:date="2011-03-28T09:07:00Z">
              <w:rPr>
                <w:spacing w:val="-2"/>
                <w:sz w:val="32"/>
                <w:szCs w:val="32"/>
                <w:lang w:val="fr-FR"/>
              </w:rPr>
            </w:rPrChange>
          </w:rPr>
          <w:delText>%.</w:delText>
        </w:r>
        <w:r w:rsidR="0037737F" w:rsidRPr="008D2924" w:rsidDel="00964316">
          <w:rPr>
            <w:b/>
            <w:lang w:val="fr-FR"/>
            <w:rPrChange w:id="1757" w:author="nnvan" w:date="2011-03-28T09:07:00Z">
              <w:rPr>
                <w:spacing w:val="-2"/>
                <w:sz w:val="32"/>
                <w:szCs w:val="32"/>
                <w:lang w:val="fr-FR"/>
              </w:rPr>
            </w:rPrChange>
          </w:rPr>
          <w:delText xml:space="preserve"> </w:delText>
        </w:r>
      </w:del>
    </w:p>
    <w:p w14:paraId="08BCDE56" w14:textId="77777777" w:rsidR="00213320" w:rsidRPr="008D2924" w:rsidRDefault="00455DA9" w:rsidP="00C37E22">
      <w:pPr>
        <w:numPr>
          <w:ins w:id="1758" w:author="vtson" w:date="2011-03-24T14:14:00Z"/>
        </w:numPr>
        <w:spacing w:before="40" w:after="40" w:line="300" w:lineRule="auto"/>
        <w:ind w:firstLine="539"/>
        <w:jc w:val="both"/>
        <w:rPr>
          <w:ins w:id="1759" w:author="nnvan" w:date="2011-03-24T14:14:00Z"/>
          <w:b/>
          <w:bCs/>
          <w:lang w:val="fr-FR"/>
          <w:rPrChange w:id="1760" w:author="nnvan" w:date="2011-03-28T09:07:00Z">
            <w:rPr>
              <w:ins w:id="1761" w:author="nnvan" w:date="2011-03-24T14:14:00Z"/>
              <w:b/>
              <w:bCs/>
              <w:i/>
              <w:lang w:val="pt-BR"/>
            </w:rPr>
          </w:rPrChange>
        </w:rPr>
        <w:pPrChange w:id="1762" w:author="nnvan" w:date="2011-03-28T14:54:00Z">
          <w:pPr>
            <w:spacing w:before="40" w:after="40" w:line="276" w:lineRule="auto"/>
            <w:ind w:firstLine="720"/>
            <w:jc w:val="both"/>
          </w:pPr>
        </w:pPrChange>
      </w:pPr>
      <w:del w:id="1763" w:author="nnvan" w:date="2011-03-25T12:26:00Z">
        <w:r w:rsidRPr="008D2924" w:rsidDel="00964316">
          <w:rPr>
            <w:b/>
            <w:bCs/>
            <w:lang w:val="fr-FR"/>
            <w:rPrChange w:id="1764" w:author="nnvan" w:date="2011-03-28T09:07:00Z">
              <w:rPr>
                <w:bCs/>
                <w:sz w:val="32"/>
                <w:szCs w:val="32"/>
              </w:rPr>
            </w:rPrChange>
          </w:rPr>
          <w:delText>Số thuê bao internet trên cả nước tính đến cuối quý I/2011 ước tính đạt 3,</w:delText>
        </w:r>
        <w:r w:rsidR="000476B1" w:rsidRPr="008D2924" w:rsidDel="00964316">
          <w:rPr>
            <w:b/>
            <w:bCs/>
            <w:lang w:val="fr-FR"/>
            <w:rPrChange w:id="1765" w:author="nnvan" w:date="2011-03-28T09:07:00Z">
              <w:rPr>
                <w:bCs/>
                <w:sz w:val="32"/>
                <w:szCs w:val="32"/>
              </w:rPr>
            </w:rPrChange>
          </w:rPr>
          <w:delText>8</w:delText>
        </w:r>
        <w:r w:rsidRPr="008D2924" w:rsidDel="00964316">
          <w:rPr>
            <w:b/>
            <w:bCs/>
            <w:lang w:val="fr-FR"/>
            <w:rPrChange w:id="1766" w:author="nnvan" w:date="2011-03-28T09:07:00Z">
              <w:rPr>
                <w:bCs/>
                <w:sz w:val="32"/>
                <w:szCs w:val="32"/>
              </w:rPr>
            </w:rPrChange>
          </w:rPr>
          <w:delText xml:space="preserve"> triệu thuê bao, tăng </w:delText>
        </w:r>
        <w:r w:rsidR="000476B1" w:rsidRPr="008D2924" w:rsidDel="00964316">
          <w:rPr>
            <w:b/>
            <w:bCs/>
            <w:lang w:val="fr-FR"/>
            <w:rPrChange w:id="1767" w:author="nnvan" w:date="2011-03-28T09:07:00Z">
              <w:rPr>
                <w:bCs/>
                <w:sz w:val="32"/>
                <w:szCs w:val="32"/>
              </w:rPr>
            </w:rPrChange>
          </w:rPr>
          <w:delText>19,2</w:delText>
        </w:r>
        <w:r w:rsidRPr="008D2924" w:rsidDel="00964316">
          <w:rPr>
            <w:b/>
            <w:bCs/>
            <w:lang w:val="fr-FR"/>
            <w:rPrChange w:id="1768" w:author="nnvan" w:date="2011-03-28T09:07:00Z">
              <w:rPr>
                <w:bCs/>
                <w:sz w:val="32"/>
                <w:szCs w:val="32"/>
              </w:rPr>
            </w:rPrChange>
          </w:rPr>
          <w:delText>% so với cùng thời điểm năm trước, trong đó Tập đoàn Bưu chính, Viễn thông đạt 2,</w:delText>
        </w:r>
        <w:r w:rsidR="000476B1" w:rsidRPr="008D2924" w:rsidDel="00964316">
          <w:rPr>
            <w:b/>
            <w:bCs/>
            <w:lang w:val="fr-FR"/>
            <w:rPrChange w:id="1769" w:author="nnvan" w:date="2011-03-28T09:07:00Z">
              <w:rPr>
                <w:bCs/>
                <w:sz w:val="32"/>
                <w:szCs w:val="32"/>
              </w:rPr>
            </w:rPrChange>
          </w:rPr>
          <w:delText>7</w:delText>
        </w:r>
        <w:r w:rsidRPr="008D2924" w:rsidDel="00964316">
          <w:rPr>
            <w:b/>
            <w:bCs/>
            <w:lang w:val="fr-FR"/>
            <w:rPrChange w:id="1770" w:author="nnvan" w:date="2011-03-28T09:07:00Z">
              <w:rPr>
                <w:bCs/>
                <w:sz w:val="32"/>
                <w:szCs w:val="32"/>
              </w:rPr>
            </w:rPrChange>
          </w:rPr>
          <w:delText xml:space="preserve"> triệu thuê bao, tăng 2</w:delText>
        </w:r>
        <w:r w:rsidR="000476B1" w:rsidRPr="008D2924" w:rsidDel="00964316">
          <w:rPr>
            <w:b/>
            <w:bCs/>
            <w:lang w:val="fr-FR"/>
            <w:rPrChange w:id="1771" w:author="nnvan" w:date="2011-03-28T09:07:00Z">
              <w:rPr>
                <w:bCs/>
                <w:sz w:val="32"/>
                <w:szCs w:val="32"/>
              </w:rPr>
            </w:rPrChange>
          </w:rPr>
          <w:delText>1,4</w:delText>
        </w:r>
        <w:r w:rsidRPr="008D2924" w:rsidDel="00964316">
          <w:rPr>
            <w:b/>
            <w:bCs/>
            <w:lang w:val="fr-FR"/>
            <w:rPrChange w:id="1772" w:author="nnvan" w:date="2011-03-28T09:07:00Z">
              <w:rPr>
                <w:bCs/>
                <w:sz w:val="32"/>
                <w:szCs w:val="32"/>
              </w:rPr>
            </w:rPrChange>
          </w:rPr>
          <w:delText xml:space="preserve">%. </w:delText>
        </w:r>
        <w:r w:rsidR="0037737F" w:rsidRPr="008D2924" w:rsidDel="00964316">
          <w:rPr>
            <w:b/>
            <w:bCs/>
            <w:lang w:val="fr-FR"/>
            <w:rPrChange w:id="1773" w:author="nnvan" w:date="2011-03-28T09:07:00Z">
              <w:rPr>
                <w:bCs/>
                <w:sz w:val="32"/>
                <w:szCs w:val="32"/>
              </w:rPr>
            </w:rPrChange>
          </w:rPr>
          <w:delText>Số người sử dụng internet tại thời điểm cuối tháng 3/2011 ước tính 29 triệu người, tăng 2</w:delText>
        </w:r>
        <w:r w:rsidR="000476B1" w:rsidRPr="008D2924" w:rsidDel="00964316">
          <w:rPr>
            <w:b/>
            <w:bCs/>
            <w:lang w:val="fr-FR"/>
            <w:rPrChange w:id="1774" w:author="nnvan" w:date="2011-03-28T09:07:00Z">
              <w:rPr>
                <w:bCs/>
                <w:sz w:val="32"/>
                <w:szCs w:val="32"/>
              </w:rPr>
            </w:rPrChange>
          </w:rPr>
          <w:delText>2,9</w:delText>
        </w:r>
        <w:r w:rsidR="0037737F" w:rsidRPr="008D2924" w:rsidDel="00964316">
          <w:rPr>
            <w:b/>
            <w:bCs/>
            <w:lang w:val="fr-FR"/>
            <w:rPrChange w:id="1775" w:author="nnvan" w:date="2011-03-28T09:07:00Z">
              <w:rPr>
                <w:bCs/>
                <w:sz w:val="32"/>
                <w:szCs w:val="32"/>
              </w:rPr>
            </w:rPrChange>
          </w:rPr>
          <w:delText xml:space="preserve">% so với cùng thời điểm năm 2010. </w:delText>
        </w:r>
        <w:r w:rsidRPr="008D2924" w:rsidDel="00964316">
          <w:rPr>
            <w:b/>
            <w:bCs/>
            <w:lang w:val="fr-FR"/>
            <w:rPrChange w:id="1776" w:author="nnvan" w:date="2011-03-28T09:07:00Z">
              <w:rPr>
                <w:bCs/>
                <w:sz w:val="32"/>
                <w:szCs w:val="32"/>
              </w:rPr>
            </w:rPrChange>
          </w:rPr>
          <w:delText xml:space="preserve">Tổng doanh thu thuần bưu chính, viễn thông </w:delText>
        </w:r>
        <w:r w:rsidR="0037737F" w:rsidRPr="008D2924" w:rsidDel="00964316">
          <w:rPr>
            <w:b/>
            <w:bCs/>
            <w:lang w:val="fr-FR"/>
            <w:rPrChange w:id="1777" w:author="nnvan" w:date="2011-03-28T09:07:00Z">
              <w:rPr>
                <w:bCs/>
                <w:sz w:val="32"/>
                <w:szCs w:val="32"/>
              </w:rPr>
            </w:rPrChange>
          </w:rPr>
          <w:delText xml:space="preserve">quý I </w:delText>
        </w:r>
        <w:r w:rsidRPr="008D2924" w:rsidDel="00964316">
          <w:rPr>
            <w:b/>
            <w:bCs/>
            <w:lang w:val="fr-FR"/>
            <w:rPrChange w:id="1778" w:author="nnvan" w:date="2011-03-28T09:07:00Z">
              <w:rPr>
                <w:bCs/>
                <w:sz w:val="32"/>
                <w:szCs w:val="32"/>
              </w:rPr>
            </w:rPrChange>
          </w:rPr>
          <w:delText xml:space="preserve">ước tính đạt </w:delText>
        </w:r>
        <w:r w:rsidR="0037737F" w:rsidRPr="008D2924" w:rsidDel="00964316">
          <w:rPr>
            <w:b/>
            <w:bCs/>
            <w:lang w:val="fr-FR"/>
            <w:rPrChange w:id="1779" w:author="nnvan" w:date="2011-03-28T09:07:00Z">
              <w:rPr>
                <w:bCs/>
                <w:sz w:val="32"/>
                <w:szCs w:val="32"/>
              </w:rPr>
            </w:rPrChange>
          </w:rPr>
          <w:delText>29,2</w:delText>
        </w:r>
        <w:r w:rsidRPr="008D2924" w:rsidDel="00964316">
          <w:rPr>
            <w:b/>
            <w:bCs/>
            <w:lang w:val="fr-FR"/>
            <w:rPrChange w:id="1780" w:author="nnvan" w:date="2011-03-28T09:07:00Z">
              <w:rPr>
                <w:bCs/>
                <w:sz w:val="32"/>
                <w:szCs w:val="32"/>
              </w:rPr>
            </w:rPrChange>
          </w:rPr>
          <w:delText xml:space="preserve"> nghìn tỷ đồng, tăng 1</w:delText>
        </w:r>
        <w:r w:rsidR="0037737F" w:rsidRPr="008D2924" w:rsidDel="00964316">
          <w:rPr>
            <w:b/>
            <w:bCs/>
            <w:lang w:val="fr-FR"/>
            <w:rPrChange w:id="1781" w:author="nnvan" w:date="2011-03-28T09:07:00Z">
              <w:rPr>
                <w:bCs/>
                <w:sz w:val="32"/>
                <w:szCs w:val="32"/>
              </w:rPr>
            </w:rPrChange>
          </w:rPr>
          <w:delText>4,0</w:delText>
        </w:r>
        <w:r w:rsidRPr="008D2924" w:rsidDel="00964316">
          <w:rPr>
            <w:b/>
            <w:bCs/>
            <w:lang w:val="fr-FR"/>
            <w:rPrChange w:id="1782" w:author="nnvan" w:date="2011-03-28T09:07:00Z">
              <w:rPr>
                <w:bCs/>
                <w:sz w:val="32"/>
                <w:szCs w:val="32"/>
              </w:rPr>
            </w:rPrChange>
          </w:rPr>
          <w:delText>% so với cùng kỳ năm trước, trong đó Tập đoàn Bưu chính, Viễn thông đạt 1</w:delText>
        </w:r>
        <w:r w:rsidR="0037737F" w:rsidRPr="008D2924" w:rsidDel="00964316">
          <w:rPr>
            <w:b/>
            <w:bCs/>
            <w:lang w:val="fr-FR"/>
            <w:rPrChange w:id="1783" w:author="nnvan" w:date="2011-03-28T09:07:00Z">
              <w:rPr>
                <w:bCs/>
                <w:sz w:val="32"/>
                <w:szCs w:val="32"/>
              </w:rPr>
            </w:rPrChange>
          </w:rPr>
          <w:delText>8,7</w:delText>
        </w:r>
        <w:r w:rsidRPr="008D2924" w:rsidDel="00964316">
          <w:rPr>
            <w:b/>
            <w:bCs/>
            <w:lang w:val="fr-FR"/>
            <w:rPrChange w:id="1784" w:author="nnvan" w:date="2011-03-28T09:07:00Z">
              <w:rPr>
                <w:bCs/>
                <w:sz w:val="32"/>
                <w:szCs w:val="32"/>
              </w:rPr>
            </w:rPrChange>
          </w:rPr>
          <w:delText xml:space="preserve"> nghìn tỷ đồng, tăng </w:delText>
        </w:r>
        <w:r w:rsidR="0037737F" w:rsidRPr="008D2924" w:rsidDel="00964316">
          <w:rPr>
            <w:b/>
            <w:bCs/>
            <w:lang w:val="fr-FR"/>
            <w:rPrChange w:id="1785" w:author="nnvan" w:date="2011-03-28T09:07:00Z">
              <w:rPr>
                <w:bCs/>
                <w:sz w:val="32"/>
                <w:szCs w:val="32"/>
              </w:rPr>
            </w:rPrChange>
          </w:rPr>
          <w:delText>9,1</w:delText>
        </w:r>
        <w:r w:rsidRPr="008D2924" w:rsidDel="00964316">
          <w:rPr>
            <w:b/>
            <w:bCs/>
            <w:lang w:val="fr-FR"/>
            <w:rPrChange w:id="1786" w:author="nnvan" w:date="2011-03-28T09:07:00Z">
              <w:rPr>
                <w:bCs/>
                <w:sz w:val="32"/>
                <w:szCs w:val="32"/>
              </w:rPr>
            </w:rPrChange>
          </w:rPr>
          <w:delText xml:space="preserve">%. </w:delText>
        </w:r>
      </w:del>
      <w:ins w:id="1787" w:author="nnvan" w:date="2011-03-25T12:33:00Z">
        <w:r w:rsidR="00964316" w:rsidRPr="008D2924">
          <w:rPr>
            <w:b/>
            <w:bCs/>
            <w:lang w:val="fr-FR"/>
            <w:rPrChange w:id="1788" w:author="nnvan" w:date="2011-03-28T09:07:00Z">
              <w:rPr>
                <w:bCs/>
              </w:rPr>
            </w:rPrChange>
          </w:rPr>
          <w:t>4</w:t>
        </w:r>
      </w:ins>
      <w:ins w:id="1789" w:author="nnvan" w:date="2011-03-24T14:14:00Z">
        <w:r w:rsidR="00213320" w:rsidRPr="008D2924">
          <w:rPr>
            <w:b/>
            <w:bCs/>
            <w:lang w:val="fr-FR"/>
            <w:rPrChange w:id="1790" w:author="nnvan" w:date="2011-03-28T09:07:00Z">
              <w:rPr>
                <w:b/>
                <w:bCs/>
                <w:i/>
                <w:lang w:val="pt-BR"/>
              </w:rPr>
            </w:rPrChange>
          </w:rPr>
          <w:t xml:space="preserve">. Chỉ số giá </w:t>
        </w:r>
      </w:ins>
    </w:p>
    <w:p w14:paraId="50AA34DA" w14:textId="77777777" w:rsidR="00962103" w:rsidRPr="008D2924" w:rsidRDefault="00962103" w:rsidP="00C37E22">
      <w:pPr>
        <w:numPr>
          <w:ins w:id="1791" w:author="vtson" w:date="2011-03-28T09:02:00Z"/>
        </w:numPr>
        <w:spacing w:before="40" w:after="40" w:line="300" w:lineRule="auto"/>
        <w:ind w:firstLine="539"/>
        <w:jc w:val="both"/>
        <w:rPr>
          <w:ins w:id="1792" w:author="nnvan" w:date="2011-03-28T09:02:00Z"/>
          <w:b/>
          <w:bCs/>
          <w:i/>
          <w:spacing w:val="-4"/>
          <w:lang w:val="fr-FR"/>
          <w:rPrChange w:id="1793" w:author="nnvan" w:date="2011-03-28T09:07:00Z">
            <w:rPr>
              <w:ins w:id="1794" w:author="nnvan" w:date="2011-03-28T09:02:00Z"/>
              <w:bCs/>
              <w:spacing w:val="-4"/>
              <w:sz w:val="30"/>
              <w:szCs w:val="30"/>
              <w:lang w:val="fr-FR"/>
            </w:rPr>
          </w:rPrChange>
        </w:rPr>
        <w:pPrChange w:id="1795" w:author="nnvan" w:date="2011-03-28T14:54:00Z">
          <w:pPr>
            <w:spacing w:before="40" w:after="40" w:line="269" w:lineRule="auto"/>
            <w:ind w:firstLine="539"/>
            <w:jc w:val="both"/>
          </w:pPr>
        </w:pPrChange>
      </w:pPr>
      <w:ins w:id="1796" w:author="nnvan" w:date="2011-03-28T09:02:00Z">
        <w:r w:rsidRPr="008D2924">
          <w:rPr>
            <w:b/>
            <w:bCs/>
            <w:i/>
            <w:spacing w:val="-4"/>
            <w:lang w:val="fr-FR"/>
            <w:rPrChange w:id="1797" w:author="nnvan" w:date="2011-03-28T09:07:00Z">
              <w:rPr>
                <w:bCs/>
                <w:spacing w:val="-4"/>
                <w:sz w:val="30"/>
                <w:szCs w:val="30"/>
                <w:lang w:val="fr-FR"/>
              </w:rPr>
            </w:rPrChange>
          </w:rPr>
          <w:t>a. Chỉ số giá tiêu dùng</w:t>
        </w:r>
      </w:ins>
    </w:p>
    <w:p w14:paraId="2CBA5E19" w14:textId="77777777" w:rsidR="00213320" w:rsidRPr="008D2924" w:rsidRDefault="00213320" w:rsidP="00C37E22">
      <w:pPr>
        <w:numPr>
          <w:ins w:id="1798" w:author="vtson" w:date="2011-03-24T14:14:00Z"/>
        </w:numPr>
        <w:spacing w:before="40" w:after="40" w:line="300" w:lineRule="auto"/>
        <w:ind w:firstLine="539"/>
        <w:jc w:val="both"/>
        <w:rPr>
          <w:ins w:id="1799" w:author="nnvan" w:date="2011-03-24T14:14:00Z"/>
          <w:bCs/>
          <w:spacing w:val="-4"/>
          <w:lang w:val="fr-FR"/>
          <w:rPrChange w:id="1800" w:author="nnvan" w:date="2011-03-28T09:07:00Z">
            <w:rPr>
              <w:ins w:id="1801" w:author="nnvan" w:date="2011-03-24T14:14:00Z"/>
              <w:bCs/>
              <w:lang w:val="pt-BR"/>
            </w:rPr>
          </w:rPrChange>
        </w:rPr>
        <w:pPrChange w:id="1802" w:author="nnvan" w:date="2011-03-28T14:54:00Z">
          <w:pPr>
            <w:spacing w:before="40" w:after="40" w:line="269" w:lineRule="auto"/>
            <w:ind w:firstLine="539"/>
            <w:jc w:val="both"/>
          </w:pPr>
        </w:pPrChange>
      </w:pPr>
      <w:ins w:id="1803" w:author="nnvan" w:date="2011-03-24T14:14:00Z">
        <w:r w:rsidRPr="008D2924">
          <w:rPr>
            <w:bCs/>
            <w:spacing w:val="-4"/>
            <w:lang w:val="fr-FR"/>
            <w:rPrChange w:id="1804" w:author="nnvan" w:date="2011-03-28T09:07:00Z">
              <w:rPr>
                <w:bCs/>
                <w:lang w:val="pt-BR"/>
              </w:rPr>
            </w:rPrChange>
          </w:rPr>
          <w:t xml:space="preserve">Chỉ số giá tiêu dùng </w:t>
        </w:r>
      </w:ins>
      <w:ins w:id="1805" w:author="nnvan" w:date="2011-03-24T18:40:00Z">
        <w:r w:rsidR="00651B0D" w:rsidRPr="008D2924">
          <w:rPr>
            <w:bCs/>
            <w:spacing w:val="-4"/>
            <w:lang w:val="fr-FR"/>
            <w:rPrChange w:id="1806" w:author="nnvan" w:date="2011-03-28T09:07:00Z">
              <w:rPr>
                <w:bCs/>
                <w:lang w:val="pt-BR"/>
              </w:rPr>
            </w:rPrChange>
          </w:rPr>
          <w:t>t</w:t>
        </w:r>
      </w:ins>
      <w:ins w:id="1807" w:author="nnvan" w:date="2011-03-24T14:14:00Z">
        <w:r w:rsidRPr="008D2924">
          <w:rPr>
            <w:bCs/>
            <w:spacing w:val="-4"/>
            <w:lang w:val="fr-FR"/>
            <w:rPrChange w:id="1808" w:author="nnvan" w:date="2011-03-28T09:07:00Z">
              <w:rPr>
                <w:bCs/>
                <w:lang w:val="pt-BR"/>
              </w:rPr>
            </w:rPrChange>
          </w:rPr>
          <w:t xml:space="preserve">háng 3/2011 tăng 2,17% so với </w:t>
        </w:r>
      </w:ins>
      <w:ins w:id="1809" w:author="nnvan" w:date="2011-03-24T18:40:00Z">
        <w:r w:rsidR="00651B0D" w:rsidRPr="008D2924">
          <w:rPr>
            <w:bCs/>
            <w:spacing w:val="-4"/>
            <w:lang w:val="fr-FR"/>
            <w:rPrChange w:id="1810" w:author="nnvan" w:date="2011-03-28T09:07:00Z">
              <w:rPr>
                <w:bCs/>
                <w:lang w:val="pt-BR"/>
              </w:rPr>
            </w:rPrChange>
          </w:rPr>
          <w:t>t</w:t>
        </w:r>
      </w:ins>
      <w:ins w:id="1811" w:author="nnvan" w:date="2011-03-24T14:14:00Z">
        <w:r w:rsidRPr="008D2924">
          <w:rPr>
            <w:bCs/>
            <w:spacing w:val="-4"/>
            <w:lang w:val="fr-FR"/>
            <w:rPrChange w:id="1812" w:author="nnvan" w:date="2011-03-28T09:07:00Z">
              <w:rPr>
                <w:bCs/>
                <w:lang w:val="pt-BR"/>
              </w:rPr>
            </w:rPrChange>
          </w:rPr>
          <w:t xml:space="preserve">háng </w:t>
        </w:r>
      </w:ins>
      <w:ins w:id="1813" w:author="nnvan" w:date="2011-03-24T18:40:00Z">
        <w:r w:rsidR="00651B0D" w:rsidRPr="008D2924">
          <w:rPr>
            <w:bCs/>
            <w:spacing w:val="-4"/>
            <w:lang w:val="fr-FR"/>
            <w:rPrChange w:id="1814" w:author="nnvan" w:date="2011-03-28T09:07:00Z">
              <w:rPr>
                <w:bCs/>
                <w:lang w:val="pt-BR"/>
              </w:rPr>
            </w:rPrChange>
          </w:rPr>
          <w:t>trước</w:t>
        </w:r>
      </w:ins>
      <w:ins w:id="1815" w:author="nnvan" w:date="2011-03-24T14:14:00Z">
        <w:r w:rsidRPr="008D2924">
          <w:rPr>
            <w:bCs/>
            <w:spacing w:val="-4"/>
            <w:lang w:val="fr-FR"/>
            <w:rPrChange w:id="1816" w:author="nnvan" w:date="2011-03-28T09:07:00Z">
              <w:rPr>
                <w:bCs/>
                <w:lang w:val="pt-BR"/>
              </w:rPr>
            </w:rPrChange>
          </w:rPr>
          <w:t xml:space="preserve">. Trong các nhóm hàng hóa và dịch vụ, hai nhóm có chỉ số giá tăng cao hơn </w:t>
        </w:r>
      </w:ins>
      <w:ins w:id="1817" w:author="nnvan" w:date="2011-03-24T18:41:00Z">
        <w:r w:rsidR="00651B0D" w:rsidRPr="008D2924">
          <w:rPr>
            <w:bCs/>
            <w:spacing w:val="-4"/>
            <w:lang w:val="fr-FR"/>
            <w:rPrChange w:id="1818" w:author="nnvan" w:date="2011-03-28T09:07:00Z">
              <w:rPr>
                <w:bCs/>
                <w:lang w:val="pt-BR"/>
              </w:rPr>
            </w:rPrChange>
          </w:rPr>
          <w:t xml:space="preserve">nhiều </w:t>
        </w:r>
      </w:ins>
      <w:ins w:id="1819" w:author="nnvan" w:date="2011-03-24T14:14:00Z">
        <w:r w:rsidRPr="008D2924">
          <w:rPr>
            <w:bCs/>
            <w:spacing w:val="-4"/>
            <w:lang w:val="fr-FR"/>
            <w:rPrChange w:id="1820" w:author="nnvan" w:date="2011-03-28T09:07:00Z">
              <w:rPr>
                <w:bCs/>
                <w:lang w:val="pt-BR"/>
              </w:rPr>
            </w:rPrChange>
          </w:rPr>
          <w:t>mức tăng chung là: Giao thông tăng 6,69%</w:t>
        </w:r>
      </w:ins>
      <w:ins w:id="1821" w:author="nnvan" w:date="2011-03-24T18:40:00Z">
        <w:r w:rsidR="00651B0D" w:rsidRPr="008D2924">
          <w:rPr>
            <w:bCs/>
            <w:spacing w:val="-4"/>
            <w:lang w:val="fr-FR"/>
            <w:rPrChange w:id="1822" w:author="nnvan" w:date="2011-03-28T09:07:00Z">
              <w:rPr>
                <w:bCs/>
                <w:lang w:val="pt-BR"/>
              </w:rPr>
            </w:rPrChange>
          </w:rPr>
          <w:t>;</w:t>
        </w:r>
      </w:ins>
      <w:ins w:id="1823" w:author="nnvan" w:date="2011-03-24T14:14:00Z">
        <w:r w:rsidRPr="008D2924">
          <w:rPr>
            <w:bCs/>
            <w:spacing w:val="-4"/>
            <w:lang w:val="fr-FR"/>
            <w:rPrChange w:id="1824" w:author="nnvan" w:date="2011-03-28T09:07:00Z">
              <w:rPr>
                <w:bCs/>
                <w:lang w:val="pt-BR"/>
              </w:rPr>
            </w:rPrChange>
          </w:rPr>
          <w:t xml:space="preserve"> nhà ở và vật liệu xây dựng tăng 3</w:t>
        </w:r>
      </w:ins>
      <w:ins w:id="1825" w:author="nnvan" w:date="2011-03-24T18:40:00Z">
        <w:r w:rsidR="00651B0D" w:rsidRPr="008D2924">
          <w:rPr>
            <w:bCs/>
            <w:spacing w:val="-4"/>
            <w:lang w:val="fr-FR"/>
            <w:rPrChange w:id="1826" w:author="nnvan" w:date="2011-03-28T09:07:00Z">
              <w:rPr>
                <w:bCs/>
                <w:lang w:val="pt-BR"/>
              </w:rPr>
            </w:rPrChange>
          </w:rPr>
          <w:t>,</w:t>
        </w:r>
      </w:ins>
      <w:ins w:id="1827" w:author="nnvan" w:date="2011-03-24T14:14:00Z">
        <w:r w:rsidRPr="008D2924">
          <w:rPr>
            <w:bCs/>
            <w:spacing w:val="-4"/>
            <w:lang w:val="fr-FR"/>
            <w:rPrChange w:id="1828" w:author="nnvan" w:date="2011-03-28T09:07:00Z">
              <w:rPr>
                <w:bCs/>
                <w:lang w:val="pt-BR"/>
              </w:rPr>
            </w:rPrChange>
          </w:rPr>
          <w:t xml:space="preserve">67%. </w:t>
        </w:r>
      </w:ins>
      <w:ins w:id="1829" w:author="nnvan" w:date="2011-03-24T18:46:00Z">
        <w:r w:rsidR="00651B0D" w:rsidRPr="008D2924">
          <w:rPr>
            <w:bCs/>
            <w:spacing w:val="-4"/>
            <w:lang w:val="fr-FR"/>
            <w:rPrChange w:id="1830" w:author="nnvan" w:date="2011-03-28T09:07:00Z">
              <w:rPr>
                <w:bCs/>
                <w:lang w:val="pt-BR"/>
              </w:rPr>
            </w:rPrChange>
          </w:rPr>
          <w:t>C</w:t>
        </w:r>
      </w:ins>
      <w:ins w:id="1831" w:author="nnvan" w:date="2011-03-24T14:14:00Z">
        <w:r w:rsidRPr="008D2924">
          <w:rPr>
            <w:bCs/>
            <w:spacing w:val="-4"/>
            <w:lang w:val="fr-FR"/>
            <w:rPrChange w:id="1832" w:author="nnvan" w:date="2011-03-28T09:07:00Z">
              <w:rPr>
                <w:bCs/>
                <w:lang w:val="pt-BR"/>
              </w:rPr>
            </w:rPrChange>
          </w:rPr>
          <w:t xml:space="preserve">ác nhóm hàng </w:t>
        </w:r>
      </w:ins>
      <w:ins w:id="1833" w:author="nnvan" w:date="2011-03-24T18:41:00Z">
        <w:r w:rsidR="00651B0D" w:rsidRPr="008D2924">
          <w:rPr>
            <w:bCs/>
            <w:spacing w:val="-4"/>
            <w:lang w:val="fr-FR"/>
            <w:rPrChange w:id="1834" w:author="nnvan" w:date="2011-03-28T09:07:00Z">
              <w:rPr>
                <w:bCs/>
                <w:lang w:val="pt-BR"/>
              </w:rPr>
            </w:rPrChange>
          </w:rPr>
          <w:t xml:space="preserve">hóa và dịch vụ </w:t>
        </w:r>
      </w:ins>
      <w:ins w:id="1835" w:author="nnvan" w:date="2011-03-24T18:46:00Z">
        <w:r w:rsidR="00651B0D" w:rsidRPr="008D2924">
          <w:rPr>
            <w:bCs/>
            <w:spacing w:val="-4"/>
            <w:lang w:val="fr-FR"/>
            <w:rPrChange w:id="1836" w:author="nnvan" w:date="2011-03-28T09:07:00Z">
              <w:rPr>
                <w:bCs/>
                <w:lang w:val="pt-BR"/>
              </w:rPr>
            </w:rPrChange>
          </w:rPr>
          <w:t xml:space="preserve">có chỉ số giá </w:t>
        </w:r>
      </w:ins>
      <w:ins w:id="1837" w:author="nnvan" w:date="2011-03-24T18:41:00Z">
        <w:r w:rsidR="00651B0D" w:rsidRPr="008D2924">
          <w:rPr>
            <w:bCs/>
            <w:spacing w:val="-4"/>
            <w:lang w:val="fr-FR"/>
            <w:rPrChange w:id="1838" w:author="nnvan" w:date="2011-03-28T09:07:00Z">
              <w:rPr>
                <w:bCs/>
                <w:lang w:val="pt-BR"/>
              </w:rPr>
            </w:rPrChange>
          </w:rPr>
          <w:t>thấp hơn mức tăng chung</w:t>
        </w:r>
      </w:ins>
      <w:ins w:id="1839" w:author="nnvan" w:date="2011-03-24T18:42:00Z">
        <w:r w:rsidR="00651B0D" w:rsidRPr="008D2924">
          <w:rPr>
            <w:bCs/>
            <w:spacing w:val="-4"/>
            <w:lang w:val="fr-FR"/>
            <w:rPrChange w:id="1840" w:author="nnvan" w:date="2011-03-28T09:07:00Z">
              <w:rPr>
                <w:bCs/>
                <w:lang w:val="pt-BR"/>
              </w:rPr>
            </w:rPrChange>
          </w:rPr>
          <w:t xml:space="preserve"> </w:t>
        </w:r>
      </w:ins>
      <w:ins w:id="1841" w:author="nnvan" w:date="2011-03-24T18:46:00Z">
        <w:r w:rsidR="00651B0D" w:rsidRPr="008D2924">
          <w:rPr>
            <w:bCs/>
            <w:spacing w:val="-4"/>
            <w:lang w:val="fr-FR"/>
            <w:rPrChange w:id="1842" w:author="nnvan" w:date="2011-03-28T09:07:00Z">
              <w:rPr>
                <w:bCs/>
                <w:lang w:val="pt-BR"/>
              </w:rPr>
            </w:rPrChange>
          </w:rPr>
          <w:t>nhưng cao hơn 1% là</w:t>
        </w:r>
      </w:ins>
      <w:ins w:id="1843" w:author="nnvan" w:date="2011-03-24T14:14:00Z">
        <w:r w:rsidRPr="008D2924">
          <w:rPr>
            <w:bCs/>
            <w:spacing w:val="-4"/>
            <w:lang w:val="fr-FR"/>
            <w:rPrChange w:id="1844" w:author="nnvan" w:date="2011-03-28T09:07:00Z">
              <w:rPr>
                <w:bCs/>
                <w:lang w:val="pt-BR"/>
              </w:rPr>
            </w:rPrChange>
          </w:rPr>
          <w:t>: Hàng ăn và dịch vụ ăn uống tăng 1,98% (Lương thực tăng 2,18%, thực phẩm tăng 1,57%, ăn uống ngoài gia đình tăng 3,06%); thiết bị và đồ dùng gia đình tăng 1,22%</w:t>
        </w:r>
      </w:ins>
      <w:ins w:id="1845" w:author="nnvan" w:date="2011-03-24T18:46:00Z">
        <w:r w:rsidR="00651B0D" w:rsidRPr="008D2924">
          <w:rPr>
            <w:bCs/>
            <w:spacing w:val="-4"/>
            <w:lang w:val="fr-FR"/>
            <w:rPrChange w:id="1846" w:author="nnvan" w:date="2011-03-28T09:07:00Z">
              <w:rPr>
                <w:bCs/>
                <w:lang w:val="pt-BR"/>
              </w:rPr>
            </w:rPrChange>
          </w:rPr>
          <w:t>. Các nh</w:t>
        </w:r>
      </w:ins>
      <w:ins w:id="1847" w:author="nnvan" w:date="2011-03-24T18:48:00Z">
        <w:r w:rsidR="00651B0D" w:rsidRPr="008D2924">
          <w:rPr>
            <w:bCs/>
            <w:spacing w:val="-4"/>
            <w:lang w:val="fr-FR"/>
            <w:rPrChange w:id="1848" w:author="nnvan" w:date="2011-03-28T09:07:00Z">
              <w:rPr>
                <w:bCs/>
                <w:lang w:val="pt-BR"/>
              </w:rPr>
            </w:rPrChange>
          </w:rPr>
          <w:t>ó</w:t>
        </w:r>
      </w:ins>
      <w:ins w:id="1849" w:author="nnvan" w:date="2011-03-24T18:46:00Z">
        <w:r w:rsidR="00651B0D" w:rsidRPr="008D2924">
          <w:rPr>
            <w:bCs/>
            <w:spacing w:val="-4"/>
            <w:lang w:val="fr-FR"/>
            <w:rPrChange w:id="1850" w:author="nnvan" w:date="2011-03-28T09:07:00Z">
              <w:rPr>
                <w:bCs/>
                <w:lang w:val="pt-BR"/>
              </w:rPr>
            </w:rPrChange>
          </w:rPr>
          <w:t>m hàng hóa và d</w:t>
        </w:r>
      </w:ins>
      <w:ins w:id="1851" w:author="nnvan" w:date="2011-03-24T18:48:00Z">
        <w:r w:rsidR="00651B0D" w:rsidRPr="008D2924">
          <w:rPr>
            <w:bCs/>
            <w:spacing w:val="-4"/>
            <w:lang w:val="fr-FR"/>
            <w:rPrChange w:id="1852" w:author="nnvan" w:date="2011-03-28T09:07:00Z">
              <w:rPr>
                <w:bCs/>
                <w:lang w:val="pt-BR"/>
              </w:rPr>
            </w:rPrChange>
          </w:rPr>
          <w:t>ị</w:t>
        </w:r>
      </w:ins>
      <w:ins w:id="1853" w:author="nnvan" w:date="2011-03-24T18:46:00Z">
        <w:r w:rsidR="00651B0D" w:rsidRPr="008D2924">
          <w:rPr>
            <w:bCs/>
            <w:spacing w:val="-4"/>
            <w:lang w:val="fr-FR"/>
            <w:rPrChange w:id="1854" w:author="nnvan" w:date="2011-03-28T09:07:00Z">
              <w:rPr>
                <w:bCs/>
                <w:lang w:val="pt-BR"/>
              </w:rPr>
            </w:rPrChange>
          </w:rPr>
          <w:t xml:space="preserve">ch vụ còn lại có chỉ số giá </w:t>
        </w:r>
      </w:ins>
      <w:ins w:id="1855" w:author="nnvan" w:date="2011-03-24T18:47:00Z">
        <w:r w:rsidR="00651B0D" w:rsidRPr="008D2924">
          <w:rPr>
            <w:bCs/>
            <w:spacing w:val="-4"/>
            <w:lang w:val="fr-FR"/>
            <w:rPrChange w:id="1856" w:author="nnvan" w:date="2011-03-28T09:07:00Z">
              <w:rPr>
                <w:bCs/>
                <w:lang w:val="pt-BR"/>
              </w:rPr>
            </w:rPrChange>
          </w:rPr>
          <w:t>bằ</w:t>
        </w:r>
      </w:ins>
      <w:ins w:id="1857" w:author="nnvan" w:date="2011-03-24T18:48:00Z">
        <w:r w:rsidR="00651B0D" w:rsidRPr="008D2924">
          <w:rPr>
            <w:bCs/>
            <w:spacing w:val="-4"/>
            <w:lang w:val="fr-FR"/>
            <w:rPrChange w:id="1858" w:author="nnvan" w:date="2011-03-28T09:07:00Z">
              <w:rPr>
                <w:bCs/>
                <w:lang w:val="pt-BR"/>
              </w:rPr>
            </w:rPrChange>
          </w:rPr>
          <w:t>n</w:t>
        </w:r>
      </w:ins>
      <w:ins w:id="1859" w:author="nnvan" w:date="2011-03-24T18:47:00Z">
        <w:r w:rsidR="00651B0D" w:rsidRPr="008D2924">
          <w:rPr>
            <w:bCs/>
            <w:spacing w:val="-4"/>
            <w:lang w:val="fr-FR"/>
            <w:rPrChange w:id="1860" w:author="nnvan" w:date="2011-03-28T09:07:00Z">
              <w:rPr>
                <w:bCs/>
                <w:lang w:val="pt-BR"/>
              </w:rPr>
            </w:rPrChange>
          </w:rPr>
          <w:t>g hoặc dưới mức 1% gồm</w:t>
        </w:r>
      </w:ins>
      <w:ins w:id="1861" w:author="nnvan" w:date="2011-03-24T14:14:00Z">
        <w:r w:rsidRPr="008D2924">
          <w:rPr>
            <w:bCs/>
            <w:spacing w:val="-4"/>
            <w:lang w:val="fr-FR"/>
            <w:rPrChange w:id="1862" w:author="nnvan" w:date="2011-03-28T09:07:00Z">
              <w:rPr>
                <w:bCs/>
                <w:lang w:val="pt-BR"/>
              </w:rPr>
            </w:rPrChange>
          </w:rPr>
          <w:t xml:space="preserve">; </w:t>
        </w:r>
      </w:ins>
      <w:ins w:id="1863" w:author="nnvan" w:date="2011-03-24T18:48:00Z">
        <w:r w:rsidR="00651B0D" w:rsidRPr="008D2924">
          <w:rPr>
            <w:bCs/>
            <w:spacing w:val="-4"/>
            <w:lang w:val="fr-FR"/>
            <w:rPrChange w:id="1864" w:author="nnvan" w:date="2011-03-28T09:07:00Z">
              <w:rPr>
                <w:bCs/>
                <w:lang w:val="pt-BR"/>
              </w:rPr>
            </w:rPrChange>
          </w:rPr>
          <w:t>M</w:t>
        </w:r>
      </w:ins>
      <w:ins w:id="1865" w:author="nnvan" w:date="2011-03-24T14:14:00Z">
        <w:r w:rsidRPr="008D2924">
          <w:rPr>
            <w:bCs/>
            <w:spacing w:val="-4"/>
            <w:lang w:val="fr-FR"/>
            <w:rPrChange w:id="1866" w:author="nnvan" w:date="2011-03-28T09:07:00Z">
              <w:rPr>
                <w:bCs/>
                <w:lang w:val="pt-BR"/>
              </w:rPr>
            </w:rPrChange>
          </w:rPr>
          <w:t>ay mặc, mũ nón, giày dép tăng 1,0%; văn hóa giải trí và du lịch tăng 0,98%; giáo dục tăng 0,9%; đồ uống và thuốc lá tăng 0,88%; thuốc và dịch vụ y tế tăng 0,71%; bưu chính viễn thông tăng 0,02%.</w:t>
        </w:r>
      </w:ins>
    </w:p>
    <w:p w14:paraId="04B8A2D4" w14:textId="77777777" w:rsidR="00BA2B75" w:rsidRDefault="00651B0D" w:rsidP="00C37E22">
      <w:pPr>
        <w:numPr>
          <w:ins w:id="1867" w:author="vtson" w:date="2011-03-24T14:14:00Z"/>
        </w:numPr>
        <w:spacing w:before="40" w:after="40" w:line="300" w:lineRule="auto"/>
        <w:ind w:firstLine="539"/>
        <w:jc w:val="both"/>
        <w:rPr>
          <w:ins w:id="1868" w:author="nnvan" w:date="2011-03-28T14:32:00Z"/>
          <w:bCs/>
          <w:lang w:val="fr-FR"/>
        </w:rPr>
        <w:pPrChange w:id="1869" w:author="nnvan" w:date="2011-03-28T14:54:00Z">
          <w:pPr>
            <w:spacing w:before="40" w:after="40" w:line="269" w:lineRule="auto"/>
            <w:ind w:firstLine="539"/>
            <w:jc w:val="both"/>
          </w:pPr>
        </w:pPrChange>
      </w:pPr>
      <w:ins w:id="1870" w:author="nnvan" w:date="2011-03-24T14:14:00Z">
        <w:r w:rsidRPr="008D2924">
          <w:rPr>
            <w:bCs/>
            <w:lang w:val="fr-FR"/>
            <w:rPrChange w:id="1871" w:author="nnvan" w:date="2011-03-28T09:07:00Z">
              <w:rPr>
                <w:bCs/>
                <w:lang w:val="pt-BR"/>
              </w:rPr>
            </w:rPrChange>
          </w:rPr>
          <w:t xml:space="preserve">Chỉ số giá tiêu dùng </w:t>
        </w:r>
      </w:ins>
      <w:ins w:id="1872" w:author="nnvan" w:date="2011-03-24T19:07:00Z">
        <w:r w:rsidR="00F64301" w:rsidRPr="008D2924">
          <w:rPr>
            <w:bCs/>
            <w:lang w:val="fr-FR"/>
            <w:rPrChange w:id="1873" w:author="nnvan" w:date="2011-03-28T09:07:00Z">
              <w:rPr>
                <w:bCs/>
                <w:lang w:val="pt-BR"/>
              </w:rPr>
            </w:rPrChange>
          </w:rPr>
          <w:t xml:space="preserve">có xu hướng tăng dần </w:t>
        </w:r>
      </w:ins>
      <w:ins w:id="1874" w:author="nnvan" w:date="2011-03-24T19:09:00Z">
        <w:r w:rsidR="00F64301" w:rsidRPr="008D2924">
          <w:rPr>
            <w:bCs/>
            <w:lang w:val="fr-FR"/>
            <w:rPrChange w:id="1875" w:author="nnvan" w:date="2011-03-28T09:07:00Z">
              <w:rPr>
                <w:bCs/>
                <w:lang w:val="pt-BR"/>
              </w:rPr>
            </w:rPrChange>
          </w:rPr>
          <w:t xml:space="preserve">và ở mức cao </w:t>
        </w:r>
      </w:ins>
      <w:ins w:id="1876" w:author="nnvan" w:date="2011-03-24T19:07:00Z">
        <w:r w:rsidR="00F64301" w:rsidRPr="008D2924">
          <w:rPr>
            <w:bCs/>
            <w:lang w:val="fr-FR"/>
            <w:rPrChange w:id="1877" w:author="nnvan" w:date="2011-03-28T09:07:00Z">
              <w:rPr>
                <w:bCs/>
                <w:lang w:val="pt-BR"/>
              </w:rPr>
            </w:rPrChange>
          </w:rPr>
          <w:t xml:space="preserve">trong </w:t>
        </w:r>
      </w:ins>
      <w:ins w:id="1878" w:author="nnvan" w:date="2011-03-24T19:06:00Z">
        <w:r w:rsidR="00F64301" w:rsidRPr="008D2924">
          <w:rPr>
            <w:bCs/>
            <w:lang w:val="fr-FR"/>
            <w:rPrChange w:id="1879" w:author="nnvan" w:date="2011-03-28T09:07:00Z">
              <w:rPr>
                <w:bCs/>
                <w:lang w:val="pt-BR"/>
              </w:rPr>
            </w:rPrChange>
          </w:rPr>
          <w:t>ba tháng đầu</w:t>
        </w:r>
      </w:ins>
      <w:ins w:id="1880" w:author="nnvan" w:date="2011-03-24T19:07:00Z">
        <w:r w:rsidR="00F64301" w:rsidRPr="008D2924">
          <w:rPr>
            <w:bCs/>
            <w:lang w:val="fr-FR"/>
            <w:rPrChange w:id="1881" w:author="nnvan" w:date="2011-03-28T09:07:00Z">
              <w:rPr>
                <w:bCs/>
                <w:lang w:val="pt-BR"/>
              </w:rPr>
            </w:rPrChange>
          </w:rPr>
          <w:t xml:space="preserve"> năm.</w:t>
        </w:r>
      </w:ins>
      <w:ins w:id="1882" w:author="nnvan" w:date="2011-03-24T19:08:00Z">
        <w:r w:rsidR="00F64301" w:rsidRPr="008D2924">
          <w:rPr>
            <w:bCs/>
            <w:lang w:val="fr-FR"/>
            <w:rPrChange w:id="1883" w:author="nnvan" w:date="2011-03-28T09:07:00Z">
              <w:rPr>
                <w:bCs/>
                <w:lang w:val="pt-BR"/>
              </w:rPr>
            </w:rPrChange>
          </w:rPr>
          <w:t xml:space="preserve"> </w:t>
        </w:r>
      </w:ins>
      <w:ins w:id="1884" w:author="nnvan" w:date="2011-03-25T11:32:00Z">
        <w:r w:rsidR="003019F4" w:rsidRPr="008D2924">
          <w:rPr>
            <w:bCs/>
            <w:lang w:val="fr-FR"/>
            <w:rPrChange w:id="1885" w:author="nnvan" w:date="2011-03-28T09:07:00Z">
              <w:rPr>
                <w:bCs/>
                <w:lang w:val="pt-BR"/>
              </w:rPr>
            </w:rPrChange>
          </w:rPr>
          <w:t>T</w:t>
        </w:r>
      </w:ins>
      <w:ins w:id="1886" w:author="nnvan" w:date="2011-03-24T19:09:00Z">
        <w:r w:rsidR="00F64301" w:rsidRPr="008D2924">
          <w:rPr>
            <w:bCs/>
            <w:lang w:val="fr-FR"/>
            <w:rPrChange w:id="1887" w:author="nnvan" w:date="2011-03-28T09:07:00Z">
              <w:rPr>
                <w:bCs/>
                <w:lang w:val="pt-BR"/>
              </w:rPr>
            </w:rPrChange>
          </w:rPr>
          <w:t xml:space="preserve">háng Ba </w:t>
        </w:r>
      </w:ins>
      <w:ins w:id="1888" w:author="nnvan" w:date="2011-03-25T11:33:00Z">
        <w:r w:rsidR="003019F4" w:rsidRPr="008D2924">
          <w:rPr>
            <w:bCs/>
            <w:lang w:val="fr-FR"/>
            <w:rPrChange w:id="1889" w:author="nnvan" w:date="2011-03-28T09:07:00Z">
              <w:rPr>
                <w:bCs/>
                <w:lang w:val="pt-BR"/>
              </w:rPr>
            </w:rPrChange>
          </w:rPr>
          <w:t xml:space="preserve">thường là tháng </w:t>
        </w:r>
      </w:ins>
      <w:ins w:id="1890" w:author="nnvan" w:date="2011-03-24T19:09:00Z">
        <w:r w:rsidR="00F64301" w:rsidRPr="008D2924">
          <w:rPr>
            <w:bCs/>
            <w:lang w:val="fr-FR"/>
            <w:rPrChange w:id="1891" w:author="nnvan" w:date="2011-03-28T09:07:00Z">
              <w:rPr>
                <w:bCs/>
                <w:lang w:val="pt-BR"/>
              </w:rPr>
            </w:rPrChange>
          </w:rPr>
          <w:t xml:space="preserve">sau Tết </w:t>
        </w:r>
      </w:ins>
      <w:ins w:id="1892" w:author="nnvan" w:date="2011-03-25T11:33:00Z">
        <w:r w:rsidR="003019F4" w:rsidRPr="008D2924">
          <w:rPr>
            <w:bCs/>
            <w:lang w:val="fr-FR"/>
            <w:rPrChange w:id="1893" w:author="nnvan" w:date="2011-03-28T09:07:00Z">
              <w:rPr>
                <w:bCs/>
                <w:lang w:val="pt-BR"/>
              </w:rPr>
            </w:rPrChange>
          </w:rPr>
          <w:t>Nguyên đán</w:t>
        </w:r>
      </w:ins>
      <w:ins w:id="1894" w:author="nnvan" w:date="2011-03-28T14:31:00Z">
        <w:r w:rsidR="00BA2B75">
          <w:rPr>
            <w:bCs/>
            <w:lang w:val="fr-FR"/>
          </w:rPr>
          <w:t xml:space="preserve"> nên thị trường giá cả không tăng so với tháng trước</w:t>
        </w:r>
      </w:ins>
      <w:ins w:id="1895" w:author="nnvan" w:date="2011-03-25T11:33:00Z">
        <w:r w:rsidR="003019F4" w:rsidRPr="008D2924">
          <w:rPr>
            <w:bCs/>
            <w:lang w:val="fr-FR"/>
            <w:rPrChange w:id="1896" w:author="nnvan" w:date="2011-03-28T09:07:00Z">
              <w:rPr>
                <w:bCs/>
                <w:lang w:val="pt-BR"/>
              </w:rPr>
            </w:rPrChange>
          </w:rPr>
          <w:t xml:space="preserve">, </w:t>
        </w:r>
      </w:ins>
      <w:ins w:id="1897" w:author="nnvan" w:date="2011-03-24T19:09:00Z">
        <w:r w:rsidR="00F64301" w:rsidRPr="008D2924">
          <w:rPr>
            <w:bCs/>
            <w:lang w:val="fr-FR"/>
            <w:rPrChange w:id="1898" w:author="nnvan" w:date="2011-03-28T09:07:00Z">
              <w:rPr>
                <w:bCs/>
                <w:lang w:val="pt-BR"/>
              </w:rPr>
            </w:rPrChange>
          </w:rPr>
          <w:t xml:space="preserve">nhưng </w:t>
        </w:r>
      </w:ins>
      <w:ins w:id="1899" w:author="nnvan" w:date="2011-03-24T19:08:00Z">
        <w:r w:rsidR="00F64301" w:rsidRPr="008D2924">
          <w:rPr>
            <w:bCs/>
            <w:lang w:val="fr-FR"/>
            <w:rPrChange w:id="1900" w:author="nnvan" w:date="2011-03-28T09:07:00Z">
              <w:rPr>
                <w:bCs/>
                <w:lang w:val="pt-BR"/>
              </w:rPr>
            </w:rPrChange>
          </w:rPr>
          <w:t>c</w:t>
        </w:r>
      </w:ins>
      <w:ins w:id="1901" w:author="nnvan" w:date="2011-03-24T19:07:00Z">
        <w:r w:rsidR="00F64301" w:rsidRPr="008D2924">
          <w:rPr>
            <w:bCs/>
            <w:lang w:val="fr-FR"/>
            <w:rPrChange w:id="1902" w:author="nnvan" w:date="2011-03-28T09:07:00Z">
              <w:rPr>
                <w:bCs/>
                <w:lang w:val="pt-BR"/>
              </w:rPr>
            </w:rPrChange>
          </w:rPr>
          <w:t xml:space="preserve">hỉ số giá </w:t>
        </w:r>
      </w:ins>
      <w:ins w:id="1903" w:author="nnvan" w:date="2011-03-25T11:33:00Z">
        <w:r w:rsidR="003019F4" w:rsidRPr="008D2924">
          <w:rPr>
            <w:bCs/>
            <w:lang w:val="fr-FR"/>
            <w:rPrChange w:id="1904" w:author="nnvan" w:date="2011-03-28T09:07:00Z">
              <w:rPr>
                <w:bCs/>
                <w:lang w:val="pt-BR"/>
              </w:rPr>
            </w:rPrChange>
          </w:rPr>
          <w:t xml:space="preserve">tháng </w:t>
        </w:r>
      </w:ins>
      <w:ins w:id="1905" w:author="nnvan" w:date="2011-03-25T11:34:00Z">
        <w:r w:rsidR="003019F4" w:rsidRPr="008D2924">
          <w:rPr>
            <w:bCs/>
            <w:lang w:val="fr-FR"/>
            <w:rPrChange w:id="1906" w:author="nnvan" w:date="2011-03-28T09:07:00Z">
              <w:rPr>
                <w:bCs/>
                <w:lang w:val="pt-BR"/>
              </w:rPr>
            </w:rPrChange>
          </w:rPr>
          <w:t>B</w:t>
        </w:r>
      </w:ins>
      <w:ins w:id="1907" w:author="nnvan" w:date="2011-03-25T11:33:00Z">
        <w:r w:rsidR="003019F4" w:rsidRPr="008D2924">
          <w:rPr>
            <w:bCs/>
            <w:lang w:val="fr-FR"/>
            <w:rPrChange w:id="1908" w:author="nnvan" w:date="2011-03-28T09:07:00Z">
              <w:rPr>
                <w:bCs/>
                <w:lang w:val="pt-BR"/>
              </w:rPr>
            </w:rPrChange>
          </w:rPr>
          <w:t xml:space="preserve">a năm nay </w:t>
        </w:r>
      </w:ins>
      <w:ins w:id="1909" w:author="nnvan" w:date="2011-03-24T19:02:00Z">
        <w:r w:rsidR="005D7F18" w:rsidRPr="008D2924">
          <w:rPr>
            <w:bCs/>
            <w:lang w:val="fr-FR"/>
            <w:rPrChange w:id="1910" w:author="nnvan" w:date="2011-03-28T09:07:00Z">
              <w:rPr>
                <w:bCs/>
                <w:lang w:val="pt-BR"/>
              </w:rPr>
            </w:rPrChange>
          </w:rPr>
          <w:t xml:space="preserve">cao hơn nhiều so với </w:t>
        </w:r>
      </w:ins>
      <w:ins w:id="1911" w:author="nnvan" w:date="2011-03-28T14:32:00Z">
        <w:r w:rsidR="00BA2B75">
          <w:rPr>
            <w:bCs/>
            <w:lang w:val="fr-FR"/>
          </w:rPr>
          <w:t xml:space="preserve">mức tăng </w:t>
        </w:r>
      </w:ins>
      <w:ins w:id="1912" w:author="nnvan" w:date="2011-03-24T19:02:00Z">
        <w:r w:rsidR="005D7F18" w:rsidRPr="008D2924">
          <w:rPr>
            <w:bCs/>
            <w:lang w:val="fr-FR"/>
            <w:rPrChange w:id="1913" w:author="nnvan" w:date="2011-03-28T09:07:00Z">
              <w:rPr>
                <w:bCs/>
                <w:lang w:val="pt-BR"/>
              </w:rPr>
            </w:rPrChange>
          </w:rPr>
          <w:t xml:space="preserve">cùng kỳ của </w:t>
        </w:r>
      </w:ins>
      <w:ins w:id="1914" w:author="nnvan" w:date="2011-03-24T19:03:00Z">
        <w:r w:rsidR="005D7F18" w:rsidRPr="008D2924">
          <w:rPr>
            <w:bCs/>
            <w:lang w:val="fr-FR"/>
            <w:rPrChange w:id="1915" w:author="nnvan" w:date="2011-03-28T09:07:00Z">
              <w:rPr>
                <w:bCs/>
                <w:lang w:val="pt-BR"/>
              </w:rPr>
            </w:rPrChange>
          </w:rPr>
          <w:t>5</w:t>
        </w:r>
      </w:ins>
      <w:ins w:id="1916" w:author="nnvan" w:date="2011-03-24T19:02:00Z">
        <w:r w:rsidR="005D7F18" w:rsidRPr="008D2924">
          <w:rPr>
            <w:bCs/>
            <w:lang w:val="fr-FR"/>
            <w:rPrChange w:id="1917" w:author="nnvan" w:date="2011-03-28T09:07:00Z">
              <w:rPr>
                <w:bCs/>
                <w:lang w:val="pt-BR"/>
              </w:rPr>
            </w:rPrChange>
          </w:rPr>
          <w:t xml:space="preserve"> năm trở lại đây</w:t>
        </w:r>
      </w:ins>
      <w:ins w:id="1918" w:author="nnvan" w:date="2011-03-24T19:03:00Z">
        <w:r w:rsidR="005D7F18" w:rsidRPr="008D2924">
          <w:rPr>
            <w:bCs/>
            <w:lang w:val="fr-FR"/>
            <w:rPrChange w:id="1919" w:author="nnvan" w:date="2011-03-28T09:07:00Z">
              <w:rPr>
                <w:bCs/>
                <w:lang w:val="pt-BR"/>
              </w:rPr>
            </w:rPrChange>
          </w:rPr>
          <w:t xml:space="preserve">, và </w:t>
        </w:r>
      </w:ins>
      <w:ins w:id="1920" w:author="nnvan" w:date="2011-03-24T18:51:00Z">
        <w:r w:rsidRPr="008D2924">
          <w:rPr>
            <w:bCs/>
            <w:lang w:val="fr-FR"/>
            <w:rPrChange w:id="1921" w:author="nnvan" w:date="2011-03-28T09:07:00Z">
              <w:rPr>
                <w:bCs/>
                <w:lang w:val="pt-BR"/>
              </w:rPr>
            </w:rPrChange>
          </w:rPr>
          <w:t xml:space="preserve">gần bằng mức 2,99% của năm 2008, năm lạm phát </w:t>
        </w:r>
      </w:ins>
      <w:ins w:id="1922" w:author="nnvan" w:date="2011-03-24T19:03:00Z">
        <w:r w:rsidR="005D7F18" w:rsidRPr="008D2924">
          <w:rPr>
            <w:bCs/>
            <w:lang w:val="fr-FR"/>
            <w:rPrChange w:id="1923" w:author="nnvan" w:date="2011-03-28T09:07:00Z">
              <w:rPr>
                <w:bCs/>
                <w:lang w:val="pt-BR"/>
              </w:rPr>
            </w:rPrChange>
          </w:rPr>
          <w:t xml:space="preserve">tăng cao </w:t>
        </w:r>
      </w:ins>
      <w:ins w:id="1924" w:author="nnvan" w:date="2011-03-24T19:04:00Z">
        <w:r w:rsidR="005D7F18" w:rsidRPr="008D2924">
          <w:rPr>
            <w:bCs/>
            <w:lang w:val="fr-FR"/>
            <w:rPrChange w:id="1925" w:author="nnvan" w:date="2011-03-28T09:07:00Z">
              <w:rPr>
                <w:bCs/>
                <w:lang w:val="pt-BR"/>
              </w:rPr>
            </w:rPrChange>
          </w:rPr>
          <w:t>ở hầu h</w:t>
        </w:r>
      </w:ins>
      <w:ins w:id="1926" w:author="nnvan" w:date="2011-03-24T19:00:00Z">
        <w:r w:rsidR="005D7F18" w:rsidRPr="008D2924">
          <w:rPr>
            <w:bCs/>
            <w:lang w:val="fr-FR"/>
            <w:rPrChange w:id="1927" w:author="nnvan" w:date="2011-03-28T09:07:00Z">
              <w:rPr>
                <w:bCs/>
                <w:lang w:val="pt-BR"/>
              </w:rPr>
            </w:rPrChange>
          </w:rPr>
          <w:t xml:space="preserve">ết các nền kinh tế </w:t>
        </w:r>
      </w:ins>
      <w:ins w:id="1928" w:author="nnvan" w:date="2011-03-24T19:01:00Z">
        <w:r w:rsidR="005D7F18" w:rsidRPr="008D2924">
          <w:rPr>
            <w:bCs/>
            <w:lang w:val="fr-FR"/>
            <w:rPrChange w:id="1929" w:author="nnvan" w:date="2011-03-28T09:07:00Z">
              <w:rPr>
                <w:bCs/>
                <w:lang w:val="pt-BR"/>
              </w:rPr>
            </w:rPrChange>
          </w:rPr>
          <w:t>trên thế giới</w:t>
        </w:r>
      </w:ins>
      <w:ins w:id="1930" w:author="nnvan" w:date="2011-03-24T19:05:00Z">
        <w:r w:rsidR="005D7F18" w:rsidRPr="008D2924">
          <w:rPr>
            <w:bCs/>
            <w:lang w:val="fr-FR"/>
            <w:rPrChange w:id="1931" w:author="nnvan" w:date="2011-03-28T09:07:00Z">
              <w:rPr>
                <w:bCs/>
                <w:lang w:val="pt-BR"/>
              </w:rPr>
            </w:rPrChange>
          </w:rPr>
          <w:t>.</w:t>
        </w:r>
      </w:ins>
      <w:ins w:id="1932" w:author="nnvan" w:date="2011-03-24T18:54:00Z">
        <w:r w:rsidRPr="008D2924">
          <w:rPr>
            <w:bCs/>
            <w:lang w:val="fr-FR"/>
            <w:rPrChange w:id="1933" w:author="nnvan" w:date="2011-03-28T09:07:00Z">
              <w:rPr>
                <w:bCs/>
                <w:lang w:val="pt-BR"/>
              </w:rPr>
            </w:rPrChange>
          </w:rPr>
          <w:t xml:space="preserve"> </w:t>
        </w:r>
      </w:ins>
    </w:p>
    <w:p w14:paraId="3A4B45E7" w14:textId="77777777" w:rsidR="00664090" w:rsidRPr="00664090" w:rsidRDefault="00213320" w:rsidP="00664090">
      <w:pPr>
        <w:numPr>
          <w:ins w:id="1934" w:author="user" w:date="2011-03-25T17:37:00Z"/>
        </w:numPr>
        <w:spacing w:before="240" w:after="240" w:line="269" w:lineRule="auto"/>
        <w:ind w:firstLine="2977"/>
        <w:jc w:val="both"/>
        <w:rPr>
          <w:ins w:id="1935" w:author="nnvan" w:date="2011-03-24T14:14:00Z"/>
          <w:rFonts w:ascii="Arial" w:hAnsi="Arial" w:cs="Arial"/>
          <w:b/>
          <w:bCs/>
          <w:sz w:val="24"/>
          <w:szCs w:val="24"/>
          <w:lang w:val="fr-FR"/>
          <w:rPrChange w:id="1936" w:author="ptnam" w:date="2011-03-25T17:37:00Z">
            <w:rPr>
              <w:ins w:id="1937" w:author="nnvan" w:date="2011-03-24T14:14:00Z"/>
              <w:b/>
              <w:bCs/>
              <w:lang w:val="pt-BR"/>
            </w:rPr>
          </w:rPrChange>
        </w:rPr>
        <w:pPrChange w:id="1938" w:author="ptnam" w:date="2011-03-25T17:37:00Z">
          <w:pPr>
            <w:spacing w:before="240" w:after="40" w:line="269" w:lineRule="auto"/>
            <w:ind w:firstLine="2977"/>
            <w:jc w:val="both"/>
          </w:pPr>
        </w:pPrChange>
      </w:pPr>
      <w:ins w:id="1939" w:author="nnvan" w:date="2011-03-24T14:14:00Z">
        <w:r w:rsidRPr="002E4CB7">
          <w:rPr>
            <w:rFonts w:ascii="Arial" w:hAnsi="Arial" w:cs="Arial"/>
            <w:b/>
            <w:bCs/>
            <w:sz w:val="24"/>
            <w:szCs w:val="24"/>
            <w:lang w:val="fr-FR"/>
            <w:rPrChange w:id="1940" w:author="ptnam" w:date="2011-03-25T17:34:00Z">
              <w:rPr>
                <w:b/>
                <w:bCs/>
                <w:lang w:val="pt-BR"/>
              </w:rPr>
            </w:rPrChange>
          </w:rPr>
          <w:t xml:space="preserve">Chỉ số giá tiêu dùng </w:t>
        </w:r>
      </w:ins>
      <w:ins w:id="1941" w:author="nnvan" w:date="2011-03-25T12:16:00Z">
        <w:r w:rsidR="00563152" w:rsidRPr="002E4CB7">
          <w:rPr>
            <w:rFonts w:ascii="Arial" w:hAnsi="Arial" w:cs="Arial"/>
            <w:b/>
            <w:bCs/>
            <w:sz w:val="24"/>
            <w:szCs w:val="24"/>
            <w:lang w:val="fr-FR"/>
            <w:rPrChange w:id="1942" w:author="ptnam" w:date="2011-03-25T17:34:00Z">
              <w:rPr>
                <w:b/>
                <w:bCs/>
                <w:sz w:val="24"/>
                <w:szCs w:val="24"/>
                <w:lang w:val="pt-BR"/>
              </w:rPr>
            </w:rPrChange>
          </w:rPr>
          <w:t xml:space="preserve">ba tháng đầu năm </w:t>
        </w:r>
      </w:ins>
    </w:p>
    <w:tbl>
      <w:tblPr>
        <w:tblStyle w:val="TableGrid"/>
        <w:tblW w:w="91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93"/>
        <w:gridCol w:w="1016"/>
        <w:gridCol w:w="1016"/>
        <w:gridCol w:w="1036"/>
        <w:gridCol w:w="1036"/>
        <w:gridCol w:w="932"/>
        <w:gridCol w:w="1007"/>
        <w:gridCol w:w="980"/>
        <w:tblGridChange w:id="1943">
          <w:tblGrid>
            <w:gridCol w:w="2093"/>
            <w:gridCol w:w="1016"/>
            <w:gridCol w:w="1016"/>
            <w:gridCol w:w="1036"/>
            <w:gridCol w:w="1036"/>
            <w:gridCol w:w="932"/>
            <w:gridCol w:w="1007"/>
            <w:gridCol w:w="980"/>
          </w:tblGrid>
        </w:tblGridChange>
      </w:tblGrid>
      <w:tr w:rsidR="00213320" w:rsidRPr="00FF35FA" w14:paraId="48A0FC7C" w14:textId="77777777">
        <w:trPr>
          <w:jc w:val="center"/>
          <w:ins w:id="1944" w:author="nnvan" w:date="2011-03-24T14:14:00Z"/>
        </w:trPr>
        <w:tc>
          <w:tcPr>
            <w:tcW w:w="2093" w:type="dxa"/>
            <w:tcBorders>
              <w:top w:val="single" w:sz="4" w:space="0" w:color="auto"/>
            </w:tcBorders>
            <w:vAlign w:val="bottom"/>
          </w:tcPr>
          <w:p w14:paraId="74C5932B" w14:textId="77777777" w:rsidR="00213320" w:rsidRPr="002E4CB7" w:rsidRDefault="00213320" w:rsidP="00F20603">
            <w:pPr>
              <w:numPr>
                <w:ins w:id="1945" w:author="vtson" w:date="2011-03-24T14:14:00Z"/>
              </w:numPr>
              <w:spacing w:before="80" w:after="80"/>
              <w:rPr>
                <w:ins w:id="1946" w:author="nnvan" w:date="2011-03-24T14:14:00Z"/>
                <w:rFonts w:ascii="Arial" w:hAnsi="Arial" w:cs="Arial"/>
                <w:b/>
                <w:bCs/>
                <w:sz w:val="20"/>
                <w:szCs w:val="20"/>
                <w:lang w:val="fr-FR"/>
                <w:rPrChange w:id="1947" w:author="ptnam" w:date="2011-03-25T17:34:00Z">
                  <w:rPr>
                    <w:ins w:id="1948" w:author="nnvan" w:date="2011-03-24T14:14:00Z"/>
                    <w:rFonts w:ascii="Arial" w:hAnsi="Arial" w:cs="Arial"/>
                    <w:b/>
                    <w:bCs/>
                    <w:sz w:val="20"/>
                    <w:lang w:val="de-DE"/>
                  </w:rPr>
                </w:rPrChange>
              </w:rPr>
            </w:pPr>
          </w:p>
        </w:tc>
        <w:tc>
          <w:tcPr>
            <w:tcW w:w="1016" w:type="dxa"/>
            <w:tcBorders>
              <w:top w:val="single" w:sz="4" w:space="0" w:color="auto"/>
              <w:bottom w:val="single" w:sz="4" w:space="0" w:color="auto"/>
            </w:tcBorders>
            <w:vAlign w:val="bottom"/>
          </w:tcPr>
          <w:p w14:paraId="5AABDA2C" w14:textId="77777777" w:rsidR="00213320" w:rsidRPr="002E4CB7" w:rsidRDefault="00213320" w:rsidP="00F20603">
            <w:pPr>
              <w:numPr>
                <w:ins w:id="1949" w:author="vtson" w:date="2011-03-24T14:14:00Z"/>
              </w:numPr>
              <w:spacing w:before="80" w:after="80"/>
              <w:jc w:val="center"/>
              <w:rPr>
                <w:ins w:id="1950" w:author="nnvan" w:date="2011-03-24T14:14:00Z"/>
                <w:rFonts w:ascii="Arial" w:hAnsi="Arial" w:cs="Arial"/>
                <w:sz w:val="20"/>
                <w:szCs w:val="20"/>
              </w:rPr>
            </w:pPr>
            <w:ins w:id="1951" w:author="nnvan" w:date="2011-03-24T14:14:00Z">
              <w:r w:rsidRPr="002E4CB7">
                <w:rPr>
                  <w:rFonts w:ascii="Arial" w:hAnsi="Arial" w:cs="Arial"/>
                  <w:sz w:val="20"/>
                  <w:szCs w:val="20"/>
                </w:rPr>
                <w:t>2005</w:t>
              </w:r>
            </w:ins>
          </w:p>
        </w:tc>
        <w:tc>
          <w:tcPr>
            <w:tcW w:w="1016" w:type="dxa"/>
            <w:tcBorders>
              <w:top w:val="single" w:sz="4" w:space="0" w:color="auto"/>
              <w:bottom w:val="single" w:sz="4" w:space="0" w:color="auto"/>
            </w:tcBorders>
          </w:tcPr>
          <w:p w14:paraId="0DDDA613" w14:textId="77777777" w:rsidR="00213320" w:rsidRPr="002E4CB7" w:rsidRDefault="00213320" w:rsidP="00F20603">
            <w:pPr>
              <w:numPr>
                <w:ins w:id="1952" w:author="vtson" w:date="2011-03-24T14:14:00Z"/>
              </w:numPr>
              <w:spacing w:before="80" w:after="80"/>
              <w:jc w:val="center"/>
              <w:rPr>
                <w:ins w:id="1953" w:author="nnvan" w:date="2011-03-24T14:14:00Z"/>
                <w:rFonts w:ascii="Arial" w:hAnsi="Arial" w:cs="Arial"/>
                <w:sz w:val="20"/>
                <w:szCs w:val="20"/>
              </w:rPr>
            </w:pPr>
            <w:ins w:id="1954" w:author="nnvan" w:date="2011-03-24T14:14:00Z">
              <w:r w:rsidRPr="002E4CB7">
                <w:rPr>
                  <w:rFonts w:ascii="Arial" w:hAnsi="Arial" w:cs="Arial"/>
                  <w:sz w:val="20"/>
                  <w:szCs w:val="20"/>
                </w:rPr>
                <w:t>2006</w:t>
              </w:r>
            </w:ins>
          </w:p>
        </w:tc>
        <w:tc>
          <w:tcPr>
            <w:tcW w:w="1036" w:type="dxa"/>
            <w:tcBorders>
              <w:top w:val="single" w:sz="4" w:space="0" w:color="auto"/>
              <w:bottom w:val="single" w:sz="4" w:space="0" w:color="auto"/>
            </w:tcBorders>
          </w:tcPr>
          <w:p w14:paraId="0B38E373" w14:textId="77777777" w:rsidR="00213320" w:rsidRPr="002E4CB7" w:rsidRDefault="00213320" w:rsidP="00F20603">
            <w:pPr>
              <w:numPr>
                <w:ins w:id="1955" w:author="vtson" w:date="2011-03-24T14:14:00Z"/>
              </w:numPr>
              <w:spacing w:before="80" w:after="80"/>
              <w:jc w:val="center"/>
              <w:rPr>
                <w:ins w:id="1956" w:author="nnvan" w:date="2011-03-24T14:14:00Z"/>
                <w:rFonts w:ascii="Arial" w:hAnsi="Arial" w:cs="Arial"/>
                <w:sz w:val="20"/>
                <w:szCs w:val="20"/>
                <w:rPrChange w:id="1957" w:author="ptnam" w:date="2011-03-25T17:34:00Z">
                  <w:rPr>
                    <w:ins w:id="1958" w:author="nnvan" w:date="2011-03-24T14:14:00Z"/>
                    <w:rFonts w:ascii="Arial" w:hAnsi="Arial" w:cs="Arial"/>
                    <w:sz w:val="20"/>
                  </w:rPr>
                </w:rPrChange>
              </w:rPr>
            </w:pPr>
            <w:ins w:id="1959" w:author="nnvan" w:date="2011-03-24T14:14:00Z">
              <w:r w:rsidRPr="002E4CB7">
                <w:rPr>
                  <w:rFonts w:ascii="Arial" w:hAnsi="Arial" w:cs="Arial"/>
                  <w:sz w:val="20"/>
                  <w:szCs w:val="20"/>
                  <w:rPrChange w:id="1960" w:author="ptnam" w:date="2011-03-25T17:34:00Z">
                    <w:rPr>
                      <w:rFonts w:ascii="Arial" w:hAnsi="Arial" w:cs="Arial"/>
                      <w:sz w:val="20"/>
                    </w:rPr>
                  </w:rPrChange>
                </w:rPr>
                <w:t>2007</w:t>
              </w:r>
            </w:ins>
          </w:p>
        </w:tc>
        <w:tc>
          <w:tcPr>
            <w:tcW w:w="1036" w:type="dxa"/>
            <w:tcBorders>
              <w:top w:val="single" w:sz="4" w:space="0" w:color="auto"/>
              <w:bottom w:val="single" w:sz="4" w:space="0" w:color="auto"/>
            </w:tcBorders>
          </w:tcPr>
          <w:p w14:paraId="207A5D44" w14:textId="77777777" w:rsidR="00213320" w:rsidRPr="002E4CB7" w:rsidRDefault="00213320" w:rsidP="00F20603">
            <w:pPr>
              <w:numPr>
                <w:ins w:id="1961" w:author="vtson" w:date="2011-03-24T14:14:00Z"/>
              </w:numPr>
              <w:spacing w:before="80" w:after="80"/>
              <w:jc w:val="center"/>
              <w:rPr>
                <w:ins w:id="1962" w:author="nnvan" w:date="2011-03-24T14:14:00Z"/>
                <w:rFonts w:ascii="Arial" w:hAnsi="Arial" w:cs="Arial"/>
                <w:sz w:val="20"/>
                <w:szCs w:val="20"/>
                <w:rPrChange w:id="1963" w:author="ptnam" w:date="2011-03-25T17:34:00Z">
                  <w:rPr>
                    <w:ins w:id="1964" w:author="nnvan" w:date="2011-03-24T14:14:00Z"/>
                    <w:rFonts w:ascii="Arial" w:hAnsi="Arial" w:cs="Arial"/>
                    <w:sz w:val="20"/>
                  </w:rPr>
                </w:rPrChange>
              </w:rPr>
            </w:pPr>
            <w:ins w:id="1965" w:author="nnvan" w:date="2011-03-24T14:14:00Z">
              <w:r w:rsidRPr="002E4CB7">
                <w:rPr>
                  <w:rFonts w:ascii="Arial" w:hAnsi="Arial" w:cs="Arial"/>
                  <w:sz w:val="20"/>
                  <w:szCs w:val="20"/>
                  <w:rPrChange w:id="1966" w:author="ptnam" w:date="2011-03-25T17:34:00Z">
                    <w:rPr>
                      <w:rFonts w:ascii="Arial" w:hAnsi="Arial" w:cs="Arial"/>
                      <w:sz w:val="20"/>
                    </w:rPr>
                  </w:rPrChange>
                </w:rPr>
                <w:t>2008</w:t>
              </w:r>
            </w:ins>
          </w:p>
        </w:tc>
        <w:tc>
          <w:tcPr>
            <w:tcW w:w="932" w:type="dxa"/>
            <w:tcBorders>
              <w:top w:val="single" w:sz="4" w:space="0" w:color="auto"/>
              <w:bottom w:val="single" w:sz="4" w:space="0" w:color="auto"/>
            </w:tcBorders>
            <w:vAlign w:val="bottom"/>
          </w:tcPr>
          <w:p w14:paraId="1158ACCF" w14:textId="77777777" w:rsidR="00213320" w:rsidRPr="002E4CB7" w:rsidRDefault="00213320" w:rsidP="00F20603">
            <w:pPr>
              <w:numPr>
                <w:ins w:id="1967" w:author="vtson" w:date="2011-03-24T14:14:00Z"/>
              </w:numPr>
              <w:spacing w:before="80" w:after="80"/>
              <w:jc w:val="center"/>
              <w:rPr>
                <w:ins w:id="1968" w:author="nnvan" w:date="2011-03-24T14:14:00Z"/>
                <w:rFonts w:ascii="Arial" w:hAnsi="Arial" w:cs="Arial"/>
                <w:sz w:val="20"/>
                <w:szCs w:val="20"/>
                <w:rPrChange w:id="1969" w:author="ptnam" w:date="2011-03-25T17:34:00Z">
                  <w:rPr>
                    <w:ins w:id="1970" w:author="nnvan" w:date="2011-03-24T14:14:00Z"/>
                    <w:rFonts w:ascii="Arial" w:hAnsi="Arial" w:cs="Arial"/>
                    <w:sz w:val="20"/>
                  </w:rPr>
                </w:rPrChange>
              </w:rPr>
            </w:pPr>
            <w:ins w:id="1971" w:author="nnvan" w:date="2011-03-24T14:14:00Z">
              <w:r w:rsidRPr="002E4CB7">
                <w:rPr>
                  <w:rFonts w:ascii="Arial" w:hAnsi="Arial" w:cs="Arial"/>
                  <w:sz w:val="20"/>
                  <w:szCs w:val="20"/>
                  <w:rPrChange w:id="1972" w:author="ptnam" w:date="2011-03-25T17:34:00Z">
                    <w:rPr>
                      <w:rFonts w:ascii="Arial" w:hAnsi="Arial" w:cs="Arial"/>
                      <w:sz w:val="20"/>
                    </w:rPr>
                  </w:rPrChange>
                </w:rPr>
                <w:t>2009</w:t>
              </w:r>
            </w:ins>
          </w:p>
        </w:tc>
        <w:tc>
          <w:tcPr>
            <w:tcW w:w="1007" w:type="dxa"/>
            <w:tcBorders>
              <w:top w:val="single" w:sz="4" w:space="0" w:color="auto"/>
              <w:bottom w:val="single" w:sz="4" w:space="0" w:color="auto"/>
            </w:tcBorders>
            <w:vAlign w:val="bottom"/>
          </w:tcPr>
          <w:p w14:paraId="11EA3008" w14:textId="77777777" w:rsidR="00213320" w:rsidRPr="002E4CB7" w:rsidRDefault="00213320" w:rsidP="00F20603">
            <w:pPr>
              <w:numPr>
                <w:ins w:id="1973" w:author="vtson" w:date="2011-03-24T14:14:00Z"/>
              </w:numPr>
              <w:spacing w:before="80" w:after="80"/>
              <w:jc w:val="center"/>
              <w:rPr>
                <w:ins w:id="1974" w:author="nnvan" w:date="2011-03-24T14:14:00Z"/>
                <w:rFonts w:ascii="Arial" w:hAnsi="Arial" w:cs="Arial"/>
                <w:sz w:val="20"/>
                <w:szCs w:val="20"/>
                <w:rPrChange w:id="1975" w:author="ptnam" w:date="2011-03-25T17:34:00Z">
                  <w:rPr>
                    <w:ins w:id="1976" w:author="nnvan" w:date="2011-03-24T14:14:00Z"/>
                    <w:rFonts w:ascii="Arial" w:hAnsi="Arial" w:cs="Arial"/>
                    <w:sz w:val="20"/>
                  </w:rPr>
                </w:rPrChange>
              </w:rPr>
            </w:pPr>
            <w:ins w:id="1977" w:author="nnvan" w:date="2011-03-24T14:14:00Z">
              <w:r w:rsidRPr="002E4CB7">
                <w:rPr>
                  <w:rFonts w:ascii="Arial" w:hAnsi="Arial" w:cs="Arial"/>
                  <w:sz w:val="20"/>
                  <w:szCs w:val="20"/>
                  <w:rPrChange w:id="1978" w:author="ptnam" w:date="2011-03-25T17:34:00Z">
                    <w:rPr>
                      <w:rFonts w:ascii="Arial" w:hAnsi="Arial" w:cs="Arial"/>
                      <w:sz w:val="20"/>
                    </w:rPr>
                  </w:rPrChange>
                </w:rPr>
                <w:t>2010</w:t>
              </w:r>
            </w:ins>
          </w:p>
        </w:tc>
        <w:tc>
          <w:tcPr>
            <w:tcW w:w="980" w:type="dxa"/>
            <w:tcBorders>
              <w:top w:val="single" w:sz="4" w:space="0" w:color="auto"/>
              <w:bottom w:val="single" w:sz="4" w:space="0" w:color="auto"/>
            </w:tcBorders>
            <w:vAlign w:val="bottom"/>
          </w:tcPr>
          <w:p w14:paraId="60416A89" w14:textId="77777777" w:rsidR="00213320" w:rsidRPr="002E4CB7" w:rsidRDefault="00213320" w:rsidP="00F20603">
            <w:pPr>
              <w:numPr>
                <w:ins w:id="1979" w:author="vtson" w:date="2011-03-24T14:14:00Z"/>
              </w:numPr>
              <w:spacing w:before="80" w:after="80"/>
              <w:jc w:val="center"/>
              <w:rPr>
                <w:ins w:id="1980" w:author="nnvan" w:date="2011-03-24T14:14:00Z"/>
                <w:rFonts w:ascii="Arial" w:hAnsi="Arial" w:cs="Arial"/>
                <w:sz w:val="20"/>
                <w:szCs w:val="20"/>
                <w:rPrChange w:id="1981" w:author="ptnam" w:date="2011-03-25T17:34:00Z">
                  <w:rPr>
                    <w:ins w:id="1982" w:author="nnvan" w:date="2011-03-24T14:14:00Z"/>
                    <w:rFonts w:ascii="Arial" w:hAnsi="Arial" w:cs="Arial"/>
                    <w:sz w:val="20"/>
                  </w:rPr>
                </w:rPrChange>
              </w:rPr>
            </w:pPr>
            <w:ins w:id="1983" w:author="nnvan" w:date="2011-03-24T14:14:00Z">
              <w:r w:rsidRPr="002E4CB7">
                <w:rPr>
                  <w:rFonts w:ascii="Arial" w:hAnsi="Arial" w:cs="Arial"/>
                  <w:sz w:val="20"/>
                  <w:szCs w:val="20"/>
                  <w:rPrChange w:id="1984" w:author="ptnam" w:date="2011-03-25T17:34:00Z">
                    <w:rPr>
                      <w:rFonts w:ascii="Arial" w:hAnsi="Arial" w:cs="Arial"/>
                      <w:sz w:val="20"/>
                    </w:rPr>
                  </w:rPrChange>
                </w:rPr>
                <w:t>2011</w:t>
              </w:r>
            </w:ins>
          </w:p>
        </w:tc>
      </w:tr>
      <w:tr w:rsidR="002E4CB7" w:rsidRPr="00FF35FA" w14:paraId="17B43FC0" w14:textId="77777777">
        <w:trPr>
          <w:jc w:val="center"/>
        </w:trPr>
        <w:tc>
          <w:tcPr>
            <w:tcW w:w="4125" w:type="dxa"/>
            <w:gridSpan w:val="3"/>
            <w:vAlign w:val="bottom"/>
          </w:tcPr>
          <w:p w14:paraId="6302FE68" w14:textId="77777777" w:rsidR="002E4CB7" w:rsidRPr="002E4CB7" w:rsidRDefault="002E4CB7" w:rsidP="002E4CB7">
            <w:pPr>
              <w:spacing w:before="80" w:after="80"/>
              <w:rPr>
                <w:rFonts w:ascii="Arial" w:hAnsi="Arial" w:cs="Arial"/>
                <w:sz w:val="20"/>
                <w:szCs w:val="20"/>
                <w:rPrChange w:id="1985" w:author="ptnam" w:date="2011-03-25T17:34:00Z">
                  <w:rPr>
                    <w:rFonts w:ascii="Arial" w:hAnsi="Arial" w:cs="Arial"/>
                    <w:sz w:val="20"/>
                  </w:rPr>
                </w:rPrChange>
              </w:rPr>
              <w:pPrChange w:id="1986" w:author="ptnam" w:date="2011-03-25T17:34:00Z">
                <w:pPr>
                  <w:spacing w:before="80" w:after="80"/>
                  <w:jc w:val="center"/>
                </w:pPr>
              </w:pPrChange>
            </w:pPr>
            <w:r w:rsidRPr="002E4CB7">
              <w:rPr>
                <w:rFonts w:ascii="Arial" w:hAnsi="Arial" w:cs="Arial"/>
                <w:b/>
                <w:bCs/>
                <w:sz w:val="20"/>
                <w:szCs w:val="20"/>
              </w:rPr>
              <w:t xml:space="preserve">Tháng trước = 100 </w:t>
            </w:r>
          </w:p>
        </w:tc>
        <w:tc>
          <w:tcPr>
            <w:tcW w:w="1036" w:type="dxa"/>
            <w:tcBorders>
              <w:top w:val="single" w:sz="4" w:space="0" w:color="auto"/>
            </w:tcBorders>
          </w:tcPr>
          <w:p w14:paraId="04E6C210" w14:textId="77777777" w:rsidR="002E4CB7" w:rsidRPr="002E4CB7" w:rsidRDefault="002E4CB7" w:rsidP="00F20603">
            <w:pPr>
              <w:spacing w:before="80" w:after="80"/>
              <w:jc w:val="center"/>
              <w:rPr>
                <w:rFonts w:ascii="Arial" w:hAnsi="Arial" w:cs="Arial"/>
                <w:sz w:val="20"/>
                <w:szCs w:val="20"/>
                <w:rPrChange w:id="1987" w:author="ptnam" w:date="2011-03-25T17:34:00Z">
                  <w:rPr>
                    <w:rFonts w:ascii="Arial" w:hAnsi="Arial" w:cs="Arial"/>
                    <w:sz w:val="20"/>
                  </w:rPr>
                </w:rPrChange>
              </w:rPr>
            </w:pPr>
          </w:p>
        </w:tc>
        <w:tc>
          <w:tcPr>
            <w:tcW w:w="1036" w:type="dxa"/>
            <w:tcBorders>
              <w:top w:val="single" w:sz="4" w:space="0" w:color="auto"/>
            </w:tcBorders>
          </w:tcPr>
          <w:p w14:paraId="23AF90F8" w14:textId="77777777" w:rsidR="002E4CB7" w:rsidRPr="002E4CB7" w:rsidRDefault="002E4CB7" w:rsidP="00F20603">
            <w:pPr>
              <w:spacing w:before="80" w:after="80"/>
              <w:jc w:val="center"/>
              <w:rPr>
                <w:rFonts w:ascii="Arial" w:hAnsi="Arial" w:cs="Arial"/>
                <w:sz w:val="20"/>
                <w:szCs w:val="20"/>
                <w:rPrChange w:id="1988" w:author="ptnam" w:date="2011-03-25T17:34:00Z">
                  <w:rPr>
                    <w:rFonts w:ascii="Arial" w:hAnsi="Arial" w:cs="Arial"/>
                    <w:sz w:val="20"/>
                  </w:rPr>
                </w:rPrChange>
              </w:rPr>
            </w:pPr>
          </w:p>
        </w:tc>
        <w:tc>
          <w:tcPr>
            <w:tcW w:w="932" w:type="dxa"/>
            <w:tcBorders>
              <w:top w:val="single" w:sz="4" w:space="0" w:color="auto"/>
            </w:tcBorders>
          </w:tcPr>
          <w:p w14:paraId="21593391" w14:textId="77777777" w:rsidR="002E4CB7" w:rsidRPr="002E4CB7" w:rsidRDefault="002E4CB7" w:rsidP="00F20603">
            <w:pPr>
              <w:spacing w:before="80" w:after="80"/>
              <w:jc w:val="center"/>
              <w:rPr>
                <w:rFonts w:ascii="Arial" w:hAnsi="Arial" w:cs="Arial"/>
                <w:sz w:val="20"/>
                <w:szCs w:val="20"/>
                <w:rPrChange w:id="1989" w:author="ptnam" w:date="2011-03-25T17:34:00Z">
                  <w:rPr>
                    <w:rFonts w:ascii="Arial" w:hAnsi="Arial" w:cs="Arial"/>
                    <w:sz w:val="20"/>
                  </w:rPr>
                </w:rPrChange>
              </w:rPr>
            </w:pPr>
          </w:p>
        </w:tc>
        <w:tc>
          <w:tcPr>
            <w:tcW w:w="1007" w:type="dxa"/>
            <w:tcBorders>
              <w:top w:val="single" w:sz="4" w:space="0" w:color="auto"/>
            </w:tcBorders>
            <w:vAlign w:val="bottom"/>
          </w:tcPr>
          <w:p w14:paraId="761C015D" w14:textId="77777777" w:rsidR="002E4CB7" w:rsidRPr="002E4CB7" w:rsidRDefault="002E4CB7" w:rsidP="00F20603">
            <w:pPr>
              <w:spacing w:before="80" w:after="80"/>
              <w:jc w:val="center"/>
              <w:rPr>
                <w:rFonts w:ascii="Arial" w:hAnsi="Arial" w:cs="Arial"/>
                <w:sz w:val="20"/>
                <w:szCs w:val="20"/>
                <w:rPrChange w:id="1990" w:author="ptnam" w:date="2011-03-25T17:34:00Z">
                  <w:rPr>
                    <w:rFonts w:ascii="Arial" w:hAnsi="Arial" w:cs="Arial"/>
                    <w:sz w:val="20"/>
                  </w:rPr>
                </w:rPrChange>
              </w:rPr>
            </w:pPr>
          </w:p>
        </w:tc>
        <w:tc>
          <w:tcPr>
            <w:tcW w:w="980" w:type="dxa"/>
            <w:tcBorders>
              <w:top w:val="single" w:sz="4" w:space="0" w:color="auto"/>
            </w:tcBorders>
            <w:vAlign w:val="bottom"/>
          </w:tcPr>
          <w:p w14:paraId="2B6D35C3" w14:textId="77777777" w:rsidR="002E4CB7" w:rsidRPr="002E4CB7" w:rsidRDefault="002E4CB7" w:rsidP="00F20603">
            <w:pPr>
              <w:spacing w:before="80" w:after="80"/>
              <w:jc w:val="center"/>
              <w:rPr>
                <w:rFonts w:ascii="Arial" w:hAnsi="Arial" w:cs="Arial"/>
                <w:sz w:val="20"/>
                <w:szCs w:val="20"/>
                <w:rPrChange w:id="1991" w:author="ptnam" w:date="2011-03-25T17:34:00Z">
                  <w:rPr>
                    <w:rFonts w:ascii="Arial" w:hAnsi="Arial" w:cs="Arial"/>
                    <w:sz w:val="20"/>
                  </w:rPr>
                </w:rPrChange>
              </w:rPr>
            </w:pPr>
          </w:p>
        </w:tc>
      </w:tr>
      <w:tr w:rsidR="00213320" w:rsidRPr="00FF35FA" w14:paraId="2486CA56" w14:textId="77777777">
        <w:tblPrEx>
          <w:tblW w:w="91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Change w:id="1992" w:author="nnvan" w:date="2011-03-28T14:54:00Z">
            <w:tblPrEx>
              <w:tblW w:w="91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blPrExChange>
        </w:tblPrEx>
        <w:trPr>
          <w:trHeight w:val="425"/>
          <w:jc w:val="center"/>
          <w:ins w:id="1993" w:author="nnvan" w:date="2011-03-24T14:14:00Z"/>
          <w:trPrChange w:id="1994" w:author="nnvan" w:date="2011-03-28T14:54:00Z">
            <w:trPr>
              <w:jc w:val="center"/>
            </w:trPr>
          </w:trPrChange>
        </w:trPr>
        <w:tc>
          <w:tcPr>
            <w:tcW w:w="2093" w:type="dxa"/>
            <w:vAlign w:val="bottom"/>
            <w:tcPrChange w:id="1995" w:author="nnvan" w:date="2011-03-28T14:54:00Z">
              <w:tcPr>
                <w:tcW w:w="2093" w:type="dxa"/>
                <w:vAlign w:val="bottom"/>
              </w:tcPr>
            </w:tcPrChange>
          </w:tcPr>
          <w:p w14:paraId="78FE6E48" w14:textId="77777777" w:rsidR="00213320" w:rsidRPr="002E4CB7" w:rsidRDefault="00213320" w:rsidP="00664090">
            <w:pPr>
              <w:numPr>
                <w:ins w:id="1996" w:author="vtson" w:date="2011-03-24T14:14:00Z"/>
              </w:numPr>
              <w:spacing w:before="80" w:after="40"/>
              <w:ind w:firstLine="284"/>
              <w:rPr>
                <w:ins w:id="1997" w:author="nnvan" w:date="2011-03-24T14:14:00Z"/>
                <w:rFonts w:ascii="Arial" w:hAnsi="Arial" w:cs="Arial"/>
                <w:sz w:val="20"/>
                <w:szCs w:val="20"/>
              </w:rPr>
              <w:pPrChange w:id="1998" w:author="ptnam" w:date="2011-03-25T17:37:00Z">
                <w:pPr>
                  <w:spacing w:before="80" w:after="80"/>
                </w:pPr>
              </w:pPrChange>
            </w:pPr>
            <w:ins w:id="1999" w:author="nnvan" w:date="2011-03-24T14:14:00Z">
              <w:r w:rsidRPr="002E4CB7">
                <w:rPr>
                  <w:rFonts w:ascii="Arial" w:hAnsi="Arial" w:cs="Arial"/>
                  <w:sz w:val="20"/>
                  <w:szCs w:val="20"/>
                </w:rPr>
                <w:t>Tháng 1</w:t>
              </w:r>
            </w:ins>
          </w:p>
        </w:tc>
        <w:tc>
          <w:tcPr>
            <w:tcW w:w="1016" w:type="dxa"/>
            <w:vAlign w:val="bottom"/>
            <w:tcPrChange w:id="2000" w:author="nnvan" w:date="2011-03-28T14:54:00Z">
              <w:tcPr>
                <w:tcW w:w="1016" w:type="dxa"/>
                <w:vAlign w:val="bottom"/>
              </w:tcPr>
            </w:tcPrChange>
          </w:tcPr>
          <w:p w14:paraId="53D9AF93" w14:textId="77777777" w:rsidR="00213320" w:rsidRPr="002E4CB7" w:rsidRDefault="00213320" w:rsidP="00664090">
            <w:pPr>
              <w:numPr>
                <w:ins w:id="2001" w:author="vtson" w:date="2011-03-24T14:14:00Z"/>
              </w:numPr>
              <w:spacing w:before="80" w:after="40"/>
              <w:jc w:val="center"/>
              <w:rPr>
                <w:ins w:id="2002" w:author="nnvan" w:date="2011-03-24T14:14:00Z"/>
                <w:rFonts w:ascii="Arial" w:hAnsi="Arial" w:cs="Arial"/>
                <w:sz w:val="20"/>
                <w:szCs w:val="20"/>
              </w:rPr>
              <w:pPrChange w:id="2003" w:author="ptnam" w:date="2011-03-25T17:37:00Z">
                <w:pPr>
                  <w:spacing w:before="80" w:after="80"/>
                  <w:jc w:val="center"/>
                </w:pPr>
              </w:pPrChange>
            </w:pPr>
            <w:ins w:id="2004" w:author="nnvan" w:date="2011-03-24T14:14:00Z">
              <w:r w:rsidRPr="002E4CB7">
                <w:rPr>
                  <w:rFonts w:ascii="Arial" w:hAnsi="Arial" w:cs="Arial"/>
                  <w:sz w:val="20"/>
                  <w:szCs w:val="20"/>
                </w:rPr>
                <w:t>101,1</w:t>
              </w:r>
            </w:ins>
          </w:p>
        </w:tc>
        <w:tc>
          <w:tcPr>
            <w:tcW w:w="1016" w:type="dxa"/>
            <w:tcPrChange w:id="2005" w:author="nnvan" w:date="2011-03-28T14:54:00Z">
              <w:tcPr>
                <w:tcW w:w="1016" w:type="dxa"/>
              </w:tcPr>
            </w:tcPrChange>
          </w:tcPr>
          <w:p w14:paraId="61317823" w14:textId="77777777" w:rsidR="00213320" w:rsidRPr="002E4CB7" w:rsidRDefault="00213320" w:rsidP="00664090">
            <w:pPr>
              <w:numPr>
                <w:ins w:id="2006" w:author="vtson" w:date="2011-03-24T14:14:00Z"/>
              </w:numPr>
              <w:spacing w:before="80" w:after="40"/>
              <w:jc w:val="center"/>
              <w:rPr>
                <w:ins w:id="2007" w:author="nnvan" w:date="2011-03-24T14:14:00Z"/>
                <w:rFonts w:ascii="Arial" w:hAnsi="Arial" w:cs="Arial"/>
                <w:sz w:val="20"/>
                <w:szCs w:val="20"/>
                <w:rPrChange w:id="2008" w:author="ptnam" w:date="2011-03-25T17:34:00Z">
                  <w:rPr>
                    <w:ins w:id="2009" w:author="nnvan" w:date="2011-03-24T14:14:00Z"/>
                    <w:rFonts w:ascii="Arial" w:hAnsi="Arial" w:cs="Arial"/>
                    <w:sz w:val="20"/>
                  </w:rPr>
                </w:rPrChange>
              </w:rPr>
              <w:pPrChange w:id="2010" w:author="ptnam" w:date="2011-03-25T17:37:00Z">
                <w:pPr>
                  <w:spacing w:before="80" w:after="80"/>
                  <w:jc w:val="center"/>
                </w:pPr>
              </w:pPrChange>
            </w:pPr>
            <w:ins w:id="2011" w:author="nnvan" w:date="2011-03-24T14:14:00Z">
              <w:r w:rsidRPr="002E4CB7">
                <w:rPr>
                  <w:rFonts w:ascii="Arial" w:hAnsi="Arial" w:cs="Arial"/>
                  <w:bCs/>
                  <w:sz w:val="20"/>
                  <w:szCs w:val="20"/>
                  <w:rPrChange w:id="2012" w:author="ptnam" w:date="2011-03-25T17:34:00Z">
                    <w:rPr>
                      <w:rFonts w:ascii="Arial" w:hAnsi="Arial" w:cs="Arial"/>
                      <w:bCs/>
                      <w:sz w:val="20"/>
                    </w:rPr>
                  </w:rPrChange>
                </w:rPr>
                <w:t>101,2</w:t>
              </w:r>
            </w:ins>
          </w:p>
        </w:tc>
        <w:tc>
          <w:tcPr>
            <w:tcW w:w="1036" w:type="dxa"/>
            <w:tcPrChange w:id="2013" w:author="nnvan" w:date="2011-03-28T14:54:00Z">
              <w:tcPr>
                <w:tcW w:w="1036" w:type="dxa"/>
              </w:tcPr>
            </w:tcPrChange>
          </w:tcPr>
          <w:p w14:paraId="41DAB978" w14:textId="77777777" w:rsidR="00213320" w:rsidRPr="002E4CB7" w:rsidRDefault="00213320" w:rsidP="00664090">
            <w:pPr>
              <w:numPr>
                <w:ins w:id="2014" w:author="vtson" w:date="2011-03-24T14:14:00Z"/>
              </w:numPr>
              <w:spacing w:before="80" w:after="40"/>
              <w:jc w:val="center"/>
              <w:rPr>
                <w:ins w:id="2015" w:author="nnvan" w:date="2011-03-24T14:14:00Z"/>
                <w:rFonts w:ascii="Arial" w:hAnsi="Arial" w:cs="Arial"/>
                <w:bCs/>
                <w:sz w:val="20"/>
                <w:szCs w:val="20"/>
                <w:rPrChange w:id="2016" w:author="ptnam" w:date="2011-03-25T17:34:00Z">
                  <w:rPr>
                    <w:ins w:id="2017" w:author="nnvan" w:date="2011-03-24T14:14:00Z"/>
                    <w:rFonts w:ascii="Arial" w:hAnsi="Arial" w:cs="Arial"/>
                    <w:bCs/>
                    <w:sz w:val="20"/>
                  </w:rPr>
                </w:rPrChange>
              </w:rPr>
              <w:pPrChange w:id="2018" w:author="ptnam" w:date="2011-03-25T17:37:00Z">
                <w:pPr>
                  <w:spacing w:before="80" w:after="80"/>
                  <w:jc w:val="center"/>
                </w:pPr>
              </w:pPrChange>
            </w:pPr>
            <w:ins w:id="2019" w:author="nnvan" w:date="2011-03-24T14:14:00Z">
              <w:r w:rsidRPr="002E4CB7">
                <w:rPr>
                  <w:rFonts w:ascii="Arial" w:hAnsi="Arial" w:cs="Arial"/>
                  <w:bCs/>
                  <w:sz w:val="20"/>
                  <w:szCs w:val="20"/>
                  <w:rPrChange w:id="2020" w:author="ptnam" w:date="2011-03-25T17:34:00Z">
                    <w:rPr>
                      <w:rFonts w:ascii="Arial" w:hAnsi="Arial" w:cs="Arial"/>
                      <w:bCs/>
                      <w:sz w:val="20"/>
                    </w:rPr>
                  </w:rPrChange>
                </w:rPr>
                <w:t>101,05</w:t>
              </w:r>
            </w:ins>
          </w:p>
        </w:tc>
        <w:tc>
          <w:tcPr>
            <w:tcW w:w="1036" w:type="dxa"/>
            <w:tcPrChange w:id="2021" w:author="nnvan" w:date="2011-03-28T14:54:00Z">
              <w:tcPr>
                <w:tcW w:w="1036" w:type="dxa"/>
              </w:tcPr>
            </w:tcPrChange>
          </w:tcPr>
          <w:p w14:paraId="7F0A19DD" w14:textId="77777777" w:rsidR="00213320" w:rsidRPr="002E4CB7" w:rsidRDefault="00213320" w:rsidP="00664090">
            <w:pPr>
              <w:numPr>
                <w:ins w:id="2022" w:author="vtson" w:date="2011-03-24T14:14:00Z"/>
              </w:numPr>
              <w:spacing w:before="80" w:after="40"/>
              <w:jc w:val="center"/>
              <w:rPr>
                <w:ins w:id="2023" w:author="nnvan" w:date="2011-03-24T14:14:00Z"/>
                <w:rFonts w:ascii="Arial" w:hAnsi="Arial" w:cs="Arial"/>
                <w:bCs/>
                <w:sz w:val="20"/>
                <w:szCs w:val="20"/>
                <w:rPrChange w:id="2024" w:author="ptnam" w:date="2011-03-25T17:34:00Z">
                  <w:rPr>
                    <w:ins w:id="2025" w:author="nnvan" w:date="2011-03-24T14:14:00Z"/>
                    <w:rFonts w:ascii="Arial" w:hAnsi="Arial" w:cs="Arial"/>
                    <w:bCs/>
                    <w:sz w:val="20"/>
                  </w:rPr>
                </w:rPrChange>
              </w:rPr>
              <w:pPrChange w:id="2026" w:author="ptnam" w:date="2011-03-25T17:37:00Z">
                <w:pPr>
                  <w:spacing w:before="80" w:after="80"/>
                  <w:jc w:val="center"/>
                </w:pPr>
              </w:pPrChange>
            </w:pPr>
            <w:ins w:id="2027" w:author="nnvan" w:date="2011-03-24T14:14:00Z">
              <w:r w:rsidRPr="002E4CB7">
                <w:rPr>
                  <w:rFonts w:ascii="Arial" w:hAnsi="Arial" w:cs="Arial"/>
                  <w:bCs/>
                  <w:sz w:val="20"/>
                  <w:szCs w:val="20"/>
                  <w:rPrChange w:id="2028" w:author="ptnam" w:date="2011-03-25T17:34:00Z">
                    <w:rPr>
                      <w:rFonts w:ascii="Arial" w:hAnsi="Arial" w:cs="Arial"/>
                      <w:bCs/>
                      <w:sz w:val="20"/>
                    </w:rPr>
                  </w:rPrChange>
                </w:rPr>
                <w:t>102,38</w:t>
              </w:r>
            </w:ins>
          </w:p>
        </w:tc>
        <w:tc>
          <w:tcPr>
            <w:tcW w:w="932" w:type="dxa"/>
            <w:tcPrChange w:id="2029" w:author="nnvan" w:date="2011-03-28T14:54:00Z">
              <w:tcPr>
                <w:tcW w:w="932" w:type="dxa"/>
              </w:tcPr>
            </w:tcPrChange>
          </w:tcPr>
          <w:p w14:paraId="418F3B5B" w14:textId="77777777" w:rsidR="00213320" w:rsidRPr="002E4CB7" w:rsidRDefault="00213320" w:rsidP="00664090">
            <w:pPr>
              <w:numPr>
                <w:ins w:id="2030" w:author="vtson" w:date="2011-03-24T14:14:00Z"/>
              </w:numPr>
              <w:spacing w:before="80" w:after="40"/>
              <w:jc w:val="center"/>
              <w:rPr>
                <w:ins w:id="2031" w:author="nnvan" w:date="2011-03-24T14:14:00Z"/>
                <w:rFonts w:ascii="Arial" w:hAnsi="Arial" w:cs="Arial"/>
                <w:sz w:val="20"/>
                <w:szCs w:val="20"/>
                <w:rPrChange w:id="2032" w:author="ptnam" w:date="2011-03-25T17:34:00Z">
                  <w:rPr>
                    <w:ins w:id="2033" w:author="nnvan" w:date="2011-03-24T14:14:00Z"/>
                    <w:rFonts w:ascii="Arial" w:hAnsi="Arial" w:cs="Arial"/>
                    <w:sz w:val="20"/>
                  </w:rPr>
                </w:rPrChange>
              </w:rPr>
              <w:pPrChange w:id="2034" w:author="ptnam" w:date="2011-03-25T17:37:00Z">
                <w:pPr>
                  <w:spacing w:before="80" w:after="80"/>
                  <w:jc w:val="center"/>
                </w:pPr>
              </w:pPrChange>
            </w:pPr>
            <w:ins w:id="2035" w:author="nnvan" w:date="2011-03-24T14:14:00Z">
              <w:r w:rsidRPr="002E4CB7">
                <w:rPr>
                  <w:rFonts w:ascii="Arial" w:hAnsi="Arial" w:cs="Arial"/>
                  <w:sz w:val="20"/>
                  <w:szCs w:val="20"/>
                  <w:rPrChange w:id="2036" w:author="ptnam" w:date="2011-03-25T17:34:00Z">
                    <w:rPr>
                      <w:rFonts w:ascii="Arial" w:hAnsi="Arial" w:cs="Arial"/>
                      <w:sz w:val="20"/>
                    </w:rPr>
                  </w:rPrChange>
                </w:rPr>
                <w:t>100,32</w:t>
              </w:r>
            </w:ins>
          </w:p>
        </w:tc>
        <w:tc>
          <w:tcPr>
            <w:tcW w:w="1007" w:type="dxa"/>
            <w:vAlign w:val="bottom"/>
            <w:tcPrChange w:id="2037" w:author="nnvan" w:date="2011-03-28T14:54:00Z">
              <w:tcPr>
                <w:tcW w:w="1007" w:type="dxa"/>
                <w:vAlign w:val="bottom"/>
              </w:tcPr>
            </w:tcPrChange>
          </w:tcPr>
          <w:p w14:paraId="2EE4E681" w14:textId="77777777" w:rsidR="00213320" w:rsidRPr="002E4CB7" w:rsidRDefault="00213320" w:rsidP="00664090">
            <w:pPr>
              <w:numPr>
                <w:ins w:id="2038" w:author="vtson" w:date="2011-03-24T14:14:00Z"/>
              </w:numPr>
              <w:spacing w:before="80" w:after="40"/>
              <w:jc w:val="center"/>
              <w:rPr>
                <w:ins w:id="2039" w:author="nnvan" w:date="2011-03-24T14:14:00Z"/>
                <w:rFonts w:ascii="Arial" w:hAnsi="Arial" w:cs="Arial"/>
                <w:sz w:val="20"/>
                <w:szCs w:val="20"/>
                <w:rPrChange w:id="2040" w:author="ptnam" w:date="2011-03-25T17:34:00Z">
                  <w:rPr>
                    <w:ins w:id="2041" w:author="nnvan" w:date="2011-03-24T14:14:00Z"/>
                    <w:rFonts w:ascii="Arial" w:hAnsi="Arial" w:cs="Arial"/>
                    <w:sz w:val="20"/>
                  </w:rPr>
                </w:rPrChange>
              </w:rPr>
              <w:pPrChange w:id="2042" w:author="ptnam" w:date="2011-03-25T17:37:00Z">
                <w:pPr>
                  <w:spacing w:before="80" w:after="80"/>
                  <w:jc w:val="center"/>
                </w:pPr>
              </w:pPrChange>
            </w:pPr>
            <w:ins w:id="2043" w:author="nnvan" w:date="2011-03-24T14:14:00Z">
              <w:r w:rsidRPr="002E4CB7">
                <w:rPr>
                  <w:rFonts w:ascii="Arial" w:hAnsi="Arial" w:cs="Arial"/>
                  <w:sz w:val="20"/>
                  <w:szCs w:val="20"/>
                  <w:rPrChange w:id="2044" w:author="ptnam" w:date="2011-03-25T17:34:00Z">
                    <w:rPr>
                      <w:rFonts w:ascii="Arial" w:hAnsi="Arial" w:cs="Arial"/>
                      <w:sz w:val="20"/>
                    </w:rPr>
                  </w:rPrChange>
                </w:rPr>
                <w:t>101,36</w:t>
              </w:r>
            </w:ins>
          </w:p>
        </w:tc>
        <w:tc>
          <w:tcPr>
            <w:tcW w:w="980" w:type="dxa"/>
            <w:vAlign w:val="bottom"/>
            <w:tcPrChange w:id="2045" w:author="nnvan" w:date="2011-03-28T14:54:00Z">
              <w:tcPr>
                <w:tcW w:w="980" w:type="dxa"/>
                <w:vAlign w:val="bottom"/>
              </w:tcPr>
            </w:tcPrChange>
          </w:tcPr>
          <w:p w14:paraId="1E6BB18A" w14:textId="77777777" w:rsidR="00213320" w:rsidRPr="002E4CB7" w:rsidRDefault="00213320" w:rsidP="00664090">
            <w:pPr>
              <w:numPr>
                <w:ins w:id="2046" w:author="vtson" w:date="2011-03-24T14:14:00Z"/>
              </w:numPr>
              <w:spacing w:before="80" w:after="40"/>
              <w:jc w:val="center"/>
              <w:rPr>
                <w:ins w:id="2047" w:author="nnvan" w:date="2011-03-24T14:14:00Z"/>
                <w:rFonts w:ascii="Arial" w:hAnsi="Arial" w:cs="Arial"/>
                <w:sz w:val="20"/>
                <w:szCs w:val="20"/>
                <w:rPrChange w:id="2048" w:author="ptnam" w:date="2011-03-25T17:34:00Z">
                  <w:rPr>
                    <w:ins w:id="2049" w:author="nnvan" w:date="2011-03-24T14:14:00Z"/>
                    <w:rFonts w:ascii="Arial" w:hAnsi="Arial" w:cs="Arial"/>
                    <w:sz w:val="20"/>
                  </w:rPr>
                </w:rPrChange>
              </w:rPr>
              <w:pPrChange w:id="2050" w:author="ptnam" w:date="2011-03-25T17:37:00Z">
                <w:pPr>
                  <w:spacing w:before="80" w:after="80"/>
                  <w:jc w:val="center"/>
                </w:pPr>
              </w:pPrChange>
            </w:pPr>
            <w:ins w:id="2051" w:author="nnvan" w:date="2011-03-24T14:14:00Z">
              <w:r w:rsidRPr="002E4CB7">
                <w:rPr>
                  <w:rFonts w:ascii="Arial" w:hAnsi="Arial" w:cs="Arial"/>
                  <w:sz w:val="20"/>
                  <w:szCs w:val="20"/>
                  <w:rPrChange w:id="2052" w:author="ptnam" w:date="2011-03-25T17:34:00Z">
                    <w:rPr>
                      <w:rFonts w:ascii="Arial" w:hAnsi="Arial" w:cs="Arial"/>
                      <w:sz w:val="20"/>
                    </w:rPr>
                  </w:rPrChange>
                </w:rPr>
                <w:t>101,74</w:t>
              </w:r>
            </w:ins>
          </w:p>
        </w:tc>
      </w:tr>
      <w:tr w:rsidR="00213320" w:rsidRPr="00FF35FA" w14:paraId="00EFBEC1" w14:textId="77777777">
        <w:trPr>
          <w:jc w:val="center"/>
          <w:ins w:id="2053" w:author="nnvan" w:date="2011-03-24T14:14:00Z"/>
        </w:trPr>
        <w:tc>
          <w:tcPr>
            <w:tcW w:w="2093" w:type="dxa"/>
            <w:vAlign w:val="bottom"/>
          </w:tcPr>
          <w:p w14:paraId="620CF87E" w14:textId="77777777" w:rsidR="00213320" w:rsidRPr="002E4CB7" w:rsidRDefault="00213320" w:rsidP="00664090">
            <w:pPr>
              <w:numPr>
                <w:ins w:id="2054" w:author="vtson" w:date="2011-03-24T14:14:00Z"/>
              </w:numPr>
              <w:spacing w:before="80" w:after="40"/>
              <w:ind w:firstLine="284"/>
              <w:rPr>
                <w:ins w:id="2055" w:author="nnvan" w:date="2011-03-24T14:14:00Z"/>
                <w:rFonts w:ascii="Arial" w:hAnsi="Arial" w:cs="Arial"/>
                <w:sz w:val="20"/>
                <w:szCs w:val="20"/>
              </w:rPr>
              <w:pPrChange w:id="2056" w:author="ptnam" w:date="2011-03-25T17:37:00Z">
                <w:pPr>
                  <w:spacing w:before="80" w:after="80"/>
                </w:pPr>
              </w:pPrChange>
            </w:pPr>
            <w:ins w:id="2057" w:author="nnvan" w:date="2011-03-24T14:14:00Z">
              <w:r w:rsidRPr="002E4CB7">
                <w:rPr>
                  <w:rFonts w:ascii="Arial" w:hAnsi="Arial" w:cs="Arial"/>
                  <w:sz w:val="20"/>
                  <w:szCs w:val="20"/>
                </w:rPr>
                <w:t>Tháng 2</w:t>
              </w:r>
            </w:ins>
          </w:p>
        </w:tc>
        <w:tc>
          <w:tcPr>
            <w:tcW w:w="1016" w:type="dxa"/>
            <w:vAlign w:val="bottom"/>
          </w:tcPr>
          <w:p w14:paraId="26A5DCE8" w14:textId="77777777" w:rsidR="00213320" w:rsidRPr="002E4CB7" w:rsidRDefault="00213320" w:rsidP="00664090">
            <w:pPr>
              <w:numPr>
                <w:ins w:id="2058" w:author="vtson" w:date="2011-03-24T14:14:00Z"/>
              </w:numPr>
              <w:spacing w:before="80" w:after="40"/>
              <w:jc w:val="center"/>
              <w:rPr>
                <w:ins w:id="2059" w:author="nnvan" w:date="2011-03-24T14:14:00Z"/>
                <w:rFonts w:ascii="Arial" w:hAnsi="Arial" w:cs="Arial"/>
                <w:sz w:val="20"/>
                <w:szCs w:val="20"/>
              </w:rPr>
              <w:pPrChange w:id="2060" w:author="ptnam" w:date="2011-03-25T17:37:00Z">
                <w:pPr>
                  <w:spacing w:before="80" w:after="80"/>
                  <w:jc w:val="center"/>
                </w:pPr>
              </w:pPrChange>
            </w:pPr>
            <w:ins w:id="2061" w:author="nnvan" w:date="2011-03-24T14:14:00Z">
              <w:r w:rsidRPr="002E4CB7">
                <w:rPr>
                  <w:rFonts w:ascii="Arial" w:hAnsi="Arial" w:cs="Arial"/>
                  <w:sz w:val="20"/>
                  <w:szCs w:val="20"/>
                </w:rPr>
                <w:t>102,5</w:t>
              </w:r>
            </w:ins>
          </w:p>
        </w:tc>
        <w:tc>
          <w:tcPr>
            <w:tcW w:w="1016" w:type="dxa"/>
          </w:tcPr>
          <w:p w14:paraId="44186FAC" w14:textId="77777777" w:rsidR="00213320" w:rsidRPr="002E4CB7" w:rsidRDefault="00213320" w:rsidP="00664090">
            <w:pPr>
              <w:numPr>
                <w:ins w:id="2062" w:author="vtson" w:date="2011-03-24T14:14:00Z"/>
              </w:numPr>
              <w:spacing w:before="80" w:after="40"/>
              <w:jc w:val="center"/>
              <w:rPr>
                <w:ins w:id="2063" w:author="nnvan" w:date="2011-03-24T14:14:00Z"/>
                <w:rFonts w:ascii="Arial" w:hAnsi="Arial" w:cs="Arial"/>
                <w:sz w:val="20"/>
                <w:szCs w:val="20"/>
                <w:rPrChange w:id="2064" w:author="ptnam" w:date="2011-03-25T17:34:00Z">
                  <w:rPr>
                    <w:ins w:id="2065" w:author="nnvan" w:date="2011-03-24T14:14:00Z"/>
                    <w:rFonts w:ascii="Arial" w:hAnsi="Arial" w:cs="Arial"/>
                    <w:sz w:val="20"/>
                  </w:rPr>
                </w:rPrChange>
              </w:rPr>
              <w:pPrChange w:id="2066" w:author="ptnam" w:date="2011-03-25T17:37:00Z">
                <w:pPr>
                  <w:spacing w:before="80" w:after="80"/>
                  <w:jc w:val="center"/>
                </w:pPr>
              </w:pPrChange>
            </w:pPr>
            <w:ins w:id="2067" w:author="nnvan" w:date="2011-03-24T14:14:00Z">
              <w:r w:rsidRPr="002E4CB7">
                <w:rPr>
                  <w:rFonts w:ascii="Arial" w:hAnsi="Arial" w:cs="Arial"/>
                  <w:bCs/>
                  <w:sz w:val="20"/>
                  <w:szCs w:val="20"/>
                  <w:rPrChange w:id="2068" w:author="ptnam" w:date="2011-03-25T17:34:00Z">
                    <w:rPr>
                      <w:rFonts w:ascii="Arial" w:hAnsi="Arial" w:cs="Arial"/>
                      <w:bCs/>
                      <w:sz w:val="20"/>
                    </w:rPr>
                  </w:rPrChange>
                </w:rPr>
                <w:t>102,1</w:t>
              </w:r>
            </w:ins>
          </w:p>
        </w:tc>
        <w:tc>
          <w:tcPr>
            <w:tcW w:w="1036" w:type="dxa"/>
          </w:tcPr>
          <w:p w14:paraId="7880E695" w14:textId="77777777" w:rsidR="00213320" w:rsidRPr="002E4CB7" w:rsidRDefault="00213320" w:rsidP="00664090">
            <w:pPr>
              <w:numPr>
                <w:ins w:id="2069" w:author="vtson" w:date="2011-03-24T14:14:00Z"/>
              </w:numPr>
              <w:spacing w:before="80" w:after="40"/>
              <w:jc w:val="center"/>
              <w:rPr>
                <w:ins w:id="2070" w:author="nnvan" w:date="2011-03-24T14:14:00Z"/>
                <w:rFonts w:ascii="Arial" w:hAnsi="Arial" w:cs="Arial"/>
                <w:bCs/>
                <w:sz w:val="20"/>
                <w:szCs w:val="20"/>
                <w:rPrChange w:id="2071" w:author="ptnam" w:date="2011-03-25T17:34:00Z">
                  <w:rPr>
                    <w:ins w:id="2072" w:author="nnvan" w:date="2011-03-24T14:14:00Z"/>
                    <w:rFonts w:ascii="Arial" w:hAnsi="Arial" w:cs="Arial"/>
                    <w:bCs/>
                    <w:sz w:val="20"/>
                  </w:rPr>
                </w:rPrChange>
              </w:rPr>
              <w:pPrChange w:id="2073" w:author="ptnam" w:date="2011-03-25T17:37:00Z">
                <w:pPr>
                  <w:spacing w:before="80" w:after="80"/>
                  <w:jc w:val="center"/>
                </w:pPr>
              </w:pPrChange>
            </w:pPr>
            <w:ins w:id="2074" w:author="nnvan" w:date="2011-03-24T14:14:00Z">
              <w:r w:rsidRPr="002E4CB7">
                <w:rPr>
                  <w:rFonts w:ascii="Arial" w:hAnsi="Arial" w:cs="Arial"/>
                  <w:bCs/>
                  <w:sz w:val="20"/>
                  <w:szCs w:val="20"/>
                  <w:rPrChange w:id="2075" w:author="ptnam" w:date="2011-03-25T17:34:00Z">
                    <w:rPr>
                      <w:rFonts w:ascii="Arial" w:hAnsi="Arial" w:cs="Arial"/>
                      <w:bCs/>
                      <w:sz w:val="20"/>
                    </w:rPr>
                  </w:rPrChange>
                </w:rPr>
                <w:t>102,17</w:t>
              </w:r>
            </w:ins>
          </w:p>
        </w:tc>
        <w:tc>
          <w:tcPr>
            <w:tcW w:w="1036" w:type="dxa"/>
          </w:tcPr>
          <w:p w14:paraId="041ADED0" w14:textId="77777777" w:rsidR="00213320" w:rsidRPr="002E4CB7" w:rsidRDefault="00213320" w:rsidP="00664090">
            <w:pPr>
              <w:numPr>
                <w:ins w:id="2076" w:author="vtson" w:date="2011-03-24T14:14:00Z"/>
              </w:numPr>
              <w:spacing w:before="80" w:after="40"/>
              <w:jc w:val="center"/>
              <w:rPr>
                <w:ins w:id="2077" w:author="nnvan" w:date="2011-03-24T14:14:00Z"/>
                <w:rFonts w:ascii="Arial" w:hAnsi="Arial" w:cs="Arial"/>
                <w:bCs/>
                <w:sz w:val="20"/>
                <w:szCs w:val="20"/>
                <w:rPrChange w:id="2078" w:author="ptnam" w:date="2011-03-25T17:34:00Z">
                  <w:rPr>
                    <w:ins w:id="2079" w:author="nnvan" w:date="2011-03-24T14:14:00Z"/>
                    <w:rFonts w:ascii="Arial" w:hAnsi="Arial" w:cs="Arial"/>
                    <w:bCs/>
                    <w:sz w:val="20"/>
                  </w:rPr>
                </w:rPrChange>
              </w:rPr>
              <w:pPrChange w:id="2080" w:author="ptnam" w:date="2011-03-25T17:37:00Z">
                <w:pPr>
                  <w:spacing w:before="80" w:after="80"/>
                  <w:jc w:val="center"/>
                </w:pPr>
              </w:pPrChange>
            </w:pPr>
            <w:ins w:id="2081" w:author="nnvan" w:date="2011-03-24T14:14:00Z">
              <w:r w:rsidRPr="002E4CB7">
                <w:rPr>
                  <w:rFonts w:ascii="Arial" w:hAnsi="Arial" w:cs="Arial"/>
                  <w:bCs/>
                  <w:sz w:val="20"/>
                  <w:szCs w:val="20"/>
                  <w:rPrChange w:id="2082" w:author="ptnam" w:date="2011-03-25T17:34:00Z">
                    <w:rPr>
                      <w:rFonts w:ascii="Arial" w:hAnsi="Arial" w:cs="Arial"/>
                      <w:bCs/>
                      <w:sz w:val="20"/>
                    </w:rPr>
                  </w:rPrChange>
                </w:rPr>
                <w:t>103,56</w:t>
              </w:r>
            </w:ins>
          </w:p>
        </w:tc>
        <w:tc>
          <w:tcPr>
            <w:tcW w:w="932" w:type="dxa"/>
          </w:tcPr>
          <w:p w14:paraId="15E28EA2" w14:textId="77777777" w:rsidR="00213320" w:rsidRPr="002E4CB7" w:rsidRDefault="00213320" w:rsidP="00664090">
            <w:pPr>
              <w:numPr>
                <w:ins w:id="2083" w:author="vtson" w:date="2011-03-24T14:14:00Z"/>
              </w:numPr>
              <w:spacing w:before="80" w:after="40"/>
              <w:jc w:val="center"/>
              <w:rPr>
                <w:ins w:id="2084" w:author="nnvan" w:date="2011-03-24T14:14:00Z"/>
                <w:rFonts w:ascii="Arial" w:hAnsi="Arial" w:cs="Arial"/>
                <w:sz w:val="20"/>
                <w:szCs w:val="20"/>
                <w:rPrChange w:id="2085" w:author="ptnam" w:date="2011-03-25T17:34:00Z">
                  <w:rPr>
                    <w:ins w:id="2086" w:author="nnvan" w:date="2011-03-24T14:14:00Z"/>
                    <w:rFonts w:ascii="Arial" w:hAnsi="Arial" w:cs="Arial"/>
                    <w:sz w:val="20"/>
                  </w:rPr>
                </w:rPrChange>
              </w:rPr>
              <w:pPrChange w:id="2087" w:author="ptnam" w:date="2011-03-25T17:37:00Z">
                <w:pPr>
                  <w:spacing w:before="80" w:after="80"/>
                  <w:jc w:val="center"/>
                </w:pPr>
              </w:pPrChange>
            </w:pPr>
            <w:ins w:id="2088" w:author="nnvan" w:date="2011-03-24T14:14:00Z">
              <w:r w:rsidRPr="002E4CB7">
                <w:rPr>
                  <w:rFonts w:ascii="Arial" w:hAnsi="Arial" w:cs="Arial"/>
                  <w:sz w:val="20"/>
                  <w:szCs w:val="20"/>
                  <w:rPrChange w:id="2089" w:author="ptnam" w:date="2011-03-25T17:34:00Z">
                    <w:rPr>
                      <w:rFonts w:ascii="Arial" w:hAnsi="Arial" w:cs="Arial"/>
                      <w:sz w:val="20"/>
                    </w:rPr>
                  </w:rPrChange>
                </w:rPr>
                <w:t>101,17</w:t>
              </w:r>
            </w:ins>
          </w:p>
        </w:tc>
        <w:tc>
          <w:tcPr>
            <w:tcW w:w="1007" w:type="dxa"/>
            <w:vAlign w:val="bottom"/>
          </w:tcPr>
          <w:p w14:paraId="2F8691C1" w14:textId="77777777" w:rsidR="00213320" w:rsidRPr="002E4CB7" w:rsidRDefault="00213320" w:rsidP="00664090">
            <w:pPr>
              <w:numPr>
                <w:ins w:id="2090" w:author="vtson" w:date="2011-03-24T14:14:00Z"/>
              </w:numPr>
              <w:spacing w:before="80" w:after="40"/>
              <w:jc w:val="center"/>
              <w:rPr>
                <w:ins w:id="2091" w:author="nnvan" w:date="2011-03-24T14:14:00Z"/>
                <w:rFonts w:ascii="Arial" w:hAnsi="Arial" w:cs="Arial"/>
                <w:sz w:val="20"/>
                <w:szCs w:val="20"/>
                <w:rPrChange w:id="2092" w:author="ptnam" w:date="2011-03-25T17:34:00Z">
                  <w:rPr>
                    <w:ins w:id="2093" w:author="nnvan" w:date="2011-03-24T14:14:00Z"/>
                    <w:rFonts w:ascii="Arial" w:hAnsi="Arial" w:cs="Arial"/>
                    <w:sz w:val="20"/>
                  </w:rPr>
                </w:rPrChange>
              </w:rPr>
              <w:pPrChange w:id="2094" w:author="ptnam" w:date="2011-03-25T17:37:00Z">
                <w:pPr>
                  <w:spacing w:before="80" w:after="80"/>
                  <w:jc w:val="center"/>
                </w:pPr>
              </w:pPrChange>
            </w:pPr>
            <w:ins w:id="2095" w:author="nnvan" w:date="2011-03-24T14:14:00Z">
              <w:r w:rsidRPr="002E4CB7">
                <w:rPr>
                  <w:rFonts w:ascii="Arial" w:hAnsi="Arial" w:cs="Arial"/>
                  <w:sz w:val="20"/>
                  <w:szCs w:val="20"/>
                  <w:rPrChange w:id="2096" w:author="ptnam" w:date="2011-03-25T17:34:00Z">
                    <w:rPr>
                      <w:rFonts w:ascii="Arial" w:hAnsi="Arial" w:cs="Arial"/>
                      <w:sz w:val="20"/>
                    </w:rPr>
                  </w:rPrChange>
                </w:rPr>
                <w:t>101,96</w:t>
              </w:r>
            </w:ins>
          </w:p>
        </w:tc>
        <w:tc>
          <w:tcPr>
            <w:tcW w:w="980" w:type="dxa"/>
            <w:vAlign w:val="bottom"/>
          </w:tcPr>
          <w:p w14:paraId="589255BB" w14:textId="77777777" w:rsidR="00213320" w:rsidRPr="002E4CB7" w:rsidRDefault="00213320" w:rsidP="00664090">
            <w:pPr>
              <w:numPr>
                <w:ins w:id="2097" w:author="vtson" w:date="2011-03-24T14:14:00Z"/>
              </w:numPr>
              <w:spacing w:before="80" w:after="40"/>
              <w:jc w:val="center"/>
              <w:rPr>
                <w:ins w:id="2098" w:author="nnvan" w:date="2011-03-24T14:14:00Z"/>
                <w:rFonts w:ascii="Arial" w:hAnsi="Arial" w:cs="Arial"/>
                <w:sz w:val="20"/>
                <w:szCs w:val="20"/>
                <w:rPrChange w:id="2099" w:author="ptnam" w:date="2011-03-25T17:34:00Z">
                  <w:rPr>
                    <w:ins w:id="2100" w:author="nnvan" w:date="2011-03-24T14:14:00Z"/>
                    <w:rFonts w:ascii="Arial" w:hAnsi="Arial" w:cs="Arial"/>
                    <w:sz w:val="20"/>
                  </w:rPr>
                </w:rPrChange>
              </w:rPr>
              <w:pPrChange w:id="2101" w:author="ptnam" w:date="2011-03-25T17:37:00Z">
                <w:pPr>
                  <w:spacing w:before="80" w:after="80"/>
                  <w:jc w:val="center"/>
                </w:pPr>
              </w:pPrChange>
            </w:pPr>
            <w:ins w:id="2102" w:author="nnvan" w:date="2011-03-24T14:14:00Z">
              <w:r w:rsidRPr="002E4CB7">
                <w:rPr>
                  <w:rFonts w:ascii="Arial" w:hAnsi="Arial" w:cs="Arial"/>
                  <w:sz w:val="20"/>
                  <w:szCs w:val="20"/>
                  <w:rPrChange w:id="2103" w:author="ptnam" w:date="2011-03-25T17:34:00Z">
                    <w:rPr>
                      <w:rFonts w:ascii="Arial" w:hAnsi="Arial" w:cs="Arial"/>
                      <w:sz w:val="20"/>
                    </w:rPr>
                  </w:rPrChange>
                </w:rPr>
                <w:t>102,09</w:t>
              </w:r>
            </w:ins>
          </w:p>
        </w:tc>
      </w:tr>
      <w:tr w:rsidR="00213320" w:rsidRPr="00FF35FA" w14:paraId="78BA17E9" w14:textId="77777777">
        <w:trPr>
          <w:jc w:val="center"/>
          <w:ins w:id="2104" w:author="nnvan" w:date="2011-03-24T14:14:00Z"/>
        </w:trPr>
        <w:tc>
          <w:tcPr>
            <w:tcW w:w="2093" w:type="dxa"/>
            <w:vAlign w:val="bottom"/>
          </w:tcPr>
          <w:p w14:paraId="0875A119" w14:textId="77777777" w:rsidR="00213320" w:rsidRPr="002E4CB7" w:rsidRDefault="00213320" w:rsidP="00664090">
            <w:pPr>
              <w:numPr>
                <w:ins w:id="2105" w:author="vtson" w:date="2011-03-24T14:14:00Z"/>
              </w:numPr>
              <w:spacing w:before="80" w:after="40"/>
              <w:ind w:firstLine="284"/>
              <w:rPr>
                <w:ins w:id="2106" w:author="nnvan" w:date="2011-03-24T14:14:00Z"/>
                <w:rFonts w:ascii="Arial" w:hAnsi="Arial" w:cs="Arial"/>
                <w:sz w:val="20"/>
                <w:szCs w:val="20"/>
              </w:rPr>
              <w:pPrChange w:id="2107" w:author="ptnam" w:date="2011-03-25T17:37:00Z">
                <w:pPr>
                  <w:spacing w:before="80" w:after="80"/>
                </w:pPr>
              </w:pPrChange>
            </w:pPr>
            <w:ins w:id="2108" w:author="nnvan" w:date="2011-03-24T14:14:00Z">
              <w:r w:rsidRPr="002E4CB7">
                <w:rPr>
                  <w:rFonts w:ascii="Arial" w:hAnsi="Arial" w:cs="Arial"/>
                  <w:sz w:val="20"/>
                  <w:szCs w:val="20"/>
                </w:rPr>
                <w:t>Tháng 3</w:t>
              </w:r>
            </w:ins>
          </w:p>
        </w:tc>
        <w:tc>
          <w:tcPr>
            <w:tcW w:w="1016" w:type="dxa"/>
            <w:vAlign w:val="bottom"/>
          </w:tcPr>
          <w:p w14:paraId="23B1EB4A" w14:textId="77777777" w:rsidR="00213320" w:rsidRPr="002E4CB7" w:rsidRDefault="00213320" w:rsidP="00664090">
            <w:pPr>
              <w:numPr>
                <w:ins w:id="2109" w:author="vtson" w:date="2011-03-24T14:14:00Z"/>
              </w:numPr>
              <w:spacing w:before="80" w:after="40"/>
              <w:jc w:val="center"/>
              <w:rPr>
                <w:ins w:id="2110" w:author="nnvan" w:date="2011-03-24T14:14:00Z"/>
                <w:rFonts w:ascii="Arial" w:hAnsi="Arial" w:cs="Arial"/>
                <w:sz w:val="20"/>
                <w:szCs w:val="20"/>
              </w:rPr>
              <w:pPrChange w:id="2111" w:author="ptnam" w:date="2011-03-25T17:37:00Z">
                <w:pPr>
                  <w:spacing w:before="80" w:after="80"/>
                  <w:jc w:val="center"/>
                </w:pPr>
              </w:pPrChange>
            </w:pPr>
            <w:ins w:id="2112" w:author="nnvan" w:date="2011-03-24T14:14:00Z">
              <w:r w:rsidRPr="002E4CB7">
                <w:rPr>
                  <w:rFonts w:ascii="Arial" w:hAnsi="Arial" w:cs="Arial"/>
                  <w:sz w:val="20"/>
                  <w:szCs w:val="20"/>
                </w:rPr>
                <w:t>100,1</w:t>
              </w:r>
            </w:ins>
          </w:p>
        </w:tc>
        <w:tc>
          <w:tcPr>
            <w:tcW w:w="1016" w:type="dxa"/>
          </w:tcPr>
          <w:p w14:paraId="7B9C457E" w14:textId="77777777" w:rsidR="00213320" w:rsidRPr="002E4CB7" w:rsidRDefault="00213320" w:rsidP="00664090">
            <w:pPr>
              <w:numPr>
                <w:ins w:id="2113" w:author="vtson" w:date="2011-03-24T14:14:00Z"/>
              </w:numPr>
              <w:spacing w:before="80" w:after="40"/>
              <w:jc w:val="center"/>
              <w:rPr>
                <w:ins w:id="2114" w:author="nnvan" w:date="2011-03-24T14:14:00Z"/>
                <w:rFonts w:ascii="Arial" w:hAnsi="Arial" w:cs="Arial"/>
                <w:sz w:val="20"/>
                <w:szCs w:val="20"/>
                <w:rPrChange w:id="2115" w:author="ptnam" w:date="2011-03-25T17:34:00Z">
                  <w:rPr>
                    <w:ins w:id="2116" w:author="nnvan" w:date="2011-03-24T14:14:00Z"/>
                    <w:rFonts w:ascii="Arial" w:hAnsi="Arial" w:cs="Arial"/>
                    <w:sz w:val="20"/>
                  </w:rPr>
                </w:rPrChange>
              </w:rPr>
              <w:pPrChange w:id="2117" w:author="ptnam" w:date="2011-03-25T17:37:00Z">
                <w:pPr>
                  <w:spacing w:before="80" w:after="80"/>
                  <w:jc w:val="center"/>
                </w:pPr>
              </w:pPrChange>
            </w:pPr>
            <w:ins w:id="2118" w:author="nnvan" w:date="2011-03-24T14:14:00Z">
              <w:r w:rsidRPr="002E4CB7">
                <w:rPr>
                  <w:rFonts w:ascii="Arial" w:hAnsi="Arial" w:cs="Arial"/>
                  <w:sz w:val="20"/>
                  <w:szCs w:val="20"/>
                  <w:rPrChange w:id="2119" w:author="ptnam" w:date="2011-03-25T17:34:00Z">
                    <w:rPr>
                      <w:rFonts w:ascii="Arial" w:hAnsi="Arial" w:cs="Arial"/>
                      <w:sz w:val="20"/>
                    </w:rPr>
                  </w:rPrChange>
                </w:rPr>
                <w:t xml:space="preserve">  99,5</w:t>
              </w:r>
            </w:ins>
          </w:p>
        </w:tc>
        <w:tc>
          <w:tcPr>
            <w:tcW w:w="1036" w:type="dxa"/>
          </w:tcPr>
          <w:p w14:paraId="3522DF88" w14:textId="77777777" w:rsidR="00213320" w:rsidRPr="002E4CB7" w:rsidRDefault="00213320" w:rsidP="00664090">
            <w:pPr>
              <w:numPr>
                <w:ins w:id="2120" w:author="vtson" w:date="2011-03-24T14:14:00Z"/>
              </w:numPr>
              <w:spacing w:before="80" w:after="40"/>
              <w:jc w:val="center"/>
              <w:rPr>
                <w:ins w:id="2121" w:author="nnvan" w:date="2011-03-24T14:14:00Z"/>
                <w:rFonts w:ascii="Arial" w:hAnsi="Arial" w:cs="Arial"/>
                <w:sz w:val="20"/>
                <w:szCs w:val="20"/>
                <w:rPrChange w:id="2122" w:author="ptnam" w:date="2011-03-25T17:34:00Z">
                  <w:rPr>
                    <w:ins w:id="2123" w:author="nnvan" w:date="2011-03-24T14:14:00Z"/>
                    <w:rFonts w:ascii="Arial" w:hAnsi="Arial" w:cs="Arial"/>
                    <w:sz w:val="20"/>
                  </w:rPr>
                </w:rPrChange>
              </w:rPr>
              <w:pPrChange w:id="2124" w:author="ptnam" w:date="2011-03-25T17:37:00Z">
                <w:pPr>
                  <w:spacing w:before="80" w:after="80"/>
                  <w:jc w:val="center"/>
                </w:pPr>
              </w:pPrChange>
            </w:pPr>
            <w:ins w:id="2125" w:author="nnvan" w:date="2011-03-24T14:14:00Z">
              <w:r w:rsidRPr="002E4CB7">
                <w:rPr>
                  <w:rFonts w:ascii="Arial" w:hAnsi="Arial" w:cs="Arial"/>
                  <w:sz w:val="20"/>
                  <w:szCs w:val="20"/>
                  <w:rPrChange w:id="2126" w:author="ptnam" w:date="2011-03-25T17:34:00Z">
                    <w:rPr>
                      <w:rFonts w:ascii="Arial" w:hAnsi="Arial" w:cs="Arial"/>
                      <w:sz w:val="20"/>
                    </w:rPr>
                  </w:rPrChange>
                </w:rPr>
                <w:t>99,78</w:t>
              </w:r>
            </w:ins>
          </w:p>
        </w:tc>
        <w:tc>
          <w:tcPr>
            <w:tcW w:w="1036" w:type="dxa"/>
          </w:tcPr>
          <w:p w14:paraId="15E64418" w14:textId="77777777" w:rsidR="00213320" w:rsidRPr="002E4CB7" w:rsidRDefault="00213320" w:rsidP="00664090">
            <w:pPr>
              <w:numPr>
                <w:ins w:id="2127" w:author="vtson" w:date="2011-03-24T14:14:00Z"/>
              </w:numPr>
              <w:spacing w:before="80" w:after="40"/>
              <w:jc w:val="center"/>
              <w:rPr>
                <w:ins w:id="2128" w:author="nnvan" w:date="2011-03-24T14:14:00Z"/>
                <w:rFonts w:ascii="Arial" w:hAnsi="Arial" w:cs="Arial"/>
                <w:sz w:val="20"/>
                <w:szCs w:val="20"/>
                <w:rPrChange w:id="2129" w:author="ptnam" w:date="2011-03-25T17:34:00Z">
                  <w:rPr>
                    <w:ins w:id="2130" w:author="nnvan" w:date="2011-03-24T14:14:00Z"/>
                    <w:rFonts w:ascii="Arial" w:hAnsi="Arial" w:cs="Arial"/>
                    <w:sz w:val="20"/>
                  </w:rPr>
                </w:rPrChange>
              </w:rPr>
              <w:pPrChange w:id="2131" w:author="ptnam" w:date="2011-03-25T17:37:00Z">
                <w:pPr>
                  <w:spacing w:before="80" w:after="80"/>
                  <w:jc w:val="center"/>
                </w:pPr>
              </w:pPrChange>
            </w:pPr>
            <w:ins w:id="2132" w:author="nnvan" w:date="2011-03-24T14:14:00Z">
              <w:r w:rsidRPr="002E4CB7">
                <w:rPr>
                  <w:rFonts w:ascii="Arial" w:hAnsi="Arial" w:cs="Arial"/>
                  <w:sz w:val="20"/>
                  <w:szCs w:val="20"/>
                  <w:rPrChange w:id="2133" w:author="ptnam" w:date="2011-03-25T17:34:00Z">
                    <w:rPr>
                      <w:rFonts w:ascii="Arial" w:hAnsi="Arial" w:cs="Arial"/>
                      <w:sz w:val="20"/>
                    </w:rPr>
                  </w:rPrChange>
                </w:rPr>
                <w:t>102,99</w:t>
              </w:r>
            </w:ins>
          </w:p>
        </w:tc>
        <w:tc>
          <w:tcPr>
            <w:tcW w:w="932" w:type="dxa"/>
          </w:tcPr>
          <w:p w14:paraId="3DCEFE79" w14:textId="77777777" w:rsidR="00213320" w:rsidRPr="002E4CB7" w:rsidRDefault="00213320" w:rsidP="00664090">
            <w:pPr>
              <w:numPr>
                <w:ins w:id="2134" w:author="vtson" w:date="2011-03-24T14:14:00Z"/>
              </w:numPr>
              <w:spacing w:before="80" w:after="40"/>
              <w:jc w:val="center"/>
              <w:rPr>
                <w:ins w:id="2135" w:author="nnvan" w:date="2011-03-24T14:14:00Z"/>
                <w:rFonts w:ascii="Arial" w:hAnsi="Arial" w:cs="Arial"/>
                <w:sz w:val="20"/>
                <w:szCs w:val="20"/>
                <w:rPrChange w:id="2136" w:author="ptnam" w:date="2011-03-25T17:34:00Z">
                  <w:rPr>
                    <w:ins w:id="2137" w:author="nnvan" w:date="2011-03-24T14:14:00Z"/>
                    <w:rFonts w:ascii="Arial" w:hAnsi="Arial" w:cs="Arial"/>
                    <w:sz w:val="20"/>
                  </w:rPr>
                </w:rPrChange>
              </w:rPr>
              <w:pPrChange w:id="2138" w:author="ptnam" w:date="2011-03-25T17:37:00Z">
                <w:pPr>
                  <w:spacing w:before="80" w:after="80"/>
                  <w:jc w:val="center"/>
                </w:pPr>
              </w:pPrChange>
            </w:pPr>
            <w:ins w:id="2139" w:author="nnvan" w:date="2011-03-24T14:14:00Z">
              <w:r w:rsidRPr="002E4CB7">
                <w:rPr>
                  <w:rFonts w:ascii="Arial" w:hAnsi="Arial" w:cs="Arial"/>
                  <w:sz w:val="20"/>
                  <w:szCs w:val="20"/>
                  <w:rPrChange w:id="2140" w:author="ptnam" w:date="2011-03-25T17:34:00Z">
                    <w:rPr>
                      <w:rFonts w:ascii="Arial" w:hAnsi="Arial" w:cs="Arial"/>
                      <w:sz w:val="20"/>
                    </w:rPr>
                  </w:rPrChange>
                </w:rPr>
                <w:t>99,83</w:t>
              </w:r>
            </w:ins>
          </w:p>
        </w:tc>
        <w:tc>
          <w:tcPr>
            <w:tcW w:w="1007" w:type="dxa"/>
            <w:vAlign w:val="bottom"/>
          </w:tcPr>
          <w:p w14:paraId="490532CF" w14:textId="77777777" w:rsidR="00213320" w:rsidRPr="002E4CB7" w:rsidRDefault="00213320" w:rsidP="00664090">
            <w:pPr>
              <w:numPr>
                <w:ins w:id="2141" w:author="vtson" w:date="2011-03-24T14:14:00Z"/>
              </w:numPr>
              <w:spacing w:before="80" w:after="40"/>
              <w:jc w:val="center"/>
              <w:rPr>
                <w:ins w:id="2142" w:author="nnvan" w:date="2011-03-24T14:14:00Z"/>
                <w:rFonts w:ascii="Arial" w:hAnsi="Arial" w:cs="Arial"/>
                <w:sz w:val="20"/>
                <w:szCs w:val="20"/>
                <w:rPrChange w:id="2143" w:author="ptnam" w:date="2011-03-25T17:34:00Z">
                  <w:rPr>
                    <w:ins w:id="2144" w:author="nnvan" w:date="2011-03-24T14:14:00Z"/>
                    <w:rFonts w:ascii="Arial" w:hAnsi="Arial" w:cs="Arial"/>
                    <w:sz w:val="20"/>
                  </w:rPr>
                </w:rPrChange>
              </w:rPr>
              <w:pPrChange w:id="2145" w:author="ptnam" w:date="2011-03-25T17:37:00Z">
                <w:pPr>
                  <w:spacing w:before="80" w:after="80"/>
                  <w:jc w:val="center"/>
                </w:pPr>
              </w:pPrChange>
            </w:pPr>
            <w:ins w:id="2146" w:author="nnvan" w:date="2011-03-24T14:14:00Z">
              <w:r w:rsidRPr="002E4CB7">
                <w:rPr>
                  <w:rFonts w:ascii="Arial" w:hAnsi="Arial" w:cs="Arial"/>
                  <w:sz w:val="20"/>
                  <w:szCs w:val="20"/>
                  <w:rPrChange w:id="2147" w:author="ptnam" w:date="2011-03-25T17:34:00Z">
                    <w:rPr>
                      <w:rFonts w:ascii="Arial" w:hAnsi="Arial" w:cs="Arial"/>
                      <w:sz w:val="20"/>
                    </w:rPr>
                  </w:rPrChange>
                </w:rPr>
                <w:t>100,75</w:t>
              </w:r>
            </w:ins>
          </w:p>
        </w:tc>
        <w:tc>
          <w:tcPr>
            <w:tcW w:w="980" w:type="dxa"/>
            <w:vAlign w:val="bottom"/>
          </w:tcPr>
          <w:p w14:paraId="677B1AA5" w14:textId="77777777" w:rsidR="00213320" w:rsidRPr="002E4CB7" w:rsidRDefault="00213320" w:rsidP="00664090">
            <w:pPr>
              <w:numPr>
                <w:ins w:id="2148" w:author="vtson" w:date="2011-03-24T14:14:00Z"/>
              </w:numPr>
              <w:spacing w:before="80" w:after="40"/>
              <w:jc w:val="center"/>
              <w:rPr>
                <w:ins w:id="2149" w:author="nnvan" w:date="2011-03-24T14:14:00Z"/>
                <w:rFonts w:ascii="Arial" w:hAnsi="Arial" w:cs="Arial"/>
                <w:sz w:val="20"/>
                <w:szCs w:val="20"/>
                <w:rPrChange w:id="2150" w:author="ptnam" w:date="2011-03-25T17:34:00Z">
                  <w:rPr>
                    <w:ins w:id="2151" w:author="nnvan" w:date="2011-03-24T14:14:00Z"/>
                    <w:rFonts w:ascii="Arial" w:hAnsi="Arial" w:cs="Arial"/>
                    <w:sz w:val="20"/>
                  </w:rPr>
                </w:rPrChange>
              </w:rPr>
              <w:pPrChange w:id="2152" w:author="ptnam" w:date="2011-03-25T17:37:00Z">
                <w:pPr>
                  <w:spacing w:before="80" w:after="80"/>
                  <w:jc w:val="center"/>
                </w:pPr>
              </w:pPrChange>
            </w:pPr>
            <w:ins w:id="2153" w:author="nnvan" w:date="2011-03-24T14:14:00Z">
              <w:r w:rsidRPr="002E4CB7">
                <w:rPr>
                  <w:rFonts w:ascii="Arial" w:hAnsi="Arial" w:cs="Arial"/>
                  <w:sz w:val="20"/>
                  <w:szCs w:val="20"/>
                  <w:rPrChange w:id="2154" w:author="ptnam" w:date="2011-03-25T17:34:00Z">
                    <w:rPr>
                      <w:rFonts w:ascii="Arial" w:hAnsi="Arial" w:cs="Arial"/>
                      <w:sz w:val="20"/>
                    </w:rPr>
                  </w:rPrChange>
                </w:rPr>
                <w:t>102,17</w:t>
              </w:r>
            </w:ins>
          </w:p>
        </w:tc>
      </w:tr>
      <w:tr w:rsidR="002E4CB7" w:rsidRPr="00FF35FA" w14:paraId="1065769D" w14:textId="77777777">
        <w:trPr>
          <w:jc w:val="center"/>
        </w:trPr>
        <w:tc>
          <w:tcPr>
            <w:tcW w:w="4125" w:type="dxa"/>
            <w:gridSpan w:val="3"/>
            <w:vAlign w:val="bottom"/>
          </w:tcPr>
          <w:p w14:paraId="16343C09" w14:textId="77777777" w:rsidR="002E4CB7" w:rsidRPr="002E4CB7" w:rsidRDefault="002E4CB7" w:rsidP="00664090">
            <w:pPr>
              <w:spacing w:before="80" w:after="40"/>
              <w:rPr>
                <w:rFonts w:ascii="Arial" w:hAnsi="Arial" w:cs="Arial"/>
                <w:sz w:val="20"/>
                <w:szCs w:val="20"/>
              </w:rPr>
              <w:pPrChange w:id="2155" w:author="ptnam" w:date="2011-03-25T17:37:00Z">
                <w:pPr>
                  <w:spacing w:before="80" w:after="80"/>
                  <w:jc w:val="center"/>
                </w:pPr>
              </w:pPrChange>
            </w:pPr>
            <w:r w:rsidRPr="002E4CB7">
              <w:rPr>
                <w:rFonts w:ascii="Arial" w:hAnsi="Arial" w:cs="Arial"/>
                <w:b/>
                <w:bCs/>
                <w:sz w:val="20"/>
                <w:szCs w:val="20"/>
              </w:rPr>
              <w:t>Tháng 12 năm trước</w:t>
            </w:r>
            <w:ins w:id="2156" w:author="ptnam" w:date="2011-03-25T17:35:00Z">
              <w:r>
                <w:rPr>
                  <w:rFonts w:ascii="Arial" w:hAnsi="Arial" w:cs="Arial"/>
                  <w:b/>
                  <w:bCs/>
                  <w:sz w:val="20"/>
                  <w:szCs w:val="20"/>
                </w:rPr>
                <w:t xml:space="preserve"> </w:t>
              </w:r>
            </w:ins>
            <w:r w:rsidRPr="002E4CB7">
              <w:rPr>
                <w:rFonts w:ascii="Arial" w:hAnsi="Arial" w:cs="Arial"/>
                <w:b/>
                <w:bCs/>
                <w:sz w:val="20"/>
                <w:szCs w:val="20"/>
              </w:rPr>
              <w:t>=</w:t>
            </w:r>
            <w:ins w:id="2157" w:author="ptnam" w:date="2011-03-25T17:35:00Z">
              <w:r>
                <w:rPr>
                  <w:rFonts w:ascii="Arial" w:hAnsi="Arial" w:cs="Arial"/>
                  <w:b/>
                  <w:bCs/>
                  <w:sz w:val="20"/>
                  <w:szCs w:val="20"/>
                </w:rPr>
                <w:t xml:space="preserve"> </w:t>
              </w:r>
            </w:ins>
            <w:r w:rsidRPr="002E4CB7">
              <w:rPr>
                <w:rFonts w:ascii="Arial" w:hAnsi="Arial" w:cs="Arial"/>
                <w:b/>
                <w:bCs/>
                <w:sz w:val="20"/>
                <w:szCs w:val="20"/>
              </w:rPr>
              <w:t>100</w:t>
            </w:r>
          </w:p>
        </w:tc>
        <w:tc>
          <w:tcPr>
            <w:tcW w:w="1036" w:type="dxa"/>
          </w:tcPr>
          <w:p w14:paraId="6CEFD871" w14:textId="77777777" w:rsidR="002E4CB7" w:rsidRPr="002E4CB7" w:rsidRDefault="002E4CB7" w:rsidP="00664090">
            <w:pPr>
              <w:spacing w:before="80" w:after="40"/>
              <w:jc w:val="center"/>
              <w:rPr>
                <w:rFonts w:ascii="Arial" w:hAnsi="Arial" w:cs="Arial"/>
                <w:sz w:val="20"/>
                <w:szCs w:val="20"/>
                <w:rPrChange w:id="2158" w:author="ptnam" w:date="2011-03-25T17:34:00Z">
                  <w:rPr>
                    <w:rFonts w:ascii="Arial" w:hAnsi="Arial" w:cs="Arial"/>
                    <w:sz w:val="20"/>
                  </w:rPr>
                </w:rPrChange>
              </w:rPr>
              <w:pPrChange w:id="2159" w:author="ptnam" w:date="2011-03-25T17:37:00Z">
                <w:pPr>
                  <w:spacing w:before="80" w:after="80"/>
                  <w:jc w:val="center"/>
                </w:pPr>
              </w:pPrChange>
            </w:pPr>
          </w:p>
        </w:tc>
        <w:tc>
          <w:tcPr>
            <w:tcW w:w="1036" w:type="dxa"/>
          </w:tcPr>
          <w:p w14:paraId="484F6993" w14:textId="77777777" w:rsidR="002E4CB7" w:rsidRPr="002E4CB7" w:rsidRDefault="002E4CB7" w:rsidP="00664090">
            <w:pPr>
              <w:spacing w:before="80" w:after="40"/>
              <w:jc w:val="center"/>
              <w:rPr>
                <w:rFonts w:ascii="Arial" w:hAnsi="Arial" w:cs="Arial"/>
                <w:sz w:val="20"/>
                <w:szCs w:val="20"/>
                <w:rPrChange w:id="2160" w:author="ptnam" w:date="2011-03-25T17:34:00Z">
                  <w:rPr>
                    <w:rFonts w:ascii="Arial" w:hAnsi="Arial" w:cs="Arial"/>
                    <w:sz w:val="20"/>
                  </w:rPr>
                </w:rPrChange>
              </w:rPr>
              <w:pPrChange w:id="2161" w:author="ptnam" w:date="2011-03-25T17:37:00Z">
                <w:pPr>
                  <w:spacing w:before="80" w:after="80"/>
                  <w:jc w:val="center"/>
                </w:pPr>
              </w:pPrChange>
            </w:pPr>
          </w:p>
        </w:tc>
        <w:tc>
          <w:tcPr>
            <w:tcW w:w="932" w:type="dxa"/>
          </w:tcPr>
          <w:p w14:paraId="2992166D" w14:textId="77777777" w:rsidR="002E4CB7" w:rsidRPr="002E4CB7" w:rsidRDefault="002E4CB7" w:rsidP="00664090">
            <w:pPr>
              <w:spacing w:before="80" w:after="40"/>
              <w:jc w:val="center"/>
              <w:rPr>
                <w:rFonts w:ascii="Arial" w:hAnsi="Arial" w:cs="Arial"/>
                <w:sz w:val="20"/>
                <w:szCs w:val="20"/>
                <w:rPrChange w:id="2162" w:author="ptnam" w:date="2011-03-25T17:34:00Z">
                  <w:rPr>
                    <w:rFonts w:ascii="Arial" w:hAnsi="Arial" w:cs="Arial"/>
                    <w:sz w:val="20"/>
                  </w:rPr>
                </w:rPrChange>
              </w:rPr>
              <w:pPrChange w:id="2163" w:author="ptnam" w:date="2011-03-25T17:37:00Z">
                <w:pPr>
                  <w:spacing w:before="80" w:after="80"/>
                  <w:jc w:val="center"/>
                </w:pPr>
              </w:pPrChange>
            </w:pPr>
          </w:p>
        </w:tc>
        <w:tc>
          <w:tcPr>
            <w:tcW w:w="1007" w:type="dxa"/>
            <w:vAlign w:val="bottom"/>
          </w:tcPr>
          <w:p w14:paraId="64732E42" w14:textId="77777777" w:rsidR="002E4CB7" w:rsidRPr="002E4CB7" w:rsidRDefault="002E4CB7" w:rsidP="00664090">
            <w:pPr>
              <w:spacing w:before="80" w:after="40"/>
              <w:jc w:val="center"/>
              <w:rPr>
                <w:rFonts w:ascii="Arial" w:hAnsi="Arial" w:cs="Arial"/>
                <w:sz w:val="20"/>
                <w:szCs w:val="20"/>
                <w:rPrChange w:id="2164" w:author="ptnam" w:date="2011-03-25T17:34:00Z">
                  <w:rPr>
                    <w:rFonts w:ascii="Arial" w:hAnsi="Arial" w:cs="Arial"/>
                    <w:sz w:val="20"/>
                  </w:rPr>
                </w:rPrChange>
              </w:rPr>
              <w:pPrChange w:id="2165" w:author="ptnam" w:date="2011-03-25T17:37:00Z">
                <w:pPr>
                  <w:spacing w:before="80" w:after="80"/>
                  <w:jc w:val="center"/>
                </w:pPr>
              </w:pPrChange>
            </w:pPr>
          </w:p>
        </w:tc>
        <w:tc>
          <w:tcPr>
            <w:tcW w:w="980" w:type="dxa"/>
            <w:vAlign w:val="bottom"/>
          </w:tcPr>
          <w:p w14:paraId="31C291F0" w14:textId="77777777" w:rsidR="002E4CB7" w:rsidRPr="002E4CB7" w:rsidRDefault="002E4CB7" w:rsidP="00664090">
            <w:pPr>
              <w:spacing w:before="80" w:after="40"/>
              <w:jc w:val="center"/>
              <w:rPr>
                <w:rFonts w:ascii="Arial" w:hAnsi="Arial" w:cs="Arial"/>
                <w:sz w:val="20"/>
                <w:szCs w:val="20"/>
                <w:rPrChange w:id="2166" w:author="ptnam" w:date="2011-03-25T17:34:00Z">
                  <w:rPr>
                    <w:rFonts w:ascii="Arial" w:hAnsi="Arial" w:cs="Arial"/>
                    <w:sz w:val="20"/>
                  </w:rPr>
                </w:rPrChange>
              </w:rPr>
              <w:pPrChange w:id="2167" w:author="ptnam" w:date="2011-03-25T17:37:00Z">
                <w:pPr>
                  <w:spacing w:before="80" w:after="80"/>
                  <w:jc w:val="center"/>
                </w:pPr>
              </w:pPrChange>
            </w:pPr>
          </w:p>
        </w:tc>
      </w:tr>
      <w:tr w:rsidR="00213320" w:rsidRPr="00FF35FA" w14:paraId="130DF308" w14:textId="77777777">
        <w:trPr>
          <w:jc w:val="center"/>
          <w:ins w:id="2168" w:author="nnvan" w:date="2011-03-24T14:14:00Z"/>
        </w:trPr>
        <w:tc>
          <w:tcPr>
            <w:tcW w:w="2093" w:type="dxa"/>
            <w:vAlign w:val="bottom"/>
          </w:tcPr>
          <w:p w14:paraId="1F841105" w14:textId="77777777" w:rsidR="00213320" w:rsidRPr="002E4CB7" w:rsidRDefault="00213320" w:rsidP="00664090">
            <w:pPr>
              <w:numPr>
                <w:ins w:id="2169" w:author="vtson" w:date="2011-03-24T14:14:00Z"/>
              </w:numPr>
              <w:spacing w:before="80" w:after="40"/>
              <w:ind w:firstLine="284"/>
              <w:rPr>
                <w:ins w:id="2170" w:author="nnvan" w:date="2011-03-24T14:14:00Z"/>
                <w:rFonts w:ascii="Arial" w:hAnsi="Arial" w:cs="Arial"/>
                <w:sz w:val="20"/>
                <w:szCs w:val="20"/>
              </w:rPr>
              <w:pPrChange w:id="2171" w:author="ptnam" w:date="2011-03-25T17:37:00Z">
                <w:pPr>
                  <w:spacing w:before="80" w:after="80"/>
                </w:pPr>
              </w:pPrChange>
            </w:pPr>
            <w:ins w:id="2172" w:author="nnvan" w:date="2011-03-24T14:14:00Z">
              <w:r w:rsidRPr="002E4CB7">
                <w:rPr>
                  <w:rFonts w:ascii="Arial" w:hAnsi="Arial" w:cs="Arial"/>
                  <w:sz w:val="20"/>
                  <w:szCs w:val="20"/>
                </w:rPr>
                <w:t>Tháng 1</w:t>
              </w:r>
            </w:ins>
          </w:p>
        </w:tc>
        <w:tc>
          <w:tcPr>
            <w:tcW w:w="1016" w:type="dxa"/>
            <w:vAlign w:val="bottom"/>
          </w:tcPr>
          <w:p w14:paraId="288DB832" w14:textId="77777777" w:rsidR="00213320" w:rsidRPr="002E4CB7" w:rsidRDefault="00213320" w:rsidP="00664090">
            <w:pPr>
              <w:numPr>
                <w:ins w:id="2173" w:author="vtson" w:date="2011-03-24T14:14:00Z"/>
              </w:numPr>
              <w:spacing w:before="80" w:after="40"/>
              <w:jc w:val="center"/>
              <w:rPr>
                <w:ins w:id="2174" w:author="nnvan" w:date="2011-03-24T14:14:00Z"/>
                <w:rFonts w:ascii="Arial" w:hAnsi="Arial" w:cs="Arial"/>
                <w:sz w:val="20"/>
                <w:szCs w:val="20"/>
              </w:rPr>
              <w:pPrChange w:id="2175" w:author="ptnam" w:date="2011-03-25T17:37:00Z">
                <w:pPr>
                  <w:spacing w:before="80" w:after="80"/>
                  <w:jc w:val="center"/>
                </w:pPr>
              </w:pPrChange>
            </w:pPr>
            <w:ins w:id="2176" w:author="nnvan" w:date="2011-03-24T14:14:00Z">
              <w:r w:rsidRPr="002E4CB7">
                <w:rPr>
                  <w:rFonts w:ascii="Arial" w:hAnsi="Arial" w:cs="Arial"/>
                  <w:sz w:val="20"/>
                  <w:szCs w:val="20"/>
                </w:rPr>
                <w:t>101,1</w:t>
              </w:r>
            </w:ins>
          </w:p>
        </w:tc>
        <w:tc>
          <w:tcPr>
            <w:tcW w:w="1016" w:type="dxa"/>
          </w:tcPr>
          <w:p w14:paraId="5FE025A9" w14:textId="77777777" w:rsidR="00213320" w:rsidRPr="002E4CB7" w:rsidRDefault="00213320" w:rsidP="00664090">
            <w:pPr>
              <w:numPr>
                <w:ins w:id="2177" w:author="vtson" w:date="2011-03-24T14:14:00Z"/>
              </w:numPr>
              <w:spacing w:before="80" w:after="40"/>
              <w:jc w:val="center"/>
              <w:rPr>
                <w:ins w:id="2178" w:author="nnvan" w:date="2011-03-24T14:14:00Z"/>
                <w:rFonts w:ascii="Arial" w:hAnsi="Arial" w:cs="Arial"/>
                <w:sz w:val="20"/>
                <w:szCs w:val="20"/>
                <w:rPrChange w:id="2179" w:author="ptnam" w:date="2011-03-25T17:34:00Z">
                  <w:rPr>
                    <w:ins w:id="2180" w:author="nnvan" w:date="2011-03-24T14:14:00Z"/>
                    <w:rFonts w:ascii="Arial" w:hAnsi="Arial" w:cs="Arial"/>
                    <w:sz w:val="20"/>
                  </w:rPr>
                </w:rPrChange>
              </w:rPr>
              <w:pPrChange w:id="2181" w:author="ptnam" w:date="2011-03-25T17:37:00Z">
                <w:pPr>
                  <w:spacing w:before="80" w:after="80"/>
                  <w:jc w:val="center"/>
                </w:pPr>
              </w:pPrChange>
            </w:pPr>
            <w:ins w:id="2182" w:author="nnvan" w:date="2011-03-24T14:14:00Z">
              <w:r w:rsidRPr="002E4CB7">
                <w:rPr>
                  <w:rFonts w:ascii="Arial" w:hAnsi="Arial" w:cs="Arial"/>
                  <w:bCs/>
                  <w:sz w:val="20"/>
                  <w:szCs w:val="20"/>
                  <w:rPrChange w:id="2183" w:author="ptnam" w:date="2011-03-25T17:34:00Z">
                    <w:rPr>
                      <w:rFonts w:ascii="Arial" w:hAnsi="Arial" w:cs="Arial"/>
                      <w:bCs/>
                      <w:sz w:val="20"/>
                    </w:rPr>
                  </w:rPrChange>
                </w:rPr>
                <w:t>101,2</w:t>
              </w:r>
            </w:ins>
          </w:p>
        </w:tc>
        <w:tc>
          <w:tcPr>
            <w:tcW w:w="1036" w:type="dxa"/>
          </w:tcPr>
          <w:p w14:paraId="3511B9E2" w14:textId="77777777" w:rsidR="00213320" w:rsidRPr="002E4CB7" w:rsidRDefault="00213320" w:rsidP="00664090">
            <w:pPr>
              <w:numPr>
                <w:ins w:id="2184" w:author="vtson" w:date="2011-03-24T14:14:00Z"/>
              </w:numPr>
              <w:spacing w:before="80" w:after="40"/>
              <w:jc w:val="center"/>
              <w:rPr>
                <w:ins w:id="2185" w:author="nnvan" w:date="2011-03-24T14:14:00Z"/>
                <w:rFonts w:ascii="Arial" w:hAnsi="Arial" w:cs="Arial"/>
                <w:bCs/>
                <w:sz w:val="20"/>
                <w:szCs w:val="20"/>
                <w:rPrChange w:id="2186" w:author="ptnam" w:date="2011-03-25T17:34:00Z">
                  <w:rPr>
                    <w:ins w:id="2187" w:author="nnvan" w:date="2011-03-24T14:14:00Z"/>
                    <w:rFonts w:ascii="Arial" w:hAnsi="Arial" w:cs="Arial"/>
                    <w:bCs/>
                    <w:sz w:val="20"/>
                  </w:rPr>
                </w:rPrChange>
              </w:rPr>
              <w:pPrChange w:id="2188" w:author="ptnam" w:date="2011-03-25T17:37:00Z">
                <w:pPr>
                  <w:spacing w:before="80" w:after="80"/>
                  <w:jc w:val="center"/>
                </w:pPr>
              </w:pPrChange>
            </w:pPr>
            <w:ins w:id="2189" w:author="nnvan" w:date="2011-03-24T14:14:00Z">
              <w:r w:rsidRPr="002E4CB7">
                <w:rPr>
                  <w:rFonts w:ascii="Arial" w:hAnsi="Arial" w:cs="Arial"/>
                  <w:bCs/>
                  <w:sz w:val="20"/>
                  <w:szCs w:val="20"/>
                  <w:rPrChange w:id="2190" w:author="ptnam" w:date="2011-03-25T17:34:00Z">
                    <w:rPr>
                      <w:rFonts w:ascii="Arial" w:hAnsi="Arial" w:cs="Arial"/>
                      <w:bCs/>
                      <w:sz w:val="20"/>
                    </w:rPr>
                  </w:rPrChange>
                </w:rPr>
                <w:t>101,05</w:t>
              </w:r>
            </w:ins>
          </w:p>
        </w:tc>
        <w:tc>
          <w:tcPr>
            <w:tcW w:w="1036" w:type="dxa"/>
          </w:tcPr>
          <w:p w14:paraId="0414E5C0" w14:textId="77777777" w:rsidR="00213320" w:rsidRPr="002E4CB7" w:rsidRDefault="00213320" w:rsidP="00664090">
            <w:pPr>
              <w:numPr>
                <w:ins w:id="2191" w:author="vtson" w:date="2011-03-24T14:14:00Z"/>
              </w:numPr>
              <w:spacing w:before="80" w:after="40"/>
              <w:jc w:val="center"/>
              <w:rPr>
                <w:ins w:id="2192" w:author="nnvan" w:date="2011-03-24T14:14:00Z"/>
                <w:rFonts w:ascii="Arial" w:hAnsi="Arial" w:cs="Arial"/>
                <w:bCs/>
                <w:sz w:val="20"/>
                <w:szCs w:val="20"/>
                <w:rPrChange w:id="2193" w:author="ptnam" w:date="2011-03-25T17:34:00Z">
                  <w:rPr>
                    <w:ins w:id="2194" w:author="nnvan" w:date="2011-03-24T14:14:00Z"/>
                    <w:rFonts w:ascii="Arial" w:hAnsi="Arial" w:cs="Arial"/>
                    <w:bCs/>
                    <w:sz w:val="20"/>
                  </w:rPr>
                </w:rPrChange>
              </w:rPr>
              <w:pPrChange w:id="2195" w:author="ptnam" w:date="2011-03-25T17:37:00Z">
                <w:pPr>
                  <w:spacing w:before="80" w:after="80"/>
                  <w:jc w:val="center"/>
                </w:pPr>
              </w:pPrChange>
            </w:pPr>
            <w:ins w:id="2196" w:author="nnvan" w:date="2011-03-24T14:14:00Z">
              <w:r w:rsidRPr="002E4CB7">
                <w:rPr>
                  <w:rFonts w:ascii="Arial" w:hAnsi="Arial" w:cs="Arial"/>
                  <w:bCs/>
                  <w:sz w:val="20"/>
                  <w:szCs w:val="20"/>
                  <w:rPrChange w:id="2197" w:author="ptnam" w:date="2011-03-25T17:34:00Z">
                    <w:rPr>
                      <w:rFonts w:ascii="Arial" w:hAnsi="Arial" w:cs="Arial"/>
                      <w:bCs/>
                      <w:sz w:val="20"/>
                    </w:rPr>
                  </w:rPrChange>
                </w:rPr>
                <w:t>102,38</w:t>
              </w:r>
            </w:ins>
          </w:p>
        </w:tc>
        <w:tc>
          <w:tcPr>
            <w:tcW w:w="932" w:type="dxa"/>
          </w:tcPr>
          <w:p w14:paraId="30BEB7A4" w14:textId="77777777" w:rsidR="00213320" w:rsidRPr="002E4CB7" w:rsidRDefault="00213320" w:rsidP="00664090">
            <w:pPr>
              <w:numPr>
                <w:ins w:id="2198" w:author="vtson" w:date="2011-03-24T14:14:00Z"/>
              </w:numPr>
              <w:spacing w:before="80" w:after="40"/>
              <w:jc w:val="center"/>
              <w:rPr>
                <w:ins w:id="2199" w:author="nnvan" w:date="2011-03-24T14:14:00Z"/>
                <w:rFonts w:ascii="Arial" w:hAnsi="Arial" w:cs="Arial"/>
                <w:sz w:val="20"/>
                <w:szCs w:val="20"/>
                <w:rPrChange w:id="2200" w:author="ptnam" w:date="2011-03-25T17:34:00Z">
                  <w:rPr>
                    <w:ins w:id="2201" w:author="nnvan" w:date="2011-03-24T14:14:00Z"/>
                    <w:rFonts w:ascii="Arial" w:hAnsi="Arial" w:cs="Arial"/>
                    <w:sz w:val="20"/>
                  </w:rPr>
                </w:rPrChange>
              </w:rPr>
              <w:pPrChange w:id="2202" w:author="ptnam" w:date="2011-03-25T17:37:00Z">
                <w:pPr>
                  <w:spacing w:before="80" w:after="80"/>
                  <w:jc w:val="center"/>
                </w:pPr>
              </w:pPrChange>
            </w:pPr>
            <w:ins w:id="2203" w:author="nnvan" w:date="2011-03-24T14:14:00Z">
              <w:r w:rsidRPr="002E4CB7">
                <w:rPr>
                  <w:rFonts w:ascii="Arial" w:hAnsi="Arial" w:cs="Arial"/>
                  <w:sz w:val="20"/>
                  <w:szCs w:val="20"/>
                  <w:rPrChange w:id="2204" w:author="ptnam" w:date="2011-03-25T17:34:00Z">
                    <w:rPr>
                      <w:rFonts w:ascii="Arial" w:hAnsi="Arial" w:cs="Arial"/>
                      <w:sz w:val="20"/>
                    </w:rPr>
                  </w:rPrChange>
                </w:rPr>
                <w:t>100,32</w:t>
              </w:r>
            </w:ins>
          </w:p>
        </w:tc>
        <w:tc>
          <w:tcPr>
            <w:tcW w:w="1007" w:type="dxa"/>
            <w:vAlign w:val="bottom"/>
          </w:tcPr>
          <w:p w14:paraId="1F97CD98" w14:textId="77777777" w:rsidR="00213320" w:rsidRPr="002E4CB7" w:rsidRDefault="00213320" w:rsidP="00664090">
            <w:pPr>
              <w:numPr>
                <w:ins w:id="2205" w:author="vtson" w:date="2011-03-24T14:14:00Z"/>
              </w:numPr>
              <w:spacing w:before="80" w:after="40"/>
              <w:jc w:val="center"/>
              <w:rPr>
                <w:ins w:id="2206" w:author="nnvan" w:date="2011-03-24T14:14:00Z"/>
                <w:rFonts w:ascii="Arial" w:hAnsi="Arial" w:cs="Arial"/>
                <w:sz w:val="20"/>
                <w:szCs w:val="20"/>
                <w:rPrChange w:id="2207" w:author="ptnam" w:date="2011-03-25T17:34:00Z">
                  <w:rPr>
                    <w:ins w:id="2208" w:author="nnvan" w:date="2011-03-24T14:14:00Z"/>
                    <w:rFonts w:ascii="Arial" w:hAnsi="Arial" w:cs="Arial"/>
                    <w:sz w:val="20"/>
                  </w:rPr>
                </w:rPrChange>
              </w:rPr>
              <w:pPrChange w:id="2209" w:author="ptnam" w:date="2011-03-25T17:37:00Z">
                <w:pPr>
                  <w:spacing w:before="80" w:after="80"/>
                  <w:jc w:val="center"/>
                </w:pPr>
              </w:pPrChange>
            </w:pPr>
            <w:ins w:id="2210" w:author="nnvan" w:date="2011-03-24T14:14:00Z">
              <w:r w:rsidRPr="002E4CB7">
                <w:rPr>
                  <w:rFonts w:ascii="Arial" w:hAnsi="Arial" w:cs="Arial"/>
                  <w:sz w:val="20"/>
                  <w:szCs w:val="20"/>
                  <w:rPrChange w:id="2211" w:author="ptnam" w:date="2011-03-25T17:34:00Z">
                    <w:rPr>
                      <w:rFonts w:ascii="Arial" w:hAnsi="Arial" w:cs="Arial"/>
                      <w:sz w:val="20"/>
                    </w:rPr>
                  </w:rPrChange>
                </w:rPr>
                <w:t>101,36</w:t>
              </w:r>
            </w:ins>
          </w:p>
        </w:tc>
        <w:tc>
          <w:tcPr>
            <w:tcW w:w="980" w:type="dxa"/>
            <w:vAlign w:val="bottom"/>
          </w:tcPr>
          <w:p w14:paraId="1DB710D8" w14:textId="77777777" w:rsidR="00213320" w:rsidRPr="002E4CB7" w:rsidRDefault="00213320" w:rsidP="00664090">
            <w:pPr>
              <w:numPr>
                <w:ins w:id="2212" w:author="vtson" w:date="2011-03-24T14:14:00Z"/>
              </w:numPr>
              <w:spacing w:before="80" w:after="40"/>
              <w:jc w:val="center"/>
              <w:rPr>
                <w:ins w:id="2213" w:author="nnvan" w:date="2011-03-24T14:14:00Z"/>
                <w:rFonts w:ascii="Arial" w:hAnsi="Arial" w:cs="Arial"/>
                <w:sz w:val="20"/>
                <w:szCs w:val="20"/>
                <w:rPrChange w:id="2214" w:author="ptnam" w:date="2011-03-25T17:34:00Z">
                  <w:rPr>
                    <w:ins w:id="2215" w:author="nnvan" w:date="2011-03-24T14:14:00Z"/>
                    <w:rFonts w:ascii="Arial" w:hAnsi="Arial" w:cs="Arial"/>
                    <w:sz w:val="20"/>
                  </w:rPr>
                </w:rPrChange>
              </w:rPr>
              <w:pPrChange w:id="2216" w:author="ptnam" w:date="2011-03-25T17:37:00Z">
                <w:pPr>
                  <w:spacing w:before="80" w:after="80"/>
                  <w:jc w:val="center"/>
                </w:pPr>
              </w:pPrChange>
            </w:pPr>
            <w:ins w:id="2217" w:author="nnvan" w:date="2011-03-24T14:14:00Z">
              <w:r w:rsidRPr="002E4CB7">
                <w:rPr>
                  <w:rFonts w:ascii="Arial" w:hAnsi="Arial" w:cs="Arial"/>
                  <w:sz w:val="20"/>
                  <w:szCs w:val="20"/>
                  <w:rPrChange w:id="2218" w:author="ptnam" w:date="2011-03-25T17:34:00Z">
                    <w:rPr>
                      <w:rFonts w:ascii="Arial" w:hAnsi="Arial" w:cs="Arial"/>
                      <w:sz w:val="20"/>
                    </w:rPr>
                  </w:rPrChange>
                </w:rPr>
                <w:t>101,74</w:t>
              </w:r>
            </w:ins>
          </w:p>
        </w:tc>
      </w:tr>
      <w:tr w:rsidR="00213320" w:rsidRPr="00FF35FA" w14:paraId="36B5743C" w14:textId="77777777">
        <w:trPr>
          <w:jc w:val="center"/>
          <w:ins w:id="2219" w:author="nnvan" w:date="2011-03-24T14:14:00Z"/>
        </w:trPr>
        <w:tc>
          <w:tcPr>
            <w:tcW w:w="2093" w:type="dxa"/>
            <w:vAlign w:val="bottom"/>
          </w:tcPr>
          <w:p w14:paraId="1931351A" w14:textId="77777777" w:rsidR="00213320" w:rsidRPr="002E4CB7" w:rsidRDefault="00213320" w:rsidP="00664090">
            <w:pPr>
              <w:numPr>
                <w:ins w:id="2220" w:author="vtson" w:date="2011-03-24T14:14:00Z"/>
              </w:numPr>
              <w:spacing w:before="80" w:after="40"/>
              <w:ind w:firstLine="284"/>
              <w:rPr>
                <w:ins w:id="2221" w:author="nnvan" w:date="2011-03-24T14:14:00Z"/>
                <w:rFonts w:ascii="Arial" w:hAnsi="Arial" w:cs="Arial"/>
                <w:sz w:val="20"/>
                <w:szCs w:val="20"/>
              </w:rPr>
              <w:pPrChange w:id="2222" w:author="ptnam" w:date="2011-03-25T17:37:00Z">
                <w:pPr>
                  <w:spacing w:before="80" w:after="80"/>
                </w:pPr>
              </w:pPrChange>
            </w:pPr>
            <w:ins w:id="2223" w:author="nnvan" w:date="2011-03-24T14:14:00Z">
              <w:r w:rsidRPr="002E4CB7">
                <w:rPr>
                  <w:rFonts w:ascii="Arial" w:hAnsi="Arial" w:cs="Arial"/>
                  <w:sz w:val="20"/>
                  <w:szCs w:val="20"/>
                </w:rPr>
                <w:t>Tháng 2</w:t>
              </w:r>
            </w:ins>
          </w:p>
        </w:tc>
        <w:tc>
          <w:tcPr>
            <w:tcW w:w="1016" w:type="dxa"/>
            <w:vAlign w:val="bottom"/>
          </w:tcPr>
          <w:p w14:paraId="0FCEECF5" w14:textId="77777777" w:rsidR="00213320" w:rsidRPr="002E4CB7" w:rsidRDefault="00213320" w:rsidP="00664090">
            <w:pPr>
              <w:numPr>
                <w:ins w:id="2224" w:author="vtson" w:date="2011-03-24T14:14:00Z"/>
              </w:numPr>
              <w:spacing w:before="80" w:after="40"/>
              <w:jc w:val="center"/>
              <w:rPr>
                <w:ins w:id="2225" w:author="nnvan" w:date="2011-03-24T14:14:00Z"/>
                <w:rFonts w:ascii="Arial" w:hAnsi="Arial" w:cs="Arial"/>
                <w:sz w:val="20"/>
                <w:szCs w:val="20"/>
              </w:rPr>
              <w:pPrChange w:id="2226" w:author="ptnam" w:date="2011-03-25T17:37:00Z">
                <w:pPr>
                  <w:spacing w:before="80" w:after="80"/>
                  <w:jc w:val="center"/>
                </w:pPr>
              </w:pPrChange>
            </w:pPr>
            <w:ins w:id="2227" w:author="nnvan" w:date="2011-03-24T14:14:00Z">
              <w:r w:rsidRPr="002E4CB7">
                <w:rPr>
                  <w:rFonts w:ascii="Arial" w:hAnsi="Arial" w:cs="Arial"/>
                  <w:sz w:val="20"/>
                  <w:szCs w:val="20"/>
                </w:rPr>
                <w:t>103,6</w:t>
              </w:r>
            </w:ins>
          </w:p>
        </w:tc>
        <w:tc>
          <w:tcPr>
            <w:tcW w:w="1016" w:type="dxa"/>
          </w:tcPr>
          <w:p w14:paraId="10652390" w14:textId="77777777" w:rsidR="00213320" w:rsidRPr="002E4CB7" w:rsidRDefault="00213320" w:rsidP="00664090">
            <w:pPr>
              <w:numPr>
                <w:ins w:id="2228" w:author="vtson" w:date="2011-03-24T14:14:00Z"/>
              </w:numPr>
              <w:spacing w:before="80" w:after="40"/>
              <w:jc w:val="center"/>
              <w:rPr>
                <w:ins w:id="2229" w:author="nnvan" w:date="2011-03-24T14:14:00Z"/>
                <w:rFonts w:ascii="Arial" w:hAnsi="Arial" w:cs="Arial"/>
                <w:sz w:val="20"/>
                <w:szCs w:val="20"/>
                <w:rPrChange w:id="2230" w:author="ptnam" w:date="2011-03-25T17:34:00Z">
                  <w:rPr>
                    <w:ins w:id="2231" w:author="nnvan" w:date="2011-03-24T14:14:00Z"/>
                    <w:rFonts w:ascii="Arial" w:hAnsi="Arial" w:cs="Arial"/>
                    <w:sz w:val="20"/>
                  </w:rPr>
                </w:rPrChange>
              </w:rPr>
              <w:pPrChange w:id="2232" w:author="ptnam" w:date="2011-03-25T17:37:00Z">
                <w:pPr>
                  <w:spacing w:before="80" w:after="80"/>
                  <w:jc w:val="center"/>
                </w:pPr>
              </w:pPrChange>
            </w:pPr>
            <w:ins w:id="2233" w:author="nnvan" w:date="2011-03-24T14:14:00Z">
              <w:r w:rsidRPr="002E4CB7">
                <w:rPr>
                  <w:rFonts w:ascii="Arial" w:hAnsi="Arial" w:cs="Arial"/>
                  <w:bCs/>
                  <w:sz w:val="20"/>
                  <w:szCs w:val="20"/>
                  <w:rPrChange w:id="2234" w:author="ptnam" w:date="2011-03-25T17:34:00Z">
                    <w:rPr>
                      <w:rFonts w:ascii="Arial" w:hAnsi="Arial" w:cs="Arial"/>
                      <w:bCs/>
                      <w:sz w:val="20"/>
                    </w:rPr>
                  </w:rPrChange>
                </w:rPr>
                <w:t>103,3</w:t>
              </w:r>
            </w:ins>
          </w:p>
        </w:tc>
        <w:tc>
          <w:tcPr>
            <w:tcW w:w="1036" w:type="dxa"/>
          </w:tcPr>
          <w:p w14:paraId="1311F367" w14:textId="77777777" w:rsidR="00213320" w:rsidRPr="002E4CB7" w:rsidRDefault="00213320" w:rsidP="00664090">
            <w:pPr>
              <w:numPr>
                <w:ins w:id="2235" w:author="vtson" w:date="2011-03-24T14:14:00Z"/>
              </w:numPr>
              <w:spacing w:before="80" w:after="40"/>
              <w:jc w:val="center"/>
              <w:rPr>
                <w:ins w:id="2236" w:author="nnvan" w:date="2011-03-24T14:14:00Z"/>
                <w:rFonts w:ascii="Arial" w:hAnsi="Arial" w:cs="Arial"/>
                <w:bCs/>
                <w:sz w:val="20"/>
                <w:szCs w:val="20"/>
                <w:rPrChange w:id="2237" w:author="ptnam" w:date="2011-03-25T17:34:00Z">
                  <w:rPr>
                    <w:ins w:id="2238" w:author="nnvan" w:date="2011-03-24T14:14:00Z"/>
                    <w:rFonts w:ascii="Arial" w:hAnsi="Arial" w:cs="Arial"/>
                    <w:bCs/>
                    <w:sz w:val="20"/>
                  </w:rPr>
                </w:rPrChange>
              </w:rPr>
              <w:pPrChange w:id="2239" w:author="ptnam" w:date="2011-03-25T17:37:00Z">
                <w:pPr>
                  <w:spacing w:before="80" w:after="80"/>
                  <w:jc w:val="center"/>
                </w:pPr>
              </w:pPrChange>
            </w:pPr>
            <w:ins w:id="2240" w:author="nnvan" w:date="2011-03-24T14:14:00Z">
              <w:r w:rsidRPr="002E4CB7">
                <w:rPr>
                  <w:rFonts w:ascii="Arial" w:hAnsi="Arial" w:cs="Arial"/>
                  <w:bCs/>
                  <w:sz w:val="20"/>
                  <w:szCs w:val="20"/>
                  <w:rPrChange w:id="2241" w:author="ptnam" w:date="2011-03-25T17:34:00Z">
                    <w:rPr>
                      <w:rFonts w:ascii="Arial" w:hAnsi="Arial" w:cs="Arial"/>
                      <w:bCs/>
                      <w:sz w:val="20"/>
                    </w:rPr>
                  </w:rPrChange>
                </w:rPr>
                <w:t>103,24</w:t>
              </w:r>
            </w:ins>
          </w:p>
        </w:tc>
        <w:tc>
          <w:tcPr>
            <w:tcW w:w="1036" w:type="dxa"/>
          </w:tcPr>
          <w:p w14:paraId="32B370B7" w14:textId="77777777" w:rsidR="00213320" w:rsidRPr="002E4CB7" w:rsidRDefault="00213320" w:rsidP="00664090">
            <w:pPr>
              <w:numPr>
                <w:ins w:id="2242" w:author="vtson" w:date="2011-03-24T14:14:00Z"/>
              </w:numPr>
              <w:spacing w:before="80" w:after="40"/>
              <w:jc w:val="center"/>
              <w:rPr>
                <w:ins w:id="2243" w:author="nnvan" w:date="2011-03-24T14:14:00Z"/>
                <w:rFonts w:ascii="Arial" w:hAnsi="Arial" w:cs="Arial"/>
                <w:bCs/>
                <w:sz w:val="20"/>
                <w:szCs w:val="20"/>
                <w:rPrChange w:id="2244" w:author="ptnam" w:date="2011-03-25T17:34:00Z">
                  <w:rPr>
                    <w:ins w:id="2245" w:author="nnvan" w:date="2011-03-24T14:14:00Z"/>
                    <w:rFonts w:ascii="Arial" w:hAnsi="Arial" w:cs="Arial"/>
                    <w:bCs/>
                    <w:sz w:val="20"/>
                  </w:rPr>
                </w:rPrChange>
              </w:rPr>
              <w:pPrChange w:id="2246" w:author="ptnam" w:date="2011-03-25T17:37:00Z">
                <w:pPr>
                  <w:spacing w:before="80" w:after="80"/>
                  <w:jc w:val="center"/>
                </w:pPr>
              </w:pPrChange>
            </w:pPr>
            <w:ins w:id="2247" w:author="nnvan" w:date="2011-03-24T14:14:00Z">
              <w:r w:rsidRPr="002E4CB7">
                <w:rPr>
                  <w:rFonts w:ascii="Arial" w:hAnsi="Arial" w:cs="Arial"/>
                  <w:bCs/>
                  <w:sz w:val="20"/>
                  <w:szCs w:val="20"/>
                  <w:rPrChange w:id="2248" w:author="ptnam" w:date="2011-03-25T17:34:00Z">
                    <w:rPr>
                      <w:rFonts w:ascii="Arial" w:hAnsi="Arial" w:cs="Arial"/>
                      <w:bCs/>
                      <w:sz w:val="20"/>
                    </w:rPr>
                  </w:rPrChange>
                </w:rPr>
                <w:t>106,02</w:t>
              </w:r>
            </w:ins>
          </w:p>
        </w:tc>
        <w:tc>
          <w:tcPr>
            <w:tcW w:w="932" w:type="dxa"/>
          </w:tcPr>
          <w:p w14:paraId="28F7DC19" w14:textId="77777777" w:rsidR="00213320" w:rsidRPr="002E4CB7" w:rsidRDefault="00213320" w:rsidP="00664090">
            <w:pPr>
              <w:numPr>
                <w:ins w:id="2249" w:author="vtson" w:date="2011-03-24T14:14:00Z"/>
              </w:numPr>
              <w:spacing w:before="80" w:after="40"/>
              <w:jc w:val="center"/>
              <w:rPr>
                <w:ins w:id="2250" w:author="nnvan" w:date="2011-03-24T14:14:00Z"/>
                <w:rFonts w:ascii="Arial" w:hAnsi="Arial" w:cs="Arial"/>
                <w:sz w:val="20"/>
                <w:szCs w:val="20"/>
                <w:rPrChange w:id="2251" w:author="ptnam" w:date="2011-03-25T17:34:00Z">
                  <w:rPr>
                    <w:ins w:id="2252" w:author="nnvan" w:date="2011-03-24T14:14:00Z"/>
                    <w:rFonts w:ascii="Arial" w:hAnsi="Arial" w:cs="Arial"/>
                    <w:sz w:val="20"/>
                  </w:rPr>
                </w:rPrChange>
              </w:rPr>
              <w:pPrChange w:id="2253" w:author="ptnam" w:date="2011-03-25T17:37:00Z">
                <w:pPr>
                  <w:spacing w:before="80" w:after="80"/>
                  <w:jc w:val="center"/>
                </w:pPr>
              </w:pPrChange>
            </w:pPr>
            <w:ins w:id="2254" w:author="nnvan" w:date="2011-03-24T14:14:00Z">
              <w:r w:rsidRPr="002E4CB7">
                <w:rPr>
                  <w:rFonts w:ascii="Arial" w:hAnsi="Arial" w:cs="Arial"/>
                  <w:sz w:val="20"/>
                  <w:szCs w:val="20"/>
                  <w:rPrChange w:id="2255" w:author="ptnam" w:date="2011-03-25T17:34:00Z">
                    <w:rPr>
                      <w:rFonts w:ascii="Arial" w:hAnsi="Arial" w:cs="Arial"/>
                      <w:sz w:val="20"/>
                    </w:rPr>
                  </w:rPrChange>
                </w:rPr>
                <w:t>101,49</w:t>
              </w:r>
            </w:ins>
          </w:p>
        </w:tc>
        <w:tc>
          <w:tcPr>
            <w:tcW w:w="1007" w:type="dxa"/>
            <w:vAlign w:val="bottom"/>
          </w:tcPr>
          <w:p w14:paraId="47C366BA" w14:textId="77777777" w:rsidR="00213320" w:rsidRPr="002E4CB7" w:rsidRDefault="00213320" w:rsidP="00664090">
            <w:pPr>
              <w:numPr>
                <w:ins w:id="2256" w:author="vtson" w:date="2011-03-24T14:14:00Z"/>
              </w:numPr>
              <w:spacing w:before="80" w:after="40"/>
              <w:jc w:val="center"/>
              <w:rPr>
                <w:ins w:id="2257" w:author="nnvan" w:date="2011-03-24T14:14:00Z"/>
                <w:rFonts w:ascii="Arial" w:hAnsi="Arial" w:cs="Arial"/>
                <w:sz w:val="20"/>
                <w:szCs w:val="20"/>
                <w:rPrChange w:id="2258" w:author="ptnam" w:date="2011-03-25T17:34:00Z">
                  <w:rPr>
                    <w:ins w:id="2259" w:author="nnvan" w:date="2011-03-24T14:14:00Z"/>
                    <w:rFonts w:ascii="Arial" w:hAnsi="Arial" w:cs="Arial"/>
                    <w:sz w:val="20"/>
                  </w:rPr>
                </w:rPrChange>
              </w:rPr>
              <w:pPrChange w:id="2260" w:author="ptnam" w:date="2011-03-25T17:37:00Z">
                <w:pPr>
                  <w:spacing w:before="80" w:after="80"/>
                  <w:jc w:val="center"/>
                </w:pPr>
              </w:pPrChange>
            </w:pPr>
            <w:ins w:id="2261" w:author="nnvan" w:date="2011-03-24T14:14:00Z">
              <w:r w:rsidRPr="002E4CB7">
                <w:rPr>
                  <w:rFonts w:ascii="Arial" w:hAnsi="Arial" w:cs="Arial"/>
                  <w:sz w:val="20"/>
                  <w:szCs w:val="20"/>
                  <w:rPrChange w:id="2262" w:author="ptnam" w:date="2011-03-25T17:34:00Z">
                    <w:rPr>
                      <w:rFonts w:ascii="Arial" w:hAnsi="Arial" w:cs="Arial"/>
                      <w:sz w:val="20"/>
                    </w:rPr>
                  </w:rPrChange>
                </w:rPr>
                <w:t>103,35</w:t>
              </w:r>
            </w:ins>
          </w:p>
        </w:tc>
        <w:tc>
          <w:tcPr>
            <w:tcW w:w="980" w:type="dxa"/>
            <w:vAlign w:val="bottom"/>
          </w:tcPr>
          <w:p w14:paraId="2E48B787" w14:textId="77777777" w:rsidR="00213320" w:rsidRPr="002E4CB7" w:rsidRDefault="00213320" w:rsidP="00664090">
            <w:pPr>
              <w:numPr>
                <w:ins w:id="2263" w:author="vtson" w:date="2011-03-24T14:14:00Z"/>
              </w:numPr>
              <w:spacing w:before="80" w:after="40"/>
              <w:jc w:val="center"/>
              <w:rPr>
                <w:ins w:id="2264" w:author="nnvan" w:date="2011-03-24T14:14:00Z"/>
                <w:rFonts w:ascii="Arial" w:hAnsi="Arial" w:cs="Arial"/>
                <w:sz w:val="20"/>
                <w:szCs w:val="20"/>
                <w:rPrChange w:id="2265" w:author="ptnam" w:date="2011-03-25T17:34:00Z">
                  <w:rPr>
                    <w:ins w:id="2266" w:author="nnvan" w:date="2011-03-24T14:14:00Z"/>
                    <w:rFonts w:ascii="Arial" w:hAnsi="Arial" w:cs="Arial"/>
                    <w:sz w:val="20"/>
                  </w:rPr>
                </w:rPrChange>
              </w:rPr>
              <w:pPrChange w:id="2267" w:author="ptnam" w:date="2011-03-25T17:37:00Z">
                <w:pPr>
                  <w:spacing w:before="80" w:after="80"/>
                  <w:jc w:val="center"/>
                </w:pPr>
              </w:pPrChange>
            </w:pPr>
            <w:ins w:id="2268" w:author="nnvan" w:date="2011-03-24T14:14:00Z">
              <w:r w:rsidRPr="002E4CB7">
                <w:rPr>
                  <w:rFonts w:ascii="Arial" w:hAnsi="Arial" w:cs="Arial"/>
                  <w:sz w:val="20"/>
                  <w:szCs w:val="20"/>
                  <w:rPrChange w:id="2269" w:author="ptnam" w:date="2011-03-25T17:34:00Z">
                    <w:rPr>
                      <w:rFonts w:ascii="Arial" w:hAnsi="Arial" w:cs="Arial"/>
                      <w:sz w:val="20"/>
                    </w:rPr>
                  </w:rPrChange>
                </w:rPr>
                <w:t>103,87</w:t>
              </w:r>
            </w:ins>
          </w:p>
        </w:tc>
      </w:tr>
      <w:tr w:rsidR="00213320" w:rsidRPr="00FF35FA" w14:paraId="6C9AEA78" w14:textId="77777777">
        <w:trPr>
          <w:jc w:val="center"/>
          <w:ins w:id="2270" w:author="nnvan" w:date="2011-03-24T14:14:00Z"/>
        </w:trPr>
        <w:tc>
          <w:tcPr>
            <w:tcW w:w="2093" w:type="dxa"/>
            <w:tcBorders>
              <w:bottom w:val="single" w:sz="4" w:space="0" w:color="auto"/>
            </w:tcBorders>
            <w:vAlign w:val="bottom"/>
          </w:tcPr>
          <w:p w14:paraId="6A38F27E" w14:textId="77777777" w:rsidR="00213320" w:rsidRPr="002E4CB7" w:rsidRDefault="00213320" w:rsidP="00664090">
            <w:pPr>
              <w:numPr>
                <w:ins w:id="2271" w:author="vtson" w:date="2011-03-24T14:14:00Z"/>
              </w:numPr>
              <w:spacing w:before="80" w:after="40"/>
              <w:ind w:firstLine="284"/>
              <w:rPr>
                <w:ins w:id="2272" w:author="nnvan" w:date="2011-03-24T14:14:00Z"/>
                <w:rFonts w:ascii="Arial" w:hAnsi="Arial" w:cs="Arial"/>
                <w:sz w:val="20"/>
                <w:szCs w:val="20"/>
              </w:rPr>
              <w:pPrChange w:id="2273" w:author="ptnam" w:date="2011-03-25T17:37:00Z">
                <w:pPr>
                  <w:spacing w:before="80" w:after="80"/>
                </w:pPr>
              </w:pPrChange>
            </w:pPr>
            <w:ins w:id="2274" w:author="nnvan" w:date="2011-03-24T14:14:00Z">
              <w:r w:rsidRPr="002E4CB7">
                <w:rPr>
                  <w:rFonts w:ascii="Arial" w:hAnsi="Arial" w:cs="Arial"/>
                  <w:sz w:val="20"/>
                  <w:szCs w:val="20"/>
                </w:rPr>
                <w:t>Tháng 3</w:t>
              </w:r>
            </w:ins>
          </w:p>
        </w:tc>
        <w:tc>
          <w:tcPr>
            <w:tcW w:w="1016" w:type="dxa"/>
            <w:tcBorders>
              <w:bottom w:val="single" w:sz="4" w:space="0" w:color="auto"/>
            </w:tcBorders>
            <w:vAlign w:val="bottom"/>
          </w:tcPr>
          <w:p w14:paraId="25BBBDAB" w14:textId="77777777" w:rsidR="00213320" w:rsidRPr="002E4CB7" w:rsidRDefault="00213320" w:rsidP="00664090">
            <w:pPr>
              <w:numPr>
                <w:ins w:id="2275" w:author="vtson" w:date="2011-03-24T14:14:00Z"/>
              </w:numPr>
              <w:spacing w:before="80" w:after="40"/>
              <w:jc w:val="center"/>
              <w:rPr>
                <w:ins w:id="2276" w:author="nnvan" w:date="2011-03-24T14:14:00Z"/>
                <w:rFonts w:ascii="Arial" w:hAnsi="Arial" w:cs="Arial"/>
                <w:sz w:val="20"/>
                <w:szCs w:val="20"/>
              </w:rPr>
              <w:pPrChange w:id="2277" w:author="ptnam" w:date="2011-03-25T17:37:00Z">
                <w:pPr>
                  <w:spacing w:before="80" w:after="80"/>
                  <w:jc w:val="center"/>
                </w:pPr>
              </w:pPrChange>
            </w:pPr>
            <w:ins w:id="2278" w:author="nnvan" w:date="2011-03-24T14:14:00Z">
              <w:r w:rsidRPr="002E4CB7">
                <w:rPr>
                  <w:rFonts w:ascii="Arial" w:hAnsi="Arial" w:cs="Arial"/>
                  <w:sz w:val="20"/>
                  <w:szCs w:val="20"/>
                </w:rPr>
                <w:t>103,7</w:t>
              </w:r>
            </w:ins>
          </w:p>
        </w:tc>
        <w:tc>
          <w:tcPr>
            <w:tcW w:w="1016" w:type="dxa"/>
            <w:tcBorders>
              <w:bottom w:val="single" w:sz="4" w:space="0" w:color="auto"/>
            </w:tcBorders>
          </w:tcPr>
          <w:p w14:paraId="2E680032" w14:textId="77777777" w:rsidR="00213320" w:rsidRPr="002E4CB7" w:rsidRDefault="00213320" w:rsidP="00664090">
            <w:pPr>
              <w:numPr>
                <w:ins w:id="2279" w:author="vtson" w:date="2011-03-24T14:14:00Z"/>
              </w:numPr>
              <w:spacing w:before="80" w:after="40"/>
              <w:jc w:val="center"/>
              <w:rPr>
                <w:ins w:id="2280" w:author="nnvan" w:date="2011-03-24T14:14:00Z"/>
                <w:rFonts w:ascii="Arial" w:hAnsi="Arial" w:cs="Arial"/>
                <w:sz w:val="20"/>
                <w:szCs w:val="20"/>
                <w:rPrChange w:id="2281" w:author="ptnam" w:date="2011-03-25T17:34:00Z">
                  <w:rPr>
                    <w:ins w:id="2282" w:author="nnvan" w:date="2011-03-24T14:14:00Z"/>
                    <w:rFonts w:ascii="Arial" w:hAnsi="Arial" w:cs="Arial"/>
                    <w:sz w:val="20"/>
                  </w:rPr>
                </w:rPrChange>
              </w:rPr>
              <w:pPrChange w:id="2283" w:author="ptnam" w:date="2011-03-25T17:37:00Z">
                <w:pPr>
                  <w:spacing w:before="80" w:after="80"/>
                  <w:jc w:val="center"/>
                </w:pPr>
              </w:pPrChange>
            </w:pPr>
            <w:ins w:id="2284" w:author="nnvan" w:date="2011-03-24T14:14:00Z">
              <w:r w:rsidRPr="002E4CB7">
                <w:rPr>
                  <w:rFonts w:ascii="Arial" w:hAnsi="Arial" w:cs="Arial"/>
                  <w:sz w:val="20"/>
                  <w:szCs w:val="20"/>
                  <w:rPrChange w:id="2285" w:author="ptnam" w:date="2011-03-25T17:34:00Z">
                    <w:rPr>
                      <w:rFonts w:ascii="Arial" w:hAnsi="Arial" w:cs="Arial"/>
                      <w:sz w:val="20"/>
                    </w:rPr>
                  </w:rPrChange>
                </w:rPr>
                <w:t>102,8</w:t>
              </w:r>
            </w:ins>
          </w:p>
        </w:tc>
        <w:tc>
          <w:tcPr>
            <w:tcW w:w="1036" w:type="dxa"/>
            <w:tcBorders>
              <w:bottom w:val="single" w:sz="4" w:space="0" w:color="auto"/>
            </w:tcBorders>
          </w:tcPr>
          <w:p w14:paraId="66DC450B" w14:textId="77777777" w:rsidR="00213320" w:rsidRPr="002E4CB7" w:rsidRDefault="00213320" w:rsidP="00664090">
            <w:pPr>
              <w:numPr>
                <w:ins w:id="2286" w:author="vtson" w:date="2011-03-24T14:14:00Z"/>
              </w:numPr>
              <w:spacing w:before="80" w:after="40"/>
              <w:jc w:val="center"/>
              <w:rPr>
                <w:ins w:id="2287" w:author="nnvan" w:date="2011-03-24T14:14:00Z"/>
                <w:rFonts w:ascii="Arial" w:hAnsi="Arial" w:cs="Arial"/>
                <w:sz w:val="20"/>
                <w:szCs w:val="20"/>
                <w:rPrChange w:id="2288" w:author="ptnam" w:date="2011-03-25T17:34:00Z">
                  <w:rPr>
                    <w:ins w:id="2289" w:author="nnvan" w:date="2011-03-24T14:14:00Z"/>
                    <w:rFonts w:ascii="Arial" w:hAnsi="Arial" w:cs="Arial"/>
                    <w:sz w:val="20"/>
                  </w:rPr>
                </w:rPrChange>
              </w:rPr>
              <w:pPrChange w:id="2290" w:author="ptnam" w:date="2011-03-25T17:37:00Z">
                <w:pPr>
                  <w:spacing w:before="80" w:after="80"/>
                  <w:jc w:val="center"/>
                </w:pPr>
              </w:pPrChange>
            </w:pPr>
            <w:ins w:id="2291" w:author="nnvan" w:date="2011-03-24T14:14:00Z">
              <w:r w:rsidRPr="002E4CB7">
                <w:rPr>
                  <w:rFonts w:ascii="Arial" w:hAnsi="Arial" w:cs="Arial"/>
                  <w:sz w:val="20"/>
                  <w:szCs w:val="20"/>
                  <w:rPrChange w:id="2292" w:author="ptnam" w:date="2011-03-25T17:34:00Z">
                    <w:rPr>
                      <w:rFonts w:ascii="Arial" w:hAnsi="Arial" w:cs="Arial"/>
                      <w:sz w:val="20"/>
                    </w:rPr>
                  </w:rPrChange>
                </w:rPr>
                <w:t>103,02</w:t>
              </w:r>
            </w:ins>
          </w:p>
        </w:tc>
        <w:tc>
          <w:tcPr>
            <w:tcW w:w="1036" w:type="dxa"/>
            <w:tcBorders>
              <w:bottom w:val="single" w:sz="4" w:space="0" w:color="auto"/>
            </w:tcBorders>
          </w:tcPr>
          <w:p w14:paraId="2B51B0C2" w14:textId="77777777" w:rsidR="00213320" w:rsidRPr="002E4CB7" w:rsidRDefault="00213320" w:rsidP="00664090">
            <w:pPr>
              <w:numPr>
                <w:ins w:id="2293" w:author="vtson" w:date="2011-03-24T14:14:00Z"/>
              </w:numPr>
              <w:spacing w:before="80" w:after="40"/>
              <w:jc w:val="center"/>
              <w:rPr>
                <w:ins w:id="2294" w:author="nnvan" w:date="2011-03-24T14:14:00Z"/>
                <w:rFonts w:ascii="Arial" w:hAnsi="Arial" w:cs="Arial"/>
                <w:sz w:val="20"/>
                <w:szCs w:val="20"/>
                <w:rPrChange w:id="2295" w:author="ptnam" w:date="2011-03-25T17:34:00Z">
                  <w:rPr>
                    <w:ins w:id="2296" w:author="nnvan" w:date="2011-03-24T14:14:00Z"/>
                    <w:rFonts w:ascii="Arial" w:hAnsi="Arial" w:cs="Arial"/>
                    <w:sz w:val="20"/>
                  </w:rPr>
                </w:rPrChange>
              </w:rPr>
              <w:pPrChange w:id="2297" w:author="ptnam" w:date="2011-03-25T17:37:00Z">
                <w:pPr>
                  <w:spacing w:before="80" w:after="80"/>
                  <w:jc w:val="center"/>
                </w:pPr>
              </w:pPrChange>
            </w:pPr>
            <w:ins w:id="2298" w:author="nnvan" w:date="2011-03-24T14:14:00Z">
              <w:r w:rsidRPr="002E4CB7">
                <w:rPr>
                  <w:rFonts w:ascii="Arial" w:hAnsi="Arial" w:cs="Arial"/>
                  <w:sz w:val="20"/>
                  <w:szCs w:val="20"/>
                  <w:rPrChange w:id="2299" w:author="ptnam" w:date="2011-03-25T17:34:00Z">
                    <w:rPr>
                      <w:rFonts w:ascii="Arial" w:hAnsi="Arial" w:cs="Arial"/>
                      <w:sz w:val="20"/>
                    </w:rPr>
                  </w:rPrChange>
                </w:rPr>
                <w:t>109,19</w:t>
              </w:r>
            </w:ins>
          </w:p>
        </w:tc>
        <w:tc>
          <w:tcPr>
            <w:tcW w:w="932" w:type="dxa"/>
            <w:tcBorders>
              <w:bottom w:val="single" w:sz="4" w:space="0" w:color="auto"/>
            </w:tcBorders>
          </w:tcPr>
          <w:p w14:paraId="77F6BC51" w14:textId="77777777" w:rsidR="00213320" w:rsidRPr="002E4CB7" w:rsidRDefault="00213320" w:rsidP="00664090">
            <w:pPr>
              <w:numPr>
                <w:ins w:id="2300" w:author="vtson" w:date="2011-03-24T14:14:00Z"/>
              </w:numPr>
              <w:spacing w:before="80" w:after="40"/>
              <w:jc w:val="center"/>
              <w:rPr>
                <w:ins w:id="2301" w:author="nnvan" w:date="2011-03-24T14:14:00Z"/>
                <w:rFonts w:ascii="Arial" w:hAnsi="Arial" w:cs="Arial"/>
                <w:sz w:val="20"/>
                <w:szCs w:val="20"/>
                <w:rPrChange w:id="2302" w:author="ptnam" w:date="2011-03-25T17:34:00Z">
                  <w:rPr>
                    <w:ins w:id="2303" w:author="nnvan" w:date="2011-03-24T14:14:00Z"/>
                    <w:rFonts w:ascii="Arial" w:hAnsi="Arial" w:cs="Arial"/>
                    <w:sz w:val="20"/>
                  </w:rPr>
                </w:rPrChange>
              </w:rPr>
              <w:pPrChange w:id="2304" w:author="ptnam" w:date="2011-03-25T17:37:00Z">
                <w:pPr>
                  <w:spacing w:before="80" w:after="80"/>
                  <w:jc w:val="center"/>
                </w:pPr>
              </w:pPrChange>
            </w:pPr>
            <w:ins w:id="2305" w:author="nnvan" w:date="2011-03-24T14:14:00Z">
              <w:r w:rsidRPr="002E4CB7">
                <w:rPr>
                  <w:rFonts w:ascii="Arial" w:hAnsi="Arial" w:cs="Arial"/>
                  <w:sz w:val="20"/>
                  <w:szCs w:val="20"/>
                  <w:rPrChange w:id="2306" w:author="ptnam" w:date="2011-03-25T17:34:00Z">
                    <w:rPr>
                      <w:rFonts w:ascii="Arial" w:hAnsi="Arial" w:cs="Arial"/>
                      <w:sz w:val="20"/>
                    </w:rPr>
                  </w:rPrChange>
                </w:rPr>
                <w:t>101,32</w:t>
              </w:r>
            </w:ins>
          </w:p>
        </w:tc>
        <w:tc>
          <w:tcPr>
            <w:tcW w:w="1007" w:type="dxa"/>
            <w:tcBorders>
              <w:bottom w:val="single" w:sz="4" w:space="0" w:color="auto"/>
            </w:tcBorders>
            <w:vAlign w:val="bottom"/>
          </w:tcPr>
          <w:p w14:paraId="4FA37852" w14:textId="77777777" w:rsidR="00213320" w:rsidRPr="002E4CB7" w:rsidRDefault="00213320" w:rsidP="00664090">
            <w:pPr>
              <w:numPr>
                <w:ins w:id="2307" w:author="vtson" w:date="2011-03-24T14:14:00Z"/>
              </w:numPr>
              <w:spacing w:before="80" w:after="40"/>
              <w:jc w:val="center"/>
              <w:rPr>
                <w:ins w:id="2308" w:author="nnvan" w:date="2011-03-24T14:14:00Z"/>
                <w:rFonts w:ascii="Arial" w:hAnsi="Arial" w:cs="Arial"/>
                <w:sz w:val="20"/>
                <w:szCs w:val="20"/>
                <w:rPrChange w:id="2309" w:author="ptnam" w:date="2011-03-25T17:34:00Z">
                  <w:rPr>
                    <w:ins w:id="2310" w:author="nnvan" w:date="2011-03-24T14:14:00Z"/>
                    <w:rFonts w:ascii="Arial" w:hAnsi="Arial" w:cs="Arial"/>
                    <w:sz w:val="20"/>
                  </w:rPr>
                </w:rPrChange>
              </w:rPr>
              <w:pPrChange w:id="2311" w:author="ptnam" w:date="2011-03-25T17:37:00Z">
                <w:pPr>
                  <w:spacing w:before="80" w:after="80"/>
                  <w:jc w:val="center"/>
                </w:pPr>
              </w:pPrChange>
            </w:pPr>
            <w:ins w:id="2312" w:author="nnvan" w:date="2011-03-24T14:14:00Z">
              <w:r w:rsidRPr="002E4CB7">
                <w:rPr>
                  <w:rFonts w:ascii="Arial" w:hAnsi="Arial" w:cs="Arial"/>
                  <w:sz w:val="20"/>
                  <w:szCs w:val="20"/>
                  <w:rPrChange w:id="2313" w:author="ptnam" w:date="2011-03-25T17:34:00Z">
                    <w:rPr>
                      <w:rFonts w:ascii="Arial" w:hAnsi="Arial" w:cs="Arial"/>
                      <w:sz w:val="20"/>
                    </w:rPr>
                  </w:rPrChange>
                </w:rPr>
                <w:t>104,12</w:t>
              </w:r>
            </w:ins>
          </w:p>
        </w:tc>
        <w:tc>
          <w:tcPr>
            <w:tcW w:w="980" w:type="dxa"/>
            <w:tcBorders>
              <w:bottom w:val="single" w:sz="4" w:space="0" w:color="auto"/>
            </w:tcBorders>
            <w:vAlign w:val="bottom"/>
          </w:tcPr>
          <w:p w14:paraId="4D4BB63C" w14:textId="77777777" w:rsidR="00213320" w:rsidRPr="002E4CB7" w:rsidRDefault="00213320" w:rsidP="00664090">
            <w:pPr>
              <w:numPr>
                <w:ins w:id="2314" w:author="vtson" w:date="2011-03-24T14:14:00Z"/>
              </w:numPr>
              <w:spacing w:before="80" w:after="40"/>
              <w:jc w:val="center"/>
              <w:rPr>
                <w:ins w:id="2315" w:author="nnvan" w:date="2011-03-24T14:14:00Z"/>
                <w:rFonts w:ascii="Arial" w:hAnsi="Arial" w:cs="Arial"/>
                <w:sz w:val="20"/>
                <w:szCs w:val="20"/>
                <w:rPrChange w:id="2316" w:author="ptnam" w:date="2011-03-25T17:34:00Z">
                  <w:rPr>
                    <w:ins w:id="2317" w:author="nnvan" w:date="2011-03-24T14:14:00Z"/>
                    <w:rFonts w:ascii="Arial" w:hAnsi="Arial" w:cs="Arial"/>
                    <w:sz w:val="20"/>
                  </w:rPr>
                </w:rPrChange>
              </w:rPr>
              <w:pPrChange w:id="2318" w:author="ptnam" w:date="2011-03-25T17:37:00Z">
                <w:pPr>
                  <w:spacing w:before="80" w:after="80"/>
                  <w:jc w:val="center"/>
                </w:pPr>
              </w:pPrChange>
            </w:pPr>
            <w:ins w:id="2319" w:author="nnvan" w:date="2011-03-24T14:14:00Z">
              <w:r w:rsidRPr="002E4CB7">
                <w:rPr>
                  <w:rFonts w:ascii="Arial" w:hAnsi="Arial" w:cs="Arial"/>
                  <w:sz w:val="20"/>
                  <w:szCs w:val="20"/>
                  <w:rPrChange w:id="2320" w:author="ptnam" w:date="2011-03-25T17:34:00Z">
                    <w:rPr>
                      <w:rFonts w:ascii="Arial" w:hAnsi="Arial" w:cs="Arial"/>
                      <w:sz w:val="20"/>
                    </w:rPr>
                  </w:rPrChange>
                </w:rPr>
                <w:t>106,12</w:t>
              </w:r>
            </w:ins>
          </w:p>
        </w:tc>
      </w:tr>
    </w:tbl>
    <w:p w14:paraId="0E21F329" w14:textId="77777777" w:rsidR="00213320" w:rsidRPr="00664090" w:rsidRDefault="00213320" w:rsidP="00213320">
      <w:pPr>
        <w:numPr>
          <w:ins w:id="2321" w:author="vtson" w:date="2011-03-24T14:14:00Z"/>
        </w:numPr>
        <w:spacing w:before="40" w:after="40" w:line="269" w:lineRule="auto"/>
        <w:ind w:firstLine="539"/>
        <w:jc w:val="both"/>
        <w:rPr>
          <w:ins w:id="2322" w:author="nnvan" w:date="2011-03-24T14:14:00Z"/>
          <w:bCs/>
          <w:sz w:val="12"/>
          <w:lang w:val="pt-BR"/>
          <w:rPrChange w:id="2323" w:author="ptnam" w:date="2011-03-25T17:38:00Z">
            <w:rPr>
              <w:ins w:id="2324" w:author="nnvan" w:date="2011-03-24T14:14:00Z"/>
              <w:bCs/>
              <w:lang w:val="pt-BR"/>
            </w:rPr>
          </w:rPrChange>
        </w:rPr>
      </w:pPr>
    </w:p>
    <w:p w14:paraId="477A1F38" w14:textId="77777777" w:rsidR="00213320" w:rsidRDefault="00213320" w:rsidP="00664090">
      <w:pPr>
        <w:numPr>
          <w:ins w:id="2325" w:author="vtson" w:date="2011-03-24T14:14:00Z"/>
        </w:numPr>
        <w:spacing w:before="40" w:after="40" w:line="281" w:lineRule="auto"/>
        <w:ind w:firstLine="539"/>
        <w:jc w:val="both"/>
        <w:rPr>
          <w:ins w:id="2326" w:author="nnvan" w:date="2011-03-28T14:54:00Z"/>
          <w:lang w:val="pt-BR"/>
        </w:rPr>
        <w:pPrChange w:id="2327" w:author="ptnam" w:date="2011-03-25T17:37:00Z">
          <w:pPr>
            <w:spacing w:before="40" w:after="40" w:line="269" w:lineRule="auto"/>
            <w:ind w:firstLine="539"/>
            <w:jc w:val="both"/>
          </w:pPr>
        </w:pPrChange>
      </w:pPr>
      <w:ins w:id="2328" w:author="nnvan" w:date="2011-03-24T14:14:00Z">
        <w:r w:rsidRPr="008D2924">
          <w:rPr>
            <w:lang w:val="pt-BR"/>
            <w:rPrChange w:id="2329" w:author="nnvan" w:date="2011-03-28T09:07:00Z">
              <w:rPr/>
            </w:rPrChange>
          </w:rPr>
          <w:t xml:space="preserve">Chỉ số giá tiêu dùng </w:t>
        </w:r>
      </w:ins>
      <w:ins w:id="2330" w:author="nnvan" w:date="2011-03-24T19:11:00Z">
        <w:r w:rsidR="00F64301" w:rsidRPr="008D2924">
          <w:rPr>
            <w:lang w:val="pt-BR"/>
            <w:rPrChange w:id="2331" w:author="nnvan" w:date="2011-03-28T09:07:00Z">
              <w:rPr/>
            </w:rPrChange>
          </w:rPr>
          <w:t>t</w:t>
        </w:r>
      </w:ins>
      <w:ins w:id="2332" w:author="nnvan" w:date="2011-03-24T14:14:00Z">
        <w:r w:rsidRPr="008D2924">
          <w:rPr>
            <w:lang w:val="pt-BR"/>
            <w:rPrChange w:id="2333" w:author="nnvan" w:date="2011-03-28T09:07:00Z">
              <w:rPr/>
            </w:rPrChange>
          </w:rPr>
          <w:t xml:space="preserve">háng 3/2011 tăng 6,12% so với </w:t>
        </w:r>
      </w:ins>
      <w:ins w:id="2334" w:author="nnvan" w:date="2011-03-24T19:11:00Z">
        <w:r w:rsidR="00F64301" w:rsidRPr="008D2924">
          <w:rPr>
            <w:lang w:val="pt-BR"/>
            <w:rPrChange w:id="2335" w:author="nnvan" w:date="2011-03-28T09:07:00Z">
              <w:rPr/>
            </w:rPrChange>
          </w:rPr>
          <w:t>t</w:t>
        </w:r>
      </w:ins>
      <w:ins w:id="2336" w:author="nnvan" w:date="2011-03-24T14:14:00Z">
        <w:r w:rsidRPr="008D2924">
          <w:rPr>
            <w:lang w:val="pt-BR"/>
            <w:rPrChange w:id="2337" w:author="nnvan" w:date="2011-03-28T09:07:00Z">
              <w:rPr/>
            </w:rPrChange>
          </w:rPr>
          <w:t xml:space="preserve">háng 12/2010; tăng 13,89% so với cùng kỳ năm trước. Chỉ số giá tiêu dùng bình quân </w:t>
        </w:r>
      </w:ins>
      <w:ins w:id="2338" w:author="nnvan" w:date="2011-03-24T19:11:00Z">
        <w:r w:rsidR="00F64301" w:rsidRPr="008D2924">
          <w:rPr>
            <w:lang w:val="pt-BR"/>
            <w:rPrChange w:id="2339" w:author="nnvan" w:date="2011-03-28T09:07:00Z">
              <w:rPr/>
            </w:rPrChange>
          </w:rPr>
          <w:t>q</w:t>
        </w:r>
      </w:ins>
      <w:ins w:id="2340" w:author="nnvan" w:date="2011-03-24T14:14:00Z">
        <w:r w:rsidRPr="008D2924">
          <w:rPr>
            <w:lang w:val="pt-BR"/>
            <w:rPrChange w:id="2341" w:author="nnvan" w:date="2011-03-28T09:07:00Z">
              <w:rPr/>
            </w:rPrChange>
          </w:rPr>
          <w:t xml:space="preserve">uý I năm nay tăng 12,79% so với </w:t>
        </w:r>
      </w:ins>
      <w:ins w:id="2342" w:author="nnvan" w:date="2011-03-24T19:11:00Z">
        <w:r w:rsidR="00F64301" w:rsidRPr="008D2924">
          <w:rPr>
            <w:lang w:val="pt-BR"/>
            <w:rPrChange w:id="2343" w:author="nnvan" w:date="2011-03-28T09:07:00Z">
              <w:rPr/>
            </w:rPrChange>
          </w:rPr>
          <w:t xml:space="preserve">bình quân cùng kỳ </w:t>
        </w:r>
      </w:ins>
      <w:ins w:id="2344" w:author="nnvan" w:date="2011-03-24T14:14:00Z">
        <w:r w:rsidRPr="008D2924">
          <w:rPr>
            <w:lang w:val="pt-BR"/>
            <w:rPrChange w:id="2345" w:author="nnvan" w:date="2011-03-28T09:07:00Z">
              <w:rPr/>
            </w:rPrChange>
          </w:rPr>
          <w:t>năm 2010.</w:t>
        </w:r>
      </w:ins>
    </w:p>
    <w:p w14:paraId="330C9171" w14:textId="77777777" w:rsidR="00C37E22" w:rsidRPr="008D2924" w:rsidRDefault="00C37E22" w:rsidP="00C37E22">
      <w:pPr>
        <w:numPr>
          <w:ins w:id="2346" w:author="vtson" w:date="2011-03-28T14:54:00Z"/>
        </w:numPr>
        <w:spacing w:before="40" w:after="40" w:line="295" w:lineRule="auto"/>
        <w:ind w:firstLine="539"/>
        <w:jc w:val="both"/>
        <w:rPr>
          <w:ins w:id="2347" w:author="nnvan" w:date="2011-03-28T14:54:00Z"/>
          <w:b/>
          <w:i/>
          <w:lang w:val="pt-BR"/>
        </w:rPr>
      </w:pPr>
      <w:ins w:id="2348" w:author="nnvan" w:date="2011-03-28T14:58:00Z">
        <w:r>
          <w:rPr>
            <w:b/>
            <w:i/>
            <w:lang w:val="pt-BR"/>
          </w:rPr>
          <w:t>b</w:t>
        </w:r>
      </w:ins>
      <w:ins w:id="2349" w:author="nnvan" w:date="2011-03-28T14:54:00Z">
        <w:r w:rsidRPr="008D2924">
          <w:rPr>
            <w:b/>
            <w:i/>
            <w:lang w:val="pt-BR"/>
          </w:rPr>
          <w:t>. Chỉ số giá vàng và đô la Mỹ</w:t>
        </w:r>
      </w:ins>
    </w:p>
    <w:p w14:paraId="04347DB0" w14:textId="77777777" w:rsidR="00C37E22" w:rsidRPr="008D2924" w:rsidRDefault="00C37E22" w:rsidP="00C37E22">
      <w:pPr>
        <w:numPr>
          <w:ins w:id="2350" w:author="vtson" w:date="2011-03-28T14:54:00Z"/>
        </w:numPr>
        <w:spacing w:before="40" w:after="120" w:line="295" w:lineRule="auto"/>
        <w:ind w:firstLine="539"/>
        <w:jc w:val="both"/>
        <w:rPr>
          <w:ins w:id="2351" w:author="nnvan" w:date="2011-03-28T14:54:00Z"/>
          <w:lang w:val="pt-BR"/>
        </w:rPr>
      </w:pPr>
      <w:ins w:id="2352" w:author="nnvan" w:date="2011-03-28T14:54:00Z">
        <w:r w:rsidRPr="008D2924">
          <w:rPr>
            <w:lang w:val="pt-BR"/>
          </w:rPr>
          <w:t>Chỉ số giá vàng tháng 3/2011 tăng 5,0% so với tháng trước; tăng 4,58% so với tháng 12/2010; tăng 41,27% so với cùng kỳ năm trước. Chỉ số giá đô la Mỹ tháng 3/2011 tăng 3,06% so với tháng trước; tăng 3,70% so với tháng 12/2010; tăng 12,05% so với cùng kỳ năm 2010.</w:t>
        </w:r>
      </w:ins>
    </w:p>
    <w:p w14:paraId="6CC6700C" w14:textId="77777777" w:rsidR="00962103" w:rsidRPr="008D2924" w:rsidRDefault="00C37E22" w:rsidP="00664090">
      <w:pPr>
        <w:numPr>
          <w:ins w:id="2353" w:author="vtson" w:date="2011-03-28T09:02:00Z"/>
        </w:numPr>
        <w:spacing w:before="40" w:after="40" w:line="281" w:lineRule="auto"/>
        <w:ind w:firstLine="539"/>
        <w:jc w:val="both"/>
        <w:rPr>
          <w:ins w:id="2354" w:author="nnvan" w:date="2011-03-28T09:02:00Z"/>
          <w:b/>
          <w:i/>
          <w:spacing w:val="-2"/>
          <w:lang w:val="pt-BR"/>
          <w:rPrChange w:id="2355" w:author="nnvan" w:date="2011-03-28T09:07:00Z">
            <w:rPr>
              <w:ins w:id="2356" w:author="nnvan" w:date="2011-03-28T09:02:00Z"/>
              <w:spacing w:val="-2"/>
              <w:sz w:val="30"/>
              <w:szCs w:val="30"/>
              <w:lang w:val="pt-BR"/>
            </w:rPr>
          </w:rPrChange>
        </w:rPr>
        <w:pPrChange w:id="2357" w:author="ptnam" w:date="2011-03-25T17:37:00Z">
          <w:pPr>
            <w:spacing w:before="40" w:after="40" w:line="269" w:lineRule="auto"/>
            <w:ind w:firstLine="539"/>
            <w:jc w:val="both"/>
          </w:pPr>
        </w:pPrChange>
      </w:pPr>
      <w:ins w:id="2358" w:author="nnvan" w:date="2011-03-28T14:58:00Z">
        <w:r>
          <w:rPr>
            <w:b/>
            <w:i/>
            <w:spacing w:val="-2"/>
            <w:lang w:val="pt-BR"/>
          </w:rPr>
          <w:t>c</w:t>
        </w:r>
      </w:ins>
      <w:ins w:id="2359" w:author="nnvan" w:date="2011-03-28T09:02:00Z">
        <w:r w:rsidR="00962103" w:rsidRPr="008D2924">
          <w:rPr>
            <w:b/>
            <w:i/>
            <w:spacing w:val="-2"/>
            <w:lang w:val="pt-BR"/>
            <w:rPrChange w:id="2360" w:author="nnvan" w:date="2011-03-28T09:07:00Z">
              <w:rPr>
                <w:spacing w:val="-2"/>
                <w:sz w:val="30"/>
                <w:szCs w:val="30"/>
                <w:lang w:val="pt-BR"/>
              </w:rPr>
            </w:rPrChange>
          </w:rPr>
          <w:t>. Chỉ số giá sản xuất</w:t>
        </w:r>
      </w:ins>
    </w:p>
    <w:p w14:paraId="13C57585" w14:textId="77777777" w:rsidR="008B6807" w:rsidRPr="008D2924" w:rsidRDefault="008B6807" w:rsidP="00BA2B75">
      <w:pPr>
        <w:numPr>
          <w:ins w:id="2361" w:author="vtson" w:date="2011-03-25T16:57:00Z"/>
        </w:numPr>
        <w:spacing w:before="40" w:after="40" w:line="295" w:lineRule="auto"/>
        <w:ind w:firstLine="539"/>
        <w:jc w:val="both"/>
        <w:rPr>
          <w:ins w:id="2362" w:author="nnvan" w:date="2011-03-25T17:06:00Z"/>
          <w:spacing w:val="-2"/>
          <w:lang w:val="pt-BR"/>
          <w:rPrChange w:id="2363" w:author="nnvan" w:date="2011-03-28T09:07:00Z">
            <w:rPr>
              <w:ins w:id="2364" w:author="nnvan" w:date="2011-03-25T17:06:00Z"/>
            </w:rPr>
          </w:rPrChange>
        </w:rPr>
        <w:pPrChange w:id="2365" w:author="nnvan" w:date="2011-03-28T14:34:00Z">
          <w:pPr>
            <w:spacing w:before="40" w:after="40" w:line="269" w:lineRule="auto"/>
            <w:ind w:firstLine="539"/>
            <w:jc w:val="both"/>
          </w:pPr>
        </w:pPrChange>
      </w:pPr>
      <w:ins w:id="2366" w:author="nnvan" w:date="2011-03-25T16:57:00Z">
        <w:r w:rsidRPr="008D2924">
          <w:rPr>
            <w:spacing w:val="-2"/>
            <w:lang w:val="pt-BR"/>
            <w:rPrChange w:id="2367" w:author="nnvan" w:date="2011-03-28T09:07:00Z">
              <w:rPr/>
            </w:rPrChange>
          </w:rPr>
          <w:t>Chỉ số giá sản xuất nông, lâm nghiệp và thủy sản</w:t>
        </w:r>
      </w:ins>
      <w:ins w:id="2368" w:author="nnvan" w:date="2011-03-25T17:00:00Z">
        <w:r w:rsidRPr="008D2924">
          <w:rPr>
            <w:spacing w:val="-2"/>
            <w:lang w:val="pt-BR"/>
            <w:rPrChange w:id="2369" w:author="nnvan" w:date="2011-03-28T09:07:00Z">
              <w:rPr/>
            </w:rPrChange>
          </w:rPr>
          <w:t xml:space="preserve"> quý I/2011 tăng 9,69% so với quý trước và tăng 23,12% so với cùng kỳ năm 2010. Chỉ số giá sản xuất công nghiệp quý I/2011 tăng 5,05% so với </w:t>
        </w:r>
      </w:ins>
      <w:ins w:id="2370" w:author="nnvan" w:date="2011-03-25T17:01:00Z">
        <w:r w:rsidRPr="008D2924">
          <w:rPr>
            <w:spacing w:val="-2"/>
            <w:lang w:val="pt-BR"/>
            <w:rPrChange w:id="2371" w:author="nnvan" w:date="2011-03-28T09:07:00Z">
              <w:rPr/>
            </w:rPrChange>
          </w:rPr>
          <w:t xml:space="preserve">quý trước và tăng 14,9% so với cùng kỳ năm trước. </w:t>
        </w:r>
      </w:ins>
      <w:ins w:id="2372" w:author="nnvan" w:date="2011-03-25T17:02:00Z">
        <w:r w:rsidRPr="008D2924">
          <w:rPr>
            <w:spacing w:val="-2"/>
            <w:lang w:val="pt-BR"/>
            <w:rPrChange w:id="2373" w:author="nnvan" w:date="2011-03-28T09:07:00Z">
              <w:rPr/>
            </w:rPrChange>
          </w:rPr>
          <w:t xml:space="preserve">Chỉ số giá nguyên nhiên vật liệu dùng cho sản xuất quý I/2011 tăng </w:t>
        </w:r>
        <w:r w:rsidR="00AE0B92" w:rsidRPr="008D2924">
          <w:rPr>
            <w:spacing w:val="-2"/>
            <w:lang w:val="pt-BR"/>
            <w:rPrChange w:id="2374" w:author="nnvan" w:date="2011-03-28T09:07:00Z">
              <w:rPr/>
            </w:rPrChange>
          </w:rPr>
          <w:t>5,91% so với quý trước và tăng 15,</w:t>
        </w:r>
      </w:ins>
      <w:ins w:id="2375" w:author="nnvan" w:date="2011-03-25T17:03:00Z">
        <w:r w:rsidR="00AE0B92" w:rsidRPr="008D2924">
          <w:rPr>
            <w:spacing w:val="-2"/>
            <w:lang w:val="pt-BR"/>
            <w:rPrChange w:id="2376" w:author="nnvan" w:date="2011-03-28T09:07:00Z">
              <w:rPr/>
            </w:rPrChange>
          </w:rPr>
          <w:t xml:space="preserve">23% so với cùng kỳ năm trước. Chỉ số giá xuất khẩu quý I/2011 tăng 4,48% so với quý trước và tăng 9,89% so với cùng kỳ năm 2010. Chỉ số giá nhập khẩu quý I/2011 tăng </w:t>
        </w:r>
      </w:ins>
      <w:ins w:id="2377" w:author="nnvan" w:date="2011-03-25T17:14:00Z">
        <w:r w:rsidR="00A407AE" w:rsidRPr="008D2924">
          <w:rPr>
            <w:spacing w:val="-2"/>
            <w:lang w:val="pt-BR"/>
            <w:rPrChange w:id="2378" w:author="nnvan" w:date="2011-03-28T09:07:00Z">
              <w:rPr/>
            </w:rPrChange>
          </w:rPr>
          <w:t>3,3</w:t>
        </w:r>
      </w:ins>
      <w:ins w:id="2379" w:author="nnvan" w:date="2011-03-25T17:03:00Z">
        <w:r w:rsidR="00AE0B92" w:rsidRPr="008D2924">
          <w:rPr>
            <w:spacing w:val="-2"/>
            <w:lang w:val="pt-BR"/>
            <w:rPrChange w:id="2380" w:author="nnvan" w:date="2011-03-28T09:07:00Z">
              <w:rPr/>
            </w:rPrChange>
          </w:rPr>
          <w:t>8% so với quý tr</w:t>
        </w:r>
      </w:ins>
      <w:ins w:id="2381" w:author="nnvan" w:date="2011-03-25T17:06:00Z">
        <w:r w:rsidR="00AE0B92" w:rsidRPr="008D2924">
          <w:rPr>
            <w:spacing w:val="-2"/>
            <w:lang w:val="pt-BR"/>
            <w:rPrChange w:id="2382" w:author="nnvan" w:date="2011-03-28T09:07:00Z">
              <w:rPr/>
            </w:rPrChange>
          </w:rPr>
          <w:t>ước</w:t>
        </w:r>
      </w:ins>
      <w:ins w:id="2383" w:author="nnvan" w:date="2011-03-25T17:03:00Z">
        <w:r w:rsidR="00AE0B92" w:rsidRPr="008D2924">
          <w:rPr>
            <w:spacing w:val="-2"/>
            <w:lang w:val="pt-BR"/>
            <w:rPrChange w:id="2384" w:author="nnvan" w:date="2011-03-28T09:07:00Z">
              <w:rPr/>
            </w:rPrChange>
          </w:rPr>
          <w:t xml:space="preserve"> và tăng 7,99% so với cùng kỳ năm trước. Chỉ số giá cước vận tải quý I/2011 tăng 5,</w:t>
        </w:r>
      </w:ins>
      <w:ins w:id="2385" w:author="nnvan" w:date="2011-03-25T17:14:00Z">
        <w:r w:rsidR="00A407AE" w:rsidRPr="008D2924">
          <w:rPr>
            <w:spacing w:val="-2"/>
            <w:lang w:val="pt-BR"/>
            <w:rPrChange w:id="2386" w:author="nnvan" w:date="2011-03-28T09:07:00Z">
              <w:rPr/>
            </w:rPrChange>
          </w:rPr>
          <w:t>8</w:t>
        </w:r>
      </w:ins>
      <w:ins w:id="2387" w:author="nnvan" w:date="2011-03-25T17:03:00Z">
        <w:r w:rsidR="00AE0B92" w:rsidRPr="008D2924">
          <w:rPr>
            <w:spacing w:val="-2"/>
            <w:lang w:val="pt-BR"/>
            <w:rPrChange w:id="2388" w:author="nnvan" w:date="2011-03-28T09:07:00Z">
              <w:rPr/>
            </w:rPrChange>
          </w:rPr>
          <w:t>6% so với quý trước và tăng 11,4</w:t>
        </w:r>
      </w:ins>
      <w:ins w:id="2389" w:author="nnvan" w:date="2011-03-25T17:15:00Z">
        <w:r w:rsidR="00A407AE" w:rsidRPr="008D2924">
          <w:rPr>
            <w:spacing w:val="-2"/>
            <w:lang w:val="pt-BR"/>
            <w:rPrChange w:id="2390" w:author="nnvan" w:date="2011-03-28T09:07:00Z">
              <w:rPr/>
            </w:rPrChange>
          </w:rPr>
          <w:t>7</w:t>
        </w:r>
      </w:ins>
      <w:ins w:id="2391" w:author="nnvan" w:date="2011-03-25T17:03:00Z">
        <w:r w:rsidR="00AE0B92" w:rsidRPr="008D2924">
          <w:rPr>
            <w:spacing w:val="-2"/>
            <w:lang w:val="pt-BR"/>
            <w:rPrChange w:id="2392" w:author="nnvan" w:date="2011-03-28T09:07:00Z">
              <w:rPr/>
            </w:rPrChange>
          </w:rPr>
          <w:t>% so với cùng kỳ năm 2010.</w:t>
        </w:r>
      </w:ins>
    </w:p>
    <w:p w14:paraId="193A3E38" w14:textId="77777777" w:rsidR="00964316" w:rsidRPr="008D2924" w:rsidRDefault="00C246F7" w:rsidP="00BA2B75">
      <w:pPr>
        <w:numPr>
          <w:ins w:id="2393" w:author="vtson" w:date="2011-03-25T12:35:00Z"/>
        </w:numPr>
        <w:spacing w:before="40" w:after="40" w:line="295" w:lineRule="auto"/>
        <w:ind w:firstLine="540"/>
        <w:jc w:val="both"/>
        <w:rPr>
          <w:ins w:id="2394" w:author="nnvan" w:date="2011-03-25T12:35:00Z"/>
          <w:b/>
          <w:lang w:val="pt-BR"/>
          <w:rPrChange w:id="2395" w:author="nnvan" w:date="2011-03-28T09:07:00Z">
            <w:rPr>
              <w:ins w:id="2396" w:author="nnvan" w:date="2011-03-25T12:35:00Z"/>
              <w:b/>
            </w:rPr>
          </w:rPrChange>
        </w:rPr>
        <w:pPrChange w:id="2397" w:author="nnvan" w:date="2011-03-28T14:34:00Z">
          <w:pPr>
            <w:spacing w:before="40" w:after="40" w:line="288" w:lineRule="auto"/>
            <w:ind w:left="1078" w:hanging="539"/>
            <w:jc w:val="both"/>
          </w:pPr>
        </w:pPrChange>
      </w:pPr>
      <w:ins w:id="2398" w:author="nnvan" w:date="2011-03-25T16:54:00Z">
        <w:r w:rsidRPr="008D2924">
          <w:rPr>
            <w:b/>
            <w:lang w:val="pt-BR"/>
            <w:rPrChange w:id="2399" w:author="nnvan" w:date="2011-03-28T09:07:00Z">
              <w:rPr>
                <w:b/>
              </w:rPr>
            </w:rPrChange>
          </w:rPr>
          <w:t>I</w:t>
        </w:r>
      </w:ins>
      <w:ins w:id="2400" w:author="nnvan" w:date="2011-03-25T12:35:00Z">
        <w:r w:rsidR="00964316" w:rsidRPr="008D2924">
          <w:rPr>
            <w:b/>
            <w:lang w:val="pt-BR"/>
            <w:rPrChange w:id="2401" w:author="nnvan" w:date="2011-03-28T09:07:00Z">
              <w:rPr>
                <w:b/>
              </w:rPr>
            </w:rPrChange>
          </w:rPr>
          <w:t xml:space="preserve">II.  </w:t>
        </w:r>
      </w:ins>
      <w:ins w:id="2402" w:author="nnvan" w:date="2011-03-25T12:36:00Z">
        <w:r w:rsidR="00964316" w:rsidRPr="008D2924">
          <w:rPr>
            <w:b/>
            <w:lang w:val="pt-BR"/>
            <w:rPrChange w:id="2403" w:author="nnvan" w:date="2011-03-28T09:07:00Z">
              <w:rPr>
                <w:b/>
              </w:rPr>
            </w:rPrChange>
          </w:rPr>
          <w:t>MỘT SỐ VẤN ĐỀ XÃ HỘI</w:t>
        </w:r>
      </w:ins>
    </w:p>
    <w:p w14:paraId="6A71A815" w14:textId="77777777" w:rsidR="00213320" w:rsidRPr="008D2924" w:rsidDel="00563152" w:rsidRDefault="00964316" w:rsidP="00BA2B75">
      <w:pPr>
        <w:numPr>
          <w:ins w:id="2404" w:author="vtson" w:date="2011-03-24T14:14:00Z"/>
        </w:numPr>
        <w:spacing w:before="40" w:after="40" w:line="295" w:lineRule="auto"/>
        <w:ind w:firstLine="540"/>
        <w:jc w:val="both"/>
        <w:rPr>
          <w:del w:id="2405" w:author="nnvan" w:date="2011-03-25T12:16:00Z"/>
          <w:b/>
          <w:bCs/>
          <w:rPrChange w:id="2406" w:author="nnvan" w:date="2011-03-28T09:07:00Z">
            <w:rPr>
              <w:del w:id="2407" w:author="nnvan" w:date="2011-03-25T12:16:00Z"/>
              <w:bCs/>
              <w:sz w:val="32"/>
              <w:szCs w:val="32"/>
            </w:rPr>
          </w:rPrChange>
        </w:rPr>
        <w:pPrChange w:id="2408" w:author="nnvan" w:date="2011-03-28T14:34:00Z">
          <w:pPr>
            <w:spacing w:before="40" w:after="40" w:line="269" w:lineRule="auto"/>
            <w:ind w:firstLine="539"/>
            <w:jc w:val="both"/>
          </w:pPr>
        </w:pPrChange>
      </w:pPr>
      <w:ins w:id="2409" w:author="nnvan" w:date="2011-03-25T12:36:00Z">
        <w:r w:rsidRPr="008D2924">
          <w:rPr>
            <w:b/>
            <w:bCs/>
            <w:rPrChange w:id="2410" w:author="nnvan" w:date="2011-03-28T09:07:00Z">
              <w:rPr>
                <w:bCs/>
              </w:rPr>
            </w:rPrChange>
          </w:rPr>
          <w:t xml:space="preserve">1. </w:t>
        </w:r>
      </w:ins>
    </w:p>
    <w:p w14:paraId="254A213F" w14:textId="77777777" w:rsidR="004E64EC" w:rsidRPr="008D2924" w:rsidDel="00964316" w:rsidRDefault="004E64EC" w:rsidP="00BA2B75">
      <w:pPr>
        <w:spacing w:before="40" w:after="40" w:line="295" w:lineRule="auto"/>
        <w:ind w:firstLine="540"/>
        <w:jc w:val="both"/>
        <w:rPr>
          <w:del w:id="2411" w:author="nnvan" w:date="2011-03-25T12:33:00Z"/>
          <w:b/>
          <w:lang w:val="fr-FR"/>
          <w:rPrChange w:id="2412" w:author="nnvan" w:date="2011-03-28T09:07:00Z">
            <w:rPr>
              <w:del w:id="2413" w:author="nnvan" w:date="2011-03-25T12:33:00Z"/>
              <w:b/>
              <w:i/>
              <w:sz w:val="32"/>
              <w:szCs w:val="32"/>
              <w:lang w:val="fr-FR"/>
            </w:rPr>
          </w:rPrChange>
        </w:rPr>
        <w:pPrChange w:id="2414" w:author="nnvan" w:date="2011-03-28T14:34:00Z">
          <w:pPr>
            <w:spacing w:before="40" w:after="40" w:line="298" w:lineRule="auto"/>
            <w:ind w:firstLine="567"/>
            <w:jc w:val="both"/>
          </w:pPr>
        </w:pPrChange>
      </w:pPr>
      <w:del w:id="2415" w:author="nnvan" w:date="2011-03-25T12:33:00Z">
        <w:r w:rsidRPr="008D2924" w:rsidDel="00964316">
          <w:rPr>
            <w:b/>
            <w:lang w:val="fr-FR"/>
            <w:rPrChange w:id="2416" w:author="nnvan" w:date="2011-03-28T09:07:00Z">
              <w:rPr>
                <w:b/>
                <w:i/>
                <w:sz w:val="32"/>
                <w:szCs w:val="32"/>
                <w:lang w:val="fr-FR"/>
              </w:rPr>
            </w:rPrChange>
          </w:rPr>
          <w:delText>1. Xuất khẩu hàng hoá</w:delText>
        </w:r>
      </w:del>
    </w:p>
    <w:p w14:paraId="27EA2BC7" w14:textId="77777777" w:rsidR="004E64EC" w:rsidRPr="008D2924" w:rsidDel="00964316" w:rsidRDefault="004E64EC" w:rsidP="00BA2B75">
      <w:pPr>
        <w:spacing w:before="40" w:after="40" w:line="295" w:lineRule="auto"/>
        <w:ind w:firstLine="540"/>
        <w:jc w:val="both"/>
        <w:rPr>
          <w:del w:id="2417" w:author="nnvan" w:date="2011-03-25T12:33:00Z"/>
          <w:b/>
          <w:lang w:val="fr-FR"/>
          <w:rPrChange w:id="2418" w:author="nnvan" w:date="2011-03-28T09:07:00Z">
            <w:rPr>
              <w:del w:id="2419" w:author="nnvan" w:date="2011-03-25T12:33:00Z"/>
              <w:sz w:val="32"/>
              <w:szCs w:val="32"/>
              <w:lang w:val="fr-FR"/>
            </w:rPr>
          </w:rPrChange>
        </w:rPr>
        <w:pPrChange w:id="2420" w:author="nnvan" w:date="2011-03-28T14:34:00Z">
          <w:pPr>
            <w:spacing w:before="40" w:after="40" w:line="298" w:lineRule="auto"/>
            <w:ind w:firstLine="567"/>
            <w:jc w:val="both"/>
          </w:pPr>
        </w:pPrChange>
      </w:pPr>
      <w:del w:id="2421" w:author="nnvan" w:date="2011-03-25T12:33:00Z">
        <w:r w:rsidRPr="008D2924" w:rsidDel="00964316">
          <w:rPr>
            <w:b/>
            <w:lang w:val="fr-FR"/>
            <w:rPrChange w:id="2422" w:author="nnvan" w:date="2011-03-28T09:07:00Z">
              <w:rPr>
                <w:sz w:val="32"/>
                <w:szCs w:val="32"/>
                <w:lang w:val="fr-FR"/>
              </w:rPr>
            </w:rPrChange>
          </w:rPr>
          <w:delText xml:space="preserve">Kim ngạch hàng hóa xuất khẩu tháng 3/2011 ước tính đạt 7,1 tỷ USD, tăng 45,4% so với tháng trước và </w:delText>
        </w:r>
      </w:del>
      <w:del w:id="2423" w:author="nnvan" w:date="2011-03-25T11:36:00Z">
        <w:r w:rsidRPr="008D2924" w:rsidDel="005A5569">
          <w:rPr>
            <w:b/>
            <w:highlight w:val="yellow"/>
            <w:lang w:val="fr-FR"/>
            <w:rPrChange w:id="2424" w:author="nnvan" w:date="2011-03-28T09:07:00Z">
              <w:rPr>
                <w:sz w:val="32"/>
                <w:szCs w:val="32"/>
                <w:highlight w:val="yellow"/>
                <w:lang w:val="fr-FR"/>
              </w:rPr>
            </w:rPrChange>
          </w:rPr>
          <w:delText>...</w:delText>
        </w:r>
        <w:r w:rsidRPr="008D2924" w:rsidDel="005A5569">
          <w:rPr>
            <w:b/>
            <w:lang w:val="fr-FR"/>
            <w:rPrChange w:id="2425" w:author="nnvan" w:date="2011-03-28T09:07:00Z">
              <w:rPr>
                <w:sz w:val="32"/>
                <w:szCs w:val="32"/>
                <w:lang w:val="fr-FR"/>
              </w:rPr>
            </w:rPrChange>
          </w:rPr>
          <w:delText xml:space="preserve"> % </w:delText>
        </w:r>
      </w:del>
      <w:del w:id="2426" w:author="nnvan" w:date="2011-03-25T12:33:00Z">
        <w:r w:rsidRPr="008D2924" w:rsidDel="00964316">
          <w:rPr>
            <w:b/>
            <w:lang w:val="fr-FR"/>
            <w:rPrChange w:id="2427" w:author="nnvan" w:date="2011-03-28T09:07:00Z">
              <w:rPr>
                <w:sz w:val="32"/>
                <w:szCs w:val="32"/>
                <w:lang w:val="fr-FR"/>
              </w:rPr>
            </w:rPrChange>
          </w:rPr>
          <w:delText xml:space="preserve">so với cùng kỳ năm trước. Tính chung quý I/2011, kim ngạch hàng hóa xuất khẩu đạt 19,2 tỷ USD, tăng 33,7% so với cùng kỳ năm trước, bao gồm khu vực kinh tế trong nước đạt 8,8 tỷ USD, tăng 40,1%; khu vực có vốn đầu tư nước ngoài (kể cả dầu thô) đạt 10,4 tỷ USD, tăng 28,7%. </w:delText>
        </w:r>
      </w:del>
    </w:p>
    <w:p w14:paraId="5D9E4C7B" w14:textId="77777777" w:rsidR="005A5569" w:rsidRPr="008D2924" w:rsidDel="00964316" w:rsidRDefault="004E64EC" w:rsidP="00BA2B75">
      <w:pPr>
        <w:numPr>
          <w:ins w:id="2428" w:author="vtson" w:date="2011-03-25T11:37:00Z"/>
        </w:numPr>
        <w:spacing w:before="40" w:after="40" w:line="295" w:lineRule="auto"/>
        <w:ind w:firstLine="540"/>
        <w:jc w:val="both"/>
        <w:rPr>
          <w:del w:id="2429" w:author="nnvan" w:date="2011-03-25T12:33:00Z"/>
          <w:b/>
          <w:lang w:val="fr-FR"/>
          <w:rPrChange w:id="2430" w:author="nnvan" w:date="2011-03-28T09:07:00Z">
            <w:rPr>
              <w:del w:id="2431" w:author="nnvan" w:date="2011-03-25T12:33:00Z"/>
              <w:sz w:val="32"/>
              <w:szCs w:val="32"/>
              <w:lang w:val="fr-FR"/>
            </w:rPr>
          </w:rPrChange>
        </w:rPr>
        <w:pPrChange w:id="2432" w:author="nnvan" w:date="2011-03-28T14:34:00Z">
          <w:pPr>
            <w:spacing w:before="120" w:line="312" w:lineRule="auto"/>
            <w:ind w:firstLine="720"/>
            <w:jc w:val="both"/>
          </w:pPr>
        </w:pPrChange>
      </w:pPr>
      <w:del w:id="2433" w:author="nnvan" w:date="2011-03-25T11:38:00Z">
        <w:r w:rsidRPr="008D2924" w:rsidDel="005A5569">
          <w:rPr>
            <w:b/>
            <w:lang w:val="fr-FR"/>
            <w:rPrChange w:id="2434" w:author="nnvan" w:date="2011-03-28T09:07:00Z">
              <w:rPr>
                <w:sz w:val="32"/>
                <w:szCs w:val="32"/>
                <w:highlight w:val="yellow"/>
                <w:lang w:val="fr-FR"/>
              </w:rPr>
            </w:rPrChange>
          </w:rPr>
          <w:delText>Cơ cấu nhóm hàng xuất khẩu quý I/2011</w:delText>
        </w:r>
        <w:r w:rsidRPr="008D2924" w:rsidDel="005A5569">
          <w:rPr>
            <w:b/>
            <w:lang w:val="fr-FR"/>
            <w:rPrChange w:id="2435" w:author="nnvan" w:date="2011-03-28T09:07:00Z">
              <w:rPr>
                <w:sz w:val="32"/>
                <w:szCs w:val="32"/>
                <w:lang w:val="fr-FR"/>
              </w:rPr>
            </w:rPrChange>
          </w:rPr>
          <w:delText xml:space="preserve"> </w:delText>
        </w:r>
      </w:del>
    </w:p>
    <w:p w14:paraId="1CE8E6B3" w14:textId="77777777" w:rsidR="000D637F" w:rsidRPr="008D2924" w:rsidDel="00964316" w:rsidRDefault="004E64EC" w:rsidP="00BA2B75">
      <w:pPr>
        <w:spacing w:before="40" w:after="40" w:line="295" w:lineRule="auto"/>
        <w:ind w:firstLine="540"/>
        <w:jc w:val="both"/>
        <w:rPr>
          <w:del w:id="2436" w:author="nnvan" w:date="2011-03-25T12:33:00Z"/>
          <w:b/>
          <w:lang w:val="fr-FR"/>
          <w:rPrChange w:id="2437" w:author="nnvan" w:date="2011-03-28T09:07:00Z">
            <w:rPr>
              <w:del w:id="2438" w:author="nnvan" w:date="2011-03-25T12:33:00Z"/>
              <w:b/>
              <w:sz w:val="32"/>
              <w:szCs w:val="32"/>
              <w:lang w:val="fr-FR"/>
            </w:rPr>
          </w:rPrChange>
        </w:rPr>
        <w:pPrChange w:id="2439" w:author="nnvan" w:date="2011-03-28T14:34:00Z">
          <w:pPr>
            <w:spacing w:before="40" w:after="40" w:line="298" w:lineRule="auto"/>
            <w:ind w:firstLine="567"/>
            <w:jc w:val="both"/>
          </w:pPr>
        </w:pPrChange>
      </w:pPr>
      <w:del w:id="2440" w:author="nnvan" w:date="2011-03-25T12:33:00Z">
        <w:r w:rsidRPr="008D2924" w:rsidDel="00964316">
          <w:rPr>
            <w:b/>
            <w:lang w:val="fr-FR"/>
            <w:rPrChange w:id="2441" w:author="nnvan" w:date="2011-03-28T09:07:00Z">
              <w:rPr>
                <w:sz w:val="32"/>
                <w:szCs w:val="32"/>
                <w:lang w:val="fr-FR"/>
              </w:rPr>
            </w:rPrChange>
          </w:rPr>
          <w:delText xml:space="preserve">Trong quý I năm nay, một số mặt hàng xuất khẩu </w:delText>
        </w:r>
        <w:r w:rsidR="00FB37C4" w:rsidRPr="008D2924" w:rsidDel="00964316">
          <w:rPr>
            <w:b/>
            <w:lang w:val="fr-FR"/>
            <w:rPrChange w:id="2442" w:author="nnvan" w:date="2011-03-28T09:07:00Z">
              <w:rPr>
                <w:sz w:val="32"/>
                <w:szCs w:val="32"/>
                <w:lang w:val="fr-FR"/>
              </w:rPr>
            </w:rPrChange>
          </w:rPr>
          <w:delText>có</w:delText>
        </w:r>
        <w:r w:rsidR="00A24BCD" w:rsidRPr="008D2924" w:rsidDel="00964316">
          <w:rPr>
            <w:b/>
            <w:lang w:val="fr-FR"/>
            <w:rPrChange w:id="2443" w:author="nnvan" w:date="2011-03-28T09:07:00Z">
              <w:rPr>
                <w:sz w:val="32"/>
                <w:szCs w:val="32"/>
                <w:lang w:val="fr-FR"/>
              </w:rPr>
            </w:rPrChange>
          </w:rPr>
          <w:delText xml:space="preserve"> kim ngạch trên 1 tỷ USD </w:delText>
        </w:r>
        <w:r w:rsidR="00FB37C4" w:rsidRPr="008D2924" w:rsidDel="00964316">
          <w:rPr>
            <w:b/>
            <w:lang w:val="fr-FR"/>
            <w:rPrChange w:id="2444" w:author="nnvan" w:date="2011-03-28T09:07:00Z">
              <w:rPr>
                <w:sz w:val="32"/>
                <w:szCs w:val="32"/>
                <w:lang w:val="fr-FR"/>
              </w:rPr>
            </w:rPrChange>
          </w:rPr>
          <w:delText>đạt</w:delText>
        </w:r>
        <w:r w:rsidR="00A24BCD" w:rsidRPr="008D2924" w:rsidDel="00964316">
          <w:rPr>
            <w:b/>
            <w:lang w:val="fr-FR"/>
            <w:rPrChange w:id="2445" w:author="nnvan" w:date="2011-03-28T09:07:00Z">
              <w:rPr>
                <w:sz w:val="32"/>
                <w:szCs w:val="32"/>
                <w:lang w:val="fr-FR"/>
              </w:rPr>
            </w:rPrChange>
          </w:rPr>
          <w:delText xml:space="preserve"> </w:delText>
        </w:r>
        <w:r w:rsidRPr="008D2924" w:rsidDel="00964316">
          <w:rPr>
            <w:b/>
            <w:lang w:val="fr-FR"/>
            <w:rPrChange w:id="2446" w:author="nnvan" w:date="2011-03-28T09:07:00Z">
              <w:rPr>
                <w:sz w:val="32"/>
                <w:szCs w:val="32"/>
                <w:lang w:val="fr-FR"/>
              </w:rPr>
            </w:rPrChange>
          </w:rPr>
          <w:delText xml:space="preserve">mức tăng cao là: Hàng dệt may đạt 2,8 tỷ USD, tăng 27,9% so với cùng kỳ năm trước; dầu thô 1,6 tỷ USD, tăng 15,7%; giày dép đạt 1,3 tỷ USD, tăng 29,7%; thủy sản đạt 1,1 tỷ USD, tăng 30,5%; cà phê đạt 1 tỷ USD, tăng 115,1%. </w:delText>
        </w:r>
        <w:r w:rsidR="00A24BCD" w:rsidRPr="008D2924" w:rsidDel="00964316">
          <w:rPr>
            <w:b/>
            <w:lang w:val="fr-FR"/>
            <w:rPrChange w:id="2447" w:author="nnvan" w:date="2011-03-28T09:07:00Z">
              <w:rPr>
                <w:sz w:val="32"/>
                <w:szCs w:val="32"/>
                <w:lang w:val="fr-FR"/>
              </w:rPr>
            </w:rPrChange>
          </w:rPr>
          <w:delText>M</w:delText>
        </w:r>
        <w:r w:rsidRPr="008D2924" w:rsidDel="00964316">
          <w:rPr>
            <w:b/>
            <w:lang w:val="fr-FR"/>
            <w:rPrChange w:id="2448" w:author="nnvan" w:date="2011-03-28T09:07:00Z">
              <w:rPr>
                <w:sz w:val="32"/>
                <w:szCs w:val="32"/>
                <w:lang w:val="fr-FR"/>
              </w:rPr>
            </w:rPrChange>
          </w:rPr>
          <w:delText xml:space="preserve">ột số mặt hàng xuất khẩu khác có kim ngạch tương đối </w:delText>
        </w:r>
        <w:r w:rsidR="00FB37C4" w:rsidRPr="008D2924" w:rsidDel="00964316">
          <w:rPr>
            <w:b/>
            <w:lang w:val="fr-FR"/>
            <w:rPrChange w:id="2449" w:author="nnvan" w:date="2011-03-28T09:07:00Z">
              <w:rPr>
                <w:sz w:val="32"/>
                <w:szCs w:val="32"/>
                <w:lang w:val="fr-FR"/>
              </w:rPr>
            </w:rPrChange>
          </w:rPr>
          <w:delText xml:space="preserve">lớn </w:delText>
        </w:r>
        <w:r w:rsidRPr="008D2924" w:rsidDel="00964316">
          <w:rPr>
            <w:b/>
            <w:lang w:val="fr-FR"/>
            <w:rPrChange w:id="2450" w:author="nnvan" w:date="2011-03-28T09:07:00Z">
              <w:rPr>
                <w:sz w:val="32"/>
                <w:szCs w:val="32"/>
                <w:lang w:val="fr-FR"/>
              </w:rPr>
            </w:rPrChange>
          </w:rPr>
          <w:delText>đạt mức tăng</w:delText>
        </w:r>
        <w:r w:rsidR="00B137CB" w:rsidRPr="008D2924" w:rsidDel="00964316">
          <w:rPr>
            <w:b/>
            <w:lang w:val="fr-FR"/>
            <w:rPrChange w:id="2451" w:author="nnvan" w:date="2011-03-28T09:07:00Z">
              <w:rPr>
                <w:sz w:val="32"/>
                <w:szCs w:val="32"/>
                <w:lang w:val="fr-FR"/>
              </w:rPr>
            </w:rPrChange>
          </w:rPr>
          <w:delText xml:space="preserve"> khá là</w:delText>
        </w:r>
        <w:r w:rsidRPr="008D2924" w:rsidDel="00964316">
          <w:rPr>
            <w:b/>
            <w:lang w:val="fr-FR"/>
            <w:rPrChange w:id="2452" w:author="nnvan" w:date="2011-03-28T09:07:00Z">
              <w:rPr>
                <w:sz w:val="32"/>
                <w:szCs w:val="32"/>
                <w:lang w:val="fr-FR"/>
              </w:rPr>
            </w:rPrChange>
          </w:rPr>
          <w:delText>: Gạo đạt 849 triệu USD, tăng 7,3%; gỗ và sản phẩm gỗ đạt 816 triệu USD, tăng 9,2%; điện tử máy tính đạt 791 triệu USD, tăng 13,1%; máy móc</w:delText>
        </w:r>
        <w:r w:rsidR="00B137CB" w:rsidRPr="008D2924" w:rsidDel="00964316">
          <w:rPr>
            <w:b/>
            <w:lang w:val="fr-FR"/>
            <w:rPrChange w:id="2453" w:author="nnvan" w:date="2011-03-28T09:07:00Z">
              <w:rPr>
                <w:sz w:val="32"/>
                <w:szCs w:val="32"/>
                <w:lang w:val="fr-FR"/>
              </w:rPr>
            </w:rPrChange>
          </w:rPr>
          <w:delText>,</w:delText>
        </w:r>
        <w:r w:rsidRPr="008D2924" w:rsidDel="00964316">
          <w:rPr>
            <w:b/>
            <w:lang w:val="fr-FR"/>
            <w:rPrChange w:id="2454" w:author="nnvan" w:date="2011-03-28T09:07:00Z">
              <w:rPr>
                <w:sz w:val="32"/>
                <w:szCs w:val="32"/>
                <w:lang w:val="fr-FR"/>
              </w:rPr>
            </w:rPrChange>
          </w:rPr>
          <w:delText xml:space="preserve"> thiết bị, dụng cụ phụ tùng đạt 782 triệu USD, tăng 20,1%; cao su 774 triệu USD, tăng 134,1%</w:delText>
        </w:r>
        <w:r w:rsidR="000D637F" w:rsidRPr="008D2924" w:rsidDel="00964316">
          <w:rPr>
            <w:b/>
            <w:lang w:val="fr-FR"/>
            <w:rPrChange w:id="2455" w:author="nnvan" w:date="2011-03-28T09:07:00Z">
              <w:rPr>
                <w:sz w:val="32"/>
                <w:szCs w:val="32"/>
                <w:lang w:val="fr-FR"/>
              </w:rPr>
            </w:rPrChange>
          </w:rPr>
          <w:delText>.</w:delText>
        </w:r>
        <w:r w:rsidR="00B137CB" w:rsidRPr="008D2924" w:rsidDel="00964316">
          <w:rPr>
            <w:b/>
            <w:lang w:val="fr-FR"/>
            <w:rPrChange w:id="2456" w:author="nnvan" w:date="2011-03-28T09:07:00Z">
              <w:rPr>
                <w:sz w:val="32"/>
                <w:szCs w:val="32"/>
                <w:lang w:val="fr-FR"/>
              </w:rPr>
            </w:rPrChange>
          </w:rPr>
          <w:delText xml:space="preserve"> </w:delText>
        </w:r>
        <w:r w:rsidRPr="008D2924" w:rsidDel="00964316">
          <w:rPr>
            <w:b/>
            <w:lang w:val="fr-FR"/>
            <w:rPrChange w:id="2457" w:author="nnvan" w:date="2011-03-28T09:07:00Z">
              <w:rPr>
                <w:b/>
                <w:sz w:val="32"/>
                <w:szCs w:val="32"/>
                <w:lang w:val="fr-FR"/>
              </w:rPr>
            </w:rPrChange>
          </w:rPr>
          <w:delText xml:space="preserve"> </w:delText>
        </w:r>
      </w:del>
    </w:p>
    <w:p w14:paraId="2DE7169A" w14:textId="77777777" w:rsidR="004E64EC" w:rsidRPr="008D2924" w:rsidDel="00964316" w:rsidRDefault="004E64EC" w:rsidP="00BA2B75">
      <w:pPr>
        <w:spacing w:before="40" w:after="40" w:line="295" w:lineRule="auto"/>
        <w:ind w:firstLine="540"/>
        <w:jc w:val="both"/>
        <w:rPr>
          <w:del w:id="2458" w:author="nnvan" w:date="2011-03-25T12:33:00Z"/>
          <w:b/>
          <w:lang w:val="fr-FR"/>
          <w:rPrChange w:id="2459" w:author="nnvan" w:date="2011-03-28T09:07:00Z">
            <w:rPr>
              <w:del w:id="2460" w:author="nnvan" w:date="2011-03-25T12:33:00Z"/>
              <w:b/>
              <w:i/>
              <w:sz w:val="32"/>
              <w:szCs w:val="32"/>
              <w:lang w:val="fr-FR"/>
            </w:rPr>
          </w:rPrChange>
        </w:rPr>
        <w:pPrChange w:id="2461" w:author="nnvan" w:date="2011-03-28T14:34:00Z">
          <w:pPr>
            <w:spacing w:before="40" w:after="40" w:line="288" w:lineRule="auto"/>
            <w:ind w:firstLine="567"/>
            <w:jc w:val="both"/>
          </w:pPr>
        </w:pPrChange>
      </w:pPr>
      <w:del w:id="2462" w:author="nnvan" w:date="2011-03-25T12:33:00Z">
        <w:r w:rsidRPr="008D2924" w:rsidDel="00964316">
          <w:rPr>
            <w:b/>
            <w:lang w:val="fr-FR"/>
            <w:rPrChange w:id="2463" w:author="nnvan" w:date="2011-03-28T09:07:00Z">
              <w:rPr>
                <w:b/>
                <w:i/>
                <w:sz w:val="32"/>
                <w:szCs w:val="32"/>
                <w:lang w:val="fr-FR"/>
              </w:rPr>
            </w:rPrChange>
          </w:rPr>
          <w:delText>Nhập khẩu hàng hoá</w:delText>
        </w:r>
      </w:del>
    </w:p>
    <w:p w14:paraId="155AE6EB" w14:textId="77777777" w:rsidR="004E64EC" w:rsidRPr="008D2924" w:rsidDel="00964316" w:rsidRDefault="004E64EC" w:rsidP="00BA2B75">
      <w:pPr>
        <w:spacing w:before="40" w:after="40" w:line="295" w:lineRule="auto"/>
        <w:ind w:firstLine="540"/>
        <w:jc w:val="both"/>
        <w:rPr>
          <w:del w:id="2464" w:author="nnvan" w:date="2011-03-25T12:33:00Z"/>
          <w:b/>
          <w:lang w:val="fr-FR"/>
          <w:rPrChange w:id="2465" w:author="nnvan" w:date="2011-03-28T09:07:00Z">
            <w:rPr>
              <w:del w:id="2466" w:author="nnvan" w:date="2011-03-25T12:33:00Z"/>
              <w:sz w:val="32"/>
              <w:szCs w:val="32"/>
              <w:lang w:val="fr-FR"/>
            </w:rPr>
          </w:rPrChange>
        </w:rPr>
        <w:pPrChange w:id="2467" w:author="nnvan" w:date="2011-03-28T14:34:00Z">
          <w:pPr>
            <w:spacing w:before="40" w:line="271" w:lineRule="auto"/>
            <w:ind w:firstLine="567"/>
            <w:jc w:val="both"/>
          </w:pPr>
        </w:pPrChange>
      </w:pPr>
      <w:del w:id="2468" w:author="nnvan" w:date="2011-03-25T12:33:00Z">
        <w:r w:rsidRPr="008D2924" w:rsidDel="00964316">
          <w:rPr>
            <w:b/>
            <w:lang w:val="fr-FR"/>
            <w:rPrChange w:id="2469" w:author="nnvan" w:date="2011-03-28T09:07:00Z">
              <w:rPr>
                <w:sz w:val="32"/>
                <w:szCs w:val="32"/>
                <w:lang w:val="fr-FR"/>
              </w:rPr>
            </w:rPrChange>
          </w:rPr>
          <w:delText xml:space="preserve">Kim ngạch </w:delText>
        </w:r>
        <w:r w:rsidR="00B137CB" w:rsidRPr="008D2924" w:rsidDel="00964316">
          <w:rPr>
            <w:b/>
            <w:lang w:val="fr-FR"/>
            <w:rPrChange w:id="2470" w:author="nnvan" w:date="2011-03-28T09:07:00Z">
              <w:rPr>
                <w:sz w:val="32"/>
                <w:szCs w:val="32"/>
                <w:lang w:val="fr-FR"/>
              </w:rPr>
            </w:rPrChange>
          </w:rPr>
          <w:delText xml:space="preserve">hàng hóa </w:delText>
        </w:r>
        <w:r w:rsidRPr="008D2924" w:rsidDel="00964316">
          <w:rPr>
            <w:b/>
            <w:lang w:val="fr-FR"/>
            <w:rPrChange w:id="2471" w:author="nnvan" w:date="2011-03-28T09:07:00Z">
              <w:rPr>
                <w:sz w:val="32"/>
                <w:szCs w:val="32"/>
                <w:lang w:val="fr-FR"/>
              </w:rPr>
            </w:rPrChange>
          </w:rPr>
          <w:delText xml:space="preserve">nhập khẩu tháng 3/2011 ước tính đạt 8,2 tỷ USD, tăng 37,6% so với tháng trước và </w:delText>
        </w:r>
      </w:del>
      <w:del w:id="2472" w:author="nnvan" w:date="2011-03-25T11:44:00Z">
        <w:r w:rsidRPr="008D2924" w:rsidDel="003F66E7">
          <w:rPr>
            <w:b/>
            <w:highlight w:val="yellow"/>
            <w:lang w:val="fr-FR"/>
            <w:rPrChange w:id="2473" w:author="nnvan" w:date="2011-03-28T09:07:00Z">
              <w:rPr>
                <w:sz w:val="32"/>
                <w:szCs w:val="32"/>
                <w:highlight w:val="yellow"/>
                <w:lang w:val="fr-FR"/>
              </w:rPr>
            </w:rPrChange>
          </w:rPr>
          <w:delText>...</w:delText>
        </w:r>
        <w:r w:rsidRPr="008D2924" w:rsidDel="003F66E7">
          <w:rPr>
            <w:b/>
            <w:lang w:val="fr-FR"/>
            <w:rPrChange w:id="2474" w:author="nnvan" w:date="2011-03-28T09:07:00Z">
              <w:rPr>
                <w:sz w:val="32"/>
                <w:szCs w:val="32"/>
                <w:lang w:val="fr-FR"/>
              </w:rPr>
            </w:rPrChange>
          </w:rPr>
          <w:delText xml:space="preserve"> % </w:delText>
        </w:r>
      </w:del>
      <w:del w:id="2475" w:author="nnvan" w:date="2011-03-25T12:33:00Z">
        <w:r w:rsidRPr="008D2924" w:rsidDel="00964316">
          <w:rPr>
            <w:b/>
            <w:lang w:val="fr-FR"/>
            <w:rPrChange w:id="2476" w:author="nnvan" w:date="2011-03-28T09:07:00Z">
              <w:rPr>
                <w:sz w:val="32"/>
                <w:szCs w:val="32"/>
                <w:lang w:val="fr-FR"/>
              </w:rPr>
            </w:rPrChange>
          </w:rPr>
          <w:delText xml:space="preserve">so với cùng kỳ năm trước. Tính chung </w:delText>
        </w:r>
        <w:r w:rsidR="00B137CB" w:rsidRPr="008D2924" w:rsidDel="00964316">
          <w:rPr>
            <w:b/>
            <w:lang w:val="fr-FR"/>
            <w:rPrChange w:id="2477" w:author="nnvan" w:date="2011-03-28T09:07:00Z">
              <w:rPr>
                <w:sz w:val="32"/>
                <w:szCs w:val="32"/>
                <w:lang w:val="fr-FR"/>
              </w:rPr>
            </w:rPrChange>
          </w:rPr>
          <w:delText xml:space="preserve">quý I/2011, </w:delText>
        </w:r>
        <w:r w:rsidRPr="008D2924" w:rsidDel="00964316">
          <w:rPr>
            <w:b/>
            <w:lang w:val="fr-FR"/>
            <w:rPrChange w:id="2478" w:author="nnvan" w:date="2011-03-28T09:07:00Z">
              <w:rPr>
                <w:sz w:val="32"/>
                <w:szCs w:val="32"/>
                <w:lang w:val="fr-FR"/>
              </w:rPr>
            </w:rPrChange>
          </w:rPr>
          <w:delText xml:space="preserve">kim ngạch </w:delText>
        </w:r>
        <w:r w:rsidR="00B137CB" w:rsidRPr="008D2924" w:rsidDel="00964316">
          <w:rPr>
            <w:b/>
            <w:lang w:val="fr-FR"/>
            <w:rPrChange w:id="2479" w:author="nnvan" w:date="2011-03-28T09:07:00Z">
              <w:rPr>
                <w:sz w:val="32"/>
                <w:szCs w:val="32"/>
                <w:lang w:val="fr-FR"/>
              </w:rPr>
            </w:rPrChange>
          </w:rPr>
          <w:delText xml:space="preserve">hàng hóa </w:delText>
        </w:r>
        <w:r w:rsidRPr="008D2924" w:rsidDel="00964316">
          <w:rPr>
            <w:b/>
            <w:lang w:val="fr-FR"/>
            <w:rPrChange w:id="2480" w:author="nnvan" w:date="2011-03-28T09:07:00Z">
              <w:rPr>
                <w:sz w:val="32"/>
                <w:szCs w:val="32"/>
                <w:lang w:val="fr-FR"/>
              </w:rPr>
            </w:rPrChange>
          </w:rPr>
          <w:delText xml:space="preserve">nhập khẩu đạt 22,3 tỷ USD, tăng 23,8% so với cùng kỳ năm </w:delText>
        </w:r>
        <w:r w:rsidR="00B137CB" w:rsidRPr="008D2924" w:rsidDel="00964316">
          <w:rPr>
            <w:b/>
            <w:lang w:val="fr-FR"/>
            <w:rPrChange w:id="2481" w:author="nnvan" w:date="2011-03-28T09:07:00Z">
              <w:rPr>
                <w:sz w:val="32"/>
                <w:szCs w:val="32"/>
                <w:lang w:val="fr-FR"/>
              </w:rPr>
            </w:rPrChange>
          </w:rPr>
          <w:delText>2010</w:delText>
        </w:r>
        <w:r w:rsidRPr="008D2924" w:rsidDel="00964316">
          <w:rPr>
            <w:b/>
            <w:lang w:val="fr-FR"/>
            <w:rPrChange w:id="2482" w:author="nnvan" w:date="2011-03-28T09:07:00Z">
              <w:rPr>
                <w:sz w:val="32"/>
                <w:szCs w:val="32"/>
                <w:lang w:val="fr-FR"/>
              </w:rPr>
            </w:rPrChange>
          </w:rPr>
          <w:delText xml:space="preserve">, bao gồm khu vực kinh tế trong nước đạt 12,8 tỷ USD, tăng 20,7%; khu vực có vốn đầu tư nước ngoài đạt 9,5 tỷ USD, tăng 28,4%. </w:delText>
        </w:r>
      </w:del>
    </w:p>
    <w:p w14:paraId="5B597819" w14:textId="77777777" w:rsidR="003F66E7" w:rsidRPr="008D2924" w:rsidDel="00964316" w:rsidRDefault="00B137CB" w:rsidP="00BA2B75">
      <w:pPr>
        <w:numPr>
          <w:ins w:id="2483" w:author="vtson" w:date="2011-03-25T11:44:00Z"/>
        </w:numPr>
        <w:spacing w:before="40" w:after="40" w:line="295" w:lineRule="auto"/>
        <w:ind w:firstLine="540"/>
        <w:jc w:val="both"/>
        <w:rPr>
          <w:del w:id="2484" w:author="nnvan" w:date="2011-03-25T12:33:00Z"/>
          <w:b/>
          <w:lang w:val="fr-FR"/>
          <w:rPrChange w:id="2485" w:author="nnvan" w:date="2011-03-28T09:07:00Z">
            <w:rPr>
              <w:del w:id="2486" w:author="nnvan" w:date="2011-03-25T12:33:00Z"/>
              <w:spacing w:val="-6"/>
              <w:sz w:val="32"/>
              <w:szCs w:val="32"/>
              <w:lang w:val="fr-FR"/>
            </w:rPr>
          </w:rPrChange>
        </w:rPr>
        <w:pPrChange w:id="2487" w:author="nnvan" w:date="2011-03-28T14:34:00Z">
          <w:pPr>
            <w:spacing w:before="120" w:line="360" w:lineRule="exact"/>
            <w:ind w:firstLine="720"/>
            <w:jc w:val="both"/>
          </w:pPr>
        </w:pPrChange>
      </w:pPr>
      <w:del w:id="2488" w:author="nnvan" w:date="2011-03-25T12:33:00Z">
        <w:r w:rsidRPr="008D2924" w:rsidDel="00964316">
          <w:rPr>
            <w:b/>
            <w:lang w:val="fr-FR"/>
            <w:rPrChange w:id="2489" w:author="nnvan" w:date="2011-03-28T09:07:00Z">
              <w:rPr>
                <w:spacing w:val="-6"/>
                <w:sz w:val="32"/>
                <w:szCs w:val="32"/>
                <w:lang w:val="fr-FR"/>
              </w:rPr>
            </w:rPrChange>
          </w:rPr>
          <w:delText>Nhìn chung</w:delText>
        </w:r>
        <w:r w:rsidR="00306DA7" w:rsidRPr="008D2924" w:rsidDel="00964316">
          <w:rPr>
            <w:b/>
            <w:lang w:val="fr-FR"/>
            <w:rPrChange w:id="2490" w:author="nnvan" w:date="2011-03-28T09:07:00Z">
              <w:rPr>
                <w:spacing w:val="-6"/>
                <w:sz w:val="32"/>
                <w:szCs w:val="32"/>
                <w:lang w:val="fr-FR"/>
              </w:rPr>
            </w:rPrChange>
          </w:rPr>
          <w:delText>,</w:delText>
        </w:r>
        <w:r w:rsidRPr="008D2924" w:rsidDel="00964316">
          <w:rPr>
            <w:b/>
            <w:lang w:val="fr-FR"/>
            <w:rPrChange w:id="2491" w:author="nnvan" w:date="2011-03-28T09:07:00Z">
              <w:rPr>
                <w:spacing w:val="-6"/>
                <w:sz w:val="32"/>
                <w:szCs w:val="32"/>
                <w:lang w:val="fr-FR"/>
              </w:rPr>
            </w:rPrChange>
          </w:rPr>
          <w:delText xml:space="preserve"> </w:delText>
        </w:r>
        <w:r w:rsidR="00306DA7" w:rsidRPr="008D2924" w:rsidDel="00964316">
          <w:rPr>
            <w:b/>
            <w:lang w:val="fr-FR"/>
            <w:rPrChange w:id="2492" w:author="nnvan" w:date="2011-03-28T09:07:00Z">
              <w:rPr>
                <w:spacing w:val="-6"/>
                <w:sz w:val="32"/>
                <w:szCs w:val="32"/>
                <w:lang w:val="fr-FR"/>
              </w:rPr>
            </w:rPrChange>
          </w:rPr>
          <w:delText xml:space="preserve">nhu cầu nhập khẩu </w:delText>
        </w:r>
        <w:r w:rsidR="00FB37C4" w:rsidRPr="008D2924" w:rsidDel="00964316">
          <w:rPr>
            <w:b/>
            <w:lang w:val="fr-FR"/>
            <w:rPrChange w:id="2493" w:author="nnvan" w:date="2011-03-28T09:07:00Z">
              <w:rPr>
                <w:spacing w:val="-6"/>
                <w:sz w:val="32"/>
                <w:szCs w:val="32"/>
                <w:lang w:val="fr-FR"/>
              </w:rPr>
            </w:rPrChange>
          </w:rPr>
          <w:delText xml:space="preserve">các </w:delText>
        </w:r>
        <w:r w:rsidR="004E64EC" w:rsidRPr="008D2924" w:rsidDel="00964316">
          <w:rPr>
            <w:b/>
            <w:lang w:val="fr-FR"/>
            <w:rPrChange w:id="2494" w:author="nnvan" w:date="2011-03-28T09:07:00Z">
              <w:rPr>
                <w:spacing w:val="-6"/>
                <w:sz w:val="32"/>
                <w:szCs w:val="32"/>
                <w:lang w:val="fr-FR"/>
              </w:rPr>
            </w:rPrChange>
          </w:rPr>
          <w:delText xml:space="preserve">mặt hàng phục vụ </w:delText>
        </w:r>
        <w:r w:rsidR="00306DA7" w:rsidRPr="008D2924" w:rsidDel="00964316">
          <w:rPr>
            <w:b/>
            <w:lang w:val="fr-FR"/>
            <w:rPrChange w:id="2495" w:author="nnvan" w:date="2011-03-28T09:07:00Z">
              <w:rPr>
                <w:spacing w:val="-6"/>
                <w:sz w:val="32"/>
                <w:szCs w:val="32"/>
                <w:lang w:val="fr-FR"/>
              </w:rPr>
            </w:rPrChange>
          </w:rPr>
          <w:delText>sản xuất trong nước</w:delText>
        </w:r>
        <w:r w:rsidR="004E64EC" w:rsidRPr="008D2924" w:rsidDel="00964316">
          <w:rPr>
            <w:b/>
            <w:lang w:val="fr-FR"/>
            <w:rPrChange w:id="2496" w:author="nnvan" w:date="2011-03-28T09:07:00Z">
              <w:rPr>
                <w:spacing w:val="-6"/>
                <w:sz w:val="32"/>
                <w:szCs w:val="32"/>
                <w:lang w:val="fr-FR"/>
              </w:rPr>
            </w:rPrChange>
          </w:rPr>
          <w:delText xml:space="preserve"> </w:delText>
        </w:r>
        <w:r w:rsidR="00FB37C4" w:rsidRPr="008D2924" w:rsidDel="00964316">
          <w:rPr>
            <w:b/>
            <w:lang w:val="fr-FR"/>
            <w:rPrChange w:id="2497" w:author="nnvan" w:date="2011-03-28T09:07:00Z">
              <w:rPr>
                <w:spacing w:val="-6"/>
                <w:sz w:val="32"/>
                <w:szCs w:val="32"/>
                <w:lang w:val="fr-FR"/>
              </w:rPr>
            </w:rPrChange>
          </w:rPr>
          <w:delText>vẫn tăng cao, trong đó m</w:delText>
        </w:r>
        <w:r w:rsidR="004E64EC" w:rsidRPr="008D2924" w:rsidDel="00964316">
          <w:rPr>
            <w:b/>
            <w:lang w:val="fr-FR"/>
            <w:rPrChange w:id="2498" w:author="nnvan" w:date="2011-03-28T09:07:00Z">
              <w:rPr>
                <w:spacing w:val="-6"/>
                <w:sz w:val="32"/>
                <w:szCs w:val="32"/>
                <w:lang w:val="fr-FR"/>
              </w:rPr>
            </w:rPrChange>
          </w:rPr>
          <w:delText>áy móc</w:delText>
        </w:r>
        <w:r w:rsidR="00306DA7" w:rsidRPr="008D2924" w:rsidDel="00964316">
          <w:rPr>
            <w:b/>
            <w:lang w:val="fr-FR"/>
            <w:rPrChange w:id="2499" w:author="nnvan" w:date="2011-03-28T09:07:00Z">
              <w:rPr>
                <w:spacing w:val="-6"/>
                <w:sz w:val="32"/>
                <w:szCs w:val="32"/>
                <w:lang w:val="fr-FR"/>
              </w:rPr>
            </w:rPrChange>
          </w:rPr>
          <w:delText>,</w:delText>
        </w:r>
        <w:r w:rsidR="004E64EC" w:rsidRPr="008D2924" w:rsidDel="00964316">
          <w:rPr>
            <w:b/>
            <w:lang w:val="fr-FR"/>
            <w:rPrChange w:id="2500" w:author="nnvan" w:date="2011-03-28T09:07:00Z">
              <w:rPr>
                <w:spacing w:val="-6"/>
                <w:sz w:val="32"/>
                <w:szCs w:val="32"/>
                <w:lang w:val="fr-FR"/>
              </w:rPr>
            </w:rPrChange>
          </w:rPr>
          <w:delText xml:space="preserve"> thiết bị, dụng cụ phụ tùng đạt 3,4 tỷ USD, tăng 14,8% so với cùng kỳ năm trước; xăng dầu đạt 2,4 tỷ USD tăng 53,8%; sắt thép đạt 1,3 tỷ USD, tăng 18%; điện tử, máy tính và linh kiện đạt 1,3 tỷ USD, tăng 29,7%; vải đạt 1,4 tỷ USD, tăng 42%; chất dẻo đạt 1,1 tỷ USD, tăng 40,1%; nguyên phụ liệu dệt may giày dép đạt 623 triệu USD, tăng 22,1%. </w:delText>
        </w:r>
        <w:r w:rsidR="00306DA7" w:rsidRPr="008D2924" w:rsidDel="00964316">
          <w:rPr>
            <w:b/>
            <w:lang w:val="fr-FR"/>
            <w:rPrChange w:id="2501" w:author="nnvan" w:date="2011-03-28T09:07:00Z">
              <w:rPr>
                <w:spacing w:val="-6"/>
                <w:sz w:val="32"/>
                <w:szCs w:val="32"/>
                <w:lang w:val="fr-FR"/>
              </w:rPr>
            </w:rPrChange>
          </w:rPr>
          <w:delText>N</w:delText>
        </w:r>
        <w:r w:rsidR="004E64EC" w:rsidRPr="008D2924" w:rsidDel="00964316">
          <w:rPr>
            <w:b/>
            <w:lang w:val="fr-FR"/>
            <w:rPrChange w:id="2502" w:author="nnvan" w:date="2011-03-28T09:07:00Z">
              <w:rPr>
                <w:spacing w:val="-6"/>
                <w:sz w:val="32"/>
                <w:szCs w:val="32"/>
                <w:lang w:val="fr-FR"/>
              </w:rPr>
            </w:rPrChange>
          </w:rPr>
          <w:delText xml:space="preserve">hập khẩu ôtô </w:delText>
        </w:r>
        <w:r w:rsidR="00306DA7" w:rsidRPr="008D2924" w:rsidDel="00964316">
          <w:rPr>
            <w:b/>
            <w:lang w:val="fr-FR"/>
            <w:rPrChange w:id="2503" w:author="nnvan" w:date="2011-03-28T09:07:00Z">
              <w:rPr>
                <w:spacing w:val="-6"/>
                <w:sz w:val="32"/>
                <w:szCs w:val="32"/>
                <w:lang w:val="fr-FR"/>
              </w:rPr>
            </w:rPrChange>
          </w:rPr>
          <w:delText xml:space="preserve">quý I </w:delText>
        </w:r>
        <w:r w:rsidR="004E64EC" w:rsidRPr="008D2924" w:rsidDel="00964316">
          <w:rPr>
            <w:b/>
            <w:lang w:val="fr-FR"/>
            <w:rPrChange w:id="2504" w:author="nnvan" w:date="2011-03-28T09:07:00Z">
              <w:rPr>
                <w:spacing w:val="-6"/>
                <w:sz w:val="32"/>
                <w:szCs w:val="32"/>
                <w:lang w:val="fr-FR"/>
              </w:rPr>
            </w:rPrChange>
          </w:rPr>
          <w:delText>đạt 734 triệu USD, tăng 20,3%</w:delText>
        </w:r>
        <w:r w:rsidR="00306DA7" w:rsidRPr="008D2924" w:rsidDel="00964316">
          <w:rPr>
            <w:b/>
            <w:lang w:val="fr-FR"/>
            <w:rPrChange w:id="2505" w:author="nnvan" w:date="2011-03-28T09:07:00Z">
              <w:rPr>
                <w:spacing w:val="-6"/>
                <w:sz w:val="32"/>
                <w:szCs w:val="32"/>
                <w:lang w:val="fr-FR"/>
              </w:rPr>
            </w:rPrChange>
          </w:rPr>
          <w:delText xml:space="preserve"> so với cùng kỳ năm trước, </w:delText>
        </w:r>
        <w:r w:rsidR="004E64EC" w:rsidRPr="008D2924" w:rsidDel="00964316">
          <w:rPr>
            <w:b/>
            <w:lang w:val="fr-FR"/>
            <w:rPrChange w:id="2506" w:author="nnvan" w:date="2011-03-28T09:07:00Z">
              <w:rPr>
                <w:spacing w:val="-6"/>
                <w:sz w:val="32"/>
                <w:szCs w:val="32"/>
                <w:lang w:val="fr-FR"/>
              </w:rPr>
            </w:rPrChange>
          </w:rPr>
          <w:delText>trong đó ôtô nguyên chiếc đạt 262 triệu USD, tăng 62,2%.</w:delText>
        </w:r>
      </w:del>
    </w:p>
    <w:p w14:paraId="12612FCD" w14:textId="77777777" w:rsidR="004E64EC" w:rsidRPr="008D2924" w:rsidDel="003F66E7" w:rsidRDefault="004E64EC" w:rsidP="00BA2B75">
      <w:pPr>
        <w:spacing w:before="40" w:after="40" w:line="295" w:lineRule="auto"/>
        <w:ind w:firstLine="540"/>
        <w:jc w:val="both"/>
        <w:rPr>
          <w:del w:id="2507" w:author="nnvan" w:date="2011-03-25T11:44:00Z"/>
          <w:b/>
          <w:lang w:val="fr-FR"/>
          <w:rPrChange w:id="2508" w:author="nnvan" w:date="2011-03-28T09:07:00Z">
            <w:rPr>
              <w:del w:id="2509" w:author="nnvan" w:date="2011-03-25T11:44:00Z"/>
              <w:sz w:val="32"/>
              <w:szCs w:val="32"/>
              <w:lang w:val="fr-FR"/>
            </w:rPr>
          </w:rPrChange>
        </w:rPr>
        <w:pPrChange w:id="2510" w:author="nnvan" w:date="2011-03-28T14:34:00Z">
          <w:pPr>
            <w:spacing w:before="40" w:line="271" w:lineRule="auto"/>
            <w:ind w:firstLine="567"/>
            <w:jc w:val="both"/>
          </w:pPr>
        </w:pPrChange>
      </w:pPr>
      <w:del w:id="2511" w:author="nnvan" w:date="2011-03-25T11:44:00Z">
        <w:r w:rsidRPr="008D2924" w:rsidDel="003F66E7">
          <w:rPr>
            <w:b/>
            <w:highlight w:val="yellow"/>
            <w:lang w:val="fr-FR"/>
            <w:rPrChange w:id="2512" w:author="nnvan" w:date="2011-03-28T09:07:00Z">
              <w:rPr>
                <w:sz w:val="32"/>
                <w:szCs w:val="32"/>
                <w:highlight w:val="yellow"/>
                <w:lang w:val="fr-FR"/>
              </w:rPr>
            </w:rPrChange>
          </w:rPr>
          <w:delText>Cơ cấu nhóm hàng nhập khẩu quý I/2011</w:delText>
        </w:r>
        <w:r w:rsidRPr="008D2924" w:rsidDel="003F66E7">
          <w:rPr>
            <w:b/>
            <w:lang w:val="fr-FR"/>
            <w:rPrChange w:id="2513" w:author="nnvan" w:date="2011-03-28T09:07:00Z">
              <w:rPr>
                <w:sz w:val="32"/>
                <w:szCs w:val="32"/>
                <w:lang w:val="fr-FR"/>
              </w:rPr>
            </w:rPrChange>
          </w:rPr>
          <w:delText xml:space="preserve"> </w:delText>
        </w:r>
      </w:del>
    </w:p>
    <w:p w14:paraId="35738159" w14:textId="77777777" w:rsidR="004E64EC" w:rsidRPr="008D2924" w:rsidDel="00964316" w:rsidRDefault="004E64EC" w:rsidP="00BA2B75">
      <w:pPr>
        <w:spacing w:before="40" w:after="40" w:line="295" w:lineRule="auto"/>
        <w:ind w:firstLine="540"/>
        <w:jc w:val="both"/>
        <w:rPr>
          <w:del w:id="2514" w:author="nnvan" w:date="2011-03-25T12:33:00Z"/>
          <w:b/>
          <w:lang w:val="fr-FR"/>
          <w:rPrChange w:id="2515" w:author="nnvan" w:date="2011-03-28T09:07:00Z">
            <w:rPr>
              <w:del w:id="2516" w:author="nnvan" w:date="2011-03-25T12:33:00Z"/>
              <w:sz w:val="32"/>
              <w:szCs w:val="32"/>
              <w:lang w:val="fr-FR"/>
            </w:rPr>
          </w:rPrChange>
        </w:rPr>
        <w:pPrChange w:id="2517" w:author="nnvan" w:date="2011-03-28T14:34:00Z">
          <w:pPr>
            <w:spacing w:before="40" w:line="271" w:lineRule="auto"/>
            <w:ind w:firstLine="567"/>
            <w:jc w:val="both"/>
          </w:pPr>
        </w:pPrChange>
      </w:pPr>
      <w:del w:id="2518" w:author="nnvan" w:date="2011-03-25T12:33:00Z">
        <w:r w:rsidRPr="008D2924" w:rsidDel="00964316">
          <w:rPr>
            <w:b/>
            <w:lang w:val="fr-FR"/>
            <w:rPrChange w:id="2519" w:author="nnvan" w:date="2011-03-28T09:07:00Z">
              <w:rPr>
                <w:sz w:val="32"/>
                <w:szCs w:val="32"/>
                <w:lang w:val="fr-FR"/>
              </w:rPr>
            </w:rPrChange>
          </w:rPr>
          <w:delText xml:space="preserve">Nhập siêu tháng 3/2011 ước tính 1,15 tỷ USD, bằng 16,3% kim ngạch </w:delText>
        </w:r>
        <w:r w:rsidR="00FB37C4" w:rsidRPr="008D2924" w:rsidDel="00964316">
          <w:rPr>
            <w:b/>
            <w:lang w:val="fr-FR"/>
            <w:rPrChange w:id="2520" w:author="nnvan" w:date="2011-03-28T09:07:00Z">
              <w:rPr>
                <w:sz w:val="32"/>
                <w:szCs w:val="32"/>
                <w:lang w:val="fr-FR"/>
              </w:rPr>
            </w:rPrChange>
          </w:rPr>
          <w:delText xml:space="preserve">hàng hóa </w:delText>
        </w:r>
        <w:r w:rsidRPr="008D2924" w:rsidDel="00964316">
          <w:rPr>
            <w:b/>
            <w:lang w:val="fr-FR"/>
            <w:rPrChange w:id="2521" w:author="nnvan" w:date="2011-03-28T09:07:00Z">
              <w:rPr>
                <w:sz w:val="32"/>
                <w:szCs w:val="32"/>
                <w:lang w:val="fr-FR"/>
              </w:rPr>
            </w:rPrChange>
          </w:rPr>
          <w:delText xml:space="preserve">xuất khẩu. </w:delText>
        </w:r>
        <w:r w:rsidR="00FB37C4" w:rsidRPr="008D2924" w:rsidDel="00964316">
          <w:rPr>
            <w:b/>
            <w:lang w:val="fr-FR"/>
            <w:rPrChange w:id="2522" w:author="nnvan" w:date="2011-03-28T09:07:00Z">
              <w:rPr>
                <w:sz w:val="32"/>
                <w:szCs w:val="32"/>
                <w:lang w:val="fr-FR"/>
              </w:rPr>
            </w:rPrChange>
          </w:rPr>
          <w:delText>N</w:delText>
        </w:r>
        <w:r w:rsidRPr="008D2924" w:rsidDel="00964316">
          <w:rPr>
            <w:b/>
            <w:lang w:val="fr-FR"/>
            <w:rPrChange w:id="2523" w:author="nnvan" w:date="2011-03-28T09:07:00Z">
              <w:rPr>
                <w:sz w:val="32"/>
                <w:szCs w:val="32"/>
                <w:lang w:val="fr-FR"/>
              </w:rPr>
            </w:rPrChange>
          </w:rPr>
          <w:delText xml:space="preserve">hập siêu </w:delText>
        </w:r>
        <w:r w:rsidR="00FB37C4" w:rsidRPr="008D2924" w:rsidDel="00964316">
          <w:rPr>
            <w:b/>
            <w:lang w:val="fr-FR"/>
            <w:rPrChange w:id="2524" w:author="nnvan" w:date="2011-03-28T09:07:00Z">
              <w:rPr>
                <w:sz w:val="32"/>
                <w:szCs w:val="32"/>
                <w:lang w:val="fr-FR"/>
              </w:rPr>
            </w:rPrChange>
          </w:rPr>
          <w:delText xml:space="preserve">quý I </w:delText>
        </w:r>
        <w:r w:rsidRPr="008D2924" w:rsidDel="00964316">
          <w:rPr>
            <w:b/>
            <w:lang w:val="fr-FR"/>
            <w:rPrChange w:id="2525" w:author="nnvan" w:date="2011-03-28T09:07:00Z">
              <w:rPr>
                <w:sz w:val="32"/>
                <w:szCs w:val="32"/>
                <w:lang w:val="fr-FR"/>
              </w:rPr>
            </w:rPrChange>
          </w:rPr>
          <w:delText xml:space="preserve">đạt 3 tỷ USD, bằng 15,7% tổng kim ngạch </w:delText>
        </w:r>
        <w:r w:rsidR="00FB37C4" w:rsidRPr="008D2924" w:rsidDel="00964316">
          <w:rPr>
            <w:b/>
            <w:lang w:val="fr-FR"/>
            <w:rPrChange w:id="2526" w:author="nnvan" w:date="2011-03-28T09:07:00Z">
              <w:rPr>
                <w:sz w:val="32"/>
                <w:szCs w:val="32"/>
                <w:lang w:val="fr-FR"/>
              </w:rPr>
            </w:rPrChange>
          </w:rPr>
          <w:delText xml:space="preserve">hàng hóa </w:delText>
        </w:r>
        <w:r w:rsidRPr="008D2924" w:rsidDel="00964316">
          <w:rPr>
            <w:b/>
            <w:lang w:val="fr-FR"/>
            <w:rPrChange w:id="2527" w:author="nnvan" w:date="2011-03-28T09:07:00Z">
              <w:rPr>
                <w:sz w:val="32"/>
                <w:szCs w:val="32"/>
                <w:lang w:val="fr-FR"/>
              </w:rPr>
            </w:rPrChange>
          </w:rPr>
          <w:delText>xuất khẩu.</w:delText>
        </w:r>
      </w:del>
    </w:p>
    <w:p w14:paraId="2B35FDD0" w14:textId="77777777" w:rsidR="004E64EC" w:rsidRPr="008D2924" w:rsidDel="00E926B2" w:rsidRDefault="004E64EC" w:rsidP="00BA2B75">
      <w:pPr>
        <w:spacing w:before="40" w:after="40" w:line="295" w:lineRule="auto"/>
        <w:ind w:firstLine="540"/>
        <w:jc w:val="both"/>
        <w:rPr>
          <w:del w:id="2528" w:author="nnvan" w:date="2011-03-25T11:51:00Z"/>
          <w:b/>
          <w:bCs/>
          <w:rPrChange w:id="2529" w:author="nnvan" w:date="2011-03-28T09:07:00Z">
            <w:rPr>
              <w:del w:id="2530" w:author="nnvan" w:date="2011-03-25T11:51:00Z"/>
              <w:bCs/>
              <w:sz w:val="32"/>
              <w:szCs w:val="32"/>
            </w:rPr>
          </w:rPrChange>
        </w:rPr>
        <w:pPrChange w:id="2531" w:author="nnvan" w:date="2011-03-28T14:34:00Z">
          <w:pPr>
            <w:spacing w:before="40" w:after="40" w:line="269" w:lineRule="auto"/>
            <w:ind w:firstLine="539"/>
            <w:jc w:val="both"/>
          </w:pPr>
        </w:pPrChange>
      </w:pPr>
    </w:p>
    <w:p w14:paraId="5156DD2B" w14:textId="77777777" w:rsidR="003566A4" w:rsidRPr="008D2924" w:rsidDel="00964316" w:rsidRDefault="003566A4" w:rsidP="00BA2B75">
      <w:pPr>
        <w:spacing w:before="40" w:after="40" w:line="295" w:lineRule="auto"/>
        <w:ind w:firstLine="540"/>
        <w:jc w:val="both"/>
        <w:rPr>
          <w:del w:id="2532" w:author="nnvan" w:date="2011-03-25T12:36:00Z"/>
          <w:b/>
          <w:lang w:val="fr-FR"/>
        </w:rPr>
        <w:pPrChange w:id="2533" w:author="nnvan" w:date="2011-03-28T14:34:00Z">
          <w:pPr>
            <w:spacing w:before="40" w:after="40" w:line="278" w:lineRule="auto"/>
            <w:ind w:firstLine="540"/>
            <w:jc w:val="both"/>
          </w:pPr>
        </w:pPrChange>
      </w:pPr>
      <w:del w:id="2534" w:author="nnvan" w:date="2011-03-25T12:36:00Z">
        <w:r w:rsidRPr="008D2924" w:rsidDel="00964316">
          <w:rPr>
            <w:b/>
            <w:lang w:val="fr-FR"/>
          </w:rPr>
          <w:delText>7. Một số vấn đề xã hội</w:delText>
        </w:r>
      </w:del>
    </w:p>
    <w:p w14:paraId="0C6F94D7" w14:textId="77777777" w:rsidR="003566A4" w:rsidRPr="00E00D4E" w:rsidRDefault="003566A4" w:rsidP="00BA2B75">
      <w:pPr>
        <w:numPr>
          <w:numberingChange w:id="2535" w:author="vtson" w:date="2011-03-23T18:36:00Z" w:original="%1:1:4:."/>
        </w:numPr>
        <w:spacing w:before="40" w:after="40" w:line="295" w:lineRule="auto"/>
        <w:ind w:firstLine="540"/>
        <w:jc w:val="both"/>
        <w:rPr>
          <w:b/>
          <w:rPrChange w:id="2536" w:author="ptnam" w:date="2011-03-28T15:15:00Z">
            <w:rPr>
              <w:b/>
              <w:i/>
              <w:lang w:val="fr-FR"/>
            </w:rPr>
          </w:rPrChange>
        </w:rPr>
        <w:pPrChange w:id="2537" w:author="nnvan" w:date="2011-03-28T14:34:00Z">
          <w:pPr>
            <w:numPr>
              <w:numId w:val="2"/>
            </w:numPr>
            <w:tabs>
              <w:tab w:val="num" w:pos="900"/>
            </w:tabs>
            <w:spacing w:before="40" w:after="40" w:line="283" w:lineRule="auto"/>
            <w:ind w:firstLine="540"/>
            <w:jc w:val="both"/>
          </w:pPr>
        </w:pPrChange>
      </w:pPr>
      <w:del w:id="2538" w:author="nnvan" w:date="2011-03-28T14:19:00Z">
        <w:r w:rsidRPr="00E00D4E" w:rsidDel="00D51CE8">
          <w:rPr>
            <w:b/>
            <w:rPrChange w:id="2539" w:author="ptnam" w:date="2011-03-28T15:15:00Z">
              <w:rPr>
                <w:b/>
                <w:i/>
                <w:lang w:val="fr-FR"/>
              </w:rPr>
            </w:rPrChange>
          </w:rPr>
          <w:delText>Đời sống</w:delText>
        </w:r>
      </w:del>
      <w:ins w:id="2540" w:author="nnvan" w:date="2011-03-28T14:19:00Z">
        <w:r w:rsidR="00D51CE8" w:rsidRPr="00E00D4E">
          <w:rPr>
            <w:b/>
            <w:rPrChange w:id="2541" w:author="ptnam" w:date="2011-03-28T15:15:00Z">
              <w:rPr>
                <w:b/>
                <w:lang w:val="fr-FR"/>
              </w:rPr>
            </w:rPrChange>
          </w:rPr>
          <w:t>Thiếu đói trong nông</w:t>
        </w:r>
      </w:ins>
      <w:r w:rsidRPr="00E00D4E">
        <w:rPr>
          <w:b/>
          <w:rPrChange w:id="2542" w:author="ptnam" w:date="2011-03-28T15:15:00Z">
            <w:rPr>
              <w:b/>
              <w:i/>
              <w:lang w:val="fr-FR"/>
            </w:rPr>
          </w:rPrChange>
        </w:rPr>
        <w:t xml:space="preserve"> dân</w:t>
      </w:r>
      <w:del w:id="2543" w:author="nnvan" w:date="2011-03-28T14:20:00Z">
        <w:r w:rsidRPr="00E00D4E" w:rsidDel="00D51CE8">
          <w:rPr>
            <w:b/>
            <w:rPrChange w:id="2544" w:author="ptnam" w:date="2011-03-28T15:15:00Z">
              <w:rPr>
                <w:b/>
                <w:i/>
                <w:lang w:val="fr-FR"/>
              </w:rPr>
            </w:rPrChange>
          </w:rPr>
          <w:delText xml:space="preserve"> cư</w:delText>
        </w:r>
      </w:del>
    </w:p>
    <w:p w14:paraId="2FADA3E5" w14:textId="77777777" w:rsidR="00A72483" w:rsidRPr="008D2924" w:rsidRDefault="003566A4" w:rsidP="00BA2B75">
      <w:pPr>
        <w:numPr>
          <w:ins w:id="2545" w:author="vtson" w:date="2011-03-24T09:52:00Z"/>
        </w:numPr>
        <w:spacing w:before="40" w:after="40" w:line="295" w:lineRule="auto"/>
        <w:ind w:firstLine="539"/>
        <w:jc w:val="both"/>
        <w:rPr>
          <w:b/>
          <w:lang w:val="fr-FR"/>
          <w:rPrChange w:id="2546" w:author="nnvan" w:date="2011-03-28T09:07:00Z">
            <w:rPr>
              <w:spacing w:val="-2"/>
              <w:lang w:val="fr-FR"/>
            </w:rPr>
          </w:rPrChange>
        </w:rPr>
        <w:pPrChange w:id="2547" w:author="nnvan" w:date="2011-03-28T14:34:00Z">
          <w:pPr>
            <w:spacing w:before="40" w:after="40" w:line="274" w:lineRule="auto"/>
            <w:ind w:firstLine="539"/>
            <w:jc w:val="both"/>
          </w:pPr>
        </w:pPrChange>
      </w:pPr>
      <w:r w:rsidRPr="00E00D4E">
        <w:rPr>
          <w:rPrChange w:id="2548" w:author="ptnam" w:date="2011-03-28T15:15:00Z">
            <w:rPr>
              <w:spacing w:val="-2"/>
              <w:lang w:val="fr-FR"/>
            </w:rPr>
          </w:rPrChange>
        </w:rPr>
        <w:t>T</w:t>
      </w:r>
      <w:del w:id="2549" w:author="nnvan" w:date="2011-03-24T09:38:00Z">
        <w:r w:rsidRPr="00E00D4E" w:rsidDel="00BF73EB">
          <w:rPr>
            <w:rPrChange w:id="2550" w:author="ptnam" w:date="2011-03-28T15:15:00Z">
              <w:rPr>
                <w:spacing w:val="-2"/>
                <w:lang w:val="fr-FR"/>
              </w:rPr>
            </w:rPrChange>
          </w:rPr>
          <w:delText>rong quý I/2011, t</w:delText>
        </w:r>
      </w:del>
      <w:r w:rsidRPr="00E00D4E">
        <w:rPr>
          <w:rPrChange w:id="2551" w:author="ptnam" w:date="2011-03-28T15:15:00Z">
            <w:rPr>
              <w:spacing w:val="-2"/>
              <w:lang w:val="fr-FR"/>
            </w:rPr>
          </w:rPrChange>
        </w:rPr>
        <w:t>hiên tai</w:t>
      </w:r>
      <w:ins w:id="2552" w:author="nnvan" w:date="2011-03-24T09:42:00Z">
        <w:r w:rsidR="00E47801" w:rsidRPr="00E00D4E">
          <w:rPr>
            <w:rPrChange w:id="2553" w:author="ptnam" w:date="2011-03-28T15:15:00Z">
              <w:rPr>
                <w:spacing w:val="-2"/>
                <w:lang w:val="fr-FR"/>
              </w:rPr>
            </w:rPrChange>
          </w:rPr>
          <w:t xml:space="preserve"> khắc nghiệt</w:t>
        </w:r>
      </w:ins>
      <w:ins w:id="2554" w:author="nnvan" w:date="2011-03-25T17:07:00Z">
        <w:r w:rsidR="00AE0B92" w:rsidRPr="00E00D4E">
          <w:rPr>
            <w:rPrChange w:id="2555" w:author="ptnam" w:date="2011-03-28T15:15:00Z">
              <w:rPr>
                <w:spacing w:val="-2"/>
                <w:lang w:val="fr-FR"/>
              </w:rPr>
            </w:rPrChange>
          </w:rPr>
          <w:t xml:space="preserve"> liên tiếp xảy ra</w:t>
        </w:r>
      </w:ins>
      <w:ins w:id="2556" w:author="nnvan" w:date="2011-03-24T09:43:00Z">
        <w:r w:rsidR="00E47801" w:rsidRPr="00E00D4E">
          <w:rPr>
            <w:rPrChange w:id="2557" w:author="ptnam" w:date="2011-03-28T15:15:00Z">
              <w:rPr>
                <w:spacing w:val="-2"/>
                <w:lang w:val="fr-FR"/>
              </w:rPr>
            </w:rPrChange>
          </w:rPr>
          <w:t xml:space="preserve">, </w:t>
        </w:r>
      </w:ins>
      <w:del w:id="2558" w:author="nnvan" w:date="2011-03-24T09:42:00Z">
        <w:r w:rsidRPr="00E00D4E" w:rsidDel="00E47801">
          <w:rPr>
            <w:rPrChange w:id="2559" w:author="ptnam" w:date="2011-03-28T15:15:00Z">
              <w:rPr>
                <w:spacing w:val="-2"/>
                <w:lang w:val="fr-FR"/>
              </w:rPr>
            </w:rPrChange>
          </w:rPr>
          <w:delText>,</w:delText>
        </w:r>
      </w:del>
      <w:del w:id="2560" w:author="nnvan" w:date="2011-03-24T09:43:00Z">
        <w:r w:rsidRPr="00E00D4E" w:rsidDel="00E47801">
          <w:rPr>
            <w:rPrChange w:id="2561" w:author="ptnam" w:date="2011-03-28T15:15:00Z">
              <w:rPr>
                <w:spacing w:val="-2"/>
                <w:lang w:val="fr-FR"/>
              </w:rPr>
            </w:rPrChange>
          </w:rPr>
          <w:delText xml:space="preserve"> </w:delText>
        </w:r>
      </w:del>
      <w:r w:rsidRPr="00E00D4E">
        <w:rPr>
          <w:rPrChange w:id="2562" w:author="ptnam" w:date="2011-03-28T15:15:00Z">
            <w:rPr>
              <w:spacing w:val="-2"/>
              <w:lang w:val="fr-FR"/>
            </w:rPr>
          </w:rPrChange>
        </w:rPr>
        <w:t>dịch bệnh</w:t>
      </w:r>
      <w:ins w:id="2563" w:author="nnvan" w:date="2011-03-25T17:07:00Z">
        <w:r w:rsidR="00AE0B92" w:rsidRPr="00E00D4E">
          <w:rPr>
            <w:rPrChange w:id="2564" w:author="ptnam" w:date="2011-03-28T15:15:00Z">
              <w:rPr>
                <w:spacing w:val="-2"/>
                <w:lang w:val="fr-FR"/>
              </w:rPr>
            </w:rPrChange>
          </w:rPr>
          <w:t xml:space="preserve"> </w:t>
        </w:r>
      </w:ins>
      <w:ins w:id="2565" w:author="nnvan" w:date="2011-03-25T17:08:00Z">
        <w:r w:rsidR="00AE0B92" w:rsidRPr="00E00D4E">
          <w:rPr>
            <w:rPrChange w:id="2566" w:author="ptnam" w:date="2011-03-28T15:15:00Z">
              <w:rPr>
                <w:spacing w:val="-2"/>
                <w:lang w:val="fr-FR"/>
              </w:rPr>
            </w:rPrChange>
          </w:rPr>
          <w:t>xuất hiện</w:t>
        </w:r>
      </w:ins>
      <w:ins w:id="2567" w:author="nnvan" w:date="2011-03-25T17:07:00Z">
        <w:r w:rsidR="00AE0B92" w:rsidRPr="00E00D4E">
          <w:rPr>
            <w:rPrChange w:id="2568" w:author="ptnam" w:date="2011-03-28T15:15:00Z">
              <w:rPr>
                <w:spacing w:val="-2"/>
                <w:lang w:val="fr-FR"/>
              </w:rPr>
            </w:rPrChange>
          </w:rPr>
          <w:t xml:space="preserve"> nhiều</w:t>
        </w:r>
      </w:ins>
      <w:r w:rsidRPr="00E00D4E">
        <w:rPr>
          <w:rPrChange w:id="2569" w:author="ptnam" w:date="2011-03-28T15:15:00Z">
            <w:rPr>
              <w:spacing w:val="-2"/>
              <w:lang w:val="fr-FR"/>
            </w:rPr>
          </w:rPrChange>
        </w:rPr>
        <w:t xml:space="preserve"> </w:t>
      </w:r>
      <w:ins w:id="2570" w:author="nnvan" w:date="2011-03-24T09:37:00Z">
        <w:r w:rsidR="00BF73EB" w:rsidRPr="00E00D4E">
          <w:rPr>
            <w:rPrChange w:id="2571" w:author="ptnam" w:date="2011-03-28T15:15:00Z">
              <w:rPr>
                <w:spacing w:val="-2"/>
                <w:lang w:val="fr-FR"/>
              </w:rPr>
            </w:rPrChange>
          </w:rPr>
          <w:t xml:space="preserve">trên cây trồng, vật nuôi </w:t>
        </w:r>
      </w:ins>
      <w:del w:id="2572" w:author="nnvan" w:date="2011-03-24T09:37:00Z">
        <w:r w:rsidRPr="00E00D4E" w:rsidDel="00BF73EB">
          <w:rPr>
            <w:rPrChange w:id="2573" w:author="ptnam" w:date="2011-03-28T15:15:00Z">
              <w:rPr>
                <w:spacing w:val="-2"/>
                <w:lang w:val="fr-FR"/>
              </w:rPr>
            </w:rPrChange>
          </w:rPr>
          <w:delText>trên gia súc và</w:delText>
        </w:r>
      </w:del>
      <w:ins w:id="2574" w:author="nnvan" w:date="2011-03-24T09:44:00Z">
        <w:r w:rsidR="00E47801" w:rsidRPr="00E00D4E">
          <w:rPr>
            <w:rPrChange w:id="2575" w:author="ptnam" w:date="2011-03-28T15:15:00Z">
              <w:rPr>
                <w:spacing w:val="-2"/>
                <w:lang w:val="fr-FR"/>
              </w:rPr>
            </w:rPrChange>
          </w:rPr>
          <w:t>cùng với</w:t>
        </w:r>
      </w:ins>
      <w:r w:rsidRPr="00E00D4E">
        <w:rPr>
          <w:rPrChange w:id="2576" w:author="ptnam" w:date="2011-03-28T15:15:00Z">
            <w:rPr>
              <w:spacing w:val="-2"/>
              <w:lang w:val="fr-FR"/>
            </w:rPr>
          </w:rPrChange>
        </w:rPr>
        <w:t xml:space="preserve"> giá cả </w:t>
      </w:r>
      <w:ins w:id="2577" w:author="nnvan" w:date="2011-03-24T09:38:00Z">
        <w:r w:rsidR="00BF73EB" w:rsidRPr="00E00D4E">
          <w:rPr>
            <w:rPrChange w:id="2578" w:author="ptnam" w:date="2011-03-28T15:15:00Z">
              <w:rPr>
                <w:spacing w:val="-2"/>
                <w:lang w:val="fr-FR"/>
              </w:rPr>
            </w:rPrChange>
          </w:rPr>
          <w:t xml:space="preserve">hàng hóa </w:t>
        </w:r>
      </w:ins>
      <w:del w:id="2579" w:author="nnvan" w:date="2011-03-24T09:38:00Z">
        <w:r w:rsidRPr="00E00D4E" w:rsidDel="00BF73EB">
          <w:rPr>
            <w:rPrChange w:id="2580" w:author="ptnam" w:date="2011-03-28T15:15:00Z">
              <w:rPr>
                <w:spacing w:val="-2"/>
                <w:lang w:val="fr-FR"/>
              </w:rPr>
            </w:rPrChange>
          </w:rPr>
          <w:delText xml:space="preserve">của các mặt hàng tiêu dùng </w:delText>
        </w:r>
      </w:del>
      <w:r w:rsidRPr="00E00D4E">
        <w:rPr>
          <w:rPrChange w:id="2581" w:author="ptnam" w:date="2011-03-28T15:15:00Z">
            <w:rPr>
              <w:spacing w:val="-2"/>
              <w:lang w:val="fr-FR"/>
            </w:rPr>
          </w:rPrChange>
        </w:rPr>
        <w:t xml:space="preserve">tăng cao đã ảnh hưởng không nhỏ tới </w:t>
      </w:r>
      <w:ins w:id="2582" w:author="nnvan" w:date="2011-03-25T17:08:00Z">
        <w:r w:rsidR="00AE0B92" w:rsidRPr="00E00D4E">
          <w:rPr>
            <w:rPrChange w:id="2583" w:author="ptnam" w:date="2011-03-28T15:15:00Z">
              <w:rPr>
                <w:spacing w:val="-2"/>
                <w:lang w:val="fr-FR"/>
              </w:rPr>
            </w:rPrChange>
          </w:rPr>
          <w:t xml:space="preserve">sản xuất và </w:t>
        </w:r>
      </w:ins>
      <w:r w:rsidRPr="00E00D4E">
        <w:rPr>
          <w:rPrChange w:id="2584" w:author="ptnam" w:date="2011-03-28T15:15:00Z">
            <w:rPr>
              <w:spacing w:val="-2"/>
              <w:lang w:val="fr-FR"/>
            </w:rPr>
          </w:rPrChange>
        </w:rPr>
        <w:t xml:space="preserve">đời sống </w:t>
      </w:r>
      <w:del w:id="2585" w:author="nnvan" w:date="2011-03-24T09:38:00Z">
        <w:r w:rsidRPr="00E00D4E" w:rsidDel="00BF73EB">
          <w:rPr>
            <w:rPrChange w:id="2586" w:author="ptnam" w:date="2011-03-28T15:15:00Z">
              <w:rPr>
                <w:spacing w:val="-2"/>
                <w:lang w:val="fr-FR"/>
              </w:rPr>
            </w:rPrChange>
          </w:rPr>
          <w:delText>nhân dân</w:delText>
        </w:r>
      </w:del>
      <w:ins w:id="2587" w:author="nnvan" w:date="2011-03-24T09:38:00Z">
        <w:r w:rsidR="00BF73EB" w:rsidRPr="00E00D4E">
          <w:rPr>
            <w:rPrChange w:id="2588" w:author="ptnam" w:date="2011-03-28T15:15:00Z">
              <w:rPr>
                <w:spacing w:val="-2"/>
                <w:lang w:val="fr-FR"/>
              </w:rPr>
            </w:rPrChange>
          </w:rPr>
          <w:t>dân cư</w:t>
        </w:r>
      </w:ins>
      <w:r w:rsidRPr="00E00D4E">
        <w:rPr>
          <w:rPrChange w:id="2589" w:author="ptnam" w:date="2011-03-28T15:15:00Z">
            <w:rPr>
              <w:spacing w:val="-2"/>
              <w:lang w:val="fr-FR"/>
            </w:rPr>
          </w:rPrChange>
        </w:rPr>
        <w:t xml:space="preserve">, đặc biệt là </w:t>
      </w:r>
      <w:del w:id="2590" w:author="nnvan" w:date="2011-03-24T09:38:00Z">
        <w:r w:rsidRPr="00E00D4E" w:rsidDel="00BF73EB">
          <w:rPr>
            <w:rPrChange w:id="2591" w:author="ptnam" w:date="2011-03-28T15:15:00Z">
              <w:rPr>
                <w:spacing w:val="-2"/>
                <w:lang w:val="fr-FR"/>
              </w:rPr>
            </w:rPrChange>
          </w:rPr>
          <w:delText xml:space="preserve">bà con </w:delText>
        </w:r>
      </w:del>
      <w:r w:rsidRPr="00E00D4E">
        <w:rPr>
          <w:rPrChange w:id="2592" w:author="ptnam" w:date="2011-03-28T15:15:00Z">
            <w:rPr>
              <w:spacing w:val="-2"/>
              <w:lang w:val="fr-FR"/>
            </w:rPr>
          </w:rPrChange>
        </w:rPr>
        <w:t xml:space="preserve">nông dân </w:t>
      </w:r>
      <w:ins w:id="2593" w:author="nnvan" w:date="2011-03-24T09:40:00Z">
        <w:r w:rsidR="00E47801" w:rsidRPr="00E00D4E">
          <w:rPr>
            <w:rPrChange w:id="2594" w:author="ptnam" w:date="2011-03-28T15:15:00Z">
              <w:rPr>
                <w:spacing w:val="-2"/>
                <w:lang w:val="fr-FR"/>
              </w:rPr>
            </w:rPrChange>
          </w:rPr>
          <w:t>các vùng miền núi</w:t>
        </w:r>
      </w:ins>
      <w:ins w:id="2595" w:author="nnvan" w:date="2011-03-24T09:44:00Z">
        <w:r w:rsidR="00E47801" w:rsidRPr="00E00D4E">
          <w:rPr>
            <w:rPrChange w:id="2596" w:author="ptnam" w:date="2011-03-28T15:15:00Z">
              <w:rPr>
                <w:spacing w:val="-2"/>
                <w:lang w:val="fr-FR"/>
              </w:rPr>
            </w:rPrChange>
          </w:rPr>
          <w:t xml:space="preserve"> cao, vùng sâu, vùng xa</w:t>
        </w:r>
      </w:ins>
      <w:ins w:id="2597" w:author="nnvan" w:date="2011-03-24T09:53:00Z">
        <w:r w:rsidR="00A72483" w:rsidRPr="00E00D4E">
          <w:rPr>
            <w:rPrChange w:id="2598" w:author="ptnam" w:date="2011-03-28T15:15:00Z">
              <w:rPr>
                <w:spacing w:val="-2"/>
                <w:lang w:val="fr-FR"/>
              </w:rPr>
            </w:rPrChange>
          </w:rPr>
          <w:t xml:space="preserve"> và bộ phận người lao động có thu nhập thấp</w:t>
        </w:r>
      </w:ins>
      <w:ins w:id="2599" w:author="nnvan" w:date="2011-03-28T09:04:00Z">
        <w:r w:rsidR="00962103" w:rsidRPr="00E00D4E">
          <w:rPr>
            <w:rPrChange w:id="2600" w:author="ptnam" w:date="2011-03-28T15:15:00Z">
              <w:rPr>
                <w:sz w:val="30"/>
                <w:szCs w:val="30"/>
                <w:lang w:val="fr-FR"/>
              </w:rPr>
            </w:rPrChange>
          </w:rPr>
          <w:t xml:space="preserve"> ở khu vực thành thị</w:t>
        </w:r>
      </w:ins>
      <w:del w:id="2601" w:author="nnvan" w:date="2011-03-24T09:41:00Z">
        <w:r w:rsidRPr="00E00D4E" w:rsidDel="00E47801">
          <w:rPr>
            <w:rPrChange w:id="2602" w:author="ptnam" w:date="2011-03-28T15:15:00Z">
              <w:rPr>
                <w:spacing w:val="-2"/>
                <w:lang w:val="fr-FR"/>
              </w:rPr>
            </w:rPrChange>
          </w:rPr>
          <w:delText xml:space="preserve">và những người có thu nhập </w:delText>
        </w:r>
      </w:del>
      <w:del w:id="2603" w:author="nnvan" w:date="2011-03-24T09:40:00Z">
        <w:r w:rsidRPr="00E00D4E" w:rsidDel="00BF73EB">
          <w:rPr>
            <w:rPrChange w:id="2604" w:author="ptnam" w:date="2011-03-28T15:15:00Z">
              <w:rPr>
                <w:spacing w:val="-2"/>
                <w:lang w:val="fr-FR"/>
              </w:rPr>
            </w:rPrChange>
          </w:rPr>
          <w:delText xml:space="preserve">trung bình </w:delText>
        </w:r>
      </w:del>
      <w:del w:id="2605" w:author="nnvan" w:date="2011-03-24T09:41:00Z">
        <w:r w:rsidRPr="00E00D4E" w:rsidDel="00E47801">
          <w:rPr>
            <w:rPrChange w:id="2606" w:author="ptnam" w:date="2011-03-28T15:15:00Z">
              <w:rPr>
                <w:spacing w:val="-2"/>
                <w:lang w:val="fr-FR"/>
              </w:rPr>
            </w:rPrChange>
          </w:rPr>
          <w:delText>thấp tại các đô thị</w:delText>
        </w:r>
      </w:del>
      <w:r w:rsidRPr="00E00D4E">
        <w:rPr>
          <w:rPrChange w:id="2607" w:author="ptnam" w:date="2011-03-28T15:15:00Z">
            <w:rPr>
              <w:spacing w:val="-2"/>
              <w:lang w:val="fr-FR"/>
            </w:rPr>
          </w:rPrChange>
        </w:rPr>
        <w:t xml:space="preserve">. </w:t>
      </w:r>
      <w:ins w:id="2608" w:author="nnvan" w:date="2011-03-24T09:46:00Z">
        <w:r w:rsidR="00E47801" w:rsidRPr="008D2924">
          <w:rPr>
            <w:lang w:val="fr-FR"/>
            <w:rPrChange w:id="2609" w:author="nnvan" w:date="2011-03-28T09:07:00Z">
              <w:rPr>
                <w:spacing w:val="-2"/>
                <w:lang w:val="fr-FR"/>
              </w:rPr>
            </w:rPrChange>
          </w:rPr>
          <w:t xml:space="preserve">Theo báo cáo sơ bộ từ các địa phương, </w:t>
        </w:r>
      </w:ins>
      <w:ins w:id="2610" w:author="nnvan" w:date="2011-03-24T09:47:00Z">
        <w:r w:rsidR="00E47801" w:rsidRPr="008D2924">
          <w:rPr>
            <w:lang w:val="fr-FR"/>
            <w:rPrChange w:id="2611" w:author="nnvan" w:date="2011-03-28T09:07:00Z">
              <w:rPr>
                <w:spacing w:val="-2"/>
                <w:lang w:val="fr-FR"/>
              </w:rPr>
            </w:rPrChange>
          </w:rPr>
          <w:t xml:space="preserve">trong </w:t>
        </w:r>
        <w:r w:rsidR="00E47801" w:rsidRPr="008D2924">
          <w:rPr>
            <w:lang w:val="fr-FR"/>
            <w:rPrChange w:id="2612" w:author="nnvan" w:date="2011-03-28T09:07:00Z">
              <w:rPr>
                <w:lang w:val="pt-BR"/>
              </w:rPr>
            </w:rPrChange>
          </w:rPr>
          <w:t xml:space="preserve">ba tháng đầu năm, cả nước có </w:t>
        </w:r>
      </w:ins>
      <w:ins w:id="2613" w:author="nnvan" w:date="2011-03-24T09:46:00Z">
        <w:r w:rsidR="00E47801" w:rsidRPr="008D2924">
          <w:rPr>
            <w:lang w:val="fr-FR"/>
            <w:rPrChange w:id="2614" w:author="nnvan" w:date="2011-03-28T09:07:00Z">
              <w:rPr>
                <w:lang w:val="pt-BR"/>
              </w:rPr>
            </w:rPrChange>
          </w:rPr>
          <w:t xml:space="preserve">300,9 nghìn lượt hộ </w:t>
        </w:r>
      </w:ins>
      <w:ins w:id="2615" w:author="nnvan" w:date="2011-03-24T09:48:00Z">
        <w:r w:rsidR="00E47801" w:rsidRPr="008D2924">
          <w:rPr>
            <w:lang w:val="fr-FR"/>
            <w:rPrChange w:id="2616" w:author="nnvan" w:date="2011-03-28T09:07:00Z">
              <w:rPr>
                <w:lang w:val="pt-BR"/>
              </w:rPr>
            </w:rPrChange>
          </w:rPr>
          <w:t xml:space="preserve">thiếu đói với </w:t>
        </w:r>
      </w:ins>
      <w:ins w:id="2617" w:author="nnvan" w:date="2011-03-24T09:46:00Z">
        <w:r w:rsidR="00E47801" w:rsidRPr="008D2924">
          <w:rPr>
            <w:lang w:val="fr-FR"/>
            <w:rPrChange w:id="2618" w:author="nnvan" w:date="2011-03-28T09:07:00Z">
              <w:rPr>
                <w:lang w:val="pt-BR"/>
              </w:rPr>
            </w:rPrChange>
          </w:rPr>
          <w:t>1230 nghìn lượt nhân khẩu</w:t>
        </w:r>
      </w:ins>
      <w:ins w:id="2619" w:author="nnvan" w:date="2011-03-24T09:48:00Z">
        <w:r w:rsidR="00E47801" w:rsidRPr="008D2924">
          <w:rPr>
            <w:lang w:val="fr-FR"/>
            <w:rPrChange w:id="2620" w:author="nnvan" w:date="2011-03-28T09:07:00Z">
              <w:rPr>
                <w:lang w:val="pt-BR"/>
              </w:rPr>
            </w:rPrChange>
          </w:rPr>
          <w:t xml:space="preserve"> thiếu đói</w:t>
        </w:r>
      </w:ins>
      <w:ins w:id="2621" w:author="nnvan" w:date="2011-03-24T09:46:00Z">
        <w:r w:rsidR="00E47801" w:rsidRPr="008D2924">
          <w:rPr>
            <w:lang w:val="fr-FR"/>
            <w:rPrChange w:id="2622" w:author="nnvan" w:date="2011-03-28T09:07:00Z">
              <w:rPr>
                <w:lang w:val="pt-BR"/>
              </w:rPr>
            </w:rPrChange>
          </w:rPr>
          <w:t xml:space="preserve">. </w:t>
        </w:r>
      </w:ins>
      <w:ins w:id="2623" w:author="nnvan" w:date="2011-03-24T09:49:00Z">
        <w:r w:rsidR="00E47801" w:rsidRPr="008D2924">
          <w:rPr>
            <w:lang w:val="fr-FR"/>
            <w:rPrChange w:id="2624" w:author="nnvan" w:date="2011-03-28T09:07:00Z">
              <w:rPr>
                <w:spacing w:val="-2"/>
                <w:lang w:val="pt-BR"/>
              </w:rPr>
            </w:rPrChange>
          </w:rPr>
          <w:t>Đ</w:t>
        </w:r>
        <w:r w:rsidR="00E47801" w:rsidRPr="008D2924">
          <w:rPr>
            <w:lang w:val="fr-FR"/>
            <w:rPrChange w:id="2625" w:author="nnvan" w:date="2011-03-28T09:07:00Z">
              <w:rPr>
                <w:lang w:val="pt-BR"/>
              </w:rPr>
            </w:rPrChange>
          </w:rPr>
          <w:t xml:space="preserve">ể khắc phục tình trạng thiếu đói, từ đầu năm, các cấp, các ngành, các tổ chức từ trung ương đến địa phương đã hỗ trợ các hộ thiếu đói khoảng 13 nghìn tấn lương thực và trên 2,3 tỷ đồng. Bên cạnh đó, </w:t>
        </w:r>
      </w:ins>
      <w:del w:id="2626" w:author="nnvan" w:date="2011-03-24T09:50:00Z">
        <w:r w:rsidRPr="008D2924" w:rsidDel="00E47801">
          <w:rPr>
            <w:lang w:val="fr-FR"/>
            <w:rPrChange w:id="2627" w:author="nnvan" w:date="2011-03-28T09:07:00Z">
              <w:rPr>
                <w:spacing w:val="-2"/>
                <w:lang w:val="fr-FR"/>
              </w:rPr>
            </w:rPrChange>
          </w:rPr>
          <w:delText xml:space="preserve">Tuy nhiên, được sự quan tâm và hỗ trợ kịp thời của Đảng, Nhà nước,các tổ chức chính trị-xã hội và chính quyền địa phương, đời sống dân cư nhìn chung ổn định. </w:delText>
        </w:r>
      </w:del>
      <w:del w:id="2628" w:author="nnvan" w:date="2011-03-24T09:56:00Z">
        <w:r w:rsidRPr="008D2924" w:rsidDel="00A72483">
          <w:rPr>
            <w:b/>
            <w:lang w:val="fr-FR"/>
            <w:rPrChange w:id="2629" w:author="nnvan" w:date="2011-03-28T09:07:00Z">
              <w:rPr>
                <w:spacing w:val="-2"/>
                <w:lang w:val="fr-FR"/>
              </w:rPr>
            </w:rPrChange>
          </w:rPr>
          <w:delText xml:space="preserve">Công tác thăm hỏi và tặng quà các vị lão thành cách mạng, bà mẹ Việt Nam anh hùng, các gia đình chính sách, các hộ nghèo, các cơ sở chăm sóc sức khoẻ y tế công cộng và nhân dân chịu thiệt hại bởi thiên tai, dịch bệnh trong dịp Tết Nguyên Đán đã được thực hiện một cách chu đáo. Tổng giá trị các phần quà cho các đối tượng chính sách là gần 950 tỷ đồng và cứu trợ xã hội cho các hộ nghèo, người khuyết tật và gia đình có hàn cảnh khó khăn gần 1,3 nghìn tỷ đồng và 25,4 nghìn tấn gạo. </w:delText>
        </w:r>
      </w:del>
      <w:ins w:id="2630" w:author="nnvan" w:date="2011-03-24T09:55:00Z">
        <w:r w:rsidR="00A72483" w:rsidRPr="008D2924">
          <w:rPr>
            <w:lang w:val="fr-FR"/>
            <w:rPrChange w:id="2631" w:author="nnvan" w:date="2011-03-28T09:07:00Z">
              <w:rPr/>
            </w:rPrChange>
          </w:rPr>
          <w:t xml:space="preserve">các cấp chính quyền địa phương </w:t>
        </w:r>
      </w:ins>
      <w:ins w:id="2632" w:author="nnvan" w:date="2011-03-24T09:56:00Z">
        <w:r w:rsidR="00A72483" w:rsidRPr="008D2924">
          <w:rPr>
            <w:lang w:val="fr-FR"/>
            <w:rPrChange w:id="2633" w:author="nnvan" w:date="2011-03-28T09:07:00Z">
              <w:rPr/>
            </w:rPrChange>
          </w:rPr>
          <w:t xml:space="preserve">đã </w:t>
        </w:r>
      </w:ins>
      <w:ins w:id="2634" w:author="nnvan" w:date="2011-03-24T09:55:00Z">
        <w:r w:rsidR="00A72483" w:rsidRPr="008D2924">
          <w:rPr>
            <w:lang w:val="fr-FR"/>
            <w:rPrChange w:id="2635" w:author="nnvan" w:date="2011-03-28T09:07:00Z">
              <w:rPr/>
            </w:rPrChange>
          </w:rPr>
          <w:t xml:space="preserve">triển khai các hoạt động tổ chức cứu trợ xã hội cho những hộ nghèo; người khuyết tật; gia đình có hoàn cảnh khó khăn; </w:t>
        </w:r>
        <w:r w:rsidR="00A72483" w:rsidRPr="008D2924">
          <w:rPr>
            <w:lang w:val="fr-FR"/>
            <w:rPrChange w:id="2636" w:author="nnvan" w:date="2011-03-28T09:07:00Z">
              <w:rPr>
                <w:rFonts w:hint="eastAsia"/>
              </w:rPr>
            </w:rPrChange>
          </w:rPr>
          <w:t>đ</w:t>
        </w:r>
        <w:r w:rsidR="00A72483" w:rsidRPr="008D2924">
          <w:rPr>
            <w:lang w:val="fr-FR"/>
            <w:rPrChange w:id="2637" w:author="nnvan" w:date="2011-03-28T09:07:00Z">
              <w:rPr/>
            </w:rPrChange>
          </w:rPr>
          <w:t xml:space="preserve">ồng bào sinh sống tại vùng cao, vùng sâu, vùng xa với tổng giá trị </w:t>
        </w:r>
      </w:ins>
      <w:ins w:id="2638" w:author="nnvan" w:date="2011-03-24T15:08:00Z">
        <w:r w:rsidR="00796A93" w:rsidRPr="008D2924">
          <w:rPr>
            <w:lang w:val="fr-FR"/>
            <w:rPrChange w:id="2639" w:author="nnvan" w:date="2011-03-28T09:07:00Z">
              <w:rPr/>
            </w:rPrChange>
          </w:rPr>
          <w:t>khoảng 2</w:t>
        </w:r>
      </w:ins>
      <w:ins w:id="2640" w:author="nnvan" w:date="2011-03-24T09:55:00Z">
        <w:r w:rsidR="00A72483" w:rsidRPr="008D2924">
          <w:rPr>
            <w:lang w:val="fr-FR"/>
            <w:rPrChange w:id="2641" w:author="nnvan" w:date="2011-03-28T09:07:00Z">
              <w:rPr/>
            </w:rPrChange>
          </w:rPr>
          <w:t xml:space="preserve"> nghìn tỷ đồng và 25 nghìn tấn gạo. </w:t>
        </w:r>
      </w:ins>
    </w:p>
    <w:p w14:paraId="33754CFA" w14:textId="77777777" w:rsidR="003566A4" w:rsidRPr="008D2924" w:rsidDel="00E47801" w:rsidRDefault="003566A4" w:rsidP="00BA2B75">
      <w:pPr>
        <w:spacing w:before="40" w:after="40" w:line="295" w:lineRule="auto"/>
        <w:ind w:firstLine="539"/>
        <w:jc w:val="both"/>
        <w:rPr>
          <w:del w:id="2642" w:author="nnvan" w:date="2011-03-24T09:49:00Z"/>
          <w:lang w:val="pt-BR"/>
          <w:rPrChange w:id="2643" w:author="nnvan" w:date="2011-03-28T09:07:00Z">
            <w:rPr>
              <w:del w:id="2644" w:author="nnvan" w:date="2011-03-24T09:49:00Z"/>
              <w:lang w:val="pt-BR"/>
            </w:rPr>
          </w:rPrChange>
        </w:rPr>
        <w:pPrChange w:id="2645" w:author="nnvan" w:date="2011-03-28T14:34:00Z">
          <w:pPr>
            <w:spacing w:before="40" w:after="40" w:line="274" w:lineRule="auto"/>
            <w:ind w:firstLine="539"/>
            <w:jc w:val="both"/>
          </w:pPr>
        </w:pPrChange>
      </w:pPr>
      <w:del w:id="2646" w:author="nnvan" w:date="2011-03-24T09:46:00Z">
        <w:r w:rsidRPr="008D2924" w:rsidDel="00E47801">
          <w:rPr>
            <w:lang w:val="fr-FR"/>
            <w:rPrChange w:id="2647" w:author="nnvan" w:date="2011-03-28T09:07:00Z">
              <w:rPr>
                <w:spacing w:val="-2"/>
                <w:lang w:val="fr-FR"/>
              </w:rPr>
            </w:rPrChange>
          </w:rPr>
          <w:delText xml:space="preserve">Theo báo cáo sơ bộ từ các địa phương, trong tháng 3/2011,cả nước có 94,6 nghìn hộ thiếu đói với 391,4 nghìn nhân khẩu thiếu đói. </w:delText>
        </w:r>
        <w:r w:rsidRPr="008D2924" w:rsidDel="00E47801">
          <w:rPr>
            <w:lang w:val="pt-BR"/>
          </w:rPr>
          <w:delText xml:space="preserve">Tính chung quý I/2011, số hộ thiếu đói trên cả nước là 300,9 nghìn lượt hộ với hơn 1230 nghìn lượt nhân khẩu. </w:delText>
        </w:r>
        <w:r w:rsidRPr="008D2924" w:rsidDel="00E47801">
          <w:rPr>
            <w:lang w:val="pt-BR"/>
            <w:rPrChange w:id="2648" w:author="nnvan" w:date="2011-03-28T09:07:00Z">
              <w:rPr>
                <w:spacing w:val="-2"/>
                <w:lang w:val="pt-BR"/>
              </w:rPr>
            </w:rPrChange>
          </w:rPr>
          <w:delText xml:space="preserve">Tình trạng thiếu đói tập trung chủ yếu ở các tỉnh vùng Trung du và miền núi phía Bắc, vùng Bắc Trung Bộ và duyên hải miền Trung và vùng Tây Nguyên. Đây là các địa phương có điều kiện tự nhiên không thuận lợi cho sản xuất nông nghiệp, đồng thời chịu nhiều ảnh hưởng của thiên tai xảy ra trong những tháng cuối năm 2010. </w:delText>
        </w:r>
      </w:del>
      <w:del w:id="2649" w:author="nnvan" w:date="2011-03-24T09:49:00Z">
        <w:r w:rsidRPr="008D2924" w:rsidDel="00E47801">
          <w:rPr>
            <w:lang w:val="pt-BR"/>
            <w:rPrChange w:id="2650" w:author="nnvan" w:date="2011-03-28T09:07:00Z">
              <w:rPr>
                <w:spacing w:val="-2"/>
                <w:lang w:val="pt-BR"/>
              </w:rPr>
            </w:rPrChange>
          </w:rPr>
          <w:delText>Đ</w:delText>
        </w:r>
        <w:r w:rsidRPr="008D2924" w:rsidDel="00E47801">
          <w:rPr>
            <w:lang w:val="pt-BR"/>
          </w:rPr>
          <w:delText>ể khắc phục tình trạng thiếu đói, từ đầu năm đến nay, các cấ</w:delText>
        </w:r>
        <w:r w:rsidRPr="008D2924" w:rsidDel="00E47801">
          <w:rPr>
            <w:lang w:val="pt-BR"/>
            <w:rPrChange w:id="2651" w:author="nnvan" w:date="2011-03-28T09:07:00Z">
              <w:rPr>
                <w:lang w:val="pt-BR"/>
              </w:rPr>
            </w:rPrChange>
          </w:rPr>
          <w:delText xml:space="preserve">p, các ngành, các tổ chức từ trung ương đến địa phương đã hỗ trợ các hộ thiếu đói khoảng 13 nghìn tấn lương thực và 2,3 tỷ đồng, riêng tháng Ba đã hỗ trợ 2,6 nghìn tấn lương thực và 400 triệu đồng. </w:delText>
        </w:r>
      </w:del>
    </w:p>
    <w:p w14:paraId="3616E2EB" w14:textId="77777777" w:rsidR="003566A4" w:rsidRPr="008D2924" w:rsidRDefault="003566A4" w:rsidP="00BA2B75">
      <w:pPr>
        <w:spacing w:before="40" w:after="40" w:line="295" w:lineRule="auto"/>
        <w:ind w:firstLine="539"/>
        <w:jc w:val="both"/>
        <w:rPr>
          <w:b/>
          <w:lang w:val="pt-BR"/>
          <w:rPrChange w:id="2652" w:author="nnvan" w:date="2011-03-28T09:07:00Z">
            <w:rPr>
              <w:b/>
              <w:lang w:val="pt-BR"/>
            </w:rPr>
          </w:rPrChange>
        </w:rPr>
        <w:pPrChange w:id="2653" w:author="nnvan" w:date="2011-03-28T14:34:00Z">
          <w:pPr>
            <w:spacing w:before="40" w:after="40" w:line="288" w:lineRule="auto"/>
            <w:ind w:firstLine="539"/>
            <w:jc w:val="both"/>
          </w:pPr>
        </w:pPrChange>
      </w:pPr>
      <w:del w:id="2654" w:author="nnvan" w:date="2011-03-25T12:37:00Z">
        <w:r w:rsidRPr="008D2924" w:rsidDel="00964316">
          <w:rPr>
            <w:b/>
            <w:lang w:val="pt-BR"/>
            <w:rPrChange w:id="2655" w:author="nnvan" w:date="2011-03-28T09:07:00Z">
              <w:rPr>
                <w:b/>
                <w:lang w:val="pt-BR"/>
              </w:rPr>
            </w:rPrChange>
          </w:rPr>
          <w:delText>b</w:delText>
        </w:r>
      </w:del>
      <w:ins w:id="2656" w:author="nnvan" w:date="2011-03-25T12:37:00Z">
        <w:r w:rsidR="00964316" w:rsidRPr="008D2924">
          <w:rPr>
            <w:b/>
            <w:lang w:val="pt-BR"/>
            <w:rPrChange w:id="2657" w:author="nnvan" w:date="2011-03-28T09:07:00Z">
              <w:rPr>
                <w:b/>
                <w:lang w:val="pt-BR"/>
              </w:rPr>
            </w:rPrChange>
          </w:rPr>
          <w:t>2</w:t>
        </w:r>
      </w:ins>
      <w:r w:rsidRPr="008D2924">
        <w:rPr>
          <w:b/>
          <w:lang w:val="pt-BR"/>
          <w:rPrChange w:id="2658" w:author="nnvan" w:date="2011-03-28T09:07:00Z">
            <w:rPr>
              <w:b/>
              <w:lang w:val="pt-BR"/>
            </w:rPr>
          </w:rPrChange>
        </w:rPr>
        <w:t>. Giáo dục và đào tạo</w:t>
      </w:r>
    </w:p>
    <w:p w14:paraId="270C31E1" w14:textId="77777777" w:rsidR="003566A4" w:rsidRPr="008D2924" w:rsidRDefault="00964316" w:rsidP="00BA2B75">
      <w:pPr>
        <w:spacing w:before="40" w:after="40" w:line="295" w:lineRule="auto"/>
        <w:ind w:firstLine="539"/>
        <w:jc w:val="both"/>
        <w:rPr>
          <w:b/>
          <w:i/>
          <w:lang w:val="pt-BR"/>
          <w:rPrChange w:id="2659" w:author="nnvan" w:date="2011-03-28T09:07:00Z">
            <w:rPr>
              <w:b/>
              <w:i/>
              <w:lang w:val="pt-BR"/>
            </w:rPr>
          </w:rPrChange>
        </w:rPr>
        <w:pPrChange w:id="2660" w:author="nnvan" w:date="2011-03-28T14:34:00Z">
          <w:pPr>
            <w:spacing w:before="40" w:after="40" w:line="288" w:lineRule="auto"/>
            <w:ind w:firstLine="539"/>
            <w:jc w:val="both"/>
          </w:pPr>
        </w:pPrChange>
      </w:pPr>
      <w:ins w:id="2661" w:author="nnvan" w:date="2011-03-25T12:37:00Z">
        <w:r w:rsidRPr="008D2924">
          <w:rPr>
            <w:b/>
            <w:i/>
            <w:lang w:val="pt-BR"/>
            <w:rPrChange w:id="2662" w:author="nnvan" w:date="2011-03-28T09:07:00Z">
              <w:rPr>
                <w:b/>
                <w:i/>
                <w:lang w:val="pt-BR"/>
              </w:rPr>
            </w:rPrChange>
          </w:rPr>
          <w:t xml:space="preserve">a. </w:t>
        </w:r>
      </w:ins>
      <w:r w:rsidR="003566A4" w:rsidRPr="008D2924">
        <w:rPr>
          <w:b/>
          <w:i/>
          <w:lang w:val="pt-BR"/>
          <w:rPrChange w:id="2663" w:author="nnvan" w:date="2011-03-28T09:07:00Z">
            <w:rPr>
              <w:b/>
              <w:i/>
              <w:lang w:val="pt-BR"/>
            </w:rPr>
          </w:rPrChange>
        </w:rPr>
        <w:t xml:space="preserve"> Giáo dục</w:t>
      </w:r>
    </w:p>
    <w:p w14:paraId="19E25CC8" w14:textId="77777777" w:rsidR="003566A4" w:rsidRPr="008D2924" w:rsidRDefault="003566A4" w:rsidP="00BA2B75">
      <w:pPr>
        <w:numPr>
          <w:ins w:id="2664" w:author="vtson" w:date="2011-03-24T10:04:00Z"/>
        </w:numPr>
        <w:spacing w:before="40" w:after="40" w:line="295" w:lineRule="auto"/>
        <w:ind w:firstLine="539"/>
        <w:jc w:val="both"/>
        <w:rPr>
          <w:b/>
          <w:spacing w:val="-4"/>
          <w:lang w:val="pt-BR"/>
          <w:rPrChange w:id="2665" w:author="nnvan" w:date="2011-03-28T09:07:00Z">
            <w:rPr>
              <w:spacing w:val="-4"/>
              <w:lang w:val="pt-BR"/>
            </w:rPr>
          </w:rPrChange>
        </w:rPr>
        <w:pPrChange w:id="2666" w:author="nnvan" w:date="2011-03-28T14:34:00Z">
          <w:pPr>
            <w:spacing w:before="40" w:line="283" w:lineRule="auto"/>
            <w:ind w:firstLine="539"/>
            <w:jc w:val="both"/>
          </w:pPr>
        </w:pPrChange>
      </w:pPr>
      <w:r w:rsidRPr="001342DE">
        <w:rPr>
          <w:lang w:val="pt-BR"/>
          <w:rPrChange w:id="2667" w:author="nnvan" w:date="2011-03-28T14:51:00Z">
            <w:rPr>
              <w:spacing w:val="-6"/>
              <w:lang w:val="pt-BR"/>
            </w:rPr>
          </w:rPrChange>
        </w:rPr>
        <w:t>Theo báo cáo sơ bộ</w:t>
      </w:r>
      <w:ins w:id="2668" w:author="nnvan" w:date="2011-03-24T10:00:00Z">
        <w:r w:rsidR="009F3E8F" w:rsidRPr="001342DE">
          <w:rPr>
            <w:lang w:val="pt-BR"/>
            <w:rPrChange w:id="2669" w:author="nnvan" w:date="2011-03-28T14:51:00Z">
              <w:rPr>
                <w:spacing w:val="-6"/>
                <w:sz w:val="36"/>
                <w:szCs w:val="36"/>
                <w:lang w:val="pt-BR"/>
              </w:rPr>
            </w:rPrChange>
          </w:rPr>
          <w:t>, tại thời điểm</w:t>
        </w:r>
      </w:ins>
      <w:r w:rsidRPr="001342DE">
        <w:rPr>
          <w:lang w:val="pt-BR"/>
          <w:rPrChange w:id="2670" w:author="nnvan" w:date="2011-03-28T14:51:00Z">
            <w:rPr>
              <w:spacing w:val="-6"/>
              <w:lang w:val="pt-BR"/>
            </w:rPr>
          </w:rPrChange>
        </w:rPr>
        <w:t xml:space="preserve"> đầu năm học 2010-2011, </w:t>
      </w:r>
      <w:r w:rsidRPr="001342DE">
        <w:rPr>
          <w:lang w:val="pt-BR"/>
          <w:rPrChange w:id="2671" w:author="nnvan" w:date="2011-03-28T14:51:00Z">
            <w:rPr>
              <w:spacing w:val="-4"/>
              <w:lang w:val="pt-BR"/>
            </w:rPr>
          </w:rPrChange>
        </w:rPr>
        <w:t xml:space="preserve">cả nước có 12678 trường mầm non, </w:t>
      </w:r>
      <w:r w:rsidRPr="001342DE">
        <w:rPr>
          <w:color w:val="000000"/>
          <w:lang w:val="pt-BR"/>
          <w:rPrChange w:id="2672" w:author="nnvan" w:date="2011-03-28T14:51:00Z">
            <w:rPr>
              <w:spacing w:val="-4"/>
              <w:lang w:val="pt-BR"/>
            </w:rPr>
          </w:rPrChange>
        </w:rPr>
        <w:t xml:space="preserve">tăng 413 trường so với </w:t>
      </w:r>
      <w:del w:id="2673" w:author="nnvan" w:date="2011-03-24T10:03:00Z">
        <w:r w:rsidRPr="001342DE" w:rsidDel="0014554E">
          <w:rPr>
            <w:color w:val="000000"/>
            <w:lang w:val="pt-BR"/>
            <w:rPrChange w:id="2674" w:author="nnvan" w:date="2011-03-28T14:51:00Z">
              <w:rPr>
                <w:spacing w:val="-4"/>
                <w:lang w:val="pt-BR"/>
              </w:rPr>
            </w:rPrChange>
          </w:rPr>
          <w:delText xml:space="preserve">đầu </w:delText>
        </w:r>
      </w:del>
      <w:r w:rsidRPr="001342DE">
        <w:rPr>
          <w:color w:val="000000"/>
          <w:lang w:val="pt-BR"/>
          <w:rPrChange w:id="2675" w:author="nnvan" w:date="2011-03-28T14:51:00Z">
            <w:rPr>
              <w:spacing w:val="-4"/>
              <w:lang w:val="pt-BR"/>
            </w:rPr>
          </w:rPrChange>
        </w:rPr>
        <w:t>năm học</w:t>
      </w:r>
      <w:del w:id="2676" w:author="nnvan" w:date="2011-03-24T10:03:00Z">
        <w:r w:rsidRPr="001342DE" w:rsidDel="0014554E">
          <w:rPr>
            <w:color w:val="000000"/>
            <w:lang w:val="pt-BR"/>
            <w:rPrChange w:id="2677" w:author="nnvan" w:date="2011-03-28T14:51:00Z">
              <w:rPr>
                <w:spacing w:val="-4"/>
                <w:lang w:val="pt-BR"/>
              </w:rPr>
            </w:rPrChange>
          </w:rPr>
          <w:delText xml:space="preserve"> 2009-2010</w:delText>
        </w:r>
      </w:del>
      <w:ins w:id="2678" w:author="nnvan" w:date="2011-03-24T10:03:00Z">
        <w:r w:rsidR="0014554E" w:rsidRPr="001342DE">
          <w:rPr>
            <w:color w:val="000000"/>
            <w:lang w:val="pt-BR"/>
            <w:rPrChange w:id="2679" w:author="nnvan" w:date="2011-03-28T14:51:00Z">
              <w:rPr>
                <w:spacing w:val="-4"/>
                <w:sz w:val="36"/>
                <w:szCs w:val="36"/>
                <w:lang w:val="pt-BR"/>
              </w:rPr>
            </w:rPrChange>
          </w:rPr>
          <w:t xml:space="preserve"> trước</w:t>
        </w:r>
      </w:ins>
      <w:r w:rsidRPr="001342DE">
        <w:rPr>
          <w:color w:val="000000"/>
          <w:lang w:val="pt-BR"/>
          <w:rPrChange w:id="2680" w:author="nnvan" w:date="2011-03-28T14:51:00Z">
            <w:rPr>
              <w:spacing w:val="-4"/>
              <w:lang w:val="pt-BR"/>
            </w:rPr>
          </w:rPrChange>
        </w:rPr>
        <w:t xml:space="preserve">; 15242 trường tiểu học, tăng 70 trường; 10132 trường trung học cơ sở, tăng 68 trường và 2289 trường trung học phổ thông, tăng 22 trường. </w:t>
      </w:r>
      <w:del w:id="2681" w:author="nnvan" w:date="2011-03-24T10:11:00Z">
        <w:r w:rsidRPr="001342DE" w:rsidDel="00F173F3">
          <w:rPr>
            <w:color w:val="000000"/>
            <w:lang w:val="pt-BR"/>
            <w:rPrChange w:id="2682" w:author="nnvan" w:date="2011-03-28T14:51:00Z">
              <w:rPr>
                <w:spacing w:val="-4"/>
                <w:lang w:val="pt-BR"/>
              </w:rPr>
            </w:rPrChange>
          </w:rPr>
          <w:delText xml:space="preserve">Cũng trong năm học này, cả nước có ...  nghìn trẻ em gửi nhà trẻ;  ...nghìn trẻ em học mẫu giáo; </w:delText>
        </w:r>
      </w:del>
      <w:del w:id="2683" w:author="nnvan" w:date="2011-03-24T10:15:00Z">
        <w:r w:rsidRPr="001342DE" w:rsidDel="00F173F3">
          <w:rPr>
            <w:color w:val="000000"/>
            <w:lang w:val="pt-BR"/>
            <w:rPrChange w:id="2684" w:author="nnvan" w:date="2011-03-28T14:51:00Z">
              <w:rPr>
                <w:spacing w:val="-4"/>
                <w:lang w:val="pt-BR"/>
              </w:rPr>
            </w:rPrChange>
          </w:rPr>
          <w:delText xml:space="preserve">6,9 triệu học sinh tiểu học; 5 triệu học sinh trung học cơ sở và 2,8 triệu học sinh trung học phổ thông. </w:delText>
        </w:r>
      </w:del>
      <w:r w:rsidRPr="001342DE">
        <w:rPr>
          <w:color w:val="000000"/>
          <w:lang w:val="pt-BR"/>
          <w:rPrChange w:id="2685" w:author="nnvan" w:date="2011-03-28T14:51:00Z">
            <w:rPr>
              <w:spacing w:val="-4"/>
              <w:lang w:val="pt-BR"/>
            </w:rPr>
          </w:rPrChange>
        </w:rPr>
        <w:t xml:space="preserve">Tổng số giáo viên </w:t>
      </w:r>
      <w:del w:id="2686" w:author="nnvan" w:date="2011-03-24T10:13:00Z">
        <w:r w:rsidRPr="001342DE" w:rsidDel="00F173F3">
          <w:rPr>
            <w:color w:val="000000"/>
            <w:lang w:val="pt-BR"/>
            <w:rPrChange w:id="2687" w:author="nnvan" w:date="2011-03-28T14:51:00Z">
              <w:rPr>
                <w:spacing w:val="-4"/>
                <w:lang w:val="pt-BR"/>
              </w:rPr>
            </w:rPrChange>
          </w:rPr>
          <w:delText>tính chung</w:delText>
        </w:r>
      </w:del>
      <w:del w:id="2688" w:author="nnvan" w:date="2011-03-24T10:14:00Z">
        <w:r w:rsidRPr="001342DE" w:rsidDel="00F173F3">
          <w:rPr>
            <w:color w:val="000000"/>
            <w:lang w:val="pt-BR"/>
            <w:rPrChange w:id="2689" w:author="nnvan" w:date="2011-03-28T14:51:00Z">
              <w:rPr>
                <w:spacing w:val="-4"/>
                <w:lang w:val="pt-BR"/>
              </w:rPr>
            </w:rPrChange>
          </w:rPr>
          <w:delText xml:space="preserve"> cả </w:delText>
        </w:r>
      </w:del>
      <w:ins w:id="2690" w:author="nnvan" w:date="2011-03-24T10:14:00Z">
        <w:r w:rsidR="00F173F3" w:rsidRPr="001342DE">
          <w:rPr>
            <w:color w:val="000000"/>
            <w:lang w:val="pt-BR"/>
            <w:rPrChange w:id="2691" w:author="nnvan" w:date="2011-03-28T14:51:00Z">
              <w:rPr>
                <w:spacing w:val="-4"/>
                <w:sz w:val="36"/>
                <w:szCs w:val="36"/>
                <w:lang w:val="pt-BR"/>
              </w:rPr>
            </w:rPrChange>
          </w:rPr>
          <w:t xml:space="preserve">của </w:t>
        </w:r>
      </w:ins>
      <w:r w:rsidRPr="001342DE">
        <w:rPr>
          <w:color w:val="000000"/>
          <w:lang w:val="pt-BR"/>
          <w:rPrChange w:id="2692" w:author="nnvan" w:date="2011-03-28T14:51:00Z">
            <w:rPr>
              <w:spacing w:val="-4"/>
              <w:lang w:val="pt-BR"/>
            </w:rPr>
          </w:rPrChange>
        </w:rPr>
        <w:t xml:space="preserve">ba cấp học là 820,4 nghìn người, </w:t>
      </w:r>
      <w:ins w:id="2693" w:author="nnvan" w:date="2011-03-24T10:13:00Z">
        <w:r w:rsidR="00F173F3" w:rsidRPr="001342DE">
          <w:rPr>
            <w:color w:val="000000"/>
            <w:lang w:val="pt-BR"/>
            <w:rPrChange w:id="2694" w:author="nnvan" w:date="2011-03-28T14:51:00Z">
              <w:rPr>
                <w:spacing w:val="-4"/>
                <w:sz w:val="36"/>
                <w:szCs w:val="36"/>
                <w:lang w:val="pt-BR"/>
              </w:rPr>
            </w:rPrChange>
          </w:rPr>
          <w:t xml:space="preserve">tăng </w:t>
        </w:r>
      </w:ins>
      <w:ins w:id="2695" w:author="nnvan" w:date="2011-03-24T14:53:00Z">
        <w:r w:rsidR="00984ACC" w:rsidRPr="001342DE">
          <w:rPr>
            <w:color w:val="000000"/>
            <w:lang w:val="pt-BR"/>
            <w:rPrChange w:id="2696" w:author="nnvan" w:date="2011-03-28T14:51:00Z">
              <w:rPr>
                <w:b/>
                <w:spacing w:val="-4"/>
                <w:sz w:val="32"/>
                <w:szCs w:val="32"/>
                <w:lang w:val="pt-BR"/>
              </w:rPr>
            </w:rPrChange>
          </w:rPr>
          <w:t>0,2</w:t>
        </w:r>
      </w:ins>
      <w:ins w:id="2697" w:author="nnvan" w:date="2011-03-24T10:13:00Z">
        <w:r w:rsidR="00F173F3" w:rsidRPr="001342DE">
          <w:rPr>
            <w:color w:val="000000"/>
            <w:lang w:val="pt-BR"/>
            <w:rPrChange w:id="2698" w:author="nnvan" w:date="2011-03-28T14:51:00Z">
              <w:rPr>
                <w:spacing w:val="-4"/>
                <w:sz w:val="36"/>
                <w:szCs w:val="36"/>
                <w:lang w:val="pt-BR"/>
              </w:rPr>
            </w:rPrChange>
          </w:rPr>
          <w:t xml:space="preserve">% so với năm học trước, </w:t>
        </w:r>
      </w:ins>
      <w:r w:rsidRPr="001342DE">
        <w:rPr>
          <w:color w:val="000000"/>
          <w:lang w:val="pt-BR"/>
          <w:rPrChange w:id="2699" w:author="nnvan" w:date="2011-03-28T14:51:00Z">
            <w:rPr>
              <w:spacing w:val="-4"/>
              <w:lang w:val="pt-BR"/>
            </w:rPr>
          </w:rPrChange>
        </w:rPr>
        <w:t>bao gồm 359,7 nghìn giáo viên tiểu học</w:t>
      </w:r>
      <w:ins w:id="2700" w:author="nnvan" w:date="2011-03-24T10:14:00Z">
        <w:r w:rsidR="00F173F3" w:rsidRPr="001342DE">
          <w:rPr>
            <w:color w:val="000000"/>
            <w:lang w:val="pt-BR"/>
            <w:rPrChange w:id="2701" w:author="nnvan" w:date="2011-03-28T14:51:00Z">
              <w:rPr>
                <w:spacing w:val="-4"/>
                <w:sz w:val="36"/>
                <w:szCs w:val="36"/>
                <w:lang w:val="pt-BR"/>
              </w:rPr>
            </w:rPrChange>
          </w:rPr>
          <w:t xml:space="preserve">, tăng </w:t>
        </w:r>
      </w:ins>
      <w:ins w:id="2702" w:author="nnvan" w:date="2011-03-24T14:53:00Z">
        <w:r w:rsidR="00984ACC" w:rsidRPr="001342DE">
          <w:rPr>
            <w:color w:val="000000"/>
            <w:lang w:val="pt-BR"/>
            <w:rPrChange w:id="2703" w:author="nnvan" w:date="2011-03-28T14:51:00Z">
              <w:rPr>
                <w:b/>
                <w:spacing w:val="-4"/>
                <w:sz w:val="32"/>
                <w:szCs w:val="32"/>
                <w:lang w:val="pt-BR"/>
              </w:rPr>
            </w:rPrChange>
          </w:rPr>
          <w:t>1,3</w:t>
        </w:r>
      </w:ins>
      <w:ins w:id="2704" w:author="nnvan" w:date="2011-03-24T10:14:00Z">
        <w:r w:rsidR="00F173F3" w:rsidRPr="001342DE">
          <w:rPr>
            <w:color w:val="000000"/>
            <w:lang w:val="pt-BR"/>
            <w:rPrChange w:id="2705" w:author="nnvan" w:date="2011-03-28T14:51:00Z">
              <w:rPr>
                <w:spacing w:val="-4"/>
                <w:sz w:val="36"/>
                <w:szCs w:val="36"/>
                <w:lang w:val="pt-BR"/>
              </w:rPr>
            </w:rPrChange>
          </w:rPr>
          <w:t>%</w:t>
        </w:r>
      </w:ins>
      <w:r w:rsidRPr="001342DE">
        <w:rPr>
          <w:color w:val="000000"/>
          <w:lang w:val="pt-BR"/>
          <w:rPrChange w:id="2706" w:author="nnvan" w:date="2011-03-28T14:51:00Z">
            <w:rPr>
              <w:spacing w:val="-4"/>
              <w:lang w:val="pt-BR"/>
            </w:rPr>
          </w:rPrChange>
        </w:rPr>
        <w:t>; 313,1</w:t>
      </w:r>
      <w:ins w:id="2707" w:author="nnvan" w:date="2011-03-24T10:14:00Z">
        <w:r w:rsidR="00F173F3" w:rsidRPr="001342DE">
          <w:rPr>
            <w:color w:val="000000"/>
            <w:lang w:val="pt-BR"/>
            <w:rPrChange w:id="2708" w:author="nnvan" w:date="2011-03-28T14:51:00Z">
              <w:rPr>
                <w:spacing w:val="-4"/>
                <w:sz w:val="36"/>
                <w:szCs w:val="36"/>
                <w:lang w:val="pt-BR"/>
              </w:rPr>
            </w:rPrChange>
          </w:rPr>
          <w:t xml:space="preserve"> </w:t>
        </w:r>
      </w:ins>
      <w:r w:rsidRPr="001342DE">
        <w:rPr>
          <w:color w:val="000000"/>
          <w:lang w:val="pt-BR"/>
          <w:rPrChange w:id="2709" w:author="nnvan" w:date="2011-03-28T14:51:00Z">
            <w:rPr>
              <w:spacing w:val="-4"/>
              <w:lang w:val="pt-BR"/>
            </w:rPr>
          </w:rPrChange>
        </w:rPr>
        <w:t>nghìn giáo viên trung học cơ sở</w:t>
      </w:r>
      <w:ins w:id="2710" w:author="nnvan" w:date="2011-03-24T10:14:00Z">
        <w:r w:rsidR="00F173F3" w:rsidRPr="001342DE">
          <w:rPr>
            <w:color w:val="000000"/>
            <w:lang w:val="pt-BR"/>
            <w:rPrChange w:id="2711" w:author="nnvan" w:date="2011-03-28T14:51:00Z">
              <w:rPr>
                <w:spacing w:val="-4"/>
                <w:sz w:val="36"/>
                <w:szCs w:val="36"/>
                <w:lang w:val="pt-BR"/>
              </w:rPr>
            </w:rPrChange>
          </w:rPr>
          <w:t xml:space="preserve">, </w:t>
        </w:r>
      </w:ins>
      <w:ins w:id="2712" w:author="nnvan" w:date="2011-03-24T14:53:00Z">
        <w:r w:rsidR="00984ACC" w:rsidRPr="001342DE">
          <w:rPr>
            <w:color w:val="000000"/>
            <w:lang w:val="pt-BR"/>
            <w:rPrChange w:id="2713" w:author="nnvan" w:date="2011-03-28T14:51:00Z">
              <w:rPr>
                <w:spacing w:val="-4"/>
                <w:sz w:val="32"/>
                <w:szCs w:val="32"/>
                <w:lang w:val="pt-BR"/>
              </w:rPr>
            </w:rPrChange>
          </w:rPr>
          <w:t>giảm 1,3</w:t>
        </w:r>
      </w:ins>
      <w:ins w:id="2714" w:author="nnvan" w:date="2011-03-24T10:14:00Z">
        <w:r w:rsidR="00F173F3" w:rsidRPr="001342DE">
          <w:rPr>
            <w:color w:val="000000"/>
            <w:lang w:val="pt-BR"/>
            <w:rPrChange w:id="2715" w:author="nnvan" w:date="2011-03-28T14:51:00Z">
              <w:rPr>
                <w:spacing w:val="-4"/>
                <w:sz w:val="36"/>
                <w:szCs w:val="36"/>
                <w:lang w:val="pt-BR"/>
              </w:rPr>
            </w:rPrChange>
          </w:rPr>
          <w:t>%</w:t>
        </w:r>
      </w:ins>
      <w:r w:rsidRPr="001342DE">
        <w:rPr>
          <w:color w:val="000000"/>
          <w:lang w:val="pt-BR"/>
          <w:rPrChange w:id="2716" w:author="nnvan" w:date="2011-03-28T14:51:00Z">
            <w:rPr>
              <w:spacing w:val="-4"/>
              <w:lang w:val="pt-BR"/>
            </w:rPr>
          </w:rPrChange>
        </w:rPr>
        <w:t xml:space="preserve"> và 147,6 </w:t>
      </w:r>
      <w:del w:id="2717" w:author="nnvan" w:date="2011-03-28T14:21:00Z">
        <w:r w:rsidRPr="001342DE" w:rsidDel="00175554">
          <w:rPr>
            <w:color w:val="000000"/>
            <w:lang w:val="pt-BR"/>
            <w:rPrChange w:id="2718" w:author="nnvan" w:date="2011-03-28T14:51:00Z">
              <w:rPr>
                <w:spacing w:val="-4"/>
                <w:lang w:val="pt-BR"/>
              </w:rPr>
            </w:rPrChange>
          </w:rPr>
          <w:delText xml:space="preserve"> </w:delText>
        </w:r>
      </w:del>
      <w:r w:rsidRPr="001342DE">
        <w:rPr>
          <w:color w:val="000000"/>
          <w:lang w:val="pt-BR"/>
          <w:rPrChange w:id="2719" w:author="nnvan" w:date="2011-03-28T14:51:00Z">
            <w:rPr>
              <w:spacing w:val="-4"/>
              <w:lang w:val="pt-BR"/>
            </w:rPr>
          </w:rPrChange>
        </w:rPr>
        <w:t>nghìn giáo viên trung học phổ thông</w:t>
      </w:r>
      <w:ins w:id="2720" w:author="nnvan" w:date="2011-03-24T10:14:00Z">
        <w:r w:rsidR="00F173F3" w:rsidRPr="001342DE">
          <w:rPr>
            <w:color w:val="000000"/>
            <w:lang w:val="pt-BR"/>
            <w:rPrChange w:id="2721" w:author="nnvan" w:date="2011-03-28T14:51:00Z">
              <w:rPr>
                <w:spacing w:val="-4"/>
                <w:sz w:val="36"/>
                <w:szCs w:val="36"/>
                <w:lang w:val="pt-BR"/>
              </w:rPr>
            </w:rPrChange>
          </w:rPr>
          <w:t xml:space="preserve">, tăng </w:t>
        </w:r>
      </w:ins>
      <w:ins w:id="2722" w:author="nnvan" w:date="2011-03-24T14:54:00Z">
        <w:r w:rsidR="00984ACC" w:rsidRPr="001342DE">
          <w:rPr>
            <w:color w:val="000000"/>
            <w:lang w:val="pt-BR"/>
            <w:rPrChange w:id="2723" w:author="nnvan" w:date="2011-03-28T14:51:00Z">
              <w:rPr>
                <w:b/>
                <w:spacing w:val="-4"/>
                <w:sz w:val="32"/>
                <w:szCs w:val="32"/>
                <w:lang w:val="pt-BR"/>
              </w:rPr>
            </w:rPrChange>
          </w:rPr>
          <w:t>0,9</w:t>
        </w:r>
      </w:ins>
      <w:ins w:id="2724" w:author="nnvan" w:date="2011-03-24T10:14:00Z">
        <w:r w:rsidR="00F173F3" w:rsidRPr="001342DE">
          <w:rPr>
            <w:color w:val="000000"/>
            <w:lang w:val="pt-BR"/>
            <w:rPrChange w:id="2725" w:author="nnvan" w:date="2011-03-28T14:51:00Z">
              <w:rPr>
                <w:spacing w:val="-4"/>
                <w:sz w:val="36"/>
                <w:szCs w:val="36"/>
                <w:lang w:val="pt-BR"/>
              </w:rPr>
            </w:rPrChange>
          </w:rPr>
          <w:t>%</w:t>
        </w:r>
      </w:ins>
      <w:r w:rsidRPr="001342DE">
        <w:rPr>
          <w:color w:val="000000"/>
          <w:lang w:val="pt-BR"/>
          <w:rPrChange w:id="2726" w:author="nnvan" w:date="2011-03-28T14:51:00Z">
            <w:rPr>
              <w:spacing w:val="-4"/>
              <w:lang w:val="pt-BR"/>
            </w:rPr>
          </w:rPrChange>
        </w:rPr>
        <w:t>.</w:t>
      </w:r>
      <w:ins w:id="2727" w:author="nnvan" w:date="2011-03-24T10:16:00Z">
        <w:r w:rsidR="00F173F3" w:rsidRPr="001342DE">
          <w:rPr>
            <w:color w:val="000000"/>
            <w:lang w:val="pt-BR"/>
            <w:rPrChange w:id="2728" w:author="nnvan" w:date="2011-03-28T14:51:00Z">
              <w:rPr>
                <w:b/>
                <w:spacing w:val="-4"/>
                <w:sz w:val="36"/>
                <w:szCs w:val="36"/>
                <w:lang w:val="pt-BR"/>
              </w:rPr>
            </w:rPrChange>
          </w:rPr>
          <w:t xml:space="preserve"> </w:t>
        </w:r>
        <w:r w:rsidR="00F173F3" w:rsidRPr="001342DE">
          <w:rPr>
            <w:color w:val="000000"/>
            <w:lang w:val="pt-BR"/>
            <w:rPrChange w:id="2729" w:author="nnvan" w:date="2011-03-28T14:51:00Z">
              <w:rPr>
                <w:spacing w:val="-4"/>
                <w:sz w:val="36"/>
                <w:szCs w:val="36"/>
                <w:lang w:val="pt-BR"/>
              </w:rPr>
            </w:rPrChange>
          </w:rPr>
          <w:t>Số học sinh không biến động nhiều so với</w:t>
        </w:r>
        <w:r w:rsidR="00F173F3" w:rsidRPr="001342DE">
          <w:rPr>
            <w:lang w:val="pt-BR"/>
            <w:rPrChange w:id="2730" w:author="nnvan" w:date="2011-03-28T14:51:00Z">
              <w:rPr>
                <w:spacing w:val="-4"/>
                <w:sz w:val="36"/>
                <w:szCs w:val="36"/>
                <w:lang w:val="pt-BR"/>
              </w:rPr>
            </w:rPrChange>
          </w:rPr>
          <w:t xml:space="preserve"> năm học 2009</w:t>
        </w:r>
      </w:ins>
      <w:ins w:id="2731" w:author="nnvan" w:date="2011-03-28T14:51:00Z">
        <w:r w:rsidR="001342DE">
          <w:rPr>
            <w:lang w:val="pt-BR"/>
          </w:rPr>
          <w:t xml:space="preserve"> </w:t>
        </w:r>
        <w:r w:rsidR="001342DE" w:rsidRPr="001342DE">
          <w:rPr>
            <w:lang w:val="pt-BR"/>
            <w:rPrChange w:id="2732" w:author="nnvan" w:date="2011-03-28T14:51:00Z">
              <w:rPr>
                <w:spacing w:val="-4"/>
                <w:lang w:val="pt-BR"/>
              </w:rPr>
            </w:rPrChange>
          </w:rPr>
          <w:t>-</w:t>
        </w:r>
      </w:ins>
      <w:ins w:id="2733" w:author="nnvan" w:date="2011-03-24T10:16:00Z">
        <w:r w:rsidR="00F173F3" w:rsidRPr="001342DE">
          <w:rPr>
            <w:lang w:val="pt-BR"/>
            <w:rPrChange w:id="2734" w:author="nnvan" w:date="2011-03-28T14:51:00Z">
              <w:rPr>
                <w:spacing w:val="-4"/>
                <w:sz w:val="36"/>
                <w:szCs w:val="36"/>
                <w:lang w:val="pt-BR"/>
              </w:rPr>
            </w:rPrChange>
          </w:rPr>
          <w:t xml:space="preserve"> 2010</w:t>
        </w:r>
      </w:ins>
      <w:ins w:id="2735" w:author="nnvan" w:date="2011-03-24T15:03:00Z">
        <w:r w:rsidR="00796A93" w:rsidRPr="001342DE">
          <w:rPr>
            <w:lang w:val="pt-BR"/>
            <w:rPrChange w:id="2736" w:author="nnvan" w:date="2011-03-28T14:51:00Z">
              <w:rPr>
                <w:spacing w:val="-4"/>
                <w:sz w:val="32"/>
                <w:szCs w:val="32"/>
                <w:lang w:val="pt-BR"/>
              </w:rPr>
            </w:rPrChange>
          </w:rPr>
          <w:t>,</w:t>
        </w:r>
      </w:ins>
      <w:ins w:id="2737" w:author="nnvan" w:date="2011-03-24T10:16:00Z">
        <w:r w:rsidR="00F173F3" w:rsidRPr="001342DE">
          <w:rPr>
            <w:lang w:val="pt-BR"/>
            <w:rPrChange w:id="2738" w:author="nnvan" w:date="2011-03-28T14:51:00Z">
              <w:rPr>
                <w:spacing w:val="-4"/>
                <w:sz w:val="36"/>
                <w:szCs w:val="36"/>
                <w:lang w:val="pt-BR"/>
              </w:rPr>
            </w:rPrChange>
          </w:rPr>
          <w:t xml:space="preserve"> </w:t>
        </w:r>
      </w:ins>
      <w:ins w:id="2739" w:author="nnvan" w:date="2011-03-24T15:02:00Z">
        <w:r w:rsidR="00796A93" w:rsidRPr="008D2924">
          <w:rPr>
            <w:spacing w:val="-4"/>
            <w:lang w:val="pt-BR"/>
            <w:rPrChange w:id="2740" w:author="nnvan" w:date="2011-03-28T09:07:00Z">
              <w:rPr>
                <w:spacing w:val="-4"/>
                <w:sz w:val="32"/>
                <w:szCs w:val="32"/>
                <w:lang w:val="pt-BR"/>
              </w:rPr>
            </w:rPrChange>
          </w:rPr>
          <w:t>gồm</w:t>
        </w:r>
      </w:ins>
      <w:ins w:id="2741" w:author="nnvan" w:date="2011-03-24T10:16:00Z">
        <w:r w:rsidR="00F173F3" w:rsidRPr="008D2924">
          <w:rPr>
            <w:spacing w:val="-4"/>
            <w:lang w:val="pt-BR"/>
            <w:rPrChange w:id="2742" w:author="nnvan" w:date="2011-03-28T09:07:00Z">
              <w:rPr>
                <w:spacing w:val="-4"/>
                <w:sz w:val="36"/>
                <w:szCs w:val="36"/>
                <w:lang w:val="pt-BR"/>
              </w:rPr>
            </w:rPrChange>
          </w:rPr>
          <w:t xml:space="preserve"> 6,9 triệu học sinh tiểu học; 5 triệu học sinh trung học cơ sở và 2,8 triệu học sinh trung học phổ thông.</w:t>
        </w:r>
      </w:ins>
    </w:p>
    <w:p w14:paraId="1C0E288B" w14:textId="77777777" w:rsidR="003566A4" w:rsidRPr="008D2924" w:rsidRDefault="00F173F3" w:rsidP="00C37E22">
      <w:pPr>
        <w:spacing w:before="40" w:after="40" w:line="264" w:lineRule="auto"/>
        <w:ind w:firstLine="539"/>
        <w:jc w:val="both"/>
        <w:rPr>
          <w:lang w:val="pt-BR"/>
          <w:rPrChange w:id="2743" w:author="nnvan" w:date="2011-03-28T09:07:00Z">
            <w:rPr>
              <w:spacing w:val="-4"/>
              <w:lang w:val="pt-BR"/>
            </w:rPr>
          </w:rPrChange>
        </w:rPr>
        <w:pPrChange w:id="2744" w:author="nnvan" w:date="2011-03-28T14:58:00Z">
          <w:pPr>
            <w:spacing w:before="40" w:line="283" w:lineRule="auto"/>
            <w:ind w:firstLine="539"/>
            <w:jc w:val="both"/>
          </w:pPr>
        </w:pPrChange>
      </w:pPr>
      <w:ins w:id="2745" w:author="nnvan" w:date="2011-03-24T10:16:00Z">
        <w:r w:rsidRPr="008D2924">
          <w:rPr>
            <w:lang w:val="pt-BR"/>
            <w:rPrChange w:id="2746" w:author="nnvan" w:date="2011-03-28T09:07:00Z">
              <w:rPr>
                <w:spacing w:val="-4"/>
                <w:sz w:val="36"/>
                <w:szCs w:val="36"/>
                <w:lang w:val="pt-BR"/>
              </w:rPr>
            </w:rPrChange>
          </w:rPr>
          <w:t xml:space="preserve">Tính </w:t>
        </w:r>
      </w:ins>
      <w:del w:id="2747" w:author="nnvan" w:date="2011-03-24T10:16:00Z">
        <w:r w:rsidR="003566A4" w:rsidRPr="008D2924" w:rsidDel="00F173F3">
          <w:rPr>
            <w:lang w:val="pt-BR"/>
            <w:rPrChange w:id="2748" w:author="nnvan" w:date="2011-03-28T09:07:00Z">
              <w:rPr>
                <w:spacing w:val="-4"/>
                <w:lang w:val="pt-BR"/>
              </w:rPr>
            </w:rPrChange>
          </w:rPr>
          <w:delText>Đế</w:delText>
        </w:r>
      </w:del>
      <w:ins w:id="2749" w:author="nnvan" w:date="2011-03-24T10:16:00Z">
        <w:r w:rsidRPr="008D2924">
          <w:rPr>
            <w:lang w:val="pt-BR"/>
            <w:rPrChange w:id="2750" w:author="nnvan" w:date="2011-03-28T09:07:00Z">
              <w:rPr>
                <w:spacing w:val="-4"/>
                <w:sz w:val="36"/>
                <w:szCs w:val="36"/>
                <w:lang w:val="pt-BR"/>
              </w:rPr>
            </w:rPrChange>
          </w:rPr>
          <w:t>đế</w:t>
        </w:r>
      </w:ins>
      <w:r w:rsidR="003566A4" w:rsidRPr="008D2924">
        <w:rPr>
          <w:lang w:val="pt-BR"/>
          <w:rPrChange w:id="2751" w:author="nnvan" w:date="2011-03-28T09:07:00Z">
            <w:rPr>
              <w:spacing w:val="-4"/>
              <w:lang w:val="pt-BR"/>
            </w:rPr>
          </w:rPrChange>
        </w:rPr>
        <w:t xml:space="preserve">n </w:t>
      </w:r>
      <w:del w:id="2752" w:author="nnvan" w:date="2011-03-24T10:16:00Z">
        <w:r w:rsidR="003566A4" w:rsidRPr="008D2924" w:rsidDel="00F173F3">
          <w:rPr>
            <w:lang w:val="pt-BR"/>
            <w:rPrChange w:id="2753" w:author="nnvan" w:date="2011-03-28T09:07:00Z">
              <w:rPr>
                <w:spacing w:val="-4"/>
                <w:lang w:val="pt-BR"/>
              </w:rPr>
            </w:rPrChange>
          </w:rPr>
          <w:delText>nay</w:delText>
        </w:r>
      </w:del>
      <w:ins w:id="2754" w:author="nnvan" w:date="2011-03-24T10:16:00Z">
        <w:r w:rsidRPr="008D2924">
          <w:rPr>
            <w:lang w:val="pt-BR"/>
            <w:rPrChange w:id="2755" w:author="nnvan" w:date="2011-03-28T09:07:00Z">
              <w:rPr>
                <w:spacing w:val="-4"/>
                <w:sz w:val="36"/>
                <w:szCs w:val="36"/>
                <w:lang w:val="pt-BR"/>
              </w:rPr>
            </w:rPrChange>
          </w:rPr>
          <w:t>cuối tháng 3/2011,</w:t>
        </w:r>
      </w:ins>
      <w:r w:rsidR="003566A4" w:rsidRPr="008D2924">
        <w:rPr>
          <w:lang w:val="pt-BR"/>
          <w:rPrChange w:id="2756" w:author="nnvan" w:date="2011-03-28T09:07:00Z">
            <w:rPr>
              <w:spacing w:val="-4"/>
              <w:lang w:val="pt-BR"/>
            </w:rPr>
          </w:rPrChange>
        </w:rPr>
        <w:t xml:space="preserve"> cả nước </w:t>
      </w:r>
      <w:del w:id="2757" w:author="nnvan" w:date="2011-03-24T10:16:00Z">
        <w:r w:rsidR="003566A4" w:rsidRPr="008D2924" w:rsidDel="00F173F3">
          <w:rPr>
            <w:lang w:val="pt-BR"/>
            <w:rPrChange w:id="2758" w:author="nnvan" w:date="2011-03-28T09:07:00Z">
              <w:rPr>
                <w:spacing w:val="-4"/>
                <w:lang w:val="pt-BR"/>
              </w:rPr>
            </w:rPrChange>
          </w:rPr>
          <w:delText xml:space="preserve">đã </w:delText>
        </w:r>
      </w:del>
      <w:r w:rsidR="003566A4" w:rsidRPr="008D2924">
        <w:rPr>
          <w:lang w:val="pt-BR"/>
          <w:rPrChange w:id="2759" w:author="nnvan" w:date="2011-03-28T09:07:00Z">
            <w:rPr>
              <w:spacing w:val="-4"/>
              <w:lang w:val="pt-BR"/>
            </w:rPr>
          </w:rPrChange>
        </w:rPr>
        <w:t>có 55/63 tỉnh, thành phố trực thuộc trung ương hoàn thành phổ cập tiểu học đúng độ tuổi và 63/63 tỉnh, thành phố trực thuộc trung ương hoàn thành phổ cập giáo dục trung học cơ sở.</w:t>
      </w:r>
    </w:p>
    <w:p w14:paraId="663625B3" w14:textId="77777777" w:rsidR="003566A4" w:rsidRPr="008D2924" w:rsidRDefault="00964316" w:rsidP="00C37E22">
      <w:pPr>
        <w:spacing w:before="40" w:after="40" w:line="264" w:lineRule="auto"/>
        <w:ind w:firstLine="539"/>
        <w:jc w:val="both"/>
        <w:rPr>
          <w:b/>
          <w:i/>
          <w:lang w:val="pt-BR"/>
          <w:rPrChange w:id="2760" w:author="nnvan" w:date="2011-03-28T09:07:00Z">
            <w:rPr>
              <w:b/>
              <w:i/>
              <w:spacing w:val="-4"/>
              <w:lang w:val="pt-BR"/>
            </w:rPr>
          </w:rPrChange>
        </w:rPr>
        <w:pPrChange w:id="2761" w:author="nnvan" w:date="2011-03-28T14:58:00Z">
          <w:pPr>
            <w:spacing w:before="40" w:line="283" w:lineRule="auto"/>
            <w:ind w:firstLine="539"/>
            <w:jc w:val="both"/>
          </w:pPr>
        </w:pPrChange>
      </w:pPr>
      <w:ins w:id="2762" w:author="nnvan" w:date="2011-03-25T12:37:00Z">
        <w:r w:rsidRPr="008D2924">
          <w:rPr>
            <w:b/>
            <w:i/>
            <w:lang w:val="pt-BR"/>
            <w:rPrChange w:id="2763" w:author="nnvan" w:date="2011-03-28T09:07:00Z">
              <w:rPr>
                <w:b/>
                <w:i/>
                <w:spacing w:val="-4"/>
                <w:lang w:val="pt-BR"/>
              </w:rPr>
            </w:rPrChange>
          </w:rPr>
          <w:t xml:space="preserve">b. </w:t>
        </w:r>
      </w:ins>
      <w:r w:rsidR="003566A4" w:rsidRPr="008D2924">
        <w:rPr>
          <w:b/>
          <w:i/>
          <w:lang w:val="pt-BR"/>
          <w:rPrChange w:id="2764" w:author="nnvan" w:date="2011-03-28T09:07:00Z">
            <w:rPr>
              <w:b/>
              <w:i/>
              <w:spacing w:val="-4"/>
              <w:lang w:val="pt-BR"/>
            </w:rPr>
          </w:rPrChange>
        </w:rPr>
        <w:t>Đào tạo</w:t>
      </w:r>
    </w:p>
    <w:p w14:paraId="46512FA0" w14:textId="77777777" w:rsidR="003566A4" w:rsidRPr="00175554" w:rsidRDefault="003566A4" w:rsidP="00C37E22">
      <w:pPr>
        <w:spacing w:before="40" w:after="40" w:line="264" w:lineRule="auto"/>
        <w:ind w:firstLine="539"/>
        <w:jc w:val="both"/>
        <w:rPr>
          <w:spacing w:val="-2"/>
          <w:lang w:val="pt-BR"/>
          <w:rPrChange w:id="2765" w:author="nnvan" w:date="2011-03-28T14:22:00Z">
            <w:rPr>
              <w:spacing w:val="-4"/>
              <w:lang w:val="pt-BR"/>
            </w:rPr>
          </w:rPrChange>
        </w:rPr>
        <w:pPrChange w:id="2766" w:author="nnvan" w:date="2011-03-28T14:58:00Z">
          <w:pPr>
            <w:spacing w:before="40" w:after="40" w:line="288" w:lineRule="auto"/>
            <w:ind w:firstLine="539"/>
            <w:jc w:val="both"/>
          </w:pPr>
        </w:pPrChange>
      </w:pPr>
      <w:r w:rsidRPr="00175554">
        <w:rPr>
          <w:spacing w:val="-2"/>
          <w:lang w:val="pt-BR"/>
          <w:rPrChange w:id="2767" w:author="nnvan" w:date="2011-03-28T14:22:00Z">
            <w:rPr>
              <w:spacing w:val="-4"/>
              <w:lang w:val="pt-BR"/>
            </w:rPr>
          </w:rPrChange>
        </w:rPr>
        <w:t xml:space="preserve">Năm 2010-2011, cả nước có 414 trường đại học, cao đẳng, tăng 2,7% so với năm học 2009-2010. </w:t>
      </w:r>
      <w:del w:id="2768" w:author="nnvan" w:date="2011-03-24T10:20:00Z">
        <w:r w:rsidRPr="00175554" w:rsidDel="00F173F3">
          <w:rPr>
            <w:spacing w:val="-2"/>
            <w:lang w:val="pt-BR"/>
            <w:rPrChange w:id="2769" w:author="nnvan" w:date="2011-03-28T14:22:00Z">
              <w:rPr>
                <w:spacing w:val="-4"/>
                <w:lang w:val="pt-BR"/>
              </w:rPr>
            </w:rPrChange>
          </w:rPr>
          <w:delText xml:space="preserve">Tổng số sinh viên đại học, cao đẳng ước tính </w:delText>
        </w:r>
      </w:del>
      <w:del w:id="2770" w:author="nnvan" w:date="2011-03-24T10:17:00Z">
        <w:r w:rsidRPr="00175554" w:rsidDel="00F173F3">
          <w:rPr>
            <w:spacing w:val="-2"/>
            <w:lang w:val="pt-BR"/>
            <w:rPrChange w:id="2771" w:author="nnvan" w:date="2011-03-28T14:22:00Z">
              <w:rPr>
                <w:spacing w:val="-4"/>
                <w:lang w:val="pt-BR"/>
              </w:rPr>
            </w:rPrChange>
          </w:rPr>
          <w:delText xml:space="preserve">là </w:delText>
        </w:r>
      </w:del>
      <w:del w:id="2772" w:author="nnvan" w:date="2011-03-24T10:20:00Z">
        <w:r w:rsidRPr="00175554" w:rsidDel="00F173F3">
          <w:rPr>
            <w:spacing w:val="-2"/>
            <w:lang w:val="pt-BR"/>
            <w:rPrChange w:id="2773" w:author="nnvan" w:date="2011-03-28T14:22:00Z">
              <w:rPr>
                <w:spacing w:val="-4"/>
                <w:lang w:val="pt-BR"/>
              </w:rPr>
            </w:rPrChange>
          </w:rPr>
          <w:delText xml:space="preserve">trên 2 triệu sinh viên, </w:delText>
        </w:r>
        <w:r w:rsidRPr="00175554" w:rsidDel="00F173F3">
          <w:rPr>
            <w:b/>
            <w:spacing w:val="-2"/>
            <w:lang w:val="pt-BR"/>
            <w:rPrChange w:id="2774" w:author="nnvan" w:date="2011-03-28T14:22:00Z">
              <w:rPr>
                <w:spacing w:val="-4"/>
                <w:lang w:val="pt-BR"/>
              </w:rPr>
            </w:rPrChange>
          </w:rPr>
          <w:delText>tăng 4,4%</w:delText>
        </w:r>
      </w:del>
      <w:del w:id="2775" w:author="nnvan" w:date="2011-03-24T10:17:00Z">
        <w:r w:rsidRPr="00175554" w:rsidDel="00F173F3">
          <w:rPr>
            <w:spacing w:val="-2"/>
            <w:lang w:val="pt-BR"/>
            <w:rPrChange w:id="2776" w:author="nnvan" w:date="2011-03-28T14:22:00Z">
              <w:rPr>
                <w:spacing w:val="-4"/>
                <w:lang w:val="pt-BR"/>
              </w:rPr>
            </w:rPrChange>
          </w:rPr>
          <w:delText xml:space="preserve">  so với năm học trước</w:delText>
        </w:r>
      </w:del>
      <w:del w:id="2777" w:author="nnvan" w:date="2011-03-24T10:20:00Z">
        <w:r w:rsidRPr="00175554" w:rsidDel="00F173F3">
          <w:rPr>
            <w:spacing w:val="-2"/>
            <w:lang w:val="pt-BR"/>
            <w:rPrChange w:id="2778" w:author="nnvan" w:date="2011-03-28T14:22:00Z">
              <w:rPr>
                <w:spacing w:val="-4"/>
                <w:lang w:val="pt-BR"/>
              </w:rPr>
            </w:rPrChange>
          </w:rPr>
          <w:delText xml:space="preserve">, trong đó hơn 85% là sinh viên các trường công lập và số sinh viên nữ chiếm gần 50% tổng số học sinh. Số sinh viên tốt nghiệp năm học 2010-2011 ước </w:delText>
        </w:r>
      </w:del>
      <w:del w:id="2779" w:author="nnvan" w:date="2011-03-24T10:19:00Z">
        <w:r w:rsidRPr="00175554" w:rsidDel="00F173F3">
          <w:rPr>
            <w:spacing w:val="-2"/>
            <w:lang w:val="pt-BR"/>
            <w:rPrChange w:id="2780" w:author="nnvan" w:date="2011-03-28T14:22:00Z">
              <w:rPr>
                <w:spacing w:val="-4"/>
                <w:lang w:val="pt-BR"/>
              </w:rPr>
            </w:rPrChange>
          </w:rPr>
          <w:delText>đạt hơn</w:delText>
        </w:r>
      </w:del>
      <w:del w:id="2781" w:author="nnvan" w:date="2011-03-24T10:20:00Z">
        <w:r w:rsidRPr="00175554" w:rsidDel="00F173F3">
          <w:rPr>
            <w:spacing w:val="-2"/>
            <w:lang w:val="pt-BR"/>
            <w:rPrChange w:id="2782" w:author="nnvan" w:date="2011-03-28T14:22:00Z">
              <w:rPr>
                <w:spacing w:val="-4"/>
                <w:lang w:val="pt-BR"/>
              </w:rPr>
            </w:rPrChange>
          </w:rPr>
          <w:delText xml:space="preserve"> 290 nghìn </w:delText>
        </w:r>
      </w:del>
      <w:del w:id="2783" w:author="nnvan" w:date="2011-03-24T10:19:00Z">
        <w:r w:rsidRPr="00175554" w:rsidDel="00F173F3">
          <w:rPr>
            <w:spacing w:val="-2"/>
            <w:lang w:val="pt-BR"/>
            <w:rPrChange w:id="2784" w:author="nnvan" w:date="2011-03-28T14:22:00Z">
              <w:rPr>
                <w:spacing w:val="-4"/>
                <w:lang w:val="pt-BR"/>
              </w:rPr>
            </w:rPrChange>
          </w:rPr>
          <w:delText>người</w:delText>
        </w:r>
      </w:del>
      <w:del w:id="2785" w:author="nnvan" w:date="2011-03-24T10:20:00Z">
        <w:r w:rsidRPr="00175554" w:rsidDel="00F173F3">
          <w:rPr>
            <w:spacing w:val="-2"/>
            <w:lang w:val="pt-BR"/>
            <w:rPrChange w:id="2786" w:author="nnvan" w:date="2011-03-28T14:22:00Z">
              <w:rPr>
                <w:spacing w:val="-4"/>
                <w:lang w:val="pt-BR"/>
              </w:rPr>
            </w:rPrChange>
          </w:rPr>
          <w:delText xml:space="preserve">, </w:delText>
        </w:r>
        <w:r w:rsidRPr="00175554" w:rsidDel="00F173F3">
          <w:rPr>
            <w:b/>
            <w:spacing w:val="-2"/>
            <w:lang w:val="pt-BR"/>
            <w:rPrChange w:id="2787" w:author="nnvan" w:date="2011-03-28T14:22:00Z">
              <w:rPr>
                <w:spacing w:val="-4"/>
                <w:lang w:val="pt-BR"/>
              </w:rPr>
            </w:rPrChange>
          </w:rPr>
          <w:delText xml:space="preserve">tăng </w:delText>
        </w:r>
      </w:del>
      <w:del w:id="2788" w:author="nnvan" w:date="2011-03-24T10:19:00Z">
        <w:r w:rsidRPr="00175554" w:rsidDel="00F173F3">
          <w:rPr>
            <w:b/>
            <w:spacing w:val="-2"/>
            <w:lang w:val="pt-BR"/>
            <w:rPrChange w:id="2789" w:author="nnvan" w:date="2011-03-28T14:22:00Z">
              <w:rPr>
                <w:spacing w:val="-4"/>
                <w:lang w:val="pt-BR"/>
              </w:rPr>
            </w:rPrChange>
          </w:rPr>
          <w:delText xml:space="preserve">hơn </w:delText>
        </w:r>
      </w:del>
      <w:del w:id="2790" w:author="nnvan" w:date="2011-03-24T10:20:00Z">
        <w:r w:rsidRPr="00175554" w:rsidDel="00F173F3">
          <w:rPr>
            <w:b/>
            <w:spacing w:val="-2"/>
            <w:lang w:val="pt-BR"/>
            <w:rPrChange w:id="2791" w:author="nnvan" w:date="2011-03-28T14:22:00Z">
              <w:rPr>
                <w:spacing w:val="-4"/>
                <w:lang w:val="pt-BR"/>
              </w:rPr>
            </w:rPrChange>
          </w:rPr>
          <w:delText>17,5%</w:delText>
        </w:r>
        <w:r w:rsidRPr="00175554" w:rsidDel="00F173F3">
          <w:rPr>
            <w:spacing w:val="-2"/>
            <w:lang w:val="pt-BR"/>
            <w:rPrChange w:id="2792" w:author="nnvan" w:date="2011-03-28T14:22:00Z">
              <w:rPr>
                <w:spacing w:val="-4"/>
                <w:lang w:val="pt-BR"/>
              </w:rPr>
            </w:rPrChange>
          </w:rPr>
          <w:delText xml:space="preserve"> so với năm học trước, trong đó sinh viên hệ công lập chiếm 87%. </w:delText>
        </w:r>
      </w:del>
      <w:r w:rsidRPr="00175554">
        <w:rPr>
          <w:spacing w:val="-2"/>
          <w:lang w:val="pt-BR"/>
          <w:rPrChange w:id="2793" w:author="nnvan" w:date="2011-03-28T14:22:00Z">
            <w:rPr>
              <w:spacing w:val="-4"/>
              <w:lang w:val="pt-BR"/>
            </w:rPr>
          </w:rPrChange>
        </w:rPr>
        <w:t xml:space="preserve">Số giáo viên đại học, cao đẳng là </w:t>
      </w:r>
      <w:del w:id="2794" w:author="nnvan" w:date="2011-03-24T15:03:00Z">
        <w:r w:rsidRPr="00175554" w:rsidDel="00796A93">
          <w:rPr>
            <w:spacing w:val="-2"/>
            <w:lang w:val="pt-BR"/>
            <w:rPrChange w:id="2795" w:author="nnvan" w:date="2011-03-28T14:22:00Z">
              <w:rPr>
                <w:spacing w:val="-4"/>
                <w:lang w:val="pt-BR"/>
              </w:rPr>
            </w:rPrChange>
          </w:rPr>
          <w:delText xml:space="preserve">hơn </w:delText>
        </w:r>
      </w:del>
      <w:r w:rsidRPr="00175554">
        <w:rPr>
          <w:spacing w:val="-2"/>
          <w:lang w:val="pt-BR"/>
          <w:rPrChange w:id="2796" w:author="nnvan" w:date="2011-03-28T14:22:00Z">
            <w:rPr>
              <w:spacing w:val="-4"/>
              <w:lang w:val="pt-BR"/>
            </w:rPr>
          </w:rPrChange>
        </w:rPr>
        <w:t>71</w:t>
      </w:r>
      <w:ins w:id="2797" w:author="nnvan" w:date="2011-03-24T15:03:00Z">
        <w:r w:rsidR="00796A93" w:rsidRPr="00175554">
          <w:rPr>
            <w:spacing w:val="-2"/>
            <w:lang w:val="pt-BR"/>
            <w:rPrChange w:id="2798" w:author="nnvan" w:date="2011-03-28T14:22:00Z">
              <w:rPr>
                <w:spacing w:val="-4"/>
                <w:sz w:val="32"/>
                <w:szCs w:val="32"/>
                <w:lang w:val="pt-BR"/>
              </w:rPr>
            </w:rPrChange>
          </w:rPr>
          <w:t>,5</w:t>
        </w:r>
      </w:ins>
      <w:r w:rsidRPr="00175554">
        <w:rPr>
          <w:spacing w:val="-2"/>
          <w:lang w:val="pt-BR"/>
          <w:rPrChange w:id="2799" w:author="nnvan" w:date="2011-03-28T14:22:00Z">
            <w:rPr>
              <w:spacing w:val="-4"/>
              <w:lang w:val="pt-BR"/>
            </w:rPr>
          </w:rPrChange>
        </w:rPr>
        <w:t xml:space="preserve"> nghìn người, tăng </w:t>
      </w:r>
      <w:del w:id="2800" w:author="nnvan" w:date="2011-03-24T15:04:00Z">
        <w:r w:rsidRPr="00175554" w:rsidDel="00796A93">
          <w:rPr>
            <w:b/>
            <w:spacing w:val="-2"/>
            <w:lang w:val="pt-BR"/>
            <w:rPrChange w:id="2801" w:author="nnvan" w:date="2011-03-28T14:22:00Z">
              <w:rPr>
                <w:spacing w:val="-4"/>
                <w:lang w:val="pt-BR"/>
              </w:rPr>
            </w:rPrChange>
          </w:rPr>
          <w:delText>gần 2 nghìn giá</w:delText>
        </w:r>
        <w:r w:rsidRPr="00175554" w:rsidDel="00796A93">
          <w:rPr>
            <w:spacing w:val="-2"/>
            <w:lang w:val="pt-BR"/>
            <w:rPrChange w:id="2802" w:author="nnvan" w:date="2011-03-28T14:22:00Z">
              <w:rPr>
                <w:spacing w:val="-4"/>
                <w:lang w:val="pt-BR"/>
              </w:rPr>
            </w:rPrChange>
          </w:rPr>
          <w:delText xml:space="preserve">o viên </w:delText>
        </w:r>
      </w:del>
      <w:ins w:id="2803" w:author="nnvan" w:date="2011-03-24T15:04:00Z">
        <w:r w:rsidR="00796A93" w:rsidRPr="00175554">
          <w:rPr>
            <w:spacing w:val="-2"/>
            <w:lang w:val="pt-BR"/>
            <w:rPrChange w:id="2804" w:author="nnvan" w:date="2011-03-28T14:22:00Z">
              <w:rPr>
                <w:spacing w:val="-4"/>
                <w:sz w:val="32"/>
                <w:szCs w:val="32"/>
                <w:lang w:val="pt-BR"/>
              </w:rPr>
            </w:rPrChange>
          </w:rPr>
          <w:t xml:space="preserve">2,7% </w:t>
        </w:r>
      </w:ins>
      <w:r w:rsidRPr="00175554">
        <w:rPr>
          <w:spacing w:val="-2"/>
          <w:lang w:val="pt-BR"/>
          <w:rPrChange w:id="2805" w:author="nnvan" w:date="2011-03-28T14:22:00Z">
            <w:rPr>
              <w:spacing w:val="-4"/>
              <w:lang w:val="pt-BR"/>
            </w:rPr>
          </w:rPrChange>
        </w:rPr>
        <w:t xml:space="preserve">so với năm học trước, trong đó giáo viên công lập là 61,2 nghìn người. </w:t>
      </w:r>
      <w:ins w:id="2806" w:author="nnvan" w:date="2011-03-24T10:20:00Z">
        <w:r w:rsidR="00F173F3" w:rsidRPr="00175554">
          <w:rPr>
            <w:spacing w:val="-2"/>
            <w:lang w:val="pt-BR"/>
            <w:rPrChange w:id="2807" w:author="nnvan" w:date="2011-03-28T14:22:00Z">
              <w:rPr>
                <w:spacing w:val="-4"/>
                <w:sz w:val="36"/>
                <w:szCs w:val="36"/>
                <w:lang w:val="pt-BR"/>
              </w:rPr>
            </w:rPrChange>
          </w:rPr>
          <w:t xml:space="preserve">Tổng số sinh viên đại học, cao đẳng ước tính trên 2 triệu sinh viên, </w:t>
        </w:r>
        <w:r w:rsidR="00F173F3" w:rsidRPr="00175554">
          <w:rPr>
            <w:spacing w:val="-2"/>
            <w:lang w:val="pt-BR"/>
            <w:rPrChange w:id="2808" w:author="nnvan" w:date="2011-03-28T14:22:00Z">
              <w:rPr>
                <w:b/>
                <w:spacing w:val="-4"/>
                <w:sz w:val="36"/>
                <w:szCs w:val="36"/>
                <w:lang w:val="pt-BR"/>
              </w:rPr>
            </w:rPrChange>
          </w:rPr>
          <w:t>tăng 4,4%</w:t>
        </w:r>
        <w:r w:rsidR="00F173F3" w:rsidRPr="00175554">
          <w:rPr>
            <w:spacing w:val="-2"/>
            <w:lang w:val="pt-BR"/>
            <w:rPrChange w:id="2809" w:author="nnvan" w:date="2011-03-28T14:22:00Z">
              <w:rPr>
                <w:spacing w:val="-4"/>
                <w:sz w:val="36"/>
                <w:szCs w:val="36"/>
                <w:lang w:val="pt-BR"/>
              </w:rPr>
            </w:rPrChange>
          </w:rPr>
          <w:t>, trong đó hơn 85% là sinh viên các trường công lập và số sinh viên nữ chiếm gần 50% tổng số học sinh.</w:t>
        </w:r>
      </w:ins>
      <w:ins w:id="2810" w:author="nnvan" w:date="2011-03-24T10:21:00Z">
        <w:r w:rsidR="00FA5A9F" w:rsidRPr="00175554">
          <w:rPr>
            <w:spacing w:val="-2"/>
            <w:lang w:val="pt-BR"/>
            <w:rPrChange w:id="2811" w:author="nnvan" w:date="2011-03-28T14:22:00Z">
              <w:rPr>
                <w:spacing w:val="-4"/>
                <w:sz w:val="36"/>
                <w:szCs w:val="36"/>
                <w:lang w:val="pt-BR"/>
              </w:rPr>
            </w:rPrChange>
          </w:rPr>
          <w:t xml:space="preserve"> </w:t>
        </w:r>
      </w:ins>
      <w:ins w:id="2812" w:author="nnvan" w:date="2011-03-24T10:20:00Z">
        <w:r w:rsidR="00F173F3" w:rsidRPr="00175554">
          <w:rPr>
            <w:spacing w:val="-2"/>
            <w:lang w:val="pt-BR"/>
            <w:rPrChange w:id="2813" w:author="nnvan" w:date="2011-03-28T14:22:00Z">
              <w:rPr>
                <w:spacing w:val="-4"/>
                <w:sz w:val="36"/>
                <w:szCs w:val="36"/>
                <w:lang w:val="pt-BR"/>
              </w:rPr>
            </w:rPrChange>
          </w:rPr>
          <w:t xml:space="preserve">Số sinh viên tốt nghiệp năm học 2010-2011 ước tính </w:t>
        </w:r>
      </w:ins>
      <w:ins w:id="2814" w:author="nnvan" w:date="2011-03-24T15:05:00Z">
        <w:r w:rsidR="00796A93" w:rsidRPr="00175554">
          <w:rPr>
            <w:spacing w:val="-2"/>
            <w:lang w:val="pt-BR"/>
            <w:rPrChange w:id="2815" w:author="nnvan" w:date="2011-03-28T14:22:00Z">
              <w:rPr>
                <w:spacing w:val="-4"/>
                <w:sz w:val="32"/>
                <w:szCs w:val="32"/>
                <w:lang w:val="pt-BR"/>
              </w:rPr>
            </w:rPrChange>
          </w:rPr>
          <w:t>khoảng</w:t>
        </w:r>
      </w:ins>
      <w:ins w:id="2816" w:author="nnvan" w:date="2011-03-24T10:20:00Z">
        <w:r w:rsidR="00F173F3" w:rsidRPr="00175554">
          <w:rPr>
            <w:spacing w:val="-2"/>
            <w:lang w:val="pt-BR"/>
            <w:rPrChange w:id="2817" w:author="nnvan" w:date="2011-03-28T14:22:00Z">
              <w:rPr>
                <w:spacing w:val="-4"/>
                <w:sz w:val="36"/>
                <w:szCs w:val="36"/>
                <w:lang w:val="pt-BR"/>
              </w:rPr>
            </w:rPrChange>
          </w:rPr>
          <w:t xml:space="preserve"> 290 nghìn sinh viên, </w:t>
        </w:r>
        <w:r w:rsidR="00F173F3" w:rsidRPr="00175554">
          <w:rPr>
            <w:spacing w:val="-2"/>
            <w:lang w:val="pt-BR"/>
            <w:rPrChange w:id="2818" w:author="nnvan" w:date="2011-03-28T14:22:00Z">
              <w:rPr>
                <w:b/>
                <w:spacing w:val="-4"/>
                <w:sz w:val="36"/>
                <w:szCs w:val="36"/>
                <w:lang w:val="pt-BR"/>
              </w:rPr>
            </w:rPrChange>
          </w:rPr>
          <w:t>tăng 17,5%</w:t>
        </w:r>
        <w:r w:rsidR="00F173F3" w:rsidRPr="00175554">
          <w:rPr>
            <w:spacing w:val="-2"/>
            <w:lang w:val="pt-BR"/>
            <w:rPrChange w:id="2819" w:author="nnvan" w:date="2011-03-28T14:22:00Z">
              <w:rPr>
                <w:spacing w:val="-4"/>
                <w:sz w:val="36"/>
                <w:szCs w:val="36"/>
                <w:lang w:val="pt-BR"/>
              </w:rPr>
            </w:rPrChange>
          </w:rPr>
          <w:t xml:space="preserve"> so với năm học trước, trong đó sinh viên hệ công lập chiếm 87%.</w:t>
        </w:r>
      </w:ins>
    </w:p>
    <w:p w14:paraId="339CE0AC" w14:textId="77777777" w:rsidR="00964316" w:rsidRPr="008D2924" w:rsidRDefault="003566A4" w:rsidP="00C37E22">
      <w:pPr>
        <w:spacing w:before="40" w:after="40" w:line="264" w:lineRule="auto"/>
        <w:ind w:firstLine="539"/>
        <w:jc w:val="both"/>
        <w:rPr>
          <w:ins w:id="2820" w:author="nnvan" w:date="2011-03-25T12:38:00Z"/>
          <w:lang w:val="pt-BR"/>
          <w:rPrChange w:id="2821" w:author="nnvan" w:date="2011-03-28T09:07:00Z">
            <w:rPr>
              <w:ins w:id="2822" w:author="nnvan" w:date="2011-03-25T12:38:00Z"/>
              <w:spacing w:val="-4"/>
              <w:lang w:val="pt-BR"/>
            </w:rPr>
          </w:rPrChange>
        </w:rPr>
        <w:pPrChange w:id="2823" w:author="nnvan" w:date="2011-03-28T14:58:00Z">
          <w:pPr>
            <w:spacing w:before="40" w:after="40" w:line="288" w:lineRule="auto"/>
            <w:ind w:firstLine="539"/>
            <w:jc w:val="both"/>
          </w:pPr>
        </w:pPrChange>
      </w:pPr>
      <w:r w:rsidRPr="008D2924">
        <w:rPr>
          <w:lang w:val="pt-BR"/>
          <w:rPrChange w:id="2824" w:author="nnvan" w:date="2011-03-28T09:07:00Z">
            <w:rPr>
              <w:spacing w:val="-4"/>
              <w:lang w:val="pt-BR"/>
            </w:rPr>
          </w:rPrChange>
        </w:rPr>
        <w:t>Công tác đào tạo nghề tiếp tục được quan tâm đầu tư</w:t>
      </w:r>
      <w:del w:id="2825" w:author="nnvan" w:date="2011-03-24T10:21:00Z">
        <w:r w:rsidRPr="008D2924" w:rsidDel="00FA5A9F">
          <w:rPr>
            <w:lang w:val="pt-BR"/>
            <w:rPrChange w:id="2826" w:author="nnvan" w:date="2011-03-28T09:07:00Z">
              <w:rPr>
                <w:spacing w:val="-4"/>
                <w:lang w:val="pt-BR"/>
              </w:rPr>
            </w:rPrChange>
          </w:rPr>
          <w:delText xml:space="preserve"> mở rộng</w:delText>
        </w:r>
      </w:del>
      <w:ins w:id="2827" w:author="nnvan" w:date="2011-03-24T10:21:00Z">
        <w:r w:rsidR="00FA5A9F" w:rsidRPr="008D2924">
          <w:rPr>
            <w:lang w:val="pt-BR"/>
            <w:rPrChange w:id="2828" w:author="nnvan" w:date="2011-03-28T09:07:00Z">
              <w:rPr>
                <w:spacing w:val="-4"/>
                <w:sz w:val="36"/>
                <w:szCs w:val="36"/>
                <w:lang w:val="pt-BR"/>
              </w:rPr>
            </w:rPrChange>
          </w:rPr>
          <w:t xml:space="preserve"> tại các địa phương</w:t>
        </w:r>
      </w:ins>
      <w:r w:rsidRPr="008D2924">
        <w:rPr>
          <w:lang w:val="pt-BR"/>
          <w:rPrChange w:id="2829" w:author="nnvan" w:date="2011-03-28T09:07:00Z">
            <w:rPr>
              <w:spacing w:val="-4"/>
              <w:lang w:val="pt-BR"/>
            </w:rPr>
          </w:rPrChange>
        </w:rPr>
        <w:t xml:space="preserve">. </w:t>
      </w:r>
      <w:ins w:id="2830" w:author="nnvan" w:date="2011-03-24T10:22:00Z">
        <w:r w:rsidR="00FA5A9F" w:rsidRPr="008D2924">
          <w:rPr>
            <w:lang w:val="pt-BR"/>
            <w:rPrChange w:id="2831" w:author="nnvan" w:date="2011-03-28T09:07:00Z">
              <w:rPr>
                <w:spacing w:val="-4"/>
                <w:sz w:val="36"/>
                <w:szCs w:val="36"/>
                <w:lang w:val="pt-BR"/>
              </w:rPr>
            </w:rPrChange>
          </w:rPr>
          <w:t>Kế hoạch tuyển sinh</w:t>
        </w:r>
      </w:ins>
      <w:ins w:id="2832" w:author="nnvan" w:date="2011-03-24T10:23:00Z">
        <w:r w:rsidR="00FA5A9F" w:rsidRPr="008D2924">
          <w:rPr>
            <w:lang w:val="pt-BR"/>
            <w:rPrChange w:id="2833" w:author="nnvan" w:date="2011-03-28T09:07:00Z">
              <w:rPr>
                <w:spacing w:val="-4"/>
                <w:sz w:val="36"/>
                <w:szCs w:val="36"/>
                <w:lang w:val="pt-BR"/>
              </w:rPr>
            </w:rPrChange>
          </w:rPr>
          <w:t xml:space="preserve"> </w:t>
        </w:r>
      </w:ins>
      <w:del w:id="2834" w:author="nnvan" w:date="2011-03-24T10:22:00Z">
        <w:r w:rsidRPr="008D2924" w:rsidDel="00FA5A9F">
          <w:rPr>
            <w:lang w:val="pt-BR"/>
            <w:rPrChange w:id="2835" w:author="nnvan" w:date="2011-03-28T09:07:00Z">
              <w:rPr>
                <w:spacing w:val="-4"/>
                <w:lang w:val="pt-BR"/>
              </w:rPr>
            </w:rPrChange>
          </w:rPr>
          <w:delText>N</w:delText>
        </w:r>
      </w:del>
      <w:ins w:id="2836" w:author="nnvan" w:date="2011-03-24T10:22:00Z">
        <w:r w:rsidR="00FA5A9F" w:rsidRPr="008D2924">
          <w:rPr>
            <w:lang w:val="pt-BR"/>
            <w:rPrChange w:id="2837" w:author="nnvan" w:date="2011-03-28T09:07:00Z">
              <w:rPr>
                <w:spacing w:val="-4"/>
                <w:sz w:val="36"/>
                <w:szCs w:val="36"/>
                <w:lang w:val="pt-BR"/>
              </w:rPr>
            </w:rPrChange>
          </w:rPr>
          <w:t>n</w:t>
        </w:r>
      </w:ins>
      <w:r w:rsidRPr="008D2924">
        <w:rPr>
          <w:lang w:val="pt-BR"/>
          <w:rPrChange w:id="2838" w:author="nnvan" w:date="2011-03-28T09:07:00Z">
            <w:rPr>
              <w:spacing w:val="-4"/>
              <w:lang w:val="pt-BR"/>
            </w:rPr>
          </w:rPrChange>
        </w:rPr>
        <w:t>ăm 2011</w:t>
      </w:r>
      <w:del w:id="2839" w:author="nnvan" w:date="2011-03-24T10:22:00Z">
        <w:r w:rsidRPr="008D2924" w:rsidDel="00FA5A9F">
          <w:rPr>
            <w:lang w:val="pt-BR"/>
            <w:rPrChange w:id="2840" w:author="nnvan" w:date="2011-03-28T09:07:00Z">
              <w:rPr>
                <w:spacing w:val="-4"/>
                <w:lang w:val="pt-BR"/>
              </w:rPr>
            </w:rPrChange>
          </w:rPr>
          <w:delText>,</w:delText>
        </w:r>
      </w:del>
      <w:ins w:id="2841" w:author="nnvan" w:date="2011-03-24T10:22:00Z">
        <w:r w:rsidR="00FA5A9F" w:rsidRPr="008D2924">
          <w:rPr>
            <w:lang w:val="pt-BR"/>
            <w:rPrChange w:id="2842" w:author="nnvan" w:date="2011-03-28T09:07:00Z">
              <w:rPr>
                <w:spacing w:val="-4"/>
                <w:sz w:val="36"/>
                <w:szCs w:val="36"/>
                <w:lang w:val="pt-BR"/>
              </w:rPr>
            </w:rPrChange>
          </w:rPr>
          <w:t xml:space="preserve"> của</w:t>
        </w:r>
      </w:ins>
      <w:r w:rsidRPr="008D2924">
        <w:rPr>
          <w:lang w:val="pt-BR"/>
          <w:rPrChange w:id="2843" w:author="nnvan" w:date="2011-03-28T09:07:00Z">
            <w:rPr>
              <w:spacing w:val="-4"/>
              <w:lang w:val="pt-BR"/>
            </w:rPr>
          </w:rPrChange>
        </w:rPr>
        <w:t xml:space="preserve"> các trường</w:t>
      </w:r>
      <w:ins w:id="2844" w:author="nnvan" w:date="2011-03-24T10:23:00Z">
        <w:r w:rsidR="00FA5A9F" w:rsidRPr="008D2924">
          <w:rPr>
            <w:lang w:val="pt-BR"/>
            <w:rPrChange w:id="2845" w:author="nnvan" w:date="2011-03-28T09:07:00Z">
              <w:rPr>
                <w:spacing w:val="-4"/>
                <w:sz w:val="36"/>
                <w:szCs w:val="36"/>
                <w:lang w:val="pt-BR"/>
              </w:rPr>
            </w:rPrChange>
          </w:rPr>
          <w:t xml:space="preserve"> và trung tâm </w:t>
        </w:r>
      </w:ins>
      <w:ins w:id="2846" w:author="nnvan" w:date="2011-03-24T10:24:00Z">
        <w:r w:rsidR="00FA5A9F" w:rsidRPr="008D2924">
          <w:rPr>
            <w:lang w:val="pt-BR"/>
            <w:rPrChange w:id="2847" w:author="nnvan" w:date="2011-03-28T09:07:00Z">
              <w:rPr>
                <w:spacing w:val="-4"/>
                <w:sz w:val="36"/>
                <w:szCs w:val="36"/>
                <w:lang w:val="pt-BR"/>
              </w:rPr>
            </w:rPrChange>
          </w:rPr>
          <w:t xml:space="preserve">đào tạo nghề </w:t>
        </w:r>
      </w:ins>
      <w:ins w:id="2848" w:author="nnvan" w:date="2011-03-24T10:23:00Z">
        <w:r w:rsidR="00FA5A9F" w:rsidRPr="008D2924">
          <w:rPr>
            <w:lang w:val="pt-BR"/>
            <w:rPrChange w:id="2849" w:author="nnvan" w:date="2011-03-28T09:07:00Z">
              <w:rPr>
                <w:spacing w:val="-4"/>
                <w:sz w:val="36"/>
                <w:szCs w:val="36"/>
                <w:lang w:val="pt-BR"/>
              </w:rPr>
            </w:rPrChange>
          </w:rPr>
          <w:t xml:space="preserve">là </w:t>
        </w:r>
      </w:ins>
      <w:del w:id="2850" w:author="nnvan" w:date="2011-03-24T10:23:00Z">
        <w:r w:rsidRPr="008D2924" w:rsidDel="00FA5A9F">
          <w:rPr>
            <w:lang w:val="pt-BR"/>
            <w:rPrChange w:id="2851" w:author="nnvan" w:date="2011-03-28T09:07:00Z">
              <w:rPr>
                <w:spacing w:val="-4"/>
                <w:lang w:val="pt-BR"/>
              </w:rPr>
            </w:rPrChange>
          </w:rPr>
          <w:delText xml:space="preserve"> có </w:delText>
        </w:r>
      </w:del>
      <w:del w:id="2852" w:author="nnvan" w:date="2011-03-24T10:22:00Z">
        <w:r w:rsidRPr="008D2924" w:rsidDel="00FA5A9F">
          <w:rPr>
            <w:lang w:val="pt-BR"/>
            <w:rPrChange w:id="2853" w:author="nnvan" w:date="2011-03-28T09:07:00Z">
              <w:rPr>
                <w:spacing w:val="-4"/>
                <w:lang w:val="pt-BR"/>
              </w:rPr>
            </w:rPrChange>
          </w:rPr>
          <w:delText xml:space="preserve">kế hoạch tuyển sinh </w:delText>
        </w:r>
      </w:del>
      <w:del w:id="2854" w:author="nnvan" w:date="2011-03-24T10:23:00Z">
        <w:r w:rsidRPr="008D2924" w:rsidDel="00FA5A9F">
          <w:rPr>
            <w:lang w:val="pt-BR"/>
            <w:rPrChange w:id="2855" w:author="nnvan" w:date="2011-03-28T09:07:00Z">
              <w:rPr>
                <w:spacing w:val="-4"/>
                <w:lang w:val="pt-BR"/>
              </w:rPr>
            </w:rPrChange>
          </w:rPr>
          <w:delText xml:space="preserve">gần </w:delText>
        </w:r>
      </w:del>
      <w:r w:rsidRPr="008D2924">
        <w:rPr>
          <w:lang w:val="pt-BR"/>
          <w:rPrChange w:id="2856" w:author="nnvan" w:date="2011-03-28T09:07:00Z">
            <w:rPr>
              <w:spacing w:val="-4"/>
              <w:lang w:val="pt-BR"/>
            </w:rPr>
          </w:rPrChange>
        </w:rPr>
        <w:t>1,9 triệu lượt học sinh</w:t>
      </w:r>
      <w:del w:id="2857" w:author="nnvan" w:date="2011-03-24T10:24:00Z">
        <w:r w:rsidRPr="008D2924" w:rsidDel="00FA5A9F">
          <w:rPr>
            <w:lang w:val="pt-BR"/>
            <w:rPrChange w:id="2858" w:author="nnvan" w:date="2011-03-28T09:07:00Z">
              <w:rPr>
                <w:spacing w:val="-4"/>
                <w:lang w:val="pt-BR"/>
              </w:rPr>
            </w:rPrChange>
          </w:rPr>
          <w:delText xml:space="preserve"> học nghề</w:delText>
        </w:r>
      </w:del>
      <w:r w:rsidRPr="008D2924">
        <w:rPr>
          <w:lang w:val="pt-BR"/>
          <w:rPrChange w:id="2859" w:author="nnvan" w:date="2011-03-28T09:07:00Z">
            <w:rPr>
              <w:spacing w:val="-4"/>
              <w:lang w:val="pt-BR"/>
            </w:rPr>
          </w:rPrChange>
        </w:rPr>
        <w:t xml:space="preserve">, </w:t>
      </w:r>
      <w:del w:id="2860" w:author="nnvan" w:date="2011-03-24T15:06:00Z">
        <w:r w:rsidRPr="008D2924" w:rsidDel="00796A93">
          <w:rPr>
            <w:lang w:val="pt-BR"/>
            <w:rPrChange w:id="2861" w:author="nnvan" w:date="2011-03-28T09:07:00Z">
              <w:rPr>
                <w:spacing w:val="-4"/>
                <w:lang w:val="pt-BR"/>
              </w:rPr>
            </w:rPrChange>
          </w:rPr>
          <w:delText xml:space="preserve">tăng </w:delText>
        </w:r>
        <w:r w:rsidRPr="008D2924" w:rsidDel="00796A93">
          <w:rPr>
            <w:b/>
            <w:lang w:val="pt-BR"/>
            <w:rPrChange w:id="2862" w:author="nnvan" w:date="2011-03-28T09:07:00Z">
              <w:rPr>
                <w:spacing w:val="-4"/>
                <w:lang w:val="pt-BR"/>
              </w:rPr>
            </w:rPrChange>
          </w:rPr>
          <w:delText>6,4% so với năm</w:delText>
        </w:r>
      </w:del>
      <w:del w:id="2863" w:author="nnvan" w:date="2011-03-24T10:24:00Z">
        <w:r w:rsidRPr="008D2924" w:rsidDel="00FA5A9F">
          <w:rPr>
            <w:b/>
            <w:lang w:val="pt-BR"/>
            <w:rPrChange w:id="2864" w:author="nnvan" w:date="2011-03-28T09:07:00Z">
              <w:rPr>
                <w:spacing w:val="-4"/>
                <w:lang w:val="pt-BR"/>
              </w:rPr>
            </w:rPrChange>
          </w:rPr>
          <w:delText xml:space="preserve"> 2010</w:delText>
        </w:r>
      </w:del>
      <w:del w:id="2865" w:author="nnvan" w:date="2011-03-24T15:06:00Z">
        <w:r w:rsidRPr="008D2924" w:rsidDel="00796A93">
          <w:rPr>
            <w:b/>
            <w:lang w:val="pt-BR"/>
            <w:rPrChange w:id="2866" w:author="nnvan" w:date="2011-03-28T09:07:00Z">
              <w:rPr>
                <w:spacing w:val="-4"/>
                <w:lang w:val="pt-BR"/>
              </w:rPr>
            </w:rPrChange>
          </w:rPr>
          <w:delText xml:space="preserve">, </w:delText>
        </w:r>
      </w:del>
      <w:r w:rsidRPr="008D2924">
        <w:rPr>
          <w:lang w:val="pt-BR"/>
          <w:rPrChange w:id="2867" w:author="nnvan" w:date="2011-03-28T09:07:00Z">
            <w:rPr>
              <w:spacing w:val="-4"/>
              <w:lang w:val="pt-BR"/>
            </w:rPr>
          </w:rPrChange>
        </w:rPr>
        <w:t>bao gồm 420 nghìn học sinh cao đẳng nghề và trung cấp nghề</w:t>
      </w:r>
      <w:ins w:id="2868" w:author="nnvan" w:date="2011-03-24T15:06:00Z">
        <w:r w:rsidR="00796A93" w:rsidRPr="008D2924">
          <w:rPr>
            <w:lang w:val="pt-BR"/>
            <w:rPrChange w:id="2869" w:author="nnvan" w:date="2011-03-28T09:07:00Z">
              <w:rPr>
                <w:spacing w:val="-4"/>
                <w:sz w:val="32"/>
                <w:szCs w:val="32"/>
                <w:lang w:val="pt-BR"/>
              </w:rPr>
            </w:rPrChange>
          </w:rPr>
          <w:t>;</w:t>
        </w:r>
      </w:ins>
      <w:del w:id="2870" w:author="nnvan" w:date="2011-03-24T15:06:00Z">
        <w:r w:rsidRPr="008D2924" w:rsidDel="00796A93">
          <w:rPr>
            <w:lang w:val="pt-BR"/>
            <w:rPrChange w:id="2871" w:author="nnvan" w:date="2011-03-28T09:07:00Z">
              <w:rPr>
                <w:spacing w:val="-4"/>
                <w:lang w:val="pt-BR"/>
              </w:rPr>
            </w:rPrChange>
          </w:rPr>
          <w:delText>, tăng 17,1% và</w:delText>
        </w:r>
      </w:del>
      <w:r w:rsidRPr="008D2924">
        <w:rPr>
          <w:lang w:val="pt-BR"/>
          <w:rPrChange w:id="2872" w:author="nnvan" w:date="2011-03-28T09:07:00Z">
            <w:rPr>
              <w:spacing w:val="-4"/>
              <w:lang w:val="pt-BR"/>
            </w:rPr>
          </w:rPrChange>
        </w:rPr>
        <w:t xml:space="preserve"> 1440 nghìn </w:t>
      </w:r>
      <w:ins w:id="2873" w:author="nnvan" w:date="2011-03-24T15:07:00Z">
        <w:r w:rsidR="00796A93" w:rsidRPr="008D2924">
          <w:rPr>
            <w:lang w:val="pt-BR"/>
            <w:rPrChange w:id="2874" w:author="nnvan" w:date="2011-03-28T09:07:00Z">
              <w:rPr>
                <w:spacing w:val="-4"/>
                <w:sz w:val="32"/>
                <w:szCs w:val="32"/>
                <w:lang w:val="pt-BR"/>
              </w:rPr>
            </w:rPrChange>
          </w:rPr>
          <w:t xml:space="preserve">lượt </w:t>
        </w:r>
      </w:ins>
      <w:r w:rsidRPr="008D2924">
        <w:rPr>
          <w:lang w:val="pt-BR"/>
          <w:rPrChange w:id="2875" w:author="nnvan" w:date="2011-03-28T09:07:00Z">
            <w:rPr>
              <w:spacing w:val="-4"/>
              <w:lang w:val="pt-BR"/>
            </w:rPr>
          </w:rPrChange>
        </w:rPr>
        <w:t>học sinh sơ cấp nghề và học nghề thường xuyên</w:t>
      </w:r>
      <w:del w:id="2876" w:author="nnvan" w:date="2011-03-24T15:06:00Z">
        <w:r w:rsidRPr="008D2924" w:rsidDel="00796A93">
          <w:rPr>
            <w:lang w:val="pt-BR"/>
            <w:rPrChange w:id="2877" w:author="nnvan" w:date="2011-03-28T09:07:00Z">
              <w:rPr>
                <w:spacing w:val="-4"/>
                <w:lang w:val="pt-BR"/>
              </w:rPr>
            </w:rPrChange>
          </w:rPr>
          <w:delText>, tăng 3,8%</w:delText>
        </w:r>
      </w:del>
      <w:r w:rsidRPr="008D2924">
        <w:rPr>
          <w:lang w:val="pt-BR"/>
          <w:rPrChange w:id="2878" w:author="nnvan" w:date="2011-03-28T09:07:00Z">
            <w:rPr>
              <w:spacing w:val="-4"/>
              <w:lang w:val="pt-BR"/>
            </w:rPr>
          </w:rPrChange>
        </w:rPr>
        <w:t>.</w:t>
      </w:r>
    </w:p>
    <w:p w14:paraId="2463EE45" w14:textId="77777777" w:rsidR="00964316" w:rsidRPr="008D2924" w:rsidRDefault="003566A4" w:rsidP="00C37E22">
      <w:pPr>
        <w:numPr>
          <w:ins w:id="2879" w:author="vtson" w:date="2011-03-25T12:37:00Z"/>
        </w:numPr>
        <w:spacing w:before="40" w:after="40" w:line="264" w:lineRule="auto"/>
        <w:ind w:firstLine="539"/>
        <w:jc w:val="both"/>
        <w:rPr>
          <w:ins w:id="2880" w:author="nnvan" w:date="2011-03-25T12:37:00Z"/>
          <w:b/>
          <w:lang w:val="pt-BR"/>
          <w:rPrChange w:id="2881" w:author="nnvan" w:date="2011-03-28T09:07:00Z">
            <w:rPr>
              <w:ins w:id="2882" w:author="nnvan" w:date="2011-03-25T12:37:00Z"/>
              <w:b/>
              <w:i/>
              <w:lang w:val="fr-FR"/>
            </w:rPr>
          </w:rPrChange>
        </w:rPr>
        <w:pPrChange w:id="2883" w:author="nnvan" w:date="2011-03-28T14:58:00Z">
          <w:pPr>
            <w:spacing w:before="60" w:after="60" w:line="276" w:lineRule="auto"/>
            <w:ind w:firstLine="539"/>
            <w:jc w:val="both"/>
          </w:pPr>
        </w:pPrChange>
      </w:pPr>
      <w:del w:id="2884" w:author="nnvan" w:date="2011-03-25T12:39:00Z">
        <w:r w:rsidRPr="008D2924" w:rsidDel="00964316">
          <w:rPr>
            <w:b/>
            <w:lang w:val="pt-BR"/>
            <w:rPrChange w:id="2885" w:author="nnvan" w:date="2011-03-28T09:07:00Z">
              <w:rPr>
                <w:spacing w:val="-4"/>
                <w:lang w:val="pt-BR"/>
              </w:rPr>
            </w:rPrChange>
          </w:rPr>
          <w:delText xml:space="preserve"> </w:delText>
        </w:r>
      </w:del>
      <w:ins w:id="2886" w:author="nnvan" w:date="2011-03-25T12:37:00Z">
        <w:r w:rsidR="00964316" w:rsidRPr="008D2924">
          <w:rPr>
            <w:b/>
            <w:lang w:val="pt-BR"/>
            <w:rPrChange w:id="2887" w:author="nnvan" w:date="2011-03-28T09:07:00Z">
              <w:rPr>
                <w:spacing w:val="-4"/>
                <w:lang w:val="pt-BR"/>
              </w:rPr>
            </w:rPrChange>
          </w:rPr>
          <w:t xml:space="preserve">3. </w:t>
        </w:r>
        <w:r w:rsidR="00964316" w:rsidRPr="008D2924">
          <w:rPr>
            <w:b/>
            <w:lang w:val="pt-BR"/>
            <w:rPrChange w:id="2888" w:author="nnvan" w:date="2011-03-28T09:07:00Z">
              <w:rPr>
                <w:b/>
                <w:i/>
                <w:lang w:val="fr-FR"/>
              </w:rPr>
            </w:rPrChange>
          </w:rPr>
          <w:t>Tình hình dịch bệnh, ngộ độc thực phẩm</w:t>
        </w:r>
      </w:ins>
    </w:p>
    <w:p w14:paraId="28B880FE" w14:textId="77777777" w:rsidR="00964316" w:rsidRPr="008D2924" w:rsidRDefault="00964316" w:rsidP="00C37E22">
      <w:pPr>
        <w:numPr>
          <w:ins w:id="2889" w:author="vtson" w:date="2011-03-25T12:37:00Z"/>
        </w:numPr>
        <w:spacing w:before="40" w:after="40" w:line="264" w:lineRule="auto"/>
        <w:ind w:firstLine="539"/>
        <w:jc w:val="both"/>
        <w:rPr>
          <w:ins w:id="2890" w:author="nnvan" w:date="2011-03-25T12:37:00Z"/>
          <w:spacing w:val="-2"/>
          <w:lang w:val="pt-BR"/>
          <w:rPrChange w:id="2891" w:author="nnvan" w:date="2011-03-28T09:07:00Z">
            <w:rPr>
              <w:ins w:id="2892" w:author="nnvan" w:date="2011-03-25T12:37:00Z"/>
              <w:lang w:val="fr-FR"/>
            </w:rPr>
          </w:rPrChange>
        </w:rPr>
        <w:pPrChange w:id="2893" w:author="nnvan" w:date="2011-03-28T14:58:00Z">
          <w:pPr>
            <w:spacing w:before="60" w:after="60" w:line="276" w:lineRule="auto"/>
            <w:ind w:firstLine="539"/>
            <w:jc w:val="both"/>
          </w:pPr>
        </w:pPrChange>
      </w:pPr>
      <w:ins w:id="2894" w:author="nnvan" w:date="2011-03-25T12:37:00Z">
        <w:r w:rsidRPr="008D2924">
          <w:rPr>
            <w:spacing w:val="-2"/>
            <w:lang w:val="pt-BR"/>
            <w:rPrChange w:id="2895" w:author="nnvan" w:date="2011-03-28T09:07:00Z">
              <w:rPr>
                <w:lang w:val="fr-FR"/>
              </w:rPr>
            </w:rPrChange>
          </w:rPr>
          <w:t xml:space="preserve">Theo báo cáo sơ bộ, trong ba tháng đầu năm, cả nước có 274 trường hợp mắc cúm A (H1N1) (5 trường hợp tử vong); 8,4 nghìn trường hợp mắc bệnh sốt xuất huyết (6 trường hợp tử vong); 1,5 nghìn trường hợp mắc bệnh viêm gan virút ; 64 trường hợp mắc bệnh thương hàn và chưa ghi nhận trường hợp nào mắc cúm A (H5N1). Trong tháng 3/2011, đã có 699 trường hợp nhiễm HIV được phát hiện thêm, nâng tổng số người nhiễm HIV trong cả nước tính từ ca phát hiện đầu tiên lên 235,1 nghìn người, trong đó 94,2 nghìn trường hợp đã chuyển sang giai đoạn AIDS và 49,8 nghìn người đã tử vong do AIDS. </w:t>
        </w:r>
      </w:ins>
    </w:p>
    <w:p w14:paraId="49396564" w14:textId="77777777" w:rsidR="00964316" w:rsidRPr="008D2924" w:rsidRDefault="00964316" w:rsidP="00C37E22">
      <w:pPr>
        <w:numPr>
          <w:ins w:id="2896" w:author="vtson" w:date="2011-03-25T12:37:00Z"/>
        </w:numPr>
        <w:spacing w:before="40" w:after="40" w:line="264" w:lineRule="auto"/>
        <w:ind w:firstLine="539"/>
        <w:jc w:val="both"/>
        <w:rPr>
          <w:ins w:id="2897" w:author="nnvan" w:date="2011-03-25T12:37:00Z"/>
          <w:b/>
          <w:lang w:val="pt-BR"/>
          <w:rPrChange w:id="2898" w:author="nnvan" w:date="2011-03-28T09:07:00Z">
            <w:rPr>
              <w:ins w:id="2899" w:author="nnvan" w:date="2011-03-25T12:37:00Z"/>
              <w:b/>
              <w:lang w:val="fr-FR"/>
            </w:rPr>
          </w:rPrChange>
        </w:rPr>
        <w:pPrChange w:id="2900" w:author="nnvan" w:date="2011-03-28T14:58:00Z">
          <w:pPr>
            <w:spacing w:before="60" w:after="60" w:line="276" w:lineRule="auto"/>
            <w:ind w:firstLine="539"/>
            <w:jc w:val="both"/>
          </w:pPr>
        </w:pPrChange>
      </w:pPr>
      <w:ins w:id="2901" w:author="nnvan" w:date="2011-03-25T12:37:00Z">
        <w:r w:rsidRPr="008D2924">
          <w:rPr>
            <w:lang w:val="pt-BR"/>
            <w:rPrChange w:id="2902" w:author="nnvan" w:date="2011-03-28T09:07:00Z">
              <w:rPr>
                <w:lang w:val="fr-FR"/>
              </w:rPr>
            </w:rPrChange>
          </w:rPr>
          <w:t>Tình trạng vi phạm vệ sinh an toàn thực phẩm vẫn là vấn đề gây nhiều lo lắng cho người dân.</w:t>
        </w:r>
        <w:r w:rsidRPr="008D2924">
          <w:rPr>
            <w:b/>
            <w:lang w:val="pt-BR"/>
            <w:rPrChange w:id="2903" w:author="nnvan" w:date="2011-03-28T09:07:00Z">
              <w:rPr>
                <w:b/>
                <w:lang w:val="fr-FR"/>
              </w:rPr>
            </w:rPrChange>
          </w:rPr>
          <w:t xml:space="preserve"> </w:t>
        </w:r>
        <w:r w:rsidRPr="008D2924">
          <w:rPr>
            <w:lang w:val="pt-BR"/>
            <w:rPrChange w:id="2904" w:author="nnvan" w:date="2011-03-28T09:07:00Z">
              <w:rPr>
                <w:lang w:val="fr-FR"/>
              </w:rPr>
            </w:rPrChange>
          </w:rPr>
          <w:t>Riêng trong tháng Ba đã xảy ra ba vụ ngộ độc thực phẩm tập thể tại các tỉnh Thanh Hóa, Kon Tum và Trà Vinh làm 295 người bị ngộ độc. Trong ba tháng đầu năm, trên địa bàn cả nước đã xảy ra 17 vụ ngộ độc thực phẩm làm 1401 người bị ngộ độc, trong đó 4 trường hợp tử vong.</w:t>
        </w:r>
        <w:r w:rsidRPr="008D2924">
          <w:rPr>
            <w:b/>
            <w:lang w:val="pt-BR"/>
            <w:rPrChange w:id="2905" w:author="nnvan" w:date="2011-03-28T09:07:00Z">
              <w:rPr>
                <w:b/>
                <w:lang w:val="fr-FR"/>
              </w:rPr>
            </w:rPrChange>
          </w:rPr>
          <w:t xml:space="preserve"> </w:t>
        </w:r>
      </w:ins>
    </w:p>
    <w:p w14:paraId="39F3945B" w14:textId="77777777" w:rsidR="00964316" w:rsidRPr="008D2924" w:rsidRDefault="00964316" w:rsidP="00C37E22">
      <w:pPr>
        <w:numPr>
          <w:ins w:id="2906" w:author="vtson" w:date="2011-03-25T12:39:00Z"/>
        </w:numPr>
        <w:spacing w:before="40" w:after="40" w:line="264" w:lineRule="auto"/>
        <w:ind w:firstLine="539"/>
        <w:jc w:val="both"/>
        <w:rPr>
          <w:ins w:id="2907" w:author="nnvan" w:date="2011-03-25T12:39:00Z"/>
          <w:b/>
          <w:lang w:val="pt-BR"/>
          <w:rPrChange w:id="2908" w:author="nnvan" w:date="2011-03-28T09:07:00Z">
            <w:rPr>
              <w:ins w:id="2909" w:author="nnvan" w:date="2011-03-25T12:39:00Z"/>
              <w:b/>
              <w:i/>
              <w:lang w:val="fr-FR"/>
            </w:rPr>
          </w:rPrChange>
        </w:rPr>
        <w:pPrChange w:id="2910" w:author="nnvan" w:date="2011-03-28T14:58:00Z">
          <w:pPr>
            <w:spacing w:before="60" w:after="60" w:line="276" w:lineRule="auto"/>
            <w:ind w:firstLine="539"/>
            <w:jc w:val="both"/>
          </w:pPr>
        </w:pPrChange>
      </w:pPr>
      <w:ins w:id="2911" w:author="nnvan" w:date="2011-03-25T12:39:00Z">
        <w:r w:rsidRPr="008D2924">
          <w:rPr>
            <w:b/>
            <w:lang w:val="pt-BR"/>
            <w:rPrChange w:id="2912" w:author="nnvan" w:date="2011-03-28T09:07:00Z">
              <w:rPr>
                <w:b/>
                <w:i/>
                <w:lang w:val="fr-FR"/>
              </w:rPr>
            </w:rPrChange>
          </w:rPr>
          <w:t>4. Hoạt động văn hóa</w:t>
        </w:r>
        <w:r w:rsidRPr="008D2924">
          <w:rPr>
            <w:b/>
            <w:lang w:val="pt-BR"/>
            <w:rPrChange w:id="2913" w:author="nnvan" w:date="2011-03-28T09:07:00Z">
              <w:rPr>
                <w:b/>
                <w:lang w:val="fr-FR"/>
              </w:rPr>
            </w:rPrChange>
          </w:rPr>
          <w:t>, thể thao</w:t>
        </w:r>
      </w:ins>
    </w:p>
    <w:p w14:paraId="508F3788" w14:textId="77777777" w:rsidR="00964316" w:rsidRPr="008D2924" w:rsidRDefault="00964316" w:rsidP="00C37E22">
      <w:pPr>
        <w:numPr>
          <w:ins w:id="2914" w:author="vtson" w:date="2011-03-25T12:39:00Z"/>
        </w:numPr>
        <w:spacing w:before="40" w:after="40" w:line="264" w:lineRule="auto"/>
        <w:ind w:firstLine="539"/>
        <w:jc w:val="both"/>
        <w:rPr>
          <w:ins w:id="2915" w:author="nnvan" w:date="2011-03-25T12:39:00Z"/>
          <w:spacing w:val="-2"/>
          <w:lang w:val="pt-BR"/>
          <w:rPrChange w:id="2916" w:author="nnvan" w:date="2011-03-28T09:15:00Z">
            <w:rPr>
              <w:ins w:id="2917" w:author="nnvan" w:date="2011-03-25T12:39:00Z"/>
              <w:lang w:val="fr-FR"/>
            </w:rPr>
          </w:rPrChange>
        </w:rPr>
        <w:pPrChange w:id="2918" w:author="nnvan" w:date="2011-03-28T14:58:00Z">
          <w:pPr>
            <w:spacing w:before="60" w:after="60" w:line="276" w:lineRule="auto"/>
            <w:ind w:firstLine="539"/>
            <w:jc w:val="both"/>
          </w:pPr>
        </w:pPrChange>
      </w:pPr>
      <w:ins w:id="2919" w:author="nnvan" w:date="2011-03-25T12:39:00Z">
        <w:r w:rsidRPr="008D2924">
          <w:rPr>
            <w:spacing w:val="-2"/>
            <w:lang w:val="pt-BR"/>
            <w:rPrChange w:id="2920" w:author="nnvan" w:date="2011-03-28T09:15:00Z">
              <w:rPr>
                <w:lang w:val="fr-FR"/>
              </w:rPr>
            </w:rPrChange>
          </w:rPr>
          <w:t>Hoạt động văn hóa thông tin trên cả nước ba tháng đầu năm tập trung chủ yếu vào tuyên truyền và tổ chức các hoạt động thiết thực chào mừng thành công của Đại hội Đảng các cấp, kỷ niệm các ngày lễ lớn của dân tộc và mừng xuân Tân Mão 2011.</w:t>
        </w:r>
      </w:ins>
    </w:p>
    <w:p w14:paraId="21523965" w14:textId="77777777" w:rsidR="00964316" w:rsidRPr="008D2924" w:rsidRDefault="00964316" w:rsidP="00C37E22">
      <w:pPr>
        <w:numPr>
          <w:ins w:id="2921" w:author="vtson" w:date="2011-03-25T12:39:00Z"/>
        </w:numPr>
        <w:spacing w:before="40" w:after="40" w:line="264" w:lineRule="auto"/>
        <w:ind w:firstLine="539"/>
        <w:jc w:val="both"/>
        <w:rPr>
          <w:ins w:id="2922" w:author="nnvan" w:date="2011-03-25T12:39:00Z"/>
          <w:b/>
          <w:i/>
          <w:lang w:val="pt-BR"/>
          <w:rPrChange w:id="2923" w:author="nnvan" w:date="2011-03-28T09:07:00Z">
            <w:rPr>
              <w:ins w:id="2924" w:author="nnvan" w:date="2011-03-25T12:39:00Z"/>
              <w:b/>
              <w:i/>
              <w:lang w:val="fr-FR"/>
            </w:rPr>
          </w:rPrChange>
        </w:rPr>
        <w:pPrChange w:id="2925" w:author="nnvan" w:date="2011-03-28T14:58:00Z">
          <w:pPr>
            <w:spacing w:before="60" w:after="60" w:line="276" w:lineRule="auto"/>
            <w:ind w:firstLine="539"/>
            <w:jc w:val="both"/>
          </w:pPr>
        </w:pPrChange>
      </w:pPr>
      <w:ins w:id="2926" w:author="nnvan" w:date="2011-03-25T12:39:00Z">
        <w:r w:rsidRPr="008D2924">
          <w:rPr>
            <w:lang w:val="pt-BR"/>
            <w:rPrChange w:id="2927" w:author="nnvan" w:date="2011-03-28T09:07:00Z">
              <w:rPr>
                <w:lang w:val="fr-FR"/>
              </w:rPr>
            </w:rPrChange>
          </w:rPr>
          <w:t xml:space="preserve"> Công tác thanh tra, kiểm tra tiếp tục được tăng cường ở các cấp và các địa phương. Trong tháng 02/2011, các đoàn thanh tra, kiểm tra liên ngành đã tiến hành kiểm tra 854 cơ sở kinh doanh, qua đó phát hiện 148 cơ sở vi các phạm quy định đối với việc tổ chức và quảng cáo trong hoạt động văn hóa. Hàng chục nghìn băng đĩa và nhiều loại văn hóa phẩm phát hành và tiêu thụ trái phép hoặc có nội dung không lành mạnh đã bị tịch thu, số tiền xử phạt hành chính đối với các cơ sở vi phạm khoảng trên 200 triệu đồng.</w:t>
        </w:r>
      </w:ins>
    </w:p>
    <w:p w14:paraId="6A709B20" w14:textId="77777777" w:rsidR="00964316" w:rsidRPr="008D2924" w:rsidRDefault="00964316" w:rsidP="008D2924">
      <w:pPr>
        <w:numPr>
          <w:ins w:id="2928" w:author="vtson" w:date="2011-03-25T12:39:00Z"/>
        </w:numPr>
        <w:spacing w:before="40" w:after="40" w:line="283" w:lineRule="auto"/>
        <w:ind w:firstLine="539"/>
        <w:jc w:val="both"/>
        <w:rPr>
          <w:ins w:id="2929" w:author="nnvan" w:date="2011-03-25T12:39:00Z"/>
          <w:lang w:val="pt-BR"/>
          <w:rPrChange w:id="2930" w:author="nnvan" w:date="2011-03-28T09:07:00Z">
            <w:rPr>
              <w:ins w:id="2931" w:author="nnvan" w:date="2011-03-25T12:39:00Z"/>
              <w:lang w:val="fr-FR"/>
            </w:rPr>
          </w:rPrChange>
        </w:rPr>
        <w:pPrChange w:id="2932" w:author="nnvan" w:date="2011-03-28T09:15:00Z">
          <w:pPr>
            <w:spacing w:before="60" w:after="60" w:line="276" w:lineRule="auto"/>
            <w:ind w:firstLine="539"/>
            <w:jc w:val="both"/>
          </w:pPr>
        </w:pPrChange>
      </w:pPr>
      <w:ins w:id="2933" w:author="nnvan" w:date="2011-03-25T12:39:00Z">
        <w:r w:rsidRPr="008D2924">
          <w:rPr>
            <w:lang w:val="pt-BR"/>
            <w:rPrChange w:id="2934" w:author="nnvan" w:date="2011-03-28T09:07:00Z">
              <w:rPr>
                <w:lang w:val="fr-FR"/>
              </w:rPr>
            </w:rPrChange>
          </w:rPr>
          <w:t>Trong những tháng đầu năm 2011, hoạt động thể dục thao quần chúng và thể thao thành tích cao diễn ra sôi nổi tại các địa phương. Trong thể thao thành tích cao, ngành Thể dục Thể thao đã triển khai nhiều lớp tập huấn cho các đội tuyển quốc gia để chuẩn bị lực lượng vận động viên tham dự SEA GAMES 26 tại Indonesia; tham dự vòng loại Olympic London 2012 và ASIAD 17 tại Hàn Quốc. Bên cạnh đó, nhiều giải thể thao cấp quốc gia và quốc tế được tổ chức thành công ở trong nước như: Giải việt dã leo núi chinh phục đỉnh cao Bà Rá tại tỉnh Bình Phước; Giải cờ vua quốc tế HDBank năm 2011 tại thành phố Hồ Chí Minh; Siêu cúp bóng đã quốc gia năm 2011...</w:t>
        </w:r>
      </w:ins>
    </w:p>
    <w:p w14:paraId="7CFC06BE" w14:textId="77777777" w:rsidR="003566A4" w:rsidRPr="008D2924" w:rsidDel="00964316" w:rsidRDefault="003566A4" w:rsidP="008D2924">
      <w:pPr>
        <w:numPr>
          <w:ins w:id="2935" w:author="vtson" w:date="2011-03-25T12:37:00Z"/>
        </w:numPr>
        <w:spacing w:before="40" w:after="40" w:line="283" w:lineRule="auto"/>
        <w:ind w:firstLine="539"/>
        <w:jc w:val="both"/>
        <w:rPr>
          <w:del w:id="2936" w:author="nnvan" w:date="2011-03-25T12:40:00Z"/>
          <w:lang w:val="pt-BR"/>
          <w:rPrChange w:id="2937" w:author="nnvan" w:date="2011-03-28T09:07:00Z">
            <w:rPr>
              <w:del w:id="2938" w:author="nnvan" w:date="2011-03-25T12:40:00Z"/>
              <w:spacing w:val="-4"/>
              <w:lang w:val="pt-BR"/>
            </w:rPr>
          </w:rPrChange>
        </w:rPr>
        <w:pPrChange w:id="2939" w:author="nnvan" w:date="2011-03-28T09:15:00Z">
          <w:pPr>
            <w:spacing w:before="40" w:after="40" w:line="288" w:lineRule="auto"/>
            <w:ind w:firstLine="539"/>
            <w:jc w:val="both"/>
          </w:pPr>
        </w:pPrChange>
      </w:pPr>
    </w:p>
    <w:p w14:paraId="6B9BAB58" w14:textId="77777777" w:rsidR="003566A4" w:rsidRPr="008D2924" w:rsidRDefault="003566A4" w:rsidP="008D2924">
      <w:pPr>
        <w:spacing w:before="40" w:after="40" w:line="283" w:lineRule="auto"/>
        <w:ind w:firstLine="539"/>
        <w:jc w:val="both"/>
        <w:rPr>
          <w:b/>
          <w:bCs/>
          <w:lang w:val="pt-BR"/>
          <w:rPrChange w:id="2940" w:author="nnvan" w:date="2011-03-28T09:07:00Z">
            <w:rPr>
              <w:b/>
              <w:bCs/>
              <w:lang w:val="pt-BR"/>
            </w:rPr>
          </w:rPrChange>
        </w:rPr>
        <w:pPrChange w:id="2941" w:author="nnvan" w:date="2011-03-28T09:15:00Z">
          <w:pPr>
            <w:spacing w:before="40" w:after="40" w:line="274" w:lineRule="auto"/>
            <w:ind w:firstLine="539"/>
            <w:jc w:val="both"/>
          </w:pPr>
        </w:pPrChange>
      </w:pPr>
      <w:del w:id="2942" w:author="nnvan" w:date="2011-03-25T12:37:00Z">
        <w:r w:rsidRPr="008D2924" w:rsidDel="00964316">
          <w:rPr>
            <w:b/>
            <w:bCs/>
            <w:lang w:val="pt-BR"/>
            <w:rPrChange w:id="2943" w:author="nnvan" w:date="2011-03-28T09:07:00Z">
              <w:rPr>
                <w:b/>
                <w:bCs/>
                <w:i/>
                <w:lang w:val="pt-BR"/>
              </w:rPr>
            </w:rPrChange>
          </w:rPr>
          <w:delText>c</w:delText>
        </w:r>
      </w:del>
      <w:ins w:id="2944" w:author="nnvan" w:date="2011-03-25T12:40:00Z">
        <w:r w:rsidR="00964316" w:rsidRPr="008D2924">
          <w:rPr>
            <w:b/>
            <w:bCs/>
            <w:lang w:val="pt-BR"/>
            <w:rPrChange w:id="2945" w:author="nnvan" w:date="2011-03-28T09:07:00Z">
              <w:rPr>
                <w:b/>
                <w:bCs/>
                <w:i/>
                <w:lang w:val="pt-BR"/>
              </w:rPr>
            </w:rPrChange>
          </w:rPr>
          <w:t>5</w:t>
        </w:r>
      </w:ins>
      <w:r w:rsidRPr="008D2924">
        <w:rPr>
          <w:b/>
          <w:bCs/>
          <w:lang w:val="pt-BR"/>
          <w:rPrChange w:id="2946" w:author="nnvan" w:date="2011-03-28T09:07:00Z">
            <w:rPr>
              <w:b/>
              <w:bCs/>
              <w:i/>
              <w:lang w:val="pt-BR"/>
            </w:rPr>
          </w:rPrChange>
        </w:rPr>
        <w:t>.</w:t>
      </w:r>
      <w:r w:rsidRPr="008D2924">
        <w:rPr>
          <w:b/>
          <w:bCs/>
          <w:lang w:val="pt-BR"/>
          <w:rPrChange w:id="2947" w:author="nnvan" w:date="2011-03-28T09:07:00Z">
            <w:rPr>
              <w:b/>
              <w:bCs/>
              <w:lang w:val="pt-BR"/>
            </w:rPr>
          </w:rPrChange>
        </w:rPr>
        <w:t xml:space="preserve"> </w:t>
      </w:r>
      <w:r w:rsidRPr="008D2924">
        <w:rPr>
          <w:b/>
          <w:bCs/>
          <w:lang w:val="pt-BR"/>
          <w:rPrChange w:id="2948" w:author="nnvan" w:date="2011-03-28T09:07:00Z">
            <w:rPr>
              <w:b/>
              <w:bCs/>
              <w:i/>
              <w:lang w:val="pt-BR"/>
            </w:rPr>
          </w:rPrChange>
        </w:rPr>
        <w:t>Tai nạn giao thông</w:t>
      </w:r>
    </w:p>
    <w:p w14:paraId="4E0946C7" w14:textId="77777777" w:rsidR="003566A4" w:rsidRPr="008D2924" w:rsidDel="00FA5A9F" w:rsidRDefault="003566A4" w:rsidP="008D2924">
      <w:pPr>
        <w:pStyle w:val="BodyText"/>
        <w:tabs>
          <w:tab w:val="left" w:pos="-2340"/>
          <w:tab w:val="num" w:pos="360"/>
        </w:tabs>
        <w:spacing w:before="40" w:after="40" w:line="283" w:lineRule="auto"/>
        <w:ind w:firstLine="539"/>
        <w:jc w:val="both"/>
        <w:rPr>
          <w:del w:id="2949" w:author="nnvan" w:date="2011-03-24T10:28:00Z"/>
          <w:lang w:val="pt-BR"/>
          <w:rPrChange w:id="2950" w:author="nnvan" w:date="2011-03-28T09:07:00Z">
            <w:rPr>
              <w:del w:id="2951" w:author="nnvan" w:date="2011-03-24T10:28:00Z"/>
              <w:lang w:val="pt-BR"/>
            </w:rPr>
          </w:rPrChange>
        </w:rPr>
        <w:pPrChange w:id="2952" w:author="nnvan" w:date="2011-03-28T09:15:00Z">
          <w:pPr>
            <w:pStyle w:val="BodyText"/>
            <w:tabs>
              <w:tab w:val="left" w:pos="-2340"/>
              <w:tab w:val="num" w:pos="360"/>
            </w:tabs>
            <w:spacing w:before="40" w:after="40" w:line="274" w:lineRule="auto"/>
            <w:ind w:firstLine="539"/>
          </w:pPr>
        </w:pPrChange>
      </w:pPr>
      <w:r w:rsidRPr="008D2924">
        <w:rPr>
          <w:lang w:val="pt-BR"/>
          <w:rPrChange w:id="2953" w:author="nnvan" w:date="2011-03-28T09:07:00Z">
            <w:rPr>
              <w:lang w:val="pt-BR"/>
            </w:rPr>
          </w:rPrChange>
        </w:rPr>
        <w:t>T</w:t>
      </w:r>
      <w:del w:id="2954" w:author="nnvan" w:date="2011-03-24T10:27:00Z">
        <w:r w:rsidRPr="008D2924" w:rsidDel="00FA5A9F">
          <w:rPr>
            <w:lang w:val="pt-BR"/>
            <w:rPrChange w:id="2955" w:author="nnvan" w:date="2011-03-28T09:07:00Z">
              <w:rPr>
                <w:lang w:val="pt-BR"/>
              </w:rPr>
            </w:rPrChange>
          </w:rPr>
          <w:delText>heo báo cáo của Uỷ ban an toàn giao thông quốc gi</w:delText>
        </w:r>
      </w:del>
      <w:ins w:id="2956" w:author="nnvan" w:date="2011-03-24T10:27:00Z">
        <w:r w:rsidR="00FA5A9F" w:rsidRPr="008D2924">
          <w:rPr>
            <w:lang w:val="pt-BR"/>
            <w:rPrChange w:id="2957" w:author="nnvan" w:date="2011-03-28T09:07:00Z">
              <w:rPr>
                <w:sz w:val="36"/>
                <w:szCs w:val="36"/>
                <w:lang w:val="pt-BR"/>
              </w:rPr>
            </w:rPrChange>
          </w:rPr>
          <w:t xml:space="preserve">heo báo cáo sơ bộ, </w:t>
        </w:r>
      </w:ins>
      <w:del w:id="2958" w:author="nnvan" w:date="2011-03-24T10:27:00Z">
        <w:r w:rsidRPr="008D2924" w:rsidDel="00FA5A9F">
          <w:rPr>
            <w:lang w:val="pt-BR"/>
            <w:rPrChange w:id="2959" w:author="nnvan" w:date="2011-03-28T09:07:00Z">
              <w:rPr>
                <w:lang w:val="pt-BR"/>
              </w:rPr>
            </w:rPrChange>
          </w:rPr>
          <w:delText xml:space="preserve">a, </w:delText>
        </w:r>
      </w:del>
      <w:ins w:id="2960" w:author="nnvan" w:date="2011-03-24T10:27:00Z">
        <w:r w:rsidR="00FA5A9F" w:rsidRPr="008D2924">
          <w:rPr>
            <w:lang w:val="pt-BR"/>
            <w:rPrChange w:id="2961" w:author="nnvan" w:date="2011-03-28T09:07:00Z">
              <w:rPr>
                <w:sz w:val="36"/>
                <w:szCs w:val="36"/>
                <w:lang w:val="pt-BR"/>
              </w:rPr>
            </w:rPrChange>
          </w:rPr>
          <w:t xml:space="preserve">trong tháng 02/2011, </w:t>
        </w:r>
      </w:ins>
      <w:del w:id="2962" w:author="nnvan" w:date="2011-03-24T10:27:00Z">
        <w:r w:rsidRPr="008D2924" w:rsidDel="00FA5A9F">
          <w:rPr>
            <w:lang w:val="pt-BR"/>
            <w:rPrChange w:id="2963" w:author="nnvan" w:date="2011-03-28T09:07:00Z">
              <w:rPr>
                <w:lang w:val="pt-BR"/>
              </w:rPr>
            </w:rPrChange>
          </w:rPr>
          <w:delText xml:space="preserve">từ 01/02/2011 đến hết ngày 28/02/2011, </w:delText>
        </w:r>
      </w:del>
      <w:r w:rsidRPr="008D2924">
        <w:rPr>
          <w:lang w:val="pt-BR"/>
          <w:rPrChange w:id="2964" w:author="nnvan" w:date="2011-03-28T09:07:00Z">
            <w:rPr>
              <w:lang w:val="pt-BR"/>
            </w:rPr>
          </w:rPrChange>
        </w:rPr>
        <w:t>trên địa bàn cả nước đã xảy ra 1218 vụ tai nạn giao thông, làm chết 1029 người và làm bị thương 1014 người. So với cùng kỳ năm 2010, số vụ tai nạn giao thông giảm 5,1%; số người chết giảm 5,9%; số người bị thương giảm 3,2%. So với tháng trước, số vụ tai nạn giao thông giảm 2,5%; số người chết giảm 1,5%; số người bị thương tăng 9,3%.</w:t>
      </w:r>
      <w:ins w:id="2965" w:author="nnvan" w:date="2011-03-24T10:28:00Z">
        <w:r w:rsidR="00FA5A9F" w:rsidRPr="008D2924">
          <w:rPr>
            <w:lang w:val="pt-BR"/>
            <w:rPrChange w:id="2966" w:author="nnvan" w:date="2011-03-28T09:07:00Z">
              <w:rPr>
                <w:sz w:val="36"/>
                <w:szCs w:val="36"/>
                <w:lang w:val="pt-BR"/>
              </w:rPr>
            </w:rPrChange>
          </w:rPr>
          <w:t xml:space="preserve"> </w:t>
        </w:r>
      </w:ins>
    </w:p>
    <w:p w14:paraId="54ED2B37" w14:textId="77777777" w:rsidR="003566A4" w:rsidRPr="008D2924" w:rsidRDefault="003566A4" w:rsidP="008D2924">
      <w:pPr>
        <w:pStyle w:val="BodyText"/>
        <w:tabs>
          <w:tab w:val="left" w:pos="-2340"/>
          <w:tab w:val="num" w:pos="360"/>
        </w:tabs>
        <w:spacing w:before="40" w:after="40" w:line="283" w:lineRule="auto"/>
        <w:ind w:firstLine="539"/>
        <w:jc w:val="both"/>
        <w:rPr>
          <w:lang w:val="pt-BR"/>
          <w:rPrChange w:id="2967" w:author="nnvan" w:date="2011-03-28T09:07:00Z">
            <w:rPr>
              <w:spacing w:val="-4"/>
              <w:lang w:val="pt-BR"/>
            </w:rPr>
          </w:rPrChange>
        </w:rPr>
        <w:pPrChange w:id="2968" w:author="nnvan" w:date="2011-03-28T09:15:00Z">
          <w:pPr>
            <w:pStyle w:val="BodyText"/>
            <w:tabs>
              <w:tab w:val="left" w:pos="-2340"/>
              <w:tab w:val="num" w:pos="360"/>
            </w:tabs>
            <w:spacing w:before="40" w:after="40" w:line="274" w:lineRule="auto"/>
            <w:ind w:firstLine="539"/>
            <w:jc w:val="both"/>
          </w:pPr>
        </w:pPrChange>
      </w:pPr>
      <w:r w:rsidRPr="008D2924">
        <w:rPr>
          <w:lang w:val="pt-BR"/>
          <w:rPrChange w:id="2969" w:author="nnvan" w:date="2011-03-28T09:07:00Z">
            <w:rPr>
              <w:spacing w:val="-4"/>
              <w:lang w:val="pt-BR"/>
            </w:rPr>
          </w:rPrChange>
        </w:rPr>
        <w:t xml:space="preserve">Tính chung </w:t>
      </w:r>
      <w:del w:id="2970" w:author="nnvan" w:date="2011-03-24T10:28:00Z">
        <w:r w:rsidRPr="008D2924" w:rsidDel="00FA5A9F">
          <w:rPr>
            <w:lang w:val="pt-BR"/>
            <w:rPrChange w:id="2971" w:author="nnvan" w:date="2011-03-28T09:07:00Z">
              <w:rPr>
                <w:spacing w:val="-4"/>
                <w:lang w:val="pt-BR"/>
              </w:rPr>
            </w:rPrChange>
          </w:rPr>
          <w:delText>2</w:delText>
        </w:r>
      </w:del>
      <w:ins w:id="2972" w:author="nnvan" w:date="2011-03-24T10:28:00Z">
        <w:r w:rsidR="00FA5A9F" w:rsidRPr="008D2924">
          <w:rPr>
            <w:lang w:val="pt-BR"/>
            <w:rPrChange w:id="2973" w:author="nnvan" w:date="2011-03-28T09:07:00Z">
              <w:rPr>
                <w:sz w:val="36"/>
                <w:szCs w:val="36"/>
                <w:lang w:val="pt-BR"/>
              </w:rPr>
            </w:rPrChange>
          </w:rPr>
          <w:t>hai</w:t>
        </w:r>
      </w:ins>
      <w:r w:rsidRPr="008D2924">
        <w:rPr>
          <w:lang w:val="pt-BR"/>
          <w:rPrChange w:id="2974" w:author="nnvan" w:date="2011-03-28T09:07:00Z">
            <w:rPr>
              <w:spacing w:val="-4"/>
              <w:lang w:val="pt-BR"/>
            </w:rPr>
          </w:rPrChange>
        </w:rPr>
        <w:t xml:space="preserve"> tháng đầu năm</w:t>
      </w:r>
      <w:del w:id="2975" w:author="nnvan" w:date="2011-03-24T10:28:00Z">
        <w:r w:rsidRPr="008D2924" w:rsidDel="00FA5A9F">
          <w:rPr>
            <w:lang w:val="pt-BR"/>
            <w:rPrChange w:id="2976" w:author="nnvan" w:date="2011-03-28T09:07:00Z">
              <w:rPr>
                <w:spacing w:val="-4"/>
                <w:lang w:val="pt-BR"/>
              </w:rPr>
            </w:rPrChange>
          </w:rPr>
          <w:delText xml:space="preserve"> 2011</w:delText>
        </w:r>
      </w:del>
      <w:ins w:id="2977" w:author="nnvan" w:date="2011-03-24T10:28:00Z">
        <w:r w:rsidR="00FA5A9F" w:rsidRPr="008D2924">
          <w:rPr>
            <w:lang w:val="pt-BR"/>
            <w:rPrChange w:id="2978" w:author="nnvan" w:date="2011-03-28T09:07:00Z">
              <w:rPr>
                <w:sz w:val="36"/>
                <w:szCs w:val="36"/>
                <w:lang w:val="pt-BR"/>
              </w:rPr>
            </w:rPrChange>
          </w:rPr>
          <w:t xml:space="preserve"> nay</w:t>
        </w:r>
      </w:ins>
      <w:r w:rsidRPr="008D2924">
        <w:rPr>
          <w:lang w:val="pt-BR"/>
          <w:rPrChange w:id="2979" w:author="nnvan" w:date="2011-03-28T09:07:00Z">
            <w:rPr>
              <w:spacing w:val="-4"/>
              <w:lang w:val="pt-BR"/>
            </w:rPr>
          </w:rPrChange>
        </w:rPr>
        <w:t xml:space="preserve">, trên địa bàn cả nước đã xảy ra 2467 vụ tai nạn giao thông, làm chết 2074 người và </w:t>
      </w:r>
      <w:ins w:id="2980" w:author="nnvan" w:date="2011-03-24T10:28:00Z">
        <w:r w:rsidR="00FA5A9F" w:rsidRPr="008D2924">
          <w:rPr>
            <w:lang w:val="pt-BR"/>
            <w:rPrChange w:id="2981" w:author="nnvan" w:date="2011-03-28T09:07:00Z">
              <w:rPr>
                <w:sz w:val="36"/>
                <w:szCs w:val="36"/>
                <w:lang w:val="pt-BR"/>
              </w:rPr>
            </w:rPrChange>
          </w:rPr>
          <w:t xml:space="preserve">làm </w:t>
        </w:r>
      </w:ins>
      <w:r w:rsidRPr="008D2924">
        <w:rPr>
          <w:lang w:val="pt-BR"/>
          <w:rPrChange w:id="2982" w:author="nnvan" w:date="2011-03-28T09:07:00Z">
            <w:rPr>
              <w:spacing w:val="-4"/>
              <w:lang w:val="pt-BR"/>
            </w:rPr>
          </w:rPrChange>
        </w:rPr>
        <w:t xml:space="preserve">bị thương 1942 người. So với cùng kỳ năm </w:t>
      </w:r>
      <w:del w:id="2983" w:author="nnvan" w:date="2011-03-24T10:29:00Z">
        <w:r w:rsidRPr="008D2924" w:rsidDel="00FA5A9F">
          <w:rPr>
            <w:lang w:val="pt-BR"/>
            <w:rPrChange w:id="2984" w:author="nnvan" w:date="2011-03-28T09:07:00Z">
              <w:rPr>
                <w:spacing w:val="-4"/>
                <w:lang w:val="pt-BR"/>
              </w:rPr>
            </w:rPrChange>
          </w:rPr>
          <w:delText>2010</w:delText>
        </w:r>
      </w:del>
      <w:ins w:id="2985" w:author="nnvan" w:date="2011-03-24T10:29:00Z">
        <w:r w:rsidR="00FA5A9F" w:rsidRPr="008D2924">
          <w:rPr>
            <w:lang w:val="pt-BR"/>
            <w:rPrChange w:id="2986" w:author="nnvan" w:date="2011-03-28T09:07:00Z">
              <w:rPr>
                <w:sz w:val="36"/>
                <w:szCs w:val="36"/>
                <w:lang w:val="pt-BR"/>
              </w:rPr>
            </w:rPrChange>
          </w:rPr>
          <w:t>trước</w:t>
        </w:r>
      </w:ins>
      <w:r w:rsidRPr="008D2924">
        <w:rPr>
          <w:lang w:val="pt-BR"/>
          <w:rPrChange w:id="2987" w:author="nnvan" w:date="2011-03-28T09:07:00Z">
            <w:rPr>
              <w:spacing w:val="-4"/>
              <w:lang w:val="pt-BR"/>
            </w:rPr>
          </w:rPrChange>
        </w:rPr>
        <w:t xml:space="preserve">, số vụ tai nạn giao thông giảm 2,4%; số người chết giảm 0,4%; số người bị thương giảm 2,1%. Bình quân một ngày trong </w:t>
      </w:r>
      <w:del w:id="2988" w:author="nnvan" w:date="2011-03-24T10:29:00Z">
        <w:r w:rsidRPr="008D2924" w:rsidDel="00FA5A9F">
          <w:rPr>
            <w:lang w:val="pt-BR"/>
            <w:rPrChange w:id="2989" w:author="nnvan" w:date="2011-03-28T09:07:00Z">
              <w:rPr>
                <w:spacing w:val="-4"/>
                <w:lang w:val="pt-BR"/>
              </w:rPr>
            </w:rPrChange>
          </w:rPr>
          <w:delText>2</w:delText>
        </w:r>
      </w:del>
      <w:ins w:id="2990" w:author="nnvan" w:date="2011-03-24T10:29:00Z">
        <w:r w:rsidR="00FA5A9F" w:rsidRPr="008D2924">
          <w:rPr>
            <w:lang w:val="pt-BR"/>
            <w:rPrChange w:id="2991" w:author="nnvan" w:date="2011-03-28T09:07:00Z">
              <w:rPr>
                <w:sz w:val="36"/>
                <w:szCs w:val="36"/>
                <w:lang w:val="pt-BR"/>
              </w:rPr>
            </w:rPrChange>
          </w:rPr>
          <w:t>hai</w:t>
        </w:r>
      </w:ins>
      <w:r w:rsidRPr="008D2924">
        <w:rPr>
          <w:lang w:val="pt-BR"/>
          <w:rPrChange w:id="2992" w:author="nnvan" w:date="2011-03-28T09:07:00Z">
            <w:rPr>
              <w:spacing w:val="-4"/>
              <w:lang w:val="pt-BR"/>
            </w:rPr>
          </w:rPrChange>
        </w:rPr>
        <w:t xml:space="preserve"> tháng đầu năm</w:t>
      </w:r>
      <w:del w:id="2993" w:author="nnvan" w:date="2011-03-24T10:29:00Z">
        <w:r w:rsidRPr="008D2924" w:rsidDel="00FA5A9F">
          <w:rPr>
            <w:lang w:val="pt-BR"/>
            <w:rPrChange w:id="2994" w:author="nnvan" w:date="2011-03-28T09:07:00Z">
              <w:rPr>
                <w:spacing w:val="-4"/>
                <w:lang w:val="pt-BR"/>
              </w:rPr>
            </w:rPrChange>
          </w:rPr>
          <w:delText xml:space="preserve"> nay</w:delText>
        </w:r>
      </w:del>
      <w:r w:rsidRPr="008D2924">
        <w:rPr>
          <w:lang w:val="pt-BR"/>
          <w:rPrChange w:id="2995" w:author="nnvan" w:date="2011-03-28T09:07:00Z">
            <w:rPr>
              <w:spacing w:val="-4"/>
              <w:lang w:val="pt-BR"/>
            </w:rPr>
          </w:rPrChange>
        </w:rPr>
        <w:t xml:space="preserve">, trên địa bàn cả nước xảy ra 42 vụ tai nạn giao thông, làm chết 35 người và làm bị thương 33 người. </w:t>
      </w:r>
    </w:p>
    <w:p w14:paraId="299FBE8A" w14:textId="77777777" w:rsidR="003566A4" w:rsidRPr="008D2924" w:rsidRDefault="003566A4" w:rsidP="008D2924">
      <w:pPr>
        <w:spacing w:before="40" w:after="40" w:line="283" w:lineRule="auto"/>
        <w:ind w:firstLine="540"/>
        <w:jc w:val="both"/>
        <w:rPr>
          <w:b/>
          <w:lang w:val="pt-BR"/>
          <w:rPrChange w:id="2996" w:author="nnvan" w:date="2011-03-28T09:07:00Z">
            <w:rPr>
              <w:b/>
              <w:spacing w:val="-4"/>
              <w:lang w:val="pt-BR"/>
            </w:rPr>
          </w:rPrChange>
        </w:rPr>
        <w:pPrChange w:id="2997" w:author="nnvan" w:date="2011-03-28T09:15:00Z">
          <w:pPr>
            <w:spacing w:before="40" w:after="40" w:line="269" w:lineRule="auto"/>
            <w:ind w:firstLine="540"/>
            <w:jc w:val="both"/>
          </w:pPr>
        </w:pPrChange>
      </w:pPr>
      <w:del w:id="2998" w:author="nnvan" w:date="2011-03-25T12:40:00Z">
        <w:r w:rsidRPr="008D2924" w:rsidDel="00964316">
          <w:rPr>
            <w:b/>
            <w:lang w:val="pt-BR"/>
            <w:rPrChange w:id="2999" w:author="nnvan" w:date="2011-03-28T09:07:00Z">
              <w:rPr>
                <w:b/>
                <w:spacing w:val="-4"/>
                <w:lang w:val="pt-BR"/>
              </w:rPr>
            </w:rPrChange>
          </w:rPr>
          <w:delText>d</w:delText>
        </w:r>
      </w:del>
      <w:ins w:id="3000" w:author="nnvan" w:date="2011-03-25T12:40:00Z">
        <w:r w:rsidR="00964316" w:rsidRPr="008D2924">
          <w:rPr>
            <w:b/>
            <w:lang w:val="pt-BR"/>
            <w:rPrChange w:id="3001" w:author="nnvan" w:date="2011-03-28T09:07:00Z">
              <w:rPr>
                <w:b/>
                <w:spacing w:val="-4"/>
                <w:lang w:val="pt-BR"/>
              </w:rPr>
            </w:rPrChange>
          </w:rPr>
          <w:t>6</w:t>
        </w:r>
      </w:ins>
      <w:r w:rsidRPr="008D2924">
        <w:rPr>
          <w:b/>
          <w:lang w:val="pt-BR"/>
          <w:rPrChange w:id="3002" w:author="nnvan" w:date="2011-03-28T09:07:00Z">
            <w:rPr>
              <w:b/>
              <w:spacing w:val="-4"/>
              <w:lang w:val="pt-BR"/>
            </w:rPr>
          </w:rPrChange>
        </w:rPr>
        <w:t>. Thiệt hại do thiên tai</w:t>
      </w:r>
    </w:p>
    <w:p w14:paraId="705D7AA3" w14:textId="77777777" w:rsidR="00A55466" w:rsidRPr="008D2924" w:rsidRDefault="00FA5A9F" w:rsidP="008D2924">
      <w:pPr>
        <w:spacing w:before="40" w:after="120" w:line="283" w:lineRule="auto"/>
        <w:ind w:firstLine="539"/>
        <w:jc w:val="both"/>
        <w:rPr>
          <w:ins w:id="3003" w:author="nnvan" w:date="2011-03-25T14:30:00Z"/>
          <w:spacing w:val="-4"/>
          <w:lang w:val="pt-BR"/>
          <w:rPrChange w:id="3004" w:author="nnvan" w:date="2011-03-28T09:08:00Z">
            <w:rPr>
              <w:ins w:id="3005" w:author="nnvan" w:date="2011-03-25T14:30:00Z"/>
              <w:lang w:val="pt-BR"/>
            </w:rPr>
          </w:rPrChange>
        </w:rPr>
        <w:pPrChange w:id="3006" w:author="nnvan" w:date="2011-03-28T09:15:00Z">
          <w:pPr>
            <w:spacing w:before="40" w:after="40" w:line="269" w:lineRule="auto"/>
            <w:ind w:firstLine="540"/>
            <w:jc w:val="both"/>
          </w:pPr>
        </w:pPrChange>
      </w:pPr>
      <w:ins w:id="3007" w:author="nnvan" w:date="2011-03-24T10:30:00Z">
        <w:r w:rsidRPr="008D2924">
          <w:rPr>
            <w:spacing w:val="-4"/>
            <w:lang w:val="pt-BR"/>
            <w:rPrChange w:id="3008" w:author="nnvan" w:date="2011-03-28T09:08:00Z">
              <w:rPr>
                <w:spacing w:val="-4"/>
                <w:sz w:val="36"/>
                <w:szCs w:val="36"/>
                <w:lang w:val="pt-BR"/>
              </w:rPr>
            </w:rPrChange>
          </w:rPr>
          <w:t xml:space="preserve">Thiên tai xảy ra liên tiếp trong </w:t>
        </w:r>
      </w:ins>
      <w:ins w:id="3009" w:author="dnhung" w:date="2009-12-30T08:08:00Z">
        <w:del w:id="3010" w:author="nnvan" w:date="2011-03-24T10:30:00Z">
          <w:r w:rsidR="003566A4" w:rsidRPr="008D2924" w:rsidDel="00FA5A9F">
            <w:rPr>
              <w:spacing w:val="-4"/>
              <w:lang w:val="pt-BR"/>
              <w:rPrChange w:id="3011" w:author="nnvan" w:date="2011-03-28T09:08:00Z">
                <w:rPr>
                  <w:spacing w:val="-4"/>
                  <w:u w:val="single"/>
                  <w:lang w:val="pt-BR"/>
                </w:rPr>
              </w:rPrChange>
            </w:rPr>
            <w:delText xml:space="preserve">Trong </w:delText>
          </w:r>
        </w:del>
      </w:ins>
      <w:del w:id="3012" w:author="nnvan" w:date="2011-03-24T10:30:00Z">
        <w:r w:rsidR="003566A4" w:rsidRPr="008D2924" w:rsidDel="00FA5A9F">
          <w:rPr>
            <w:spacing w:val="-4"/>
            <w:lang w:val="pt-BR"/>
            <w:rPrChange w:id="3013" w:author="nnvan" w:date="2011-03-28T09:08:00Z">
              <w:rPr>
                <w:spacing w:val="-4"/>
                <w:lang w:val="pt-BR"/>
              </w:rPr>
            </w:rPrChange>
          </w:rPr>
          <w:delText>3</w:delText>
        </w:r>
      </w:del>
      <w:ins w:id="3014" w:author="nnvan" w:date="2011-03-24T10:30:00Z">
        <w:r w:rsidRPr="008D2924">
          <w:rPr>
            <w:spacing w:val="-4"/>
            <w:lang w:val="pt-BR"/>
            <w:rPrChange w:id="3015" w:author="nnvan" w:date="2011-03-28T09:08:00Z">
              <w:rPr>
                <w:spacing w:val="-4"/>
                <w:sz w:val="36"/>
                <w:szCs w:val="36"/>
                <w:lang w:val="pt-BR"/>
              </w:rPr>
            </w:rPrChange>
          </w:rPr>
          <w:t>ba</w:t>
        </w:r>
      </w:ins>
      <w:r w:rsidR="003566A4" w:rsidRPr="008D2924">
        <w:rPr>
          <w:spacing w:val="-4"/>
          <w:lang w:val="pt-BR"/>
          <w:rPrChange w:id="3016" w:author="nnvan" w:date="2011-03-28T09:08:00Z">
            <w:rPr>
              <w:spacing w:val="-4"/>
              <w:lang w:val="pt-BR"/>
            </w:rPr>
          </w:rPrChange>
        </w:rPr>
        <w:t xml:space="preserve"> tháng đầu </w:t>
      </w:r>
      <w:ins w:id="3017" w:author="dnhung" w:date="2009-12-30T08:08:00Z">
        <w:r w:rsidR="003566A4" w:rsidRPr="008D2924">
          <w:rPr>
            <w:spacing w:val="-4"/>
            <w:lang w:val="pt-BR"/>
            <w:rPrChange w:id="3018" w:author="nnvan" w:date="2011-03-28T09:08:00Z">
              <w:rPr>
                <w:spacing w:val="-4"/>
                <w:lang w:val="pt-BR"/>
              </w:rPr>
            </w:rPrChange>
          </w:rPr>
          <w:t>năm</w:t>
        </w:r>
      </w:ins>
      <w:ins w:id="3019" w:author="nnvan" w:date="2011-03-24T10:30:00Z">
        <w:r w:rsidRPr="008D2924">
          <w:rPr>
            <w:spacing w:val="-4"/>
            <w:lang w:val="pt-BR"/>
            <w:rPrChange w:id="3020" w:author="nnvan" w:date="2011-03-28T09:08:00Z">
              <w:rPr>
                <w:spacing w:val="-4"/>
                <w:sz w:val="36"/>
                <w:szCs w:val="36"/>
                <w:lang w:val="pt-BR"/>
              </w:rPr>
            </w:rPrChange>
          </w:rPr>
          <w:t xml:space="preserve"> </w:t>
        </w:r>
      </w:ins>
      <w:ins w:id="3021" w:author="dnhung" w:date="2009-12-30T08:08:00Z">
        <w:del w:id="3022" w:author="nnvan" w:date="2011-03-24T10:34:00Z">
          <w:r w:rsidR="003566A4" w:rsidRPr="008D2924" w:rsidDel="0034328B">
            <w:rPr>
              <w:spacing w:val="-4"/>
              <w:lang w:val="pt-BR"/>
              <w:rPrChange w:id="3023" w:author="nnvan" w:date="2011-03-28T09:08:00Z">
                <w:rPr>
                  <w:spacing w:val="-4"/>
                  <w:lang w:val="pt-BR"/>
                </w:rPr>
              </w:rPrChange>
            </w:rPr>
            <w:delText xml:space="preserve"> 20</w:delText>
          </w:r>
        </w:del>
      </w:ins>
      <w:del w:id="3024" w:author="nnvan" w:date="2011-03-24T10:34:00Z">
        <w:r w:rsidR="003566A4" w:rsidRPr="008D2924" w:rsidDel="0034328B">
          <w:rPr>
            <w:spacing w:val="-4"/>
            <w:lang w:val="pt-BR"/>
            <w:rPrChange w:id="3025" w:author="nnvan" w:date="2011-03-28T09:08:00Z">
              <w:rPr>
                <w:spacing w:val="-4"/>
                <w:lang w:val="pt-BR"/>
              </w:rPr>
            </w:rPrChange>
          </w:rPr>
          <w:delText>11</w:delText>
        </w:r>
      </w:del>
      <w:ins w:id="3026" w:author="dnhung" w:date="2009-12-30T08:08:00Z">
        <w:del w:id="3027" w:author="nnvan" w:date="2011-03-24T10:34:00Z">
          <w:r w:rsidR="003566A4" w:rsidRPr="008D2924" w:rsidDel="0034328B">
            <w:rPr>
              <w:spacing w:val="-4"/>
              <w:lang w:val="pt-BR"/>
              <w:rPrChange w:id="3028" w:author="nnvan" w:date="2011-03-28T09:08:00Z">
                <w:rPr>
                  <w:spacing w:val="-4"/>
                  <w:lang w:val="pt-BR"/>
                </w:rPr>
              </w:rPrChange>
            </w:rPr>
            <w:delText xml:space="preserve">, </w:delText>
          </w:r>
        </w:del>
      </w:ins>
      <w:del w:id="3029" w:author="nnvan" w:date="2011-03-24T10:34:00Z">
        <w:r w:rsidR="003566A4" w:rsidRPr="008D2924" w:rsidDel="0034328B">
          <w:rPr>
            <w:spacing w:val="-4"/>
            <w:lang w:val="pt-BR"/>
            <w:rPrChange w:id="3030" w:author="nnvan" w:date="2011-03-28T09:08:00Z">
              <w:rPr>
                <w:spacing w:val="-4"/>
                <w:lang w:val="pt-BR"/>
              </w:rPr>
            </w:rPrChange>
          </w:rPr>
          <w:delText xml:space="preserve">26 tỉnh/thành phố trên địa bàn cả nước phải gánh chịu ảnh hưởng của thiên tai. Theo báo cáo sơ bộ, áp thấp nhiệt đới xảy ra trong quý I đã làm 12 người mất tích. Đợt rét đậm, </w:delText>
        </w:r>
      </w:del>
      <w:ins w:id="3031" w:author="nnvan" w:date="2011-03-24T10:34:00Z">
        <w:r w:rsidR="0034328B" w:rsidRPr="008D2924">
          <w:rPr>
            <w:spacing w:val="-4"/>
            <w:lang w:val="pt-BR"/>
            <w:rPrChange w:id="3032" w:author="nnvan" w:date="2011-03-28T09:08:00Z">
              <w:rPr>
                <w:spacing w:val="-4"/>
                <w:sz w:val="36"/>
                <w:szCs w:val="36"/>
                <w:lang w:val="pt-BR"/>
              </w:rPr>
            </w:rPrChange>
          </w:rPr>
          <w:t xml:space="preserve">đã làm </w:t>
        </w:r>
      </w:ins>
      <w:ins w:id="3033" w:author="nnvan" w:date="2011-03-24T10:35:00Z">
        <w:r w:rsidR="0034328B" w:rsidRPr="008D2924">
          <w:rPr>
            <w:spacing w:val="-4"/>
            <w:lang w:val="pt-BR"/>
            <w:rPrChange w:id="3034" w:author="nnvan" w:date="2011-03-28T09:08:00Z">
              <w:rPr>
                <w:spacing w:val="-4"/>
                <w:sz w:val="36"/>
                <w:szCs w:val="36"/>
                <w:lang w:val="pt-BR"/>
              </w:rPr>
            </w:rPrChange>
          </w:rPr>
          <w:t xml:space="preserve">trên 28 nghìn ha lúa và mạ bị chết rét; </w:t>
        </w:r>
      </w:ins>
      <w:ins w:id="3035" w:author="nnvan" w:date="2011-03-25T12:45:00Z">
        <w:r w:rsidR="00B72200" w:rsidRPr="008D2924">
          <w:rPr>
            <w:spacing w:val="-4"/>
            <w:lang w:val="pt-BR"/>
            <w:rPrChange w:id="3036" w:author="nnvan" w:date="2011-03-28T09:08:00Z">
              <w:rPr>
                <w:spacing w:val="-4"/>
                <w:lang w:val="pt-BR"/>
              </w:rPr>
            </w:rPrChange>
          </w:rPr>
          <w:t xml:space="preserve">1,4 nghìn tấn thóc giống bị hư hỏng; </w:t>
        </w:r>
      </w:ins>
      <w:ins w:id="3037" w:author="nnvan" w:date="2011-03-24T10:36:00Z">
        <w:r w:rsidR="0034328B" w:rsidRPr="008D2924">
          <w:rPr>
            <w:spacing w:val="-4"/>
            <w:lang w:val="pt-BR"/>
            <w:rPrChange w:id="3038" w:author="nnvan" w:date="2011-03-28T09:08:00Z">
              <w:rPr>
                <w:spacing w:val="-4"/>
                <w:sz w:val="36"/>
                <w:szCs w:val="36"/>
                <w:lang w:val="pt-BR"/>
              </w:rPr>
            </w:rPrChange>
          </w:rPr>
          <w:t xml:space="preserve">1,5 nghìn ha màu bị </w:t>
        </w:r>
      </w:ins>
      <w:ins w:id="3039" w:author="nnvan" w:date="2011-03-25T12:46:00Z">
        <w:r w:rsidR="00B72200" w:rsidRPr="008D2924">
          <w:rPr>
            <w:spacing w:val="-4"/>
            <w:lang w:val="pt-BR"/>
            <w:rPrChange w:id="3040" w:author="nnvan" w:date="2011-03-28T09:08:00Z">
              <w:rPr>
                <w:lang w:val="pt-BR"/>
              </w:rPr>
            </w:rPrChange>
          </w:rPr>
          <w:t>ngập nặng và hỏng</w:t>
        </w:r>
      </w:ins>
      <w:ins w:id="3041" w:author="nnvan" w:date="2011-03-24T10:36:00Z">
        <w:r w:rsidR="0034328B" w:rsidRPr="008D2924">
          <w:rPr>
            <w:spacing w:val="-4"/>
            <w:lang w:val="pt-BR"/>
            <w:rPrChange w:id="3042" w:author="nnvan" w:date="2011-03-28T09:08:00Z">
              <w:rPr>
                <w:spacing w:val="-4"/>
                <w:sz w:val="36"/>
                <w:szCs w:val="36"/>
                <w:lang w:val="pt-BR"/>
              </w:rPr>
            </w:rPrChange>
          </w:rPr>
          <w:t>;</w:t>
        </w:r>
      </w:ins>
      <w:ins w:id="3043" w:author="nnvan" w:date="2011-03-24T10:37:00Z">
        <w:r w:rsidR="0034328B" w:rsidRPr="008D2924">
          <w:rPr>
            <w:spacing w:val="-4"/>
            <w:lang w:val="pt-BR"/>
            <w:rPrChange w:id="3044" w:author="nnvan" w:date="2011-03-28T09:08:00Z">
              <w:rPr>
                <w:spacing w:val="-4"/>
                <w:sz w:val="36"/>
                <w:szCs w:val="36"/>
                <w:lang w:val="pt-BR"/>
              </w:rPr>
            </w:rPrChange>
          </w:rPr>
          <w:t xml:space="preserve"> </w:t>
        </w:r>
      </w:ins>
      <w:del w:id="3045" w:author="nnvan" w:date="2011-03-24T10:34:00Z">
        <w:r w:rsidR="003566A4" w:rsidRPr="008D2924" w:rsidDel="0034328B">
          <w:rPr>
            <w:b/>
            <w:spacing w:val="-4"/>
            <w:lang w:val="pt-BR"/>
            <w:rPrChange w:id="3046" w:author="nnvan" w:date="2011-03-28T09:08:00Z">
              <w:rPr>
                <w:spacing w:val="-4"/>
                <w:lang w:val="pt-BR"/>
              </w:rPr>
            </w:rPrChange>
          </w:rPr>
          <w:delText xml:space="preserve">rét hại trong những tháng đầu năm đã làm </w:delText>
        </w:r>
      </w:del>
      <w:del w:id="3047" w:author="nnvan" w:date="2011-03-24T15:07:00Z">
        <w:r w:rsidR="003566A4" w:rsidRPr="008D2924" w:rsidDel="00796A93">
          <w:rPr>
            <w:b/>
            <w:spacing w:val="-4"/>
            <w:lang w:val="pt-BR"/>
            <w:rPrChange w:id="3048" w:author="nnvan" w:date="2011-03-28T09:08:00Z">
              <w:rPr>
                <w:spacing w:val="-4"/>
                <w:lang w:val="pt-BR"/>
              </w:rPr>
            </w:rPrChange>
          </w:rPr>
          <w:delText>gần 18 nghìn ha lúa; 2,1 nghìn ha mạ</w:delText>
        </w:r>
      </w:del>
      <w:del w:id="3049" w:author="nnvan" w:date="2011-03-24T10:38:00Z">
        <w:r w:rsidR="003566A4" w:rsidRPr="008D2924" w:rsidDel="0034328B">
          <w:rPr>
            <w:spacing w:val="-4"/>
            <w:lang w:val="pt-BR"/>
            <w:rPrChange w:id="3050" w:author="nnvan" w:date="2011-03-28T09:08:00Z">
              <w:rPr>
                <w:spacing w:val="-4"/>
                <w:lang w:val="pt-BR"/>
              </w:rPr>
            </w:rPrChange>
          </w:rPr>
          <w:delText xml:space="preserve"> </w:delText>
        </w:r>
      </w:del>
      <w:del w:id="3051" w:author="nnvan" w:date="2011-03-24T10:37:00Z">
        <w:r w:rsidR="003566A4" w:rsidRPr="008D2924" w:rsidDel="0034328B">
          <w:rPr>
            <w:spacing w:val="-4"/>
            <w:lang w:val="pt-BR"/>
            <w:rPrChange w:id="3052" w:author="nnvan" w:date="2011-03-28T09:08:00Z">
              <w:rPr>
                <w:spacing w:val="-4"/>
                <w:lang w:val="pt-BR"/>
              </w:rPr>
            </w:rPrChange>
          </w:rPr>
          <w:delText>và 1,5 nghìn ha hoa màu bị hư hỏng;</w:delText>
        </w:r>
      </w:del>
      <w:ins w:id="3053" w:author="nnvan" w:date="2011-03-24T10:37:00Z">
        <w:r w:rsidR="0034328B" w:rsidRPr="008D2924">
          <w:rPr>
            <w:spacing w:val="-4"/>
            <w:lang w:val="pt-BR"/>
            <w:rPrChange w:id="3054" w:author="nnvan" w:date="2011-03-28T09:08:00Z">
              <w:rPr>
                <w:spacing w:val="-4"/>
                <w:sz w:val="36"/>
                <w:szCs w:val="36"/>
                <w:lang w:val="pt-BR"/>
              </w:rPr>
            </w:rPrChange>
          </w:rPr>
          <w:t xml:space="preserve">hơn </w:t>
        </w:r>
      </w:ins>
      <w:ins w:id="3055" w:author="nnvan" w:date="2011-03-25T16:43:00Z">
        <w:r w:rsidR="00A02E6A" w:rsidRPr="008D2924">
          <w:rPr>
            <w:spacing w:val="-4"/>
            <w:lang w:val="pt-BR"/>
            <w:rPrChange w:id="3056" w:author="nnvan" w:date="2011-03-28T09:08:00Z">
              <w:rPr>
                <w:lang w:val="pt-BR"/>
              </w:rPr>
            </w:rPrChange>
          </w:rPr>
          <w:t>6</w:t>
        </w:r>
      </w:ins>
      <w:ins w:id="3057" w:author="nnvan" w:date="2011-03-24T10:37:00Z">
        <w:r w:rsidR="0034328B" w:rsidRPr="008D2924">
          <w:rPr>
            <w:spacing w:val="-4"/>
            <w:lang w:val="pt-BR"/>
            <w:rPrChange w:id="3058" w:author="nnvan" w:date="2011-03-28T09:08:00Z">
              <w:rPr>
                <w:spacing w:val="-4"/>
                <w:sz w:val="36"/>
                <w:szCs w:val="36"/>
                <w:lang w:val="pt-BR"/>
              </w:rPr>
            </w:rPrChange>
          </w:rPr>
          <w:t>8 nghìn con gia súc bị chết.</w:t>
        </w:r>
      </w:ins>
      <w:del w:id="3059" w:author="nnvan" w:date="2011-03-24T10:37:00Z">
        <w:r w:rsidR="003566A4" w:rsidRPr="008D2924" w:rsidDel="0034328B">
          <w:rPr>
            <w:b/>
            <w:spacing w:val="-4"/>
            <w:lang w:val="pt-BR"/>
            <w:rPrChange w:id="3060" w:author="nnvan" w:date="2011-03-28T09:08:00Z">
              <w:rPr>
                <w:spacing w:val="-4"/>
                <w:lang w:val="pt-BR"/>
              </w:rPr>
            </w:rPrChange>
          </w:rPr>
          <w:delText xml:space="preserve"> </w:delText>
        </w:r>
      </w:del>
      <w:del w:id="3061" w:author="nnvan" w:date="2011-03-24T15:08:00Z">
        <w:r w:rsidR="003566A4" w:rsidRPr="008D2924" w:rsidDel="00796A93">
          <w:rPr>
            <w:b/>
            <w:spacing w:val="-4"/>
            <w:lang w:val="pt-BR"/>
            <w:rPrChange w:id="3062" w:author="nnvan" w:date="2011-03-28T09:08:00Z">
              <w:rPr>
                <w:spacing w:val="-4"/>
                <w:lang w:val="pt-BR"/>
              </w:rPr>
            </w:rPrChange>
          </w:rPr>
          <w:delText>hơn 43 nghìn gia súc bị chết rét</w:delText>
        </w:r>
      </w:del>
      <w:del w:id="3063" w:author="nnvan" w:date="2011-03-24T10:38:00Z">
        <w:r w:rsidR="003566A4" w:rsidRPr="008D2924" w:rsidDel="0034328B">
          <w:rPr>
            <w:b/>
            <w:spacing w:val="-4"/>
            <w:lang w:val="pt-BR"/>
            <w:rPrChange w:id="3064" w:author="nnvan" w:date="2011-03-28T09:08:00Z">
              <w:rPr>
                <w:spacing w:val="-4"/>
                <w:lang w:val="pt-BR"/>
              </w:rPr>
            </w:rPrChange>
          </w:rPr>
          <w:delText>,</w:delText>
        </w:r>
      </w:del>
      <w:r w:rsidR="003566A4" w:rsidRPr="008D2924">
        <w:rPr>
          <w:spacing w:val="-4"/>
          <w:lang w:val="pt-BR"/>
          <w:rPrChange w:id="3065" w:author="nnvan" w:date="2011-03-28T09:08:00Z">
            <w:rPr>
              <w:spacing w:val="-4"/>
              <w:lang w:val="pt-BR"/>
            </w:rPr>
          </w:rPrChange>
        </w:rPr>
        <w:t xml:space="preserve"> </w:t>
      </w:r>
      <w:ins w:id="3066" w:author="nnvan" w:date="2011-03-25T12:44:00Z">
        <w:r w:rsidR="00B72200" w:rsidRPr="008D2924">
          <w:rPr>
            <w:spacing w:val="-4"/>
            <w:lang w:val="pt-BR"/>
            <w:rPrChange w:id="3067" w:author="nnvan" w:date="2011-03-28T09:08:00Z">
              <w:rPr>
                <w:spacing w:val="-4"/>
                <w:lang w:val="pt-BR"/>
              </w:rPr>
            </w:rPrChange>
          </w:rPr>
          <w:t xml:space="preserve">Một số </w:t>
        </w:r>
      </w:ins>
      <w:ins w:id="3068" w:author="nnvan" w:date="2011-03-25T12:42:00Z">
        <w:r w:rsidR="00042C02" w:rsidRPr="008D2924">
          <w:rPr>
            <w:spacing w:val="-4"/>
            <w:lang w:val="pt-BR"/>
            <w:rPrChange w:id="3069" w:author="nnvan" w:date="2011-03-28T09:08:00Z">
              <w:rPr>
                <w:sz w:val="26"/>
                <w:szCs w:val="26"/>
                <w:lang w:val="fr-FR"/>
              </w:rPr>
            </w:rPrChange>
          </w:rPr>
          <w:t>tỉnh có số trâu</w:t>
        </w:r>
        <w:r w:rsidR="00042C02" w:rsidRPr="008D2924">
          <w:rPr>
            <w:spacing w:val="-4"/>
            <w:lang w:val="pt-BR"/>
            <w:rPrChange w:id="3070" w:author="nnvan" w:date="2011-03-28T09:08:00Z">
              <w:rPr>
                <w:lang w:val="fr-FR"/>
              </w:rPr>
            </w:rPrChange>
          </w:rPr>
          <w:t>,</w:t>
        </w:r>
        <w:r w:rsidR="00042C02" w:rsidRPr="008D2924">
          <w:rPr>
            <w:spacing w:val="-4"/>
            <w:lang w:val="pt-BR"/>
            <w:rPrChange w:id="3071" w:author="nnvan" w:date="2011-03-28T09:08:00Z">
              <w:rPr>
                <w:sz w:val="26"/>
                <w:szCs w:val="26"/>
                <w:lang w:val="fr-FR"/>
              </w:rPr>
            </w:rPrChange>
          </w:rPr>
          <w:t xml:space="preserve"> bò bị chết nhiều là</w:t>
        </w:r>
        <w:r w:rsidR="00042C02" w:rsidRPr="008D2924">
          <w:rPr>
            <w:spacing w:val="-4"/>
            <w:lang w:val="pt-BR"/>
            <w:rPrChange w:id="3072" w:author="nnvan" w:date="2011-03-28T09:08:00Z">
              <w:rPr>
                <w:lang w:val="fr-FR"/>
              </w:rPr>
            </w:rPrChange>
          </w:rPr>
          <w:t>:</w:t>
        </w:r>
        <w:r w:rsidR="00042C02" w:rsidRPr="008D2924">
          <w:rPr>
            <w:spacing w:val="-4"/>
            <w:lang w:val="pt-BR"/>
            <w:rPrChange w:id="3073" w:author="nnvan" w:date="2011-03-28T09:08:00Z">
              <w:rPr>
                <w:sz w:val="26"/>
                <w:szCs w:val="26"/>
                <w:lang w:val="fr-FR"/>
              </w:rPr>
            </w:rPrChange>
          </w:rPr>
          <w:t xml:space="preserve"> Lạng Sơn 10</w:t>
        </w:r>
      </w:ins>
      <w:ins w:id="3074" w:author="nnvan" w:date="2011-03-25T12:43:00Z">
        <w:r w:rsidR="00042C02" w:rsidRPr="008D2924">
          <w:rPr>
            <w:spacing w:val="-4"/>
            <w:lang w:val="pt-BR"/>
            <w:rPrChange w:id="3075" w:author="nnvan" w:date="2011-03-28T09:08:00Z">
              <w:rPr>
                <w:lang w:val="fr-FR"/>
              </w:rPr>
            </w:rPrChange>
          </w:rPr>
          <w:t>,9 nghìn</w:t>
        </w:r>
      </w:ins>
      <w:ins w:id="3076" w:author="nnvan" w:date="2011-03-25T12:42:00Z">
        <w:r w:rsidR="00042C02" w:rsidRPr="008D2924">
          <w:rPr>
            <w:spacing w:val="-4"/>
            <w:lang w:val="pt-BR"/>
            <w:rPrChange w:id="3077" w:author="nnvan" w:date="2011-03-28T09:08:00Z">
              <w:rPr>
                <w:sz w:val="26"/>
                <w:szCs w:val="26"/>
                <w:lang w:val="fr-FR"/>
              </w:rPr>
            </w:rPrChange>
          </w:rPr>
          <w:t xml:space="preserve"> con</w:t>
        </w:r>
      </w:ins>
      <w:ins w:id="3078" w:author="nnvan" w:date="2011-03-25T12:43:00Z">
        <w:r w:rsidR="00042C02" w:rsidRPr="008D2924">
          <w:rPr>
            <w:spacing w:val="-4"/>
            <w:lang w:val="pt-BR"/>
            <w:rPrChange w:id="3079" w:author="nnvan" w:date="2011-03-28T09:08:00Z">
              <w:rPr>
                <w:lang w:val="fr-FR"/>
              </w:rPr>
            </w:rPrChange>
          </w:rPr>
          <w:t>;</w:t>
        </w:r>
      </w:ins>
      <w:ins w:id="3080" w:author="nnvan" w:date="2011-03-25T12:42:00Z">
        <w:r w:rsidR="00042C02" w:rsidRPr="008D2924">
          <w:rPr>
            <w:spacing w:val="-4"/>
            <w:lang w:val="pt-BR"/>
            <w:rPrChange w:id="3081" w:author="nnvan" w:date="2011-03-28T09:08:00Z">
              <w:rPr>
                <w:sz w:val="26"/>
                <w:szCs w:val="26"/>
                <w:lang w:val="fr-FR"/>
              </w:rPr>
            </w:rPrChange>
          </w:rPr>
          <w:t xml:space="preserve"> Lào Cai </w:t>
        </w:r>
      </w:ins>
      <w:ins w:id="3082" w:author="nnvan" w:date="2011-03-25T12:43:00Z">
        <w:r w:rsidR="00042C02" w:rsidRPr="008D2924">
          <w:rPr>
            <w:spacing w:val="-4"/>
            <w:lang w:val="pt-BR"/>
            <w:rPrChange w:id="3083" w:author="nnvan" w:date="2011-03-28T09:08:00Z">
              <w:rPr>
                <w:lang w:val="fr-FR"/>
              </w:rPr>
            </w:rPrChange>
          </w:rPr>
          <w:t xml:space="preserve">6,8 nghìn con; </w:t>
        </w:r>
      </w:ins>
      <w:ins w:id="3084" w:author="nnvan" w:date="2011-03-25T12:42:00Z">
        <w:r w:rsidR="00042C02" w:rsidRPr="008D2924">
          <w:rPr>
            <w:spacing w:val="-4"/>
            <w:lang w:val="pt-BR"/>
            <w:rPrChange w:id="3085" w:author="nnvan" w:date="2011-03-28T09:08:00Z">
              <w:rPr>
                <w:sz w:val="26"/>
                <w:szCs w:val="26"/>
                <w:lang w:val="fr-FR"/>
              </w:rPr>
            </w:rPrChange>
          </w:rPr>
          <w:t xml:space="preserve">Sơn La </w:t>
        </w:r>
      </w:ins>
      <w:ins w:id="3086" w:author="nnvan" w:date="2011-03-25T12:43:00Z">
        <w:r w:rsidR="00042C02" w:rsidRPr="008D2924">
          <w:rPr>
            <w:spacing w:val="-4"/>
            <w:lang w:val="pt-BR"/>
            <w:rPrChange w:id="3087" w:author="nnvan" w:date="2011-03-28T09:08:00Z">
              <w:rPr>
                <w:lang w:val="fr-FR"/>
              </w:rPr>
            </w:rPrChange>
          </w:rPr>
          <w:t>6,6 nghìn con;</w:t>
        </w:r>
      </w:ins>
      <w:ins w:id="3088" w:author="nnvan" w:date="2011-03-25T12:42:00Z">
        <w:r w:rsidR="00042C02" w:rsidRPr="008D2924">
          <w:rPr>
            <w:spacing w:val="-4"/>
            <w:lang w:val="pt-BR"/>
            <w:rPrChange w:id="3089" w:author="nnvan" w:date="2011-03-28T09:08:00Z">
              <w:rPr>
                <w:sz w:val="26"/>
                <w:szCs w:val="26"/>
                <w:lang w:val="fr-FR"/>
              </w:rPr>
            </w:rPrChange>
          </w:rPr>
          <w:t xml:space="preserve"> Hà Giang </w:t>
        </w:r>
      </w:ins>
      <w:ins w:id="3090" w:author="nnvan" w:date="2011-03-25T12:43:00Z">
        <w:r w:rsidR="00042C02" w:rsidRPr="008D2924">
          <w:rPr>
            <w:spacing w:val="-4"/>
            <w:lang w:val="pt-BR"/>
            <w:rPrChange w:id="3091" w:author="nnvan" w:date="2011-03-28T09:08:00Z">
              <w:rPr>
                <w:lang w:val="fr-FR"/>
              </w:rPr>
            </w:rPrChange>
          </w:rPr>
          <w:t>3,6 nghìn con</w:t>
        </w:r>
      </w:ins>
      <w:ins w:id="3092" w:author="nnvan" w:date="2011-03-25T12:42:00Z">
        <w:r w:rsidR="00042C02" w:rsidRPr="008D2924">
          <w:rPr>
            <w:spacing w:val="-4"/>
            <w:lang w:val="pt-BR"/>
            <w:rPrChange w:id="3093" w:author="nnvan" w:date="2011-03-28T09:08:00Z">
              <w:rPr>
                <w:sz w:val="26"/>
                <w:szCs w:val="26"/>
                <w:lang w:val="fr-FR"/>
              </w:rPr>
            </w:rPrChange>
          </w:rPr>
          <w:t>.</w:t>
        </w:r>
      </w:ins>
      <w:ins w:id="3094" w:author="nnvan" w:date="2011-03-25T12:44:00Z">
        <w:r w:rsidR="00042C02" w:rsidRPr="008D2924">
          <w:rPr>
            <w:spacing w:val="-4"/>
            <w:lang w:val="pt-BR"/>
            <w:rPrChange w:id="3095" w:author="nnvan" w:date="2011-03-28T09:08:00Z">
              <w:rPr>
                <w:lang w:val="fr-FR"/>
              </w:rPr>
            </w:rPrChange>
          </w:rPr>
          <w:t xml:space="preserve"> </w:t>
        </w:r>
      </w:ins>
      <w:del w:id="3096" w:author="nnvan" w:date="2011-03-24T10:38:00Z">
        <w:r w:rsidR="003566A4" w:rsidRPr="008D2924" w:rsidDel="0034328B">
          <w:rPr>
            <w:spacing w:val="-4"/>
            <w:lang w:val="pt-BR"/>
            <w:rPrChange w:id="3097" w:author="nnvan" w:date="2011-03-28T09:08:00Z">
              <w:rPr>
                <w:spacing w:val="-4"/>
                <w:lang w:val="pt-BR"/>
              </w:rPr>
            </w:rPrChange>
          </w:rPr>
          <w:delText xml:space="preserve">tập trung chủ yếu ở vùng Đông Bắc và Tây Bắc, trong đó Lạng Sơn là 10,9 nghìn con, Lào Cai 6,8 nghìn con, Sơn La 6,6 nghìn con, Hà Giang 3,6 nghìn con. </w:delText>
        </w:r>
      </w:del>
      <w:del w:id="3098" w:author="nnvan" w:date="2011-03-24T10:39:00Z">
        <w:r w:rsidR="003566A4" w:rsidRPr="008D2924" w:rsidDel="0034328B">
          <w:rPr>
            <w:spacing w:val="-4"/>
            <w:lang w:val="pt-BR"/>
            <w:rPrChange w:id="3099" w:author="nnvan" w:date="2011-03-28T09:08:00Z">
              <w:rPr>
                <w:rFonts w:hint="eastAsia"/>
                <w:spacing w:val="-4"/>
                <w:lang w:val="pt-BR"/>
              </w:rPr>
            </w:rPrChange>
          </w:rPr>
          <w:delText>Ư</w:delText>
        </w:r>
        <w:r w:rsidR="003566A4" w:rsidRPr="008D2924" w:rsidDel="0034328B">
          <w:rPr>
            <w:spacing w:val="-4"/>
            <w:lang w:val="pt-BR"/>
            <w:rPrChange w:id="3100" w:author="nnvan" w:date="2011-03-28T09:08:00Z">
              <w:rPr>
                <w:spacing w:val="-4"/>
                <w:lang w:val="pt-BR"/>
              </w:rPr>
            </w:rPrChange>
          </w:rPr>
          <w:delText>ớc tính t</w:delText>
        </w:r>
      </w:del>
      <w:ins w:id="3101" w:author="nnvan" w:date="2011-03-24T10:39:00Z">
        <w:r w:rsidR="0034328B" w:rsidRPr="008D2924">
          <w:rPr>
            <w:spacing w:val="-4"/>
            <w:lang w:val="pt-BR"/>
            <w:rPrChange w:id="3102" w:author="nnvan" w:date="2011-03-28T09:08:00Z">
              <w:rPr>
                <w:spacing w:val="-4"/>
                <w:sz w:val="36"/>
                <w:szCs w:val="36"/>
                <w:lang w:val="pt-BR"/>
              </w:rPr>
            </w:rPrChange>
          </w:rPr>
          <w:t>T</w:t>
        </w:r>
      </w:ins>
      <w:r w:rsidR="003566A4" w:rsidRPr="008D2924">
        <w:rPr>
          <w:spacing w:val="-4"/>
          <w:lang w:val="pt-BR"/>
          <w:rPrChange w:id="3103" w:author="nnvan" w:date="2011-03-28T09:08:00Z">
            <w:rPr>
              <w:spacing w:val="-4"/>
              <w:lang w:val="pt-BR"/>
            </w:rPr>
          </w:rPrChange>
        </w:rPr>
        <w:t xml:space="preserve">ổng giá trị thiệt hại do thiên tai gây ra </w:t>
      </w:r>
      <w:ins w:id="3104" w:author="nnvan" w:date="2011-03-24T10:39:00Z">
        <w:r w:rsidR="0034328B" w:rsidRPr="008D2924">
          <w:rPr>
            <w:spacing w:val="-4"/>
            <w:lang w:val="pt-BR"/>
            <w:rPrChange w:id="3105" w:author="nnvan" w:date="2011-03-28T09:08:00Z">
              <w:rPr>
                <w:spacing w:val="-4"/>
                <w:sz w:val="36"/>
                <w:szCs w:val="36"/>
                <w:lang w:val="pt-BR"/>
              </w:rPr>
            </w:rPrChange>
          </w:rPr>
          <w:t xml:space="preserve">ước tính </w:t>
        </w:r>
      </w:ins>
      <w:ins w:id="3106" w:author="nnvan" w:date="2011-03-24T10:40:00Z">
        <w:r w:rsidR="0034328B" w:rsidRPr="008D2924">
          <w:rPr>
            <w:spacing w:val="-4"/>
            <w:lang w:val="pt-BR"/>
            <w:rPrChange w:id="3107" w:author="nnvan" w:date="2011-03-28T09:08:00Z">
              <w:rPr>
                <w:spacing w:val="-4"/>
                <w:sz w:val="36"/>
                <w:szCs w:val="36"/>
                <w:lang w:val="pt-BR"/>
              </w:rPr>
            </w:rPrChange>
          </w:rPr>
          <w:t>trên 8</w:t>
        </w:r>
      </w:ins>
      <w:ins w:id="3108" w:author="nnvan" w:date="2011-03-24T15:08:00Z">
        <w:r w:rsidR="00796A93" w:rsidRPr="008D2924">
          <w:rPr>
            <w:spacing w:val="-4"/>
            <w:lang w:val="pt-BR"/>
            <w:rPrChange w:id="3109" w:author="nnvan" w:date="2011-03-28T09:08:00Z">
              <w:rPr>
                <w:spacing w:val="-4"/>
                <w:sz w:val="32"/>
                <w:szCs w:val="32"/>
                <w:lang w:val="pt-BR"/>
              </w:rPr>
            </w:rPrChange>
          </w:rPr>
          <w:t>49</w:t>
        </w:r>
      </w:ins>
      <w:ins w:id="3110" w:author="nnvan" w:date="2011-03-24T10:40:00Z">
        <w:r w:rsidR="0034328B" w:rsidRPr="008D2924">
          <w:rPr>
            <w:spacing w:val="-4"/>
            <w:lang w:val="pt-BR"/>
            <w:rPrChange w:id="3111" w:author="nnvan" w:date="2011-03-28T09:08:00Z">
              <w:rPr>
                <w:spacing w:val="-4"/>
                <w:sz w:val="36"/>
                <w:szCs w:val="36"/>
                <w:lang w:val="pt-BR"/>
              </w:rPr>
            </w:rPrChange>
          </w:rPr>
          <w:t xml:space="preserve"> tỷ đồng. </w:t>
        </w:r>
      </w:ins>
    </w:p>
    <w:p w14:paraId="4D36BC7F" w14:textId="77777777" w:rsidR="00664090" w:rsidRPr="008D2924" w:rsidRDefault="00664090" w:rsidP="008D2924">
      <w:pPr>
        <w:numPr>
          <w:ins w:id="3112" w:author="user" w:date="2011-03-25T17:39:00Z"/>
        </w:numPr>
        <w:spacing w:before="40" w:after="40" w:line="283" w:lineRule="auto"/>
        <w:ind w:firstLine="539"/>
        <w:jc w:val="both"/>
        <w:rPr>
          <w:ins w:id="3113" w:author="ptnam" w:date="2011-03-25T17:39:00Z"/>
          <w:i/>
          <w:lang w:val="pt-BR"/>
          <w:rPrChange w:id="3114" w:author="nnvan" w:date="2011-03-28T09:07:00Z">
            <w:rPr>
              <w:ins w:id="3115" w:author="ptnam" w:date="2011-03-25T17:39:00Z"/>
              <w:i/>
              <w:sz w:val="30"/>
              <w:szCs w:val="30"/>
              <w:lang w:val="pt-BR"/>
            </w:rPr>
          </w:rPrChange>
        </w:rPr>
        <w:pPrChange w:id="3116" w:author="nnvan" w:date="2011-03-28T09:15:00Z">
          <w:pPr>
            <w:spacing w:before="40" w:after="40" w:line="288" w:lineRule="auto"/>
            <w:ind w:firstLine="720"/>
            <w:jc w:val="both"/>
          </w:pPr>
        </w:pPrChange>
      </w:pPr>
    </w:p>
    <w:p w14:paraId="47EA2296" w14:textId="77777777" w:rsidR="003566A4" w:rsidRPr="008D2924" w:rsidDel="0024725F" w:rsidRDefault="00A55466" w:rsidP="008D2924">
      <w:pPr>
        <w:numPr>
          <w:ins w:id="3117" w:author="vtson" w:date="2011-03-25T14:30:00Z"/>
        </w:numPr>
        <w:spacing w:before="40" w:after="40" w:line="283" w:lineRule="auto"/>
        <w:ind w:firstLine="539"/>
        <w:jc w:val="both"/>
        <w:rPr>
          <w:del w:id="3118" w:author="nnvan" w:date="2011-03-24T10:49:00Z"/>
          <w:b/>
          <w:lang w:val="pt-BR"/>
          <w:rPrChange w:id="3119" w:author="nnvan" w:date="2011-03-28T09:07:00Z">
            <w:rPr>
              <w:del w:id="3120" w:author="nnvan" w:date="2011-03-24T10:49:00Z"/>
              <w:spacing w:val="-4"/>
              <w:lang w:val="pt-BR"/>
            </w:rPr>
          </w:rPrChange>
        </w:rPr>
        <w:pPrChange w:id="3121" w:author="nnvan" w:date="2011-03-28T09:15:00Z">
          <w:pPr>
            <w:spacing w:before="40" w:after="40" w:line="269" w:lineRule="auto"/>
            <w:ind w:firstLine="540"/>
            <w:jc w:val="both"/>
          </w:pPr>
        </w:pPrChange>
      </w:pPr>
      <w:ins w:id="3122" w:author="nnvan" w:date="2011-03-25T14:30:00Z">
        <w:r w:rsidRPr="008D2924">
          <w:rPr>
            <w:i/>
            <w:lang w:val="pt-BR"/>
            <w:rPrChange w:id="3123" w:author="nnvan" w:date="2011-03-28T09:07:00Z">
              <w:rPr>
                <w:lang w:val="pt-BR"/>
              </w:rPr>
            </w:rPrChange>
          </w:rPr>
          <w:t>Khái quát lại</w:t>
        </w:r>
        <w:r w:rsidRPr="008D2924">
          <w:rPr>
            <w:lang w:val="pt-BR"/>
            <w:rPrChange w:id="3124" w:author="nnvan" w:date="2011-03-28T09:07:00Z">
              <w:rPr>
                <w:lang w:val="pt-BR"/>
              </w:rPr>
            </w:rPrChange>
          </w:rPr>
          <w:t xml:space="preserve">, </w:t>
        </w:r>
      </w:ins>
      <w:ins w:id="3125" w:author="nnvan" w:date="2011-03-25T14:32:00Z">
        <w:r w:rsidRPr="008D2924">
          <w:rPr>
            <w:lang w:val="pt-BR"/>
            <w:rPrChange w:id="3126" w:author="nnvan" w:date="2011-03-28T09:07:00Z">
              <w:rPr>
                <w:lang w:val="pt-BR"/>
              </w:rPr>
            </w:rPrChange>
          </w:rPr>
          <w:t xml:space="preserve">kinh tế-xã hội quý I năm 2011 </w:t>
        </w:r>
      </w:ins>
      <w:ins w:id="3127" w:author="nnvan" w:date="2011-03-25T14:40:00Z">
        <w:r w:rsidR="00680A62" w:rsidRPr="008D2924">
          <w:rPr>
            <w:lang w:val="pt-BR"/>
            <w:rPrChange w:id="3128" w:author="nnvan" w:date="2011-03-28T09:07:00Z">
              <w:rPr>
                <w:lang w:val="pt-BR"/>
              </w:rPr>
            </w:rPrChange>
          </w:rPr>
          <w:t xml:space="preserve">mặc dù </w:t>
        </w:r>
      </w:ins>
      <w:ins w:id="3129" w:author="nnvan" w:date="2011-03-25T14:32:00Z">
        <w:r w:rsidRPr="008D2924">
          <w:rPr>
            <w:lang w:val="pt-BR"/>
            <w:rPrChange w:id="3130" w:author="nnvan" w:date="2011-03-28T09:07:00Z">
              <w:rPr>
                <w:lang w:val="pt-BR"/>
              </w:rPr>
            </w:rPrChange>
          </w:rPr>
          <w:t xml:space="preserve">đạt được một số kết quả tích cực </w:t>
        </w:r>
      </w:ins>
      <w:ins w:id="3131" w:author="nnvan" w:date="2011-03-25T14:43:00Z">
        <w:r w:rsidR="00680A62" w:rsidRPr="008D2924">
          <w:rPr>
            <w:lang w:val="pt-BR"/>
            <w:rPrChange w:id="3132" w:author="nnvan" w:date="2011-03-28T09:07:00Z">
              <w:rPr>
                <w:lang w:val="pt-BR"/>
              </w:rPr>
            </w:rPrChange>
          </w:rPr>
          <w:t xml:space="preserve">ở một số ngành, lĩnh vực </w:t>
        </w:r>
      </w:ins>
      <w:ins w:id="3133" w:author="nnvan" w:date="2011-03-25T14:40:00Z">
        <w:r w:rsidR="00680A62" w:rsidRPr="008D2924">
          <w:rPr>
            <w:lang w:val="pt-BR"/>
            <w:rPrChange w:id="3134" w:author="nnvan" w:date="2011-03-28T09:07:00Z">
              <w:rPr>
                <w:lang w:val="pt-BR"/>
              </w:rPr>
            </w:rPrChange>
          </w:rPr>
          <w:t xml:space="preserve">nhưng </w:t>
        </w:r>
      </w:ins>
      <w:ins w:id="3135" w:author="nnvan" w:date="2011-03-25T14:46:00Z">
        <w:r w:rsidR="001008DC" w:rsidRPr="008D2924">
          <w:rPr>
            <w:lang w:val="pt-BR"/>
            <w:rPrChange w:id="3136" w:author="nnvan" w:date="2011-03-28T09:07:00Z">
              <w:rPr>
                <w:lang w:val="pt-BR"/>
              </w:rPr>
            </w:rPrChange>
          </w:rPr>
          <w:t xml:space="preserve">hoạt động sản xuất kinh doanh </w:t>
        </w:r>
      </w:ins>
      <w:ins w:id="3137" w:author="nnvan" w:date="2011-03-25T16:23:00Z">
        <w:r w:rsidR="00377133" w:rsidRPr="008D2924">
          <w:rPr>
            <w:lang w:val="pt-BR"/>
            <w:rPrChange w:id="3138" w:author="nnvan" w:date="2011-03-28T09:07:00Z">
              <w:rPr>
                <w:lang w:val="pt-BR"/>
              </w:rPr>
            </w:rPrChange>
          </w:rPr>
          <w:t xml:space="preserve">thời gian tới </w:t>
        </w:r>
      </w:ins>
      <w:ins w:id="3139" w:author="nnvan" w:date="2011-03-25T14:40:00Z">
        <w:r w:rsidR="00680A62" w:rsidRPr="008D2924">
          <w:rPr>
            <w:lang w:val="pt-BR"/>
            <w:rPrChange w:id="3140" w:author="nnvan" w:date="2011-03-28T09:07:00Z">
              <w:rPr>
                <w:lang w:val="pt-BR"/>
              </w:rPr>
            </w:rPrChange>
          </w:rPr>
          <w:t xml:space="preserve">sẽ </w:t>
        </w:r>
      </w:ins>
      <w:ins w:id="3141" w:author="nnvan" w:date="2011-03-25T14:46:00Z">
        <w:r w:rsidR="001008DC" w:rsidRPr="008D2924">
          <w:rPr>
            <w:lang w:val="pt-BR"/>
            <w:rPrChange w:id="3142" w:author="nnvan" w:date="2011-03-28T09:07:00Z">
              <w:rPr>
                <w:lang w:val="pt-BR"/>
              </w:rPr>
            </w:rPrChange>
          </w:rPr>
          <w:t>gặp</w:t>
        </w:r>
      </w:ins>
      <w:ins w:id="3143" w:author="nnvan" w:date="2011-03-25T14:43:00Z">
        <w:r w:rsidR="00680A62" w:rsidRPr="008D2924">
          <w:rPr>
            <w:lang w:val="pt-BR"/>
            <w:rPrChange w:id="3144" w:author="nnvan" w:date="2011-03-28T09:07:00Z">
              <w:rPr>
                <w:lang w:val="pt-BR"/>
              </w:rPr>
            </w:rPrChange>
          </w:rPr>
          <w:t xml:space="preserve"> nhiều </w:t>
        </w:r>
      </w:ins>
      <w:ins w:id="3145" w:author="nnvan" w:date="2011-03-25T14:40:00Z">
        <w:r w:rsidR="00680A62" w:rsidRPr="008D2924">
          <w:rPr>
            <w:lang w:val="pt-BR"/>
            <w:rPrChange w:id="3146" w:author="nnvan" w:date="2011-03-28T09:07:00Z">
              <w:rPr>
                <w:lang w:val="pt-BR"/>
              </w:rPr>
            </w:rPrChange>
          </w:rPr>
          <w:t>khó khăn</w:t>
        </w:r>
      </w:ins>
      <w:ins w:id="3147" w:author="nnvan" w:date="2011-03-25T14:41:00Z">
        <w:r w:rsidR="00680A62" w:rsidRPr="008D2924">
          <w:rPr>
            <w:lang w:val="pt-BR"/>
            <w:rPrChange w:id="3148" w:author="nnvan" w:date="2011-03-28T09:07:00Z">
              <w:rPr>
                <w:lang w:val="pt-BR"/>
              </w:rPr>
            </w:rPrChange>
          </w:rPr>
          <w:t>, thách thức</w:t>
        </w:r>
      </w:ins>
      <w:ins w:id="3149" w:author="nnvan" w:date="2011-03-25T14:45:00Z">
        <w:r w:rsidR="00680A62" w:rsidRPr="008D2924">
          <w:rPr>
            <w:lang w:val="pt-BR"/>
            <w:rPrChange w:id="3150" w:author="nnvan" w:date="2011-03-28T09:07:00Z">
              <w:rPr>
                <w:lang w:val="pt-BR"/>
              </w:rPr>
            </w:rPrChange>
          </w:rPr>
          <w:t xml:space="preserve"> khi l</w:t>
        </w:r>
      </w:ins>
      <w:ins w:id="3151" w:author="nnvan" w:date="2011-03-25T14:42:00Z">
        <w:r w:rsidR="00680A62" w:rsidRPr="008D2924">
          <w:rPr>
            <w:lang w:val="pt-BR"/>
            <w:rPrChange w:id="3152" w:author="nnvan" w:date="2011-03-28T09:07:00Z">
              <w:rPr>
                <w:lang w:val="pt-BR"/>
              </w:rPr>
            </w:rPrChange>
          </w:rPr>
          <w:t>ạm phát</w:t>
        </w:r>
      </w:ins>
      <w:ins w:id="3153" w:author="nnvan" w:date="2011-03-25T14:40:00Z">
        <w:r w:rsidR="00680A62" w:rsidRPr="008D2924">
          <w:rPr>
            <w:lang w:val="pt-BR"/>
            <w:rPrChange w:id="3154" w:author="nnvan" w:date="2011-03-28T09:07:00Z">
              <w:rPr>
                <w:lang w:val="pt-BR"/>
              </w:rPr>
            </w:rPrChange>
          </w:rPr>
          <w:t xml:space="preserve"> </w:t>
        </w:r>
      </w:ins>
      <w:ins w:id="3155" w:author="nnvan" w:date="2011-03-25T14:47:00Z">
        <w:r w:rsidR="001008DC" w:rsidRPr="008D2924">
          <w:rPr>
            <w:lang w:val="pt-BR"/>
            <w:rPrChange w:id="3156" w:author="nnvan" w:date="2011-03-28T09:07:00Z">
              <w:rPr>
                <w:lang w:val="pt-BR"/>
              </w:rPr>
            </w:rPrChange>
          </w:rPr>
          <w:t xml:space="preserve">đang ở mức </w:t>
        </w:r>
      </w:ins>
      <w:ins w:id="3157" w:author="nnvan" w:date="2011-03-25T14:40:00Z">
        <w:r w:rsidR="00680A62" w:rsidRPr="008D2924">
          <w:rPr>
            <w:lang w:val="pt-BR"/>
            <w:rPrChange w:id="3158" w:author="nnvan" w:date="2011-03-28T09:07:00Z">
              <w:rPr>
                <w:lang w:val="pt-BR"/>
              </w:rPr>
            </w:rPrChange>
          </w:rPr>
          <w:t>cao</w:t>
        </w:r>
      </w:ins>
      <w:ins w:id="3159" w:author="nnvan" w:date="2011-03-25T14:45:00Z">
        <w:r w:rsidR="00680A62" w:rsidRPr="008D2924">
          <w:rPr>
            <w:lang w:val="pt-BR"/>
            <w:rPrChange w:id="3160" w:author="nnvan" w:date="2011-03-28T09:07:00Z">
              <w:rPr>
                <w:lang w:val="pt-BR"/>
              </w:rPr>
            </w:rPrChange>
          </w:rPr>
          <w:t xml:space="preserve">. </w:t>
        </w:r>
      </w:ins>
      <w:ins w:id="3161" w:author="nnvan" w:date="2011-03-25T14:50:00Z">
        <w:r w:rsidR="001008DC" w:rsidRPr="008D2924">
          <w:rPr>
            <w:lang w:val="pt-BR"/>
            <w:rPrChange w:id="3162" w:author="nnvan" w:date="2011-03-28T09:07:00Z">
              <w:rPr>
                <w:lang w:val="pt-BR"/>
              </w:rPr>
            </w:rPrChange>
          </w:rPr>
          <w:t xml:space="preserve">Do đó, để </w:t>
        </w:r>
      </w:ins>
      <w:del w:id="3163" w:author="nnvan" w:date="2011-03-24T15:08:00Z">
        <w:r w:rsidR="003566A4" w:rsidRPr="008D2924" w:rsidDel="00796A93">
          <w:rPr>
            <w:b/>
            <w:lang w:val="pt-BR"/>
            <w:rPrChange w:id="3164" w:author="nnvan" w:date="2011-03-28T09:07:00Z">
              <w:rPr>
                <w:spacing w:val="-4"/>
                <w:lang w:val="pt-BR"/>
              </w:rPr>
            </w:rPrChange>
          </w:rPr>
          <w:delText xml:space="preserve">khoảng 669 tỷ </w:delText>
        </w:r>
        <w:r w:rsidR="003566A4" w:rsidRPr="008D2924" w:rsidDel="00796A93">
          <w:rPr>
            <w:b/>
            <w:lang w:val="pt-BR"/>
            <w:rPrChange w:id="3165" w:author="nnvan" w:date="2011-03-28T09:07:00Z">
              <w:rPr>
                <w:rFonts w:hint="eastAsia"/>
                <w:spacing w:val="-4"/>
                <w:lang w:val="pt-BR"/>
              </w:rPr>
            </w:rPrChange>
          </w:rPr>
          <w:delText>đ</w:delText>
        </w:r>
        <w:r w:rsidR="003566A4" w:rsidRPr="008D2924" w:rsidDel="00796A93">
          <w:rPr>
            <w:b/>
            <w:lang w:val="pt-BR"/>
            <w:rPrChange w:id="3166" w:author="nnvan" w:date="2011-03-28T09:07:00Z">
              <w:rPr>
                <w:spacing w:val="-4"/>
                <w:lang w:val="pt-BR"/>
              </w:rPr>
            </w:rPrChange>
          </w:rPr>
          <w:delText>ồng.</w:delText>
        </w:r>
      </w:del>
    </w:p>
    <w:p w14:paraId="7C3DB525" w14:textId="77777777" w:rsidR="003566A4" w:rsidRPr="008D2924" w:rsidDel="00A55466" w:rsidRDefault="003566A4" w:rsidP="008D2924">
      <w:pPr>
        <w:spacing w:before="40" w:after="40" w:line="283" w:lineRule="auto"/>
        <w:ind w:firstLine="539"/>
        <w:jc w:val="both"/>
        <w:rPr>
          <w:del w:id="3167" w:author="nnvan" w:date="2011-03-25T14:33:00Z"/>
          <w:lang w:val="pt-BR"/>
          <w:rPrChange w:id="3168" w:author="nnvan" w:date="2011-03-28T09:07:00Z">
            <w:rPr>
              <w:del w:id="3169" w:author="nnvan" w:date="2011-03-25T14:33:00Z"/>
              <w:spacing w:val="-4"/>
              <w:lang w:val="pt-BR"/>
            </w:rPr>
          </w:rPrChange>
        </w:rPr>
        <w:pPrChange w:id="3170" w:author="nnvan" w:date="2011-03-28T09:15:00Z">
          <w:pPr>
            <w:spacing w:before="40" w:after="40" w:line="269" w:lineRule="auto"/>
            <w:ind w:firstLine="540"/>
            <w:jc w:val="both"/>
          </w:pPr>
        </w:pPrChange>
      </w:pPr>
    </w:p>
    <w:p w14:paraId="665B58C8" w14:textId="77777777" w:rsidR="00BE5089" w:rsidRPr="008D2924" w:rsidDel="00964316" w:rsidRDefault="00BE5089" w:rsidP="008D2924">
      <w:pPr>
        <w:spacing w:before="40" w:after="40" w:line="283" w:lineRule="auto"/>
        <w:ind w:firstLine="539"/>
        <w:jc w:val="both"/>
        <w:rPr>
          <w:del w:id="3171" w:author="nnvan" w:date="2011-03-25T12:37:00Z"/>
          <w:b/>
          <w:i/>
          <w:lang w:val="fr-FR"/>
          <w:rPrChange w:id="3172" w:author="nnvan" w:date="2011-03-28T09:07:00Z">
            <w:rPr>
              <w:del w:id="3173" w:author="nnvan" w:date="2011-03-25T12:37:00Z"/>
              <w:b/>
              <w:i/>
              <w:lang w:val="fr-FR"/>
            </w:rPr>
          </w:rPrChange>
        </w:rPr>
        <w:pPrChange w:id="3174" w:author="nnvan" w:date="2011-03-28T09:15:00Z">
          <w:pPr>
            <w:spacing w:before="40" w:after="40" w:line="274" w:lineRule="auto"/>
            <w:ind w:firstLine="539"/>
            <w:jc w:val="both"/>
          </w:pPr>
        </w:pPrChange>
      </w:pPr>
      <w:del w:id="3175" w:author="nnvan" w:date="2011-03-25T12:37:00Z">
        <w:r w:rsidRPr="008D2924" w:rsidDel="00964316">
          <w:rPr>
            <w:b/>
            <w:i/>
            <w:lang w:val="fr-FR"/>
            <w:rPrChange w:id="3176" w:author="nnvan" w:date="2011-03-28T09:07:00Z">
              <w:rPr>
                <w:b/>
                <w:i/>
                <w:lang w:val="fr-FR"/>
              </w:rPr>
            </w:rPrChange>
          </w:rPr>
          <w:delText>Tình hình dịch bệnh</w:delText>
        </w:r>
      </w:del>
    </w:p>
    <w:p w14:paraId="5969D2BC" w14:textId="77777777" w:rsidR="00BE5089" w:rsidRPr="008D2924" w:rsidDel="00927B92" w:rsidRDefault="00BE5089" w:rsidP="008D2924">
      <w:pPr>
        <w:numPr>
          <w:ins w:id="3177" w:author="vtson" w:date="2011-03-24T11:08:00Z"/>
        </w:numPr>
        <w:spacing w:before="40" w:after="40" w:line="283" w:lineRule="auto"/>
        <w:ind w:firstLine="539"/>
        <w:jc w:val="both"/>
        <w:rPr>
          <w:del w:id="3178" w:author="nnvan" w:date="2011-03-24T11:08:00Z"/>
          <w:lang w:val="fr-FR"/>
          <w:rPrChange w:id="3179" w:author="nnvan" w:date="2011-03-28T09:07:00Z">
            <w:rPr>
              <w:del w:id="3180" w:author="nnvan" w:date="2011-03-24T11:08:00Z"/>
              <w:lang w:val="fr-FR"/>
            </w:rPr>
          </w:rPrChange>
        </w:rPr>
        <w:pPrChange w:id="3181" w:author="nnvan" w:date="2011-03-28T09:15:00Z">
          <w:pPr>
            <w:spacing w:before="40" w:after="40" w:line="274" w:lineRule="auto"/>
            <w:ind w:firstLine="539"/>
            <w:jc w:val="both"/>
          </w:pPr>
        </w:pPrChange>
      </w:pPr>
      <w:del w:id="3182" w:author="nnvan" w:date="2011-03-24T11:02:00Z">
        <w:r w:rsidRPr="008D2924" w:rsidDel="00927B92">
          <w:rPr>
            <w:lang w:val="fr-FR"/>
            <w:rPrChange w:id="3183" w:author="nnvan" w:date="2011-03-28T09:07:00Z">
              <w:rPr>
                <w:lang w:val="fr-FR"/>
              </w:rPr>
            </w:rPrChange>
          </w:rPr>
          <w:delText>Theo báo cáo của Bộ Y tế, t</w:delText>
        </w:r>
      </w:del>
      <w:del w:id="3184" w:author="nnvan" w:date="2011-03-24T11:03:00Z">
        <w:r w:rsidRPr="008D2924" w:rsidDel="00927B92">
          <w:rPr>
            <w:lang w:val="fr-FR"/>
            <w:rPrChange w:id="3185" w:author="nnvan" w:date="2011-03-28T09:07:00Z">
              <w:rPr>
                <w:lang w:val="fr-FR"/>
              </w:rPr>
            </w:rPrChange>
          </w:rPr>
          <w:delText xml:space="preserve">rong </w:delText>
        </w:r>
      </w:del>
      <w:del w:id="3186" w:author="nnvan" w:date="2011-03-24T11:02:00Z">
        <w:r w:rsidRPr="008D2924" w:rsidDel="00927B92">
          <w:rPr>
            <w:lang w:val="fr-FR"/>
            <w:rPrChange w:id="3187" w:author="nnvan" w:date="2011-03-28T09:07:00Z">
              <w:rPr>
                <w:lang w:val="fr-FR"/>
              </w:rPr>
            </w:rPrChange>
          </w:rPr>
          <w:delText xml:space="preserve">tháng 3 cả nước có 167 trường hợp mắc cúm A (H1N1) (4 trường hợp tử vong); 1,9 nghìn trường hợp mắc bệnh sốt xuất huyết (4 trường hợp tử vong); 828 trường hợp mắc bệnh viêm gan virút và 27 trường hợp mắc bệnh thương hàn. </w:delText>
        </w:r>
      </w:del>
      <w:del w:id="3188" w:author="nnvan" w:date="2011-03-24T11:03:00Z">
        <w:r w:rsidRPr="008D2924" w:rsidDel="00927B92">
          <w:rPr>
            <w:lang w:val="fr-FR"/>
            <w:rPrChange w:id="3189" w:author="nnvan" w:date="2011-03-28T09:07:00Z">
              <w:rPr>
                <w:lang w:val="fr-FR"/>
              </w:rPr>
            </w:rPrChange>
          </w:rPr>
          <w:delText xml:space="preserve">Tính chung quý I/2011, </w:delText>
        </w:r>
      </w:del>
      <w:del w:id="3190" w:author="nnvan" w:date="2011-03-25T12:37:00Z">
        <w:r w:rsidRPr="008D2924" w:rsidDel="00964316">
          <w:rPr>
            <w:lang w:val="fr-FR"/>
            <w:rPrChange w:id="3191" w:author="nnvan" w:date="2011-03-28T09:07:00Z">
              <w:rPr>
                <w:lang w:val="fr-FR"/>
              </w:rPr>
            </w:rPrChange>
          </w:rPr>
          <w:delText xml:space="preserve">cả nước </w:delText>
        </w:r>
      </w:del>
      <w:del w:id="3192" w:author="nnvan" w:date="2011-03-24T11:03:00Z">
        <w:r w:rsidRPr="008D2924" w:rsidDel="00927B92">
          <w:rPr>
            <w:lang w:val="fr-FR"/>
            <w:rPrChange w:id="3193" w:author="nnvan" w:date="2011-03-28T09:07:00Z">
              <w:rPr>
                <w:lang w:val="fr-FR"/>
              </w:rPr>
            </w:rPrChange>
          </w:rPr>
          <w:delText xml:space="preserve">đã </w:delText>
        </w:r>
      </w:del>
      <w:del w:id="3194" w:author="nnvan" w:date="2011-03-25T12:37:00Z">
        <w:r w:rsidRPr="008D2924" w:rsidDel="00964316">
          <w:rPr>
            <w:lang w:val="fr-FR"/>
            <w:rPrChange w:id="3195" w:author="nnvan" w:date="2011-03-28T09:07:00Z">
              <w:rPr>
                <w:lang w:val="fr-FR"/>
              </w:rPr>
            </w:rPrChange>
          </w:rPr>
          <w:delText>có 274 trường hợp mắc cúm A (H1N1)</w:delText>
        </w:r>
      </w:del>
      <w:del w:id="3196" w:author="nnvan" w:date="2011-03-24T11:05:00Z">
        <w:r w:rsidRPr="008D2924" w:rsidDel="00927B92">
          <w:rPr>
            <w:lang w:val="fr-FR"/>
            <w:rPrChange w:id="3197" w:author="nnvan" w:date="2011-03-28T09:07:00Z">
              <w:rPr>
                <w:lang w:val="fr-FR"/>
              </w:rPr>
            </w:rPrChange>
          </w:rPr>
          <w:delText xml:space="preserve"> (trong đó </w:delText>
        </w:r>
      </w:del>
      <w:del w:id="3198" w:author="nnvan" w:date="2011-03-25T12:37:00Z">
        <w:r w:rsidRPr="008D2924" w:rsidDel="00964316">
          <w:rPr>
            <w:lang w:val="fr-FR"/>
            <w:rPrChange w:id="3199" w:author="nnvan" w:date="2011-03-28T09:07:00Z">
              <w:rPr>
                <w:lang w:val="fr-FR"/>
              </w:rPr>
            </w:rPrChange>
          </w:rPr>
          <w:delText>5 trường hợp tử vong</w:delText>
        </w:r>
      </w:del>
      <w:del w:id="3200" w:author="nnvan" w:date="2011-03-24T11:05:00Z">
        <w:r w:rsidRPr="008D2924" w:rsidDel="00927B92">
          <w:rPr>
            <w:lang w:val="fr-FR"/>
            <w:rPrChange w:id="3201" w:author="nnvan" w:date="2011-03-28T09:07:00Z">
              <w:rPr>
                <w:lang w:val="fr-FR"/>
              </w:rPr>
            </w:rPrChange>
          </w:rPr>
          <w:delText>)</w:delText>
        </w:r>
      </w:del>
      <w:del w:id="3202" w:author="nnvan" w:date="2011-03-24T14:07:00Z">
        <w:r w:rsidRPr="008D2924" w:rsidDel="00FE3824">
          <w:rPr>
            <w:lang w:val="fr-FR"/>
            <w:rPrChange w:id="3203" w:author="nnvan" w:date="2011-03-28T09:07:00Z">
              <w:rPr>
                <w:lang w:val="fr-FR"/>
              </w:rPr>
            </w:rPrChange>
          </w:rPr>
          <w:delText>,</w:delText>
        </w:r>
      </w:del>
      <w:del w:id="3204" w:author="nnvan" w:date="2011-03-24T14:06:00Z">
        <w:r w:rsidRPr="008D2924" w:rsidDel="00FE3824">
          <w:rPr>
            <w:lang w:val="fr-FR"/>
            <w:rPrChange w:id="3205" w:author="nnvan" w:date="2011-03-28T09:07:00Z">
              <w:rPr>
                <w:lang w:val="fr-FR"/>
              </w:rPr>
            </w:rPrChange>
          </w:rPr>
          <w:delText xml:space="preserve"> tăng </w:delText>
        </w:r>
        <w:r w:rsidRPr="008D2924" w:rsidDel="00FE3824">
          <w:rPr>
            <w:b/>
            <w:lang w:val="fr-FR"/>
            <w:rPrChange w:id="3206" w:author="nnvan" w:date="2011-03-28T09:07:00Z">
              <w:rPr>
                <w:lang w:val="fr-FR"/>
              </w:rPr>
            </w:rPrChange>
          </w:rPr>
          <w:delText>163,5%</w:delText>
        </w:r>
        <w:r w:rsidRPr="008D2924" w:rsidDel="00FE3824">
          <w:rPr>
            <w:lang w:val="fr-FR"/>
            <w:rPrChange w:id="3207" w:author="nnvan" w:date="2011-03-28T09:07:00Z">
              <w:rPr>
                <w:lang w:val="fr-FR"/>
              </w:rPr>
            </w:rPrChange>
          </w:rPr>
          <w:delText xml:space="preserve"> so với cùng kỳ năm 2010</w:delText>
        </w:r>
      </w:del>
      <w:del w:id="3208" w:author="nnvan" w:date="2011-03-25T12:37:00Z">
        <w:r w:rsidRPr="008D2924" w:rsidDel="00964316">
          <w:rPr>
            <w:lang w:val="fr-FR"/>
            <w:rPrChange w:id="3209" w:author="nnvan" w:date="2011-03-28T09:07:00Z">
              <w:rPr>
                <w:lang w:val="fr-FR"/>
              </w:rPr>
            </w:rPrChange>
          </w:rPr>
          <w:delText>; 8,4 nghìn trường hợp mắc bệnh sốt xuất huyết (6 trường hợp tử vong)</w:delText>
        </w:r>
      </w:del>
      <w:del w:id="3210" w:author="nnvan" w:date="2011-03-24T14:07:00Z">
        <w:r w:rsidRPr="008D2924" w:rsidDel="00FE3824">
          <w:rPr>
            <w:lang w:val="fr-FR"/>
            <w:rPrChange w:id="3211" w:author="nnvan" w:date="2011-03-28T09:07:00Z">
              <w:rPr>
                <w:lang w:val="fr-FR"/>
              </w:rPr>
            </w:rPrChange>
          </w:rPr>
          <w:delText>, tăng 14,5%</w:delText>
        </w:r>
      </w:del>
      <w:del w:id="3212" w:author="nnvan" w:date="2011-03-25T12:37:00Z">
        <w:r w:rsidRPr="008D2924" w:rsidDel="00964316">
          <w:rPr>
            <w:lang w:val="fr-FR"/>
            <w:rPrChange w:id="3213" w:author="nnvan" w:date="2011-03-28T09:07:00Z">
              <w:rPr>
                <w:lang w:val="fr-FR"/>
              </w:rPr>
            </w:rPrChange>
          </w:rPr>
          <w:delText>; 1,5 nghìn trường hợp mắc bệnh viêm gan virút</w:delText>
        </w:r>
      </w:del>
      <w:del w:id="3214" w:author="nnvan" w:date="2011-03-24T14:09:00Z">
        <w:r w:rsidRPr="008D2924" w:rsidDel="007D7766">
          <w:rPr>
            <w:lang w:val="fr-FR"/>
            <w:rPrChange w:id="3215" w:author="nnvan" w:date="2011-03-28T09:07:00Z">
              <w:rPr>
                <w:lang w:val="fr-FR"/>
              </w:rPr>
            </w:rPrChange>
          </w:rPr>
          <w:delText xml:space="preserve"> và</w:delText>
        </w:r>
      </w:del>
      <w:del w:id="3216" w:author="nnvan" w:date="2011-03-25T12:37:00Z">
        <w:r w:rsidRPr="008D2924" w:rsidDel="00964316">
          <w:rPr>
            <w:lang w:val="fr-FR"/>
            <w:rPrChange w:id="3217" w:author="nnvan" w:date="2011-03-28T09:07:00Z">
              <w:rPr>
                <w:lang w:val="fr-FR"/>
              </w:rPr>
            </w:rPrChange>
          </w:rPr>
          <w:delText xml:space="preserve"> 64 trường hợp mắc bệnh thương hàn</w:delText>
        </w:r>
      </w:del>
      <w:del w:id="3218" w:author="nnvan" w:date="2011-03-24T14:08:00Z">
        <w:r w:rsidRPr="008D2924" w:rsidDel="007D7766">
          <w:rPr>
            <w:lang w:val="fr-FR"/>
            <w:rPrChange w:id="3219" w:author="nnvan" w:date="2011-03-28T09:07:00Z">
              <w:rPr>
                <w:lang w:val="fr-FR"/>
              </w:rPr>
            </w:rPrChange>
          </w:rPr>
          <w:delText>,</w:delText>
        </w:r>
      </w:del>
      <w:del w:id="3220" w:author="nnvan" w:date="2011-03-25T12:37:00Z">
        <w:r w:rsidRPr="008D2924" w:rsidDel="00964316">
          <w:rPr>
            <w:lang w:val="fr-FR"/>
            <w:rPrChange w:id="3221" w:author="nnvan" w:date="2011-03-28T09:07:00Z">
              <w:rPr>
                <w:lang w:val="fr-FR"/>
              </w:rPr>
            </w:rPrChange>
          </w:rPr>
          <w:delText xml:space="preserve"> </w:delText>
        </w:r>
      </w:del>
      <w:del w:id="3222" w:author="nnvan" w:date="2011-03-24T14:08:00Z">
        <w:r w:rsidRPr="008D2924" w:rsidDel="007D7766">
          <w:rPr>
            <w:lang w:val="fr-FR"/>
            <w:rPrChange w:id="3223" w:author="nnvan" w:date="2011-03-28T09:07:00Z">
              <w:rPr>
                <w:lang w:val="fr-FR"/>
              </w:rPr>
            </w:rPrChange>
          </w:rPr>
          <w:delText xml:space="preserve">giảm 16,8%. </w:delText>
        </w:r>
      </w:del>
      <w:del w:id="3224" w:author="nnvan" w:date="2011-03-24T11:08:00Z">
        <w:r w:rsidRPr="008D2924" w:rsidDel="00927B92">
          <w:rPr>
            <w:lang w:val="fr-FR"/>
            <w:rPrChange w:id="3225" w:author="nnvan" w:date="2011-03-28T09:07:00Z">
              <w:rPr>
                <w:lang w:val="fr-FR"/>
              </w:rPr>
            </w:rPrChange>
          </w:rPr>
          <w:delText xml:space="preserve">Từ đầu năm </w:delText>
        </w:r>
      </w:del>
      <w:del w:id="3226" w:author="nnvan" w:date="2011-03-24T11:07:00Z">
        <w:r w:rsidRPr="008D2924" w:rsidDel="00927B92">
          <w:rPr>
            <w:lang w:val="fr-FR"/>
            <w:rPrChange w:id="3227" w:author="nnvan" w:date="2011-03-28T09:07:00Z">
              <w:rPr>
                <w:lang w:val="fr-FR"/>
              </w:rPr>
            </w:rPrChange>
          </w:rPr>
          <w:delText xml:space="preserve">2011 đến nay, </w:delText>
        </w:r>
      </w:del>
      <w:del w:id="3228" w:author="nnvan" w:date="2011-03-24T11:08:00Z">
        <w:r w:rsidRPr="008D2924" w:rsidDel="00927B92">
          <w:rPr>
            <w:lang w:val="fr-FR"/>
            <w:rPrChange w:id="3229" w:author="nnvan" w:date="2011-03-28T09:07:00Z">
              <w:rPr>
                <w:lang w:val="fr-FR"/>
              </w:rPr>
            </w:rPrChange>
          </w:rPr>
          <w:delText>Việt Nam chưa ghi nhận bệnh nhân nào mắc cúm A (H5N1).</w:delText>
        </w:r>
      </w:del>
    </w:p>
    <w:p w14:paraId="4BC66D95" w14:textId="77777777" w:rsidR="00BE5089" w:rsidRPr="008D2924" w:rsidDel="00964316" w:rsidRDefault="00BE5089" w:rsidP="008D2924">
      <w:pPr>
        <w:spacing w:before="40" w:after="40" w:line="283" w:lineRule="auto"/>
        <w:ind w:firstLine="539"/>
        <w:jc w:val="both"/>
        <w:rPr>
          <w:del w:id="3230" w:author="nnvan" w:date="2011-03-25T12:37:00Z"/>
          <w:b/>
          <w:lang w:val="fr-FR"/>
          <w:rPrChange w:id="3231" w:author="nnvan" w:date="2011-03-28T09:07:00Z">
            <w:rPr>
              <w:del w:id="3232" w:author="nnvan" w:date="2011-03-25T12:37:00Z"/>
              <w:b/>
              <w:sz w:val="36"/>
              <w:szCs w:val="36"/>
              <w:lang w:val="fr-FR"/>
            </w:rPr>
          </w:rPrChange>
        </w:rPr>
        <w:pPrChange w:id="3233" w:author="nnvan" w:date="2011-03-28T09:15:00Z">
          <w:pPr>
            <w:spacing w:before="40" w:after="40" w:line="274" w:lineRule="auto"/>
            <w:ind w:firstLine="539"/>
            <w:jc w:val="both"/>
          </w:pPr>
        </w:pPrChange>
      </w:pPr>
      <w:del w:id="3234" w:author="nnvan" w:date="2011-03-25T12:37:00Z">
        <w:r w:rsidRPr="008D2924" w:rsidDel="00964316">
          <w:rPr>
            <w:lang w:val="fr-FR"/>
            <w:rPrChange w:id="3235" w:author="nnvan" w:date="2011-03-28T09:07:00Z">
              <w:rPr>
                <w:lang w:val="fr-FR"/>
              </w:rPr>
            </w:rPrChange>
          </w:rPr>
          <w:delText xml:space="preserve">Tình trạng vi phạm vệ sinh an toàn thực phẩm vẫn </w:delText>
        </w:r>
      </w:del>
      <w:del w:id="3236" w:author="nnvan" w:date="2011-03-24T11:11:00Z">
        <w:r w:rsidRPr="008D2924" w:rsidDel="00927B92">
          <w:rPr>
            <w:lang w:val="fr-FR"/>
            <w:rPrChange w:id="3237" w:author="nnvan" w:date="2011-03-28T09:07:00Z">
              <w:rPr>
                <w:lang w:val="fr-FR"/>
              </w:rPr>
            </w:rPrChange>
          </w:rPr>
          <w:delText xml:space="preserve">là vấn đề </w:delText>
        </w:r>
      </w:del>
      <w:del w:id="3238" w:author="nnvan" w:date="2011-03-24T11:08:00Z">
        <w:r w:rsidRPr="008D2924" w:rsidDel="00927B92">
          <w:rPr>
            <w:lang w:val="fr-FR"/>
            <w:rPrChange w:id="3239" w:author="nnvan" w:date="2011-03-28T09:07:00Z">
              <w:rPr>
                <w:lang w:val="fr-FR"/>
              </w:rPr>
            </w:rPrChange>
          </w:rPr>
          <w:delText xml:space="preserve">cần </w:delText>
        </w:r>
      </w:del>
      <w:del w:id="3240" w:author="nnvan" w:date="2011-03-24T11:14:00Z">
        <w:r w:rsidRPr="008D2924" w:rsidDel="008B7905">
          <w:rPr>
            <w:lang w:val="fr-FR"/>
            <w:rPrChange w:id="3241" w:author="nnvan" w:date="2011-03-28T09:07:00Z">
              <w:rPr>
                <w:lang w:val="fr-FR"/>
              </w:rPr>
            </w:rPrChange>
          </w:rPr>
          <w:delText xml:space="preserve">sự quản lý chặt chẽ của các </w:delText>
        </w:r>
      </w:del>
      <w:del w:id="3242" w:author="nnvan" w:date="2011-03-24T11:09:00Z">
        <w:r w:rsidRPr="008D2924" w:rsidDel="00927B92">
          <w:rPr>
            <w:lang w:val="fr-FR"/>
            <w:rPrChange w:id="3243" w:author="nnvan" w:date="2011-03-28T09:07:00Z">
              <w:rPr>
                <w:lang w:val="fr-FR"/>
              </w:rPr>
            </w:rPrChange>
          </w:rPr>
          <w:delText xml:space="preserve">bộ, ngành liên quan. </w:delText>
        </w:r>
      </w:del>
      <w:del w:id="3244" w:author="nnvan" w:date="2011-03-25T12:37:00Z">
        <w:r w:rsidRPr="008D2924" w:rsidDel="00964316">
          <w:rPr>
            <w:lang w:val="fr-FR"/>
            <w:rPrChange w:id="3245" w:author="nnvan" w:date="2011-03-28T09:07:00Z">
              <w:rPr>
                <w:lang w:val="fr-FR"/>
              </w:rPr>
            </w:rPrChange>
          </w:rPr>
          <w:delText xml:space="preserve">Riêng trong tháng </w:delText>
        </w:r>
      </w:del>
      <w:del w:id="3246" w:author="nnvan" w:date="2011-03-24T11:14:00Z">
        <w:r w:rsidRPr="008D2924" w:rsidDel="008B7905">
          <w:rPr>
            <w:lang w:val="fr-FR"/>
            <w:rPrChange w:id="3247" w:author="nnvan" w:date="2011-03-28T09:07:00Z">
              <w:rPr>
                <w:lang w:val="fr-FR"/>
              </w:rPr>
            </w:rPrChange>
          </w:rPr>
          <w:delText>3</w:delText>
        </w:r>
      </w:del>
      <w:del w:id="3248" w:author="nnvan" w:date="2011-03-25T12:37:00Z">
        <w:r w:rsidRPr="008D2924" w:rsidDel="00964316">
          <w:rPr>
            <w:lang w:val="fr-FR"/>
            <w:rPrChange w:id="3249" w:author="nnvan" w:date="2011-03-28T09:07:00Z">
              <w:rPr>
                <w:lang w:val="fr-FR"/>
              </w:rPr>
            </w:rPrChange>
          </w:rPr>
          <w:delText xml:space="preserve"> đã xảy ra </w:delText>
        </w:r>
      </w:del>
      <w:del w:id="3250" w:author="nnvan" w:date="2011-03-24T11:14:00Z">
        <w:r w:rsidRPr="008D2924" w:rsidDel="008B7905">
          <w:rPr>
            <w:lang w:val="fr-FR"/>
            <w:rPrChange w:id="3251" w:author="nnvan" w:date="2011-03-28T09:07:00Z">
              <w:rPr>
                <w:lang w:val="fr-FR"/>
              </w:rPr>
            </w:rPrChange>
          </w:rPr>
          <w:delText>3</w:delText>
        </w:r>
      </w:del>
      <w:del w:id="3252" w:author="nnvan" w:date="2011-03-25T12:37:00Z">
        <w:r w:rsidRPr="008D2924" w:rsidDel="00964316">
          <w:rPr>
            <w:lang w:val="fr-FR"/>
            <w:rPrChange w:id="3253" w:author="nnvan" w:date="2011-03-28T09:07:00Z">
              <w:rPr>
                <w:lang w:val="fr-FR"/>
              </w:rPr>
            </w:rPrChange>
          </w:rPr>
          <w:delText xml:space="preserve"> vụ ngộ độc thực phẩm tại Thanh Hóa, Kon Tum và Trà Vinh làm 295 </w:delText>
        </w:r>
      </w:del>
      <w:del w:id="3254" w:author="nnvan" w:date="2011-03-24T11:15:00Z">
        <w:r w:rsidRPr="008D2924" w:rsidDel="008B7905">
          <w:rPr>
            <w:lang w:val="fr-FR"/>
            <w:rPrChange w:id="3255" w:author="nnvan" w:date="2011-03-28T09:07:00Z">
              <w:rPr>
                <w:lang w:val="fr-FR"/>
              </w:rPr>
            </w:rPrChange>
          </w:rPr>
          <w:delText>trường hợp</w:delText>
        </w:r>
      </w:del>
      <w:del w:id="3256" w:author="nnvan" w:date="2011-03-25T12:37:00Z">
        <w:r w:rsidRPr="008D2924" w:rsidDel="00964316">
          <w:rPr>
            <w:lang w:val="fr-FR"/>
            <w:rPrChange w:id="3257" w:author="nnvan" w:date="2011-03-28T09:07:00Z">
              <w:rPr>
                <w:lang w:val="fr-FR"/>
              </w:rPr>
            </w:rPrChange>
          </w:rPr>
          <w:delText xml:space="preserve"> bị ngộ độc</w:delText>
        </w:r>
      </w:del>
      <w:del w:id="3258" w:author="nnvan" w:date="2011-03-24T11:15:00Z">
        <w:r w:rsidRPr="008D2924" w:rsidDel="008B7905">
          <w:rPr>
            <w:lang w:val="fr-FR"/>
            <w:rPrChange w:id="3259" w:author="nnvan" w:date="2011-03-28T09:07:00Z">
              <w:rPr>
                <w:lang w:val="fr-FR"/>
              </w:rPr>
            </w:rPrChange>
          </w:rPr>
          <w:delText xml:space="preserve"> thực phẩm, trong đó có 1 trường hợp tử vong. </w:delText>
        </w:r>
      </w:del>
      <w:del w:id="3260" w:author="nnvan" w:date="2011-03-24T11:16:00Z">
        <w:r w:rsidRPr="008D2924" w:rsidDel="008B7905">
          <w:rPr>
            <w:lang w:val="fr-FR"/>
            <w:rPrChange w:id="3261" w:author="nnvan" w:date="2011-03-28T09:07:00Z">
              <w:rPr>
                <w:lang w:val="fr-FR"/>
              </w:rPr>
            </w:rPrChange>
          </w:rPr>
          <w:delText xml:space="preserve">Tính từ 17/12/2010 đến 17/03/2011, </w:delText>
        </w:r>
      </w:del>
      <w:del w:id="3262" w:author="nnvan" w:date="2011-03-25T12:37:00Z">
        <w:r w:rsidRPr="008D2924" w:rsidDel="00964316">
          <w:rPr>
            <w:lang w:val="fr-FR"/>
            <w:rPrChange w:id="3263" w:author="nnvan" w:date="2011-03-28T09:07:00Z">
              <w:rPr>
                <w:lang w:val="fr-FR"/>
              </w:rPr>
            </w:rPrChange>
          </w:rPr>
          <w:delText>cả nước đã x</w:delText>
        </w:r>
      </w:del>
      <w:del w:id="3264" w:author="nnvan" w:date="2011-03-24T11:21:00Z">
        <w:r w:rsidRPr="008D2924" w:rsidDel="008B7905">
          <w:rPr>
            <w:lang w:val="fr-FR"/>
            <w:rPrChange w:id="3265" w:author="nnvan" w:date="2011-03-28T09:07:00Z">
              <w:rPr>
                <w:lang w:val="fr-FR"/>
              </w:rPr>
            </w:rPrChange>
          </w:rPr>
          <w:delText>ẩ</w:delText>
        </w:r>
      </w:del>
      <w:del w:id="3266" w:author="nnvan" w:date="2011-03-25T12:37:00Z">
        <w:r w:rsidRPr="008D2924" w:rsidDel="00964316">
          <w:rPr>
            <w:lang w:val="fr-FR"/>
            <w:rPrChange w:id="3267" w:author="nnvan" w:date="2011-03-28T09:07:00Z">
              <w:rPr>
                <w:lang w:val="fr-FR"/>
              </w:rPr>
            </w:rPrChange>
          </w:rPr>
          <w:delText xml:space="preserve">y ra 17 vụ ngộ độc thực phẩm </w:delText>
        </w:r>
      </w:del>
      <w:del w:id="3268" w:author="nnvan" w:date="2011-03-24T11:16:00Z">
        <w:r w:rsidRPr="008D2924" w:rsidDel="008B7905">
          <w:rPr>
            <w:lang w:val="fr-FR"/>
            <w:rPrChange w:id="3269" w:author="nnvan" w:date="2011-03-28T09:07:00Z">
              <w:rPr>
                <w:lang w:val="fr-FR"/>
              </w:rPr>
            </w:rPrChange>
          </w:rPr>
          <w:delText xml:space="preserve">với </w:delText>
        </w:r>
      </w:del>
      <w:del w:id="3270" w:author="nnvan" w:date="2011-03-25T12:37:00Z">
        <w:r w:rsidRPr="008D2924" w:rsidDel="00964316">
          <w:rPr>
            <w:lang w:val="fr-FR"/>
            <w:rPrChange w:id="3271" w:author="nnvan" w:date="2011-03-28T09:07:00Z">
              <w:rPr>
                <w:lang w:val="fr-FR"/>
              </w:rPr>
            </w:rPrChange>
          </w:rPr>
          <w:delText xml:space="preserve">1401 </w:delText>
        </w:r>
      </w:del>
      <w:del w:id="3272" w:author="nnvan" w:date="2011-03-24T11:16:00Z">
        <w:r w:rsidRPr="008D2924" w:rsidDel="008B7905">
          <w:rPr>
            <w:lang w:val="fr-FR"/>
            <w:rPrChange w:id="3273" w:author="nnvan" w:date="2011-03-28T09:07:00Z">
              <w:rPr>
                <w:lang w:val="fr-FR"/>
              </w:rPr>
            </w:rPrChange>
          </w:rPr>
          <w:delText>trường hợp</w:delText>
        </w:r>
      </w:del>
      <w:del w:id="3274" w:author="nnvan" w:date="2011-03-25T12:37:00Z">
        <w:r w:rsidRPr="008D2924" w:rsidDel="00964316">
          <w:rPr>
            <w:lang w:val="fr-FR"/>
            <w:rPrChange w:id="3275" w:author="nnvan" w:date="2011-03-28T09:07:00Z">
              <w:rPr>
                <w:lang w:val="fr-FR"/>
              </w:rPr>
            </w:rPrChange>
          </w:rPr>
          <w:delText xml:space="preserve"> bị ngộ độc, trong đó 4 trường hợp tử vong.</w:delText>
        </w:r>
      </w:del>
    </w:p>
    <w:p w14:paraId="1666CD91" w14:textId="77777777" w:rsidR="00BE5089" w:rsidRPr="008D2924" w:rsidDel="008B7905" w:rsidRDefault="00BE5089" w:rsidP="008D2924">
      <w:pPr>
        <w:spacing w:before="40" w:after="40" w:line="283" w:lineRule="auto"/>
        <w:ind w:firstLine="539"/>
        <w:jc w:val="both"/>
        <w:rPr>
          <w:del w:id="3276" w:author="nnvan" w:date="2011-03-24T11:17:00Z"/>
          <w:lang w:val="fr-FR"/>
          <w:rPrChange w:id="3277" w:author="nnvan" w:date="2011-03-28T09:07:00Z">
            <w:rPr>
              <w:del w:id="3278" w:author="nnvan" w:date="2011-03-24T11:17:00Z"/>
              <w:lang w:val="fr-FR"/>
            </w:rPr>
          </w:rPrChange>
        </w:rPr>
        <w:pPrChange w:id="3279" w:author="nnvan" w:date="2011-03-28T09:15:00Z">
          <w:pPr>
            <w:spacing w:before="40" w:after="40" w:line="274" w:lineRule="auto"/>
            <w:ind w:firstLine="539"/>
            <w:jc w:val="both"/>
          </w:pPr>
        </w:pPrChange>
      </w:pPr>
      <w:del w:id="3280" w:author="nnvan" w:date="2011-03-24T11:17:00Z">
        <w:r w:rsidRPr="008D2924" w:rsidDel="008B7905">
          <w:rPr>
            <w:lang w:val="fr-FR"/>
            <w:rPrChange w:id="3281" w:author="nnvan" w:date="2011-03-28T09:07:00Z">
              <w:rPr>
                <w:lang w:val="fr-FR"/>
              </w:rPr>
            </w:rPrChange>
          </w:rPr>
          <w:delText xml:space="preserve">Cũng trong tháng 3, trên địa bàn cả nước đã phát hiện thêm 699 trường hợp nhiễm HIV, nâng tổng số người nhiễm HIV trong cả nước tính đến 16/3/2011 lên 235,1 nghìn người, trong đó 94,2 nghìn trường hợp đã chuyển sang giai đoạn AIDS và 49,8 nghìn người đã tử vong do AIDS. </w:delText>
        </w:r>
      </w:del>
    </w:p>
    <w:p w14:paraId="00E8DE64" w14:textId="77777777" w:rsidR="00BE5089" w:rsidRPr="008D2924" w:rsidDel="00964316" w:rsidRDefault="00BE5089" w:rsidP="008D2924">
      <w:pPr>
        <w:spacing w:before="40" w:after="40" w:line="283" w:lineRule="auto"/>
        <w:ind w:firstLine="539"/>
        <w:jc w:val="both"/>
        <w:rPr>
          <w:del w:id="3282" w:author="nnvan" w:date="2011-03-25T12:39:00Z"/>
          <w:b/>
          <w:i/>
          <w:lang w:val="fr-FR"/>
          <w:rPrChange w:id="3283" w:author="nnvan" w:date="2011-03-28T09:07:00Z">
            <w:rPr>
              <w:del w:id="3284" w:author="nnvan" w:date="2011-03-25T12:39:00Z"/>
              <w:b/>
              <w:i/>
              <w:lang w:val="fr-FR"/>
            </w:rPr>
          </w:rPrChange>
        </w:rPr>
        <w:pPrChange w:id="3285" w:author="nnvan" w:date="2011-03-28T09:15:00Z">
          <w:pPr>
            <w:spacing w:before="40" w:after="40" w:line="274" w:lineRule="auto"/>
            <w:ind w:firstLine="539"/>
            <w:jc w:val="both"/>
          </w:pPr>
        </w:pPrChange>
      </w:pPr>
      <w:del w:id="3286" w:author="nnvan" w:date="2011-03-24T11:17:00Z">
        <w:r w:rsidRPr="008D2924" w:rsidDel="008B7905">
          <w:rPr>
            <w:b/>
            <w:i/>
            <w:lang w:val="fr-FR"/>
            <w:rPrChange w:id="3287" w:author="nnvan" w:date="2011-03-28T09:07:00Z">
              <w:rPr>
                <w:b/>
                <w:i/>
                <w:lang w:val="fr-FR"/>
              </w:rPr>
            </w:rPrChange>
          </w:rPr>
          <w:delText xml:space="preserve"> </w:delText>
        </w:r>
      </w:del>
      <w:del w:id="3288" w:author="nnvan" w:date="2011-03-25T12:39:00Z">
        <w:r w:rsidRPr="008D2924" w:rsidDel="00964316">
          <w:rPr>
            <w:b/>
            <w:i/>
            <w:lang w:val="fr-FR"/>
            <w:rPrChange w:id="3289" w:author="nnvan" w:date="2011-03-28T09:07:00Z">
              <w:rPr>
                <w:b/>
                <w:i/>
                <w:lang w:val="fr-FR"/>
              </w:rPr>
            </w:rPrChange>
          </w:rPr>
          <w:delText>Hoạt động văn hóa thông tin</w:delText>
        </w:r>
      </w:del>
    </w:p>
    <w:p w14:paraId="00A843FA" w14:textId="77777777" w:rsidR="00BE5089" w:rsidRPr="008D2924" w:rsidDel="00C2366A" w:rsidRDefault="00BE5089" w:rsidP="008D2924">
      <w:pPr>
        <w:numPr>
          <w:ins w:id="3290" w:author="vtson" w:date="2011-03-24T11:42:00Z"/>
        </w:numPr>
        <w:spacing w:before="40" w:after="40" w:line="283" w:lineRule="auto"/>
        <w:ind w:firstLine="539"/>
        <w:jc w:val="both"/>
        <w:rPr>
          <w:del w:id="3291" w:author="nnvan" w:date="2011-03-24T11:47:00Z"/>
          <w:lang w:val="fr-FR"/>
          <w:rPrChange w:id="3292" w:author="nnvan" w:date="2011-03-28T09:07:00Z">
            <w:rPr>
              <w:del w:id="3293" w:author="nnvan" w:date="2011-03-24T11:47:00Z"/>
              <w:lang w:val="fr-FR"/>
            </w:rPr>
          </w:rPrChange>
        </w:rPr>
        <w:pPrChange w:id="3294" w:author="nnvan" w:date="2011-03-28T09:15:00Z">
          <w:pPr>
            <w:spacing w:before="40" w:after="40" w:line="274" w:lineRule="auto"/>
            <w:ind w:firstLine="539"/>
            <w:jc w:val="both"/>
          </w:pPr>
        </w:pPrChange>
      </w:pPr>
      <w:del w:id="3295" w:author="nnvan" w:date="2011-03-25T12:39:00Z">
        <w:r w:rsidRPr="008D2924" w:rsidDel="00964316">
          <w:rPr>
            <w:lang w:val="fr-FR"/>
            <w:rPrChange w:id="3296" w:author="nnvan" w:date="2011-03-28T09:07:00Z">
              <w:rPr>
                <w:lang w:val="fr-FR"/>
              </w:rPr>
            </w:rPrChange>
          </w:rPr>
          <w:delText xml:space="preserve">Hoạt động văn hóa thông tin </w:delText>
        </w:r>
      </w:del>
      <w:del w:id="3297" w:author="nnvan" w:date="2011-03-24T11:26:00Z">
        <w:r w:rsidRPr="008D2924" w:rsidDel="001D27FD">
          <w:rPr>
            <w:lang w:val="fr-FR"/>
            <w:rPrChange w:id="3298" w:author="nnvan" w:date="2011-03-28T09:07:00Z">
              <w:rPr>
                <w:lang w:val="fr-FR"/>
              </w:rPr>
            </w:rPrChange>
          </w:rPr>
          <w:delText xml:space="preserve">quý I/2011 </w:delText>
        </w:r>
      </w:del>
      <w:del w:id="3299" w:author="nnvan" w:date="2011-03-25T12:39:00Z">
        <w:r w:rsidRPr="008D2924" w:rsidDel="00964316">
          <w:rPr>
            <w:lang w:val="fr-FR"/>
            <w:rPrChange w:id="3300" w:author="nnvan" w:date="2011-03-28T09:07:00Z">
              <w:rPr>
                <w:lang w:val="fr-FR"/>
              </w:rPr>
            </w:rPrChange>
          </w:rPr>
          <w:delText xml:space="preserve">tập trung vào tuyên truyền </w:delText>
        </w:r>
      </w:del>
      <w:del w:id="3301" w:author="nnvan" w:date="2011-03-24T11:26:00Z">
        <w:r w:rsidRPr="008D2924" w:rsidDel="001D27FD">
          <w:rPr>
            <w:lang w:val="fr-FR"/>
            <w:rPrChange w:id="3302" w:author="nnvan" w:date="2011-03-28T09:07:00Z">
              <w:rPr>
                <w:lang w:val="fr-FR"/>
              </w:rPr>
            </w:rPrChange>
          </w:rPr>
          <w:delText xml:space="preserve">các </w:delText>
        </w:r>
      </w:del>
      <w:del w:id="3303" w:author="nnvan" w:date="2011-03-24T11:27:00Z">
        <w:r w:rsidRPr="008D2924" w:rsidDel="001D27FD">
          <w:rPr>
            <w:lang w:val="fr-FR"/>
            <w:rPrChange w:id="3304" w:author="nnvan" w:date="2011-03-28T09:07:00Z">
              <w:rPr>
                <w:lang w:val="fr-FR"/>
              </w:rPr>
            </w:rPrChange>
          </w:rPr>
          <w:delText>nhiệm vụ chính trị,</w:delText>
        </w:r>
      </w:del>
      <w:del w:id="3305" w:author="nnvan" w:date="2011-03-25T12:39:00Z">
        <w:r w:rsidRPr="008D2924" w:rsidDel="00964316">
          <w:rPr>
            <w:lang w:val="fr-FR"/>
            <w:rPrChange w:id="3306" w:author="nnvan" w:date="2011-03-28T09:07:00Z">
              <w:rPr>
                <w:lang w:val="fr-FR"/>
              </w:rPr>
            </w:rPrChange>
          </w:rPr>
          <w:delText xml:space="preserve"> tổ chức hoạt động kỷ niệm các ngày lễ lớn của dân tộc </w:delText>
        </w:r>
      </w:del>
      <w:del w:id="3307" w:author="nnvan" w:date="2011-03-24T11:31:00Z">
        <w:r w:rsidRPr="008D2924" w:rsidDel="001D27FD">
          <w:rPr>
            <w:lang w:val="fr-FR"/>
            <w:rPrChange w:id="3308" w:author="nnvan" w:date="2011-03-28T09:07:00Z">
              <w:rPr>
                <w:lang w:val="fr-FR"/>
              </w:rPr>
            </w:rPrChange>
          </w:rPr>
          <w:delText xml:space="preserve">và đón Tết Nguyên Đán. Với chủ đề “Mừng Đảng, mừng Xuân, mừng đất nước đổi mới”, nhiều hoạt động văn hóa, nghệ thuật, trò chơi dân gian, thể thao truyền thống v.v... đã được tổ chức tại các địa phương với nội dung phong phú và chất lượng cao. </w:delText>
        </w:r>
      </w:del>
      <w:del w:id="3309" w:author="nnvan" w:date="2011-03-25T12:39:00Z">
        <w:r w:rsidRPr="008D2924" w:rsidDel="00964316">
          <w:rPr>
            <w:lang w:val="fr-FR"/>
            <w:rPrChange w:id="3310" w:author="nnvan" w:date="2011-03-28T09:07:00Z">
              <w:rPr>
                <w:lang w:val="fr-FR"/>
              </w:rPr>
            </w:rPrChange>
          </w:rPr>
          <w:delText xml:space="preserve">Công tác thanh tra, kiểm tra </w:delText>
        </w:r>
      </w:del>
      <w:del w:id="3311" w:author="nnvan" w:date="2011-03-24T11:35:00Z">
        <w:r w:rsidRPr="008D2924" w:rsidDel="00E02DCE">
          <w:rPr>
            <w:lang w:val="fr-FR"/>
            <w:rPrChange w:id="3312" w:author="nnvan" w:date="2011-03-28T09:07:00Z">
              <w:rPr>
                <w:lang w:val="fr-FR"/>
              </w:rPr>
            </w:rPrChange>
          </w:rPr>
          <w:delText xml:space="preserve">trong quý I tập trung vào quản lý lễ hội tại các địa phương. </w:delText>
        </w:r>
      </w:del>
      <w:del w:id="3313" w:author="nnvan" w:date="2011-03-25T12:39:00Z">
        <w:r w:rsidRPr="008D2924" w:rsidDel="00964316">
          <w:rPr>
            <w:lang w:val="fr-FR"/>
            <w:rPrChange w:id="3314" w:author="nnvan" w:date="2011-03-28T09:07:00Z">
              <w:rPr>
                <w:lang w:val="fr-FR"/>
              </w:rPr>
            </w:rPrChange>
          </w:rPr>
          <w:delText xml:space="preserve">Trong tháng 2/2011, các đoàn thanh tra, kiểm tra liên ngành đã tiến </w:delText>
        </w:r>
      </w:del>
      <w:del w:id="3315" w:author="nnvan" w:date="2011-03-24T11:36:00Z">
        <w:r w:rsidRPr="008D2924" w:rsidDel="00E02DCE">
          <w:rPr>
            <w:lang w:val="fr-FR"/>
            <w:rPrChange w:id="3316" w:author="nnvan" w:date="2011-03-28T09:07:00Z">
              <w:rPr>
                <w:lang w:val="fr-FR"/>
              </w:rPr>
            </w:rPrChange>
          </w:rPr>
          <w:delText xml:space="preserve"> </w:delText>
        </w:r>
      </w:del>
      <w:del w:id="3317" w:author="nnvan" w:date="2011-03-25T12:39:00Z">
        <w:r w:rsidRPr="008D2924" w:rsidDel="00964316">
          <w:rPr>
            <w:lang w:val="fr-FR"/>
            <w:rPrChange w:id="3318" w:author="nnvan" w:date="2011-03-28T09:07:00Z">
              <w:rPr>
                <w:lang w:val="fr-FR"/>
              </w:rPr>
            </w:rPrChange>
          </w:rPr>
          <w:delText>hành kiểm tra 854 cơ sở kinh doanh, phát hiện 148 cơ sở vi phạm</w:delText>
        </w:r>
      </w:del>
      <w:del w:id="3319" w:author="nnvan" w:date="2011-03-24T11:38:00Z">
        <w:r w:rsidRPr="008D2924" w:rsidDel="00E02DCE">
          <w:rPr>
            <w:lang w:val="fr-FR"/>
            <w:rPrChange w:id="3320" w:author="nnvan" w:date="2011-03-28T09:07:00Z">
              <w:rPr>
                <w:lang w:val="fr-FR"/>
              </w:rPr>
            </w:rPrChange>
          </w:rPr>
          <w:delText xml:space="preserve"> và tiến hành </w:delText>
        </w:r>
      </w:del>
      <w:del w:id="3321" w:author="nnvan" w:date="2011-03-24T11:47:00Z">
        <w:r w:rsidRPr="008D2924" w:rsidDel="00C2366A">
          <w:rPr>
            <w:lang w:val="fr-FR"/>
            <w:rPrChange w:id="3322" w:author="nnvan" w:date="2011-03-28T09:07:00Z">
              <w:rPr>
                <w:lang w:val="fr-FR"/>
              </w:rPr>
            </w:rPrChange>
          </w:rPr>
          <w:delText xml:space="preserve">phạt hành chính 201,5 triệu đồng. Một số địa phương đã thu được kết quả tốt trong công tác này, đó là: Yên Bái, Phú Thọ, Quảng Bình, Đắc Lắc. </w:delText>
        </w:r>
      </w:del>
    </w:p>
    <w:p w14:paraId="5244704A" w14:textId="77777777" w:rsidR="00BE5089" w:rsidRPr="008D2924" w:rsidDel="00964316" w:rsidRDefault="00BE5089" w:rsidP="008D2924">
      <w:pPr>
        <w:spacing w:before="40" w:after="40" w:line="283" w:lineRule="auto"/>
        <w:ind w:firstLine="539"/>
        <w:jc w:val="both"/>
        <w:rPr>
          <w:del w:id="3323" w:author="nnvan" w:date="2011-03-25T12:39:00Z"/>
          <w:b/>
          <w:i/>
          <w:lang w:val="fr-FR"/>
          <w:rPrChange w:id="3324" w:author="nnvan" w:date="2011-03-28T09:07:00Z">
            <w:rPr>
              <w:del w:id="3325" w:author="nnvan" w:date="2011-03-25T12:39:00Z"/>
              <w:b/>
              <w:i/>
              <w:lang w:val="fr-FR"/>
            </w:rPr>
          </w:rPrChange>
        </w:rPr>
        <w:pPrChange w:id="3326" w:author="nnvan" w:date="2011-03-28T09:15:00Z">
          <w:pPr>
            <w:spacing w:before="40" w:after="40" w:line="274" w:lineRule="auto"/>
            <w:ind w:firstLine="539"/>
            <w:jc w:val="both"/>
          </w:pPr>
        </w:pPrChange>
      </w:pPr>
      <w:del w:id="3327" w:author="nnvan" w:date="2011-03-25T12:39:00Z">
        <w:r w:rsidRPr="008D2924" w:rsidDel="00964316">
          <w:rPr>
            <w:b/>
            <w:i/>
            <w:lang w:val="fr-FR"/>
            <w:rPrChange w:id="3328" w:author="nnvan" w:date="2011-03-28T09:07:00Z">
              <w:rPr>
                <w:b/>
                <w:i/>
                <w:lang w:val="fr-FR"/>
              </w:rPr>
            </w:rPrChange>
          </w:rPr>
          <w:delText>Thể dục Thể thao</w:delText>
        </w:r>
      </w:del>
    </w:p>
    <w:p w14:paraId="26949B24" w14:textId="77777777" w:rsidR="00BE5089" w:rsidRPr="008D2924" w:rsidDel="00D46C73" w:rsidRDefault="00BE5089" w:rsidP="008D2924">
      <w:pPr>
        <w:spacing w:before="40" w:after="40" w:line="283" w:lineRule="auto"/>
        <w:ind w:firstLine="539"/>
        <w:jc w:val="both"/>
        <w:rPr>
          <w:del w:id="3329" w:author="nnvan" w:date="2011-03-24T13:27:00Z"/>
          <w:lang w:val="fr-FR"/>
          <w:rPrChange w:id="3330" w:author="nnvan" w:date="2011-03-28T09:07:00Z">
            <w:rPr>
              <w:del w:id="3331" w:author="nnvan" w:date="2011-03-24T13:27:00Z"/>
              <w:lang w:val="fr-FR"/>
            </w:rPr>
          </w:rPrChange>
        </w:rPr>
        <w:pPrChange w:id="3332" w:author="nnvan" w:date="2011-03-28T09:15:00Z">
          <w:pPr>
            <w:spacing w:before="40" w:after="40" w:line="274" w:lineRule="auto"/>
            <w:ind w:firstLine="539"/>
            <w:jc w:val="both"/>
          </w:pPr>
        </w:pPrChange>
      </w:pPr>
      <w:del w:id="3333" w:author="nnvan" w:date="2011-03-24T13:27:00Z">
        <w:r w:rsidRPr="008D2924" w:rsidDel="00D46C73">
          <w:rPr>
            <w:lang w:val="fr-FR"/>
            <w:rPrChange w:id="3334" w:author="nnvan" w:date="2011-03-28T09:07:00Z">
              <w:rPr>
                <w:lang w:val="fr-FR"/>
              </w:rPr>
            </w:rPrChange>
          </w:rPr>
          <w:delText xml:space="preserve">Phong trào thể dục thể thao quần chúng tại các địa phương diễn ra sôi nổi ở các địa phương, thu hút được sự quan tâm, hưởng ứng của cộng đồng. Bên cạnh đó, cuộc vận động phong trào « Toàn dân rèn luyện thân thể theo gương Bác Hồ vĩ đại » với những nội dung và tiêu chí mới đang được tiếp tục thực hiện và đẩy mạnh trong toàn xã hội. </w:delText>
        </w:r>
      </w:del>
    </w:p>
    <w:p w14:paraId="2E106D8D" w14:textId="77777777" w:rsidR="00BE5089" w:rsidRPr="008D2924" w:rsidDel="00964316" w:rsidRDefault="00BE5089" w:rsidP="008D2924">
      <w:pPr>
        <w:spacing w:before="40" w:after="40" w:line="283" w:lineRule="auto"/>
        <w:ind w:firstLine="539"/>
        <w:jc w:val="both"/>
        <w:rPr>
          <w:del w:id="3335" w:author="nnvan" w:date="2011-03-25T12:39:00Z"/>
          <w:lang w:val="fr-FR"/>
          <w:rPrChange w:id="3336" w:author="nnvan" w:date="2011-03-28T09:07:00Z">
            <w:rPr>
              <w:del w:id="3337" w:author="nnvan" w:date="2011-03-25T12:39:00Z"/>
              <w:lang w:val="fr-FR"/>
            </w:rPr>
          </w:rPrChange>
        </w:rPr>
        <w:pPrChange w:id="3338" w:author="nnvan" w:date="2011-03-28T09:15:00Z">
          <w:pPr>
            <w:spacing w:before="40" w:after="40" w:line="274" w:lineRule="auto"/>
            <w:ind w:firstLine="539"/>
            <w:jc w:val="both"/>
          </w:pPr>
        </w:pPrChange>
      </w:pPr>
      <w:del w:id="3339" w:author="nnvan" w:date="2011-03-25T12:39:00Z">
        <w:r w:rsidRPr="008D2924" w:rsidDel="00964316">
          <w:rPr>
            <w:lang w:val="fr-FR"/>
            <w:rPrChange w:id="3340" w:author="nnvan" w:date="2011-03-28T09:07:00Z">
              <w:rPr>
                <w:lang w:val="fr-FR"/>
              </w:rPr>
            </w:rPrChange>
          </w:rPr>
          <w:delText xml:space="preserve">Trong thể thao thành tích cao, ngành Thể dục Thể thao đã </w:delText>
        </w:r>
      </w:del>
      <w:del w:id="3341" w:author="nnvan" w:date="2011-03-24T13:30:00Z">
        <w:r w:rsidRPr="008D2924" w:rsidDel="00D46C73">
          <w:rPr>
            <w:lang w:val="fr-FR"/>
            <w:rPrChange w:id="3342" w:author="nnvan" w:date="2011-03-28T09:07:00Z">
              <w:rPr>
                <w:lang w:val="fr-FR"/>
              </w:rPr>
            </w:rPrChange>
          </w:rPr>
          <w:delText xml:space="preserve">tiến hành </w:delText>
        </w:r>
      </w:del>
      <w:del w:id="3343" w:author="nnvan" w:date="2011-03-25T12:39:00Z">
        <w:r w:rsidRPr="008D2924" w:rsidDel="00964316">
          <w:rPr>
            <w:lang w:val="fr-FR"/>
            <w:rPrChange w:id="3344" w:author="nnvan" w:date="2011-03-28T09:07:00Z">
              <w:rPr>
                <w:lang w:val="fr-FR"/>
              </w:rPr>
            </w:rPrChange>
          </w:rPr>
          <w:delText xml:space="preserve">tập huấn cho các đội tuyển quốc gia để chuẩn bị </w:delText>
        </w:r>
      </w:del>
      <w:del w:id="3345" w:author="nnvan" w:date="2011-03-24T13:32:00Z">
        <w:r w:rsidRPr="008D2924" w:rsidDel="00D46C73">
          <w:rPr>
            <w:lang w:val="fr-FR"/>
            <w:rPrChange w:id="3346" w:author="nnvan" w:date="2011-03-28T09:07:00Z">
              <w:rPr>
                <w:lang w:val="fr-FR"/>
              </w:rPr>
            </w:rPrChange>
          </w:rPr>
          <w:delText xml:space="preserve">cho </w:delText>
        </w:r>
      </w:del>
      <w:del w:id="3347" w:author="nnvan" w:date="2011-03-25T12:39:00Z">
        <w:r w:rsidRPr="008D2924" w:rsidDel="00964316">
          <w:rPr>
            <w:lang w:val="fr-FR"/>
            <w:rPrChange w:id="3348" w:author="nnvan" w:date="2011-03-28T09:07:00Z">
              <w:rPr>
                <w:lang w:val="fr-FR"/>
              </w:rPr>
            </w:rPrChange>
          </w:rPr>
          <w:delText>SEA GAMES 26 tại Indonesia</w:delText>
        </w:r>
      </w:del>
      <w:del w:id="3349" w:author="nnvan" w:date="2011-03-24T13:32:00Z">
        <w:r w:rsidRPr="008D2924" w:rsidDel="00D46C73">
          <w:rPr>
            <w:lang w:val="fr-FR"/>
            <w:rPrChange w:id="3350" w:author="nnvan" w:date="2011-03-28T09:07:00Z">
              <w:rPr>
                <w:lang w:val="fr-FR"/>
              </w:rPr>
            </w:rPrChange>
          </w:rPr>
          <w:delText xml:space="preserve">. Các vận động viên đoàn thể thao Việt Nam cũng đã </w:delText>
        </w:r>
      </w:del>
      <w:del w:id="3351" w:author="nnvan" w:date="2011-03-25T12:39:00Z">
        <w:r w:rsidRPr="008D2924" w:rsidDel="00964316">
          <w:rPr>
            <w:lang w:val="fr-FR"/>
            <w:rPrChange w:id="3352" w:author="nnvan" w:date="2011-03-28T09:07:00Z">
              <w:rPr>
                <w:lang w:val="fr-FR"/>
              </w:rPr>
            </w:rPrChange>
          </w:rPr>
          <w:delText>tham dự vòng loại Olympic London 2012</w:delText>
        </w:r>
      </w:del>
      <w:del w:id="3353" w:author="nnvan" w:date="2011-03-24T13:33:00Z">
        <w:r w:rsidRPr="008D2924" w:rsidDel="00D46C73">
          <w:rPr>
            <w:lang w:val="fr-FR"/>
            <w:rPrChange w:id="3354" w:author="nnvan" w:date="2011-03-28T09:07:00Z">
              <w:rPr>
                <w:lang w:val="fr-FR"/>
              </w:rPr>
            </w:rPrChange>
          </w:rPr>
          <w:delText>,</w:delText>
        </w:r>
      </w:del>
      <w:del w:id="3355" w:author="nnvan" w:date="2011-03-25T12:39:00Z">
        <w:r w:rsidRPr="008D2924" w:rsidDel="00964316">
          <w:rPr>
            <w:lang w:val="fr-FR"/>
            <w:rPrChange w:id="3356" w:author="nnvan" w:date="2011-03-28T09:07:00Z">
              <w:rPr>
                <w:lang w:val="fr-FR"/>
              </w:rPr>
            </w:rPrChange>
          </w:rPr>
          <w:delText xml:space="preserve"> ASIAD 17 tại </w:delText>
        </w:r>
      </w:del>
      <w:del w:id="3357" w:author="nnvan" w:date="2011-03-24T13:33:00Z">
        <w:r w:rsidRPr="008D2924" w:rsidDel="00D46C73">
          <w:rPr>
            <w:lang w:val="fr-FR"/>
            <w:rPrChange w:id="3358" w:author="nnvan" w:date="2011-03-28T09:07:00Z">
              <w:rPr>
                <w:lang w:val="fr-FR"/>
              </w:rPr>
            </w:rPrChange>
          </w:rPr>
          <w:delText>Incheon, H</w:delText>
        </w:r>
      </w:del>
      <w:del w:id="3359" w:author="nnvan" w:date="2011-03-25T12:39:00Z">
        <w:r w:rsidRPr="008D2924" w:rsidDel="00964316">
          <w:rPr>
            <w:lang w:val="fr-FR"/>
            <w:rPrChange w:id="3360" w:author="nnvan" w:date="2011-03-28T09:07:00Z">
              <w:rPr>
                <w:lang w:val="fr-FR"/>
              </w:rPr>
            </w:rPrChange>
          </w:rPr>
          <w:delText xml:space="preserve">àn Quốc. Bên cạnh đó </w:delText>
        </w:r>
      </w:del>
      <w:del w:id="3361" w:author="nnvan" w:date="2011-03-24T13:33:00Z">
        <w:r w:rsidRPr="008D2924" w:rsidDel="00D46C73">
          <w:rPr>
            <w:lang w:val="fr-FR"/>
            <w:rPrChange w:id="3362" w:author="nnvan" w:date="2011-03-28T09:07:00Z">
              <w:rPr>
                <w:lang w:val="fr-FR"/>
              </w:rPr>
            </w:rPrChange>
          </w:rPr>
          <w:delText xml:space="preserve"> ngành Thể dục thể thao  </w:delText>
        </w:r>
      </w:del>
      <w:del w:id="3363" w:author="nnvan" w:date="2011-03-24T13:34:00Z">
        <w:r w:rsidRPr="008D2924" w:rsidDel="00D46C73">
          <w:rPr>
            <w:lang w:val="fr-FR"/>
            <w:rPrChange w:id="3364" w:author="nnvan" w:date="2011-03-28T09:07:00Z">
              <w:rPr>
                <w:lang w:val="fr-FR"/>
              </w:rPr>
            </w:rPrChange>
          </w:rPr>
          <w:delText>cũng đã</w:delText>
        </w:r>
      </w:del>
      <w:del w:id="3365" w:author="nnvan" w:date="2011-03-25T12:39:00Z">
        <w:r w:rsidRPr="008D2924" w:rsidDel="00964316">
          <w:rPr>
            <w:lang w:val="fr-FR"/>
            <w:rPrChange w:id="3366" w:author="nnvan" w:date="2011-03-28T09:07:00Z">
              <w:rPr>
                <w:lang w:val="fr-FR"/>
              </w:rPr>
            </w:rPrChange>
          </w:rPr>
          <w:delText xml:space="preserve"> tổ chức thành công </w:delText>
        </w:r>
      </w:del>
      <w:del w:id="3367" w:author="nnvan" w:date="2011-03-24T13:34:00Z">
        <w:r w:rsidRPr="008D2924" w:rsidDel="00D46C73">
          <w:rPr>
            <w:lang w:val="fr-FR"/>
            <w:rPrChange w:id="3368" w:author="nnvan" w:date="2011-03-28T09:07:00Z">
              <w:rPr>
                <w:lang w:val="fr-FR"/>
              </w:rPr>
            </w:rPrChange>
          </w:rPr>
          <w:delText xml:space="preserve">các giải thể thao cấp quốc gia và quốc tế </w:delText>
        </w:r>
      </w:del>
      <w:del w:id="3369" w:author="nnvan" w:date="2011-03-25T12:39:00Z">
        <w:r w:rsidRPr="008D2924" w:rsidDel="00964316">
          <w:rPr>
            <w:lang w:val="fr-FR"/>
            <w:rPrChange w:id="3370" w:author="nnvan" w:date="2011-03-28T09:07:00Z">
              <w:rPr>
                <w:lang w:val="fr-FR"/>
              </w:rPr>
            </w:rPrChange>
          </w:rPr>
          <w:delText>như</w:delText>
        </w:r>
      </w:del>
      <w:del w:id="3371" w:author="nnvan" w:date="2011-03-24T13:34:00Z">
        <w:r w:rsidRPr="008D2924" w:rsidDel="00D46C73">
          <w:rPr>
            <w:lang w:val="fr-FR"/>
            <w:rPrChange w:id="3372" w:author="nnvan" w:date="2011-03-28T09:07:00Z">
              <w:rPr>
                <w:lang w:val="fr-FR"/>
              </w:rPr>
            </w:rPrChange>
          </w:rPr>
          <w:delText> </w:delText>
        </w:r>
      </w:del>
      <w:del w:id="3373" w:author="nnvan" w:date="2011-03-25T12:39:00Z">
        <w:r w:rsidRPr="008D2924" w:rsidDel="00964316">
          <w:rPr>
            <w:lang w:val="fr-FR"/>
            <w:rPrChange w:id="3374" w:author="nnvan" w:date="2011-03-28T09:07:00Z">
              <w:rPr>
                <w:lang w:val="fr-FR"/>
              </w:rPr>
            </w:rPrChange>
          </w:rPr>
          <w:delText xml:space="preserve">: Giải việt dã leo núi chinh phục đỉnh cao Bà Rá tại </w:delText>
        </w:r>
      </w:del>
      <w:del w:id="3375" w:author="nnvan" w:date="2011-03-24T13:34:00Z">
        <w:r w:rsidRPr="008D2924" w:rsidDel="00D46C73">
          <w:rPr>
            <w:lang w:val="fr-FR"/>
            <w:rPrChange w:id="3376" w:author="nnvan" w:date="2011-03-28T09:07:00Z">
              <w:rPr>
                <w:lang w:val="fr-FR"/>
              </w:rPr>
            </w:rPrChange>
          </w:rPr>
          <w:delText xml:space="preserve">Phước Long, </w:delText>
        </w:r>
      </w:del>
      <w:del w:id="3377" w:author="nnvan" w:date="2011-03-25T12:39:00Z">
        <w:r w:rsidRPr="008D2924" w:rsidDel="00964316">
          <w:rPr>
            <w:lang w:val="fr-FR"/>
            <w:rPrChange w:id="3378" w:author="nnvan" w:date="2011-03-28T09:07:00Z">
              <w:rPr>
                <w:lang w:val="fr-FR"/>
              </w:rPr>
            </w:rPrChange>
          </w:rPr>
          <w:delText>Bình Phước</w:delText>
        </w:r>
      </w:del>
      <w:del w:id="3379" w:author="nnvan" w:date="2011-03-24T13:34:00Z">
        <w:r w:rsidRPr="008D2924" w:rsidDel="00D46C73">
          <w:rPr>
            <w:lang w:val="fr-FR"/>
            <w:rPrChange w:id="3380" w:author="nnvan" w:date="2011-03-28T09:07:00Z">
              <w:rPr>
                <w:lang w:val="fr-FR"/>
              </w:rPr>
            </w:rPrChange>
          </w:rPr>
          <w:delText> </w:delText>
        </w:r>
      </w:del>
      <w:del w:id="3381" w:author="nnvan" w:date="2011-03-25T12:39:00Z">
        <w:r w:rsidRPr="008D2924" w:rsidDel="00964316">
          <w:rPr>
            <w:lang w:val="fr-FR"/>
            <w:rPrChange w:id="3382" w:author="nnvan" w:date="2011-03-28T09:07:00Z">
              <w:rPr>
                <w:lang w:val="fr-FR"/>
              </w:rPr>
            </w:rPrChange>
          </w:rPr>
          <w:delText>; Giải cờ vua quốc tế HDBank tại thành phố Hồ Chí Minh</w:delText>
        </w:r>
      </w:del>
      <w:del w:id="3383" w:author="nnvan" w:date="2011-03-24T13:35:00Z">
        <w:r w:rsidRPr="008D2924" w:rsidDel="00D46C73">
          <w:rPr>
            <w:lang w:val="fr-FR"/>
            <w:rPrChange w:id="3384" w:author="nnvan" w:date="2011-03-28T09:07:00Z">
              <w:rPr>
                <w:lang w:val="fr-FR"/>
              </w:rPr>
            </w:rPrChange>
          </w:rPr>
          <w:delText>,</w:delText>
        </w:r>
      </w:del>
      <w:del w:id="3385" w:author="nnvan" w:date="2011-03-25T12:39:00Z">
        <w:r w:rsidRPr="008D2924" w:rsidDel="00964316">
          <w:rPr>
            <w:lang w:val="fr-FR"/>
            <w:rPrChange w:id="3386" w:author="nnvan" w:date="2011-03-28T09:07:00Z">
              <w:rPr>
                <w:lang w:val="fr-FR"/>
              </w:rPr>
            </w:rPrChange>
          </w:rPr>
          <w:delText xml:space="preserve"> Siêu cúp bóng đã quốc gia năm 2011.</w:delText>
        </w:r>
      </w:del>
    </w:p>
    <w:p w14:paraId="474779E9" w14:textId="77777777" w:rsidR="00455DA9" w:rsidRPr="008D2924" w:rsidDel="00531051" w:rsidRDefault="00694121" w:rsidP="008D2924">
      <w:pPr>
        <w:spacing w:before="40" w:after="40" w:line="283" w:lineRule="auto"/>
        <w:ind w:firstLine="539"/>
        <w:jc w:val="both"/>
        <w:rPr>
          <w:del w:id="3387" w:author="nnvan" w:date="2011-03-25T14:59:00Z"/>
          <w:lang w:val="fr-FR"/>
          <w:rPrChange w:id="3388" w:author="nnvan" w:date="2011-03-28T09:07:00Z">
            <w:rPr>
              <w:del w:id="3389" w:author="nnvan" w:date="2011-03-25T14:59:00Z"/>
              <w:spacing w:val="-2"/>
              <w:sz w:val="32"/>
              <w:szCs w:val="32"/>
              <w:lang w:val="fr-FR"/>
            </w:rPr>
          </w:rPrChange>
        </w:rPr>
        <w:pPrChange w:id="3390" w:author="nnvan" w:date="2011-03-28T09:15:00Z">
          <w:pPr>
            <w:spacing w:before="40" w:after="40" w:line="278" w:lineRule="auto"/>
            <w:ind w:firstLine="539"/>
            <w:jc w:val="both"/>
          </w:pPr>
        </w:pPrChange>
      </w:pPr>
      <w:ins w:id="3391" w:author="nnvan" w:date="2011-03-25T14:56:00Z">
        <w:r w:rsidRPr="008D2924">
          <w:rPr>
            <w:lang w:val="fr-FR"/>
            <w:rPrChange w:id="3392" w:author="nnvan" w:date="2011-03-28T09:07:00Z">
              <w:rPr>
                <w:spacing w:val="-2"/>
                <w:lang w:val="fr-FR"/>
              </w:rPr>
            </w:rPrChange>
          </w:rPr>
          <w:t xml:space="preserve">giảm </w:t>
        </w:r>
      </w:ins>
      <w:ins w:id="3393" w:author="nnvan" w:date="2011-03-25T14:50:00Z">
        <w:r w:rsidR="001008DC" w:rsidRPr="008D2924">
          <w:rPr>
            <w:lang w:val="fr-FR"/>
            <w:rPrChange w:id="3394" w:author="nnvan" w:date="2011-03-28T09:07:00Z">
              <w:rPr>
                <w:spacing w:val="-2"/>
                <w:lang w:val="fr-FR"/>
              </w:rPr>
            </w:rPrChange>
          </w:rPr>
          <w:t>lạm phát, ổn định kinh tế vĩ mô, bảo đảm an sinh xã hội</w:t>
        </w:r>
      </w:ins>
      <w:ins w:id="3395" w:author="nnvan" w:date="2011-03-25T14:52:00Z">
        <w:r w:rsidR="001008DC" w:rsidRPr="008D2924">
          <w:rPr>
            <w:lang w:val="fr-FR"/>
            <w:rPrChange w:id="3396" w:author="nnvan" w:date="2011-03-28T09:07:00Z">
              <w:rPr>
                <w:spacing w:val="-2"/>
                <w:lang w:val="fr-FR"/>
              </w:rPr>
            </w:rPrChange>
          </w:rPr>
          <w:t xml:space="preserve">, </w:t>
        </w:r>
      </w:ins>
      <w:ins w:id="3397" w:author="nnvan" w:date="2011-03-25T14:53:00Z">
        <w:r w:rsidR="001008DC" w:rsidRPr="008D2924">
          <w:rPr>
            <w:lang w:val="fr-FR"/>
            <w:rPrChange w:id="3398" w:author="nnvan" w:date="2011-03-28T09:07:00Z">
              <w:rPr>
                <w:spacing w:val="-2"/>
                <w:lang w:val="fr-FR"/>
              </w:rPr>
            </w:rPrChange>
          </w:rPr>
          <w:t xml:space="preserve">các cấp, các ngành, các địa phương </w:t>
        </w:r>
      </w:ins>
      <w:ins w:id="3399" w:author="nnvan" w:date="2011-03-25T14:55:00Z">
        <w:r w:rsidR="001008DC" w:rsidRPr="008D2924">
          <w:rPr>
            <w:lang w:val="fr-FR"/>
            <w:rPrChange w:id="3400" w:author="nnvan" w:date="2011-03-28T09:07:00Z">
              <w:rPr>
                <w:spacing w:val="-2"/>
                <w:lang w:val="fr-FR"/>
              </w:rPr>
            </w:rPrChange>
          </w:rPr>
          <w:t xml:space="preserve">cần </w:t>
        </w:r>
      </w:ins>
      <w:ins w:id="3401" w:author="nnvan" w:date="2011-03-25T14:58:00Z">
        <w:r w:rsidR="00531051" w:rsidRPr="008D2924">
          <w:rPr>
            <w:lang w:val="fr-FR"/>
            <w:rPrChange w:id="3402" w:author="nnvan" w:date="2011-03-28T09:07:00Z">
              <w:rPr>
                <w:spacing w:val="-2"/>
                <w:lang w:val="fr-FR"/>
              </w:rPr>
            </w:rPrChange>
          </w:rPr>
          <w:t xml:space="preserve">tiếp tục </w:t>
        </w:r>
      </w:ins>
      <w:ins w:id="3403" w:author="nnvan" w:date="2011-03-25T14:55:00Z">
        <w:r w:rsidR="001008DC" w:rsidRPr="008D2924">
          <w:rPr>
            <w:lang w:val="fr-FR"/>
            <w:rPrChange w:id="3404" w:author="nnvan" w:date="2011-03-28T09:07:00Z">
              <w:rPr>
                <w:spacing w:val="-2"/>
                <w:lang w:val="fr-FR"/>
              </w:rPr>
            </w:rPrChange>
          </w:rPr>
          <w:t xml:space="preserve">chỉ </w:t>
        </w:r>
      </w:ins>
      <w:ins w:id="3405" w:author="nnvan" w:date="2011-03-25T14:57:00Z">
        <w:r w:rsidRPr="008D2924">
          <w:rPr>
            <w:lang w:val="fr-FR"/>
            <w:rPrChange w:id="3406" w:author="nnvan" w:date="2011-03-28T09:07:00Z">
              <w:rPr>
                <w:spacing w:val="-2"/>
                <w:lang w:val="fr-FR"/>
              </w:rPr>
            </w:rPrChange>
          </w:rPr>
          <w:t xml:space="preserve">đạo thực hiện tốt </w:t>
        </w:r>
      </w:ins>
      <w:ins w:id="3407" w:author="nnvan" w:date="2011-03-25T14:58:00Z">
        <w:r w:rsidR="00531051" w:rsidRPr="008D2924">
          <w:rPr>
            <w:lang w:val="fr-FR"/>
            <w:rPrChange w:id="3408" w:author="nnvan" w:date="2011-03-28T09:07:00Z">
              <w:rPr/>
            </w:rPrChange>
          </w:rPr>
          <w:t>Nghị quyết số 11/NQ-CP ngày 24 tháng 02 năm 2011 của Chính phủ</w:t>
        </w:r>
      </w:ins>
      <w:ins w:id="3409" w:author="nnvan" w:date="2011-03-25T14:59:00Z">
        <w:r w:rsidR="00531051" w:rsidRPr="008D2924">
          <w:rPr>
            <w:lang w:val="fr-FR"/>
            <w:rPrChange w:id="3410" w:author="nnvan" w:date="2011-03-28T09:07:00Z">
              <w:rPr/>
            </w:rPrChange>
          </w:rPr>
          <w:t>, tập trung vào một số nội dung trọng tâm sau đây:</w:t>
        </w:r>
      </w:ins>
    </w:p>
    <w:p w14:paraId="1C1CC89F" w14:textId="77777777" w:rsidR="00455DA9" w:rsidRPr="008D2924" w:rsidDel="00531051" w:rsidRDefault="00455DA9" w:rsidP="008D2924">
      <w:pPr>
        <w:spacing w:before="40" w:after="40" w:line="283" w:lineRule="auto"/>
        <w:ind w:firstLine="539"/>
        <w:jc w:val="both"/>
        <w:rPr>
          <w:del w:id="3411" w:author="nnvan" w:date="2011-03-25T14:59:00Z"/>
          <w:bCs/>
          <w:lang w:val="fr-FR"/>
          <w:rPrChange w:id="3412" w:author="nnvan" w:date="2011-03-28T09:07:00Z">
            <w:rPr>
              <w:del w:id="3413" w:author="nnvan" w:date="2011-03-25T14:59:00Z"/>
              <w:bCs/>
              <w:sz w:val="32"/>
              <w:szCs w:val="32"/>
              <w:lang w:val="pt-BR"/>
            </w:rPr>
          </w:rPrChange>
        </w:rPr>
        <w:pPrChange w:id="3414" w:author="nnvan" w:date="2011-03-28T09:15:00Z">
          <w:pPr>
            <w:spacing w:before="60" w:after="60" w:line="276" w:lineRule="auto"/>
            <w:ind w:firstLine="539"/>
            <w:jc w:val="both"/>
          </w:pPr>
        </w:pPrChange>
      </w:pPr>
    </w:p>
    <w:p w14:paraId="17494199" w14:textId="77777777" w:rsidR="0022211B" w:rsidRPr="008D2924" w:rsidDel="00531051" w:rsidRDefault="0022211B" w:rsidP="008D2924">
      <w:pPr>
        <w:spacing w:before="40" w:after="40" w:line="283" w:lineRule="auto"/>
        <w:ind w:firstLine="539"/>
        <w:jc w:val="both"/>
        <w:rPr>
          <w:del w:id="3415" w:author="nnvan" w:date="2011-03-25T14:59:00Z"/>
          <w:lang w:val="fr-FR"/>
          <w:rPrChange w:id="3416" w:author="nnvan" w:date="2011-03-28T09:07:00Z">
            <w:rPr>
              <w:del w:id="3417" w:author="nnvan" w:date="2011-03-25T14:59:00Z"/>
              <w:spacing w:val="-6"/>
              <w:lang w:val="fr-FR"/>
            </w:rPr>
          </w:rPrChange>
        </w:rPr>
        <w:pPrChange w:id="3418" w:author="nnvan" w:date="2011-03-28T09:15:00Z">
          <w:pPr>
            <w:spacing w:before="40" w:after="40" w:line="295" w:lineRule="auto"/>
            <w:ind w:firstLine="561"/>
            <w:jc w:val="both"/>
          </w:pPr>
        </w:pPrChange>
      </w:pPr>
    </w:p>
    <w:p w14:paraId="70664925" w14:textId="77777777" w:rsidR="0022211B" w:rsidRPr="008D2924" w:rsidRDefault="0022211B" w:rsidP="008D2924">
      <w:pPr>
        <w:spacing w:before="40" w:after="40" w:line="283" w:lineRule="auto"/>
        <w:ind w:firstLine="539"/>
        <w:jc w:val="both"/>
        <w:rPr>
          <w:lang w:val="fr-FR"/>
          <w:rPrChange w:id="3419" w:author="nnvan" w:date="2011-03-28T09:07:00Z">
            <w:rPr>
              <w:sz w:val="32"/>
              <w:szCs w:val="32"/>
              <w:lang w:val="de-DE"/>
            </w:rPr>
          </w:rPrChange>
        </w:rPr>
        <w:pPrChange w:id="3420" w:author="nnvan" w:date="2011-03-28T09:15:00Z">
          <w:pPr>
            <w:spacing w:before="40" w:after="40" w:line="288" w:lineRule="auto"/>
            <w:ind w:firstLine="720"/>
            <w:jc w:val="both"/>
          </w:pPr>
        </w:pPrChange>
      </w:pPr>
    </w:p>
    <w:p w14:paraId="1F1103FC" w14:textId="77777777" w:rsidR="00D513DE" w:rsidRPr="008D2924" w:rsidRDefault="00D513DE" w:rsidP="008D2924">
      <w:pPr>
        <w:numPr>
          <w:ins w:id="3421" w:author="vtson" w:date="2011-03-25T13:58:00Z"/>
        </w:numPr>
        <w:tabs>
          <w:tab w:val="left" w:pos="825"/>
        </w:tabs>
        <w:spacing w:before="40" w:after="40" w:line="283" w:lineRule="auto"/>
        <w:ind w:firstLine="539"/>
        <w:jc w:val="both"/>
        <w:rPr>
          <w:ins w:id="3422" w:author="nnvan" w:date="2011-03-25T14:01:00Z"/>
          <w:color w:val="000000"/>
          <w:rPrChange w:id="3423" w:author="nnvan" w:date="2011-03-28T09:07:00Z">
            <w:rPr>
              <w:ins w:id="3424" w:author="nnvan" w:date="2011-03-25T14:01:00Z"/>
              <w:color w:val="000000"/>
            </w:rPr>
          </w:rPrChange>
        </w:rPr>
        <w:pPrChange w:id="3425" w:author="nnvan" w:date="2011-03-28T09:15:00Z">
          <w:pPr>
            <w:spacing w:line="360" w:lineRule="auto"/>
            <w:ind w:firstLine="720"/>
          </w:pPr>
        </w:pPrChange>
      </w:pPr>
      <w:ins w:id="3426" w:author="nnvan" w:date="2011-03-25T13:58:00Z">
        <w:r w:rsidRPr="008D2924">
          <w:rPr>
            <w:i/>
            <w:color w:val="333333"/>
            <w:spacing w:val="6"/>
            <w:lang w:val="fr-FR"/>
            <w:rPrChange w:id="3427" w:author="nnvan" w:date="2011-03-28T09:08:00Z">
              <w:rPr>
                <w:color w:val="333333"/>
              </w:rPr>
            </w:rPrChange>
          </w:rPr>
          <w:t>Một là,</w:t>
        </w:r>
        <w:r w:rsidRPr="008D2924">
          <w:rPr>
            <w:color w:val="333333"/>
            <w:spacing w:val="6"/>
            <w:lang w:val="fr-FR"/>
            <w:rPrChange w:id="3428" w:author="nnvan" w:date="2011-03-28T09:08:00Z">
              <w:rPr>
                <w:color w:val="333333"/>
              </w:rPr>
            </w:rPrChange>
          </w:rPr>
          <w:t xml:space="preserve"> tăng cường k</w:t>
        </w:r>
        <w:r w:rsidRPr="008D2924">
          <w:rPr>
            <w:color w:val="000000"/>
            <w:spacing w:val="6"/>
            <w:lang w:val="fr-FR"/>
            <w:rPrChange w:id="3429" w:author="nnvan" w:date="2011-03-28T09:08:00Z">
              <w:rPr>
                <w:rFonts w:ascii="Arial" w:hAnsi="Arial" w:cs="Arial"/>
                <w:b/>
                <w:color w:val="000000"/>
                <w:sz w:val="32"/>
                <w:szCs w:val="32"/>
              </w:rPr>
            </w:rPrChange>
          </w:rPr>
          <w:t xml:space="preserve">iểm soát chặt </w:t>
        </w:r>
      </w:ins>
      <w:ins w:id="3430" w:author="nnvan" w:date="2011-03-25T16:22:00Z">
        <w:r w:rsidR="00377133" w:rsidRPr="008D2924">
          <w:rPr>
            <w:color w:val="000000"/>
            <w:spacing w:val="6"/>
            <w:lang w:val="fr-FR"/>
            <w:rPrChange w:id="3431" w:author="nnvan" w:date="2011-03-28T09:08:00Z">
              <w:rPr>
                <w:color w:val="000000"/>
              </w:rPr>
            </w:rPrChange>
          </w:rPr>
          <w:t xml:space="preserve">thị trường </w:t>
        </w:r>
      </w:ins>
      <w:ins w:id="3432" w:author="nnvan" w:date="2011-03-25T13:58:00Z">
        <w:r w:rsidRPr="008D2924">
          <w:rPr>
            <w:color w:val="000000"/>
            <w:spacing w:val="6"/>
            <w:lang w:val="fr-FR"/>
            <w:rPrChange w:id="3433" w:author="nnvan" w:date="2011-03-28T09:08:00Z">
              <w:rPr>
                <w:rFonts w:ascii="Arial" w:hAnsi="Arial" w:cs="Arial"/>
                <w:b/>
                <w:color w:val="000000"/>
                <w:sz w:val="32"/>
                <w:szCs w:val="32"/>
              </w:rPr>
            </w:rPrChange>
          </w:rPr>
          <w:t xml:space="preserve">giá </w:t>
        </w:r>
      </w:ins>
      <w:ins w:id="3434" w:author="nnvan" w:date="2011-03-25T16:22:00Z">
        <w:r w:rsidR="00377133" w:rsidRPr="008D2924">
          <w:rPr>
            <w:color w:val="000000"/>
            <w:spacing w:val="6"/>
            <w:lang w:val="fr-FR"/>
            <w:rPrChange w:id="3435" w:author="nnvan" w:date="2011-03-28T09:08:00Z">
              <w:rPr>
                <w:color w:val="000000"/>
              </w:rPr>
            </w:rPrChange>
          </w:rPr>
          <w:t xml:space="preserve">cả </w:t>
        </w:r>
      </w:ins>
      <w:ins w:id="3436" w:author="nnvan" w:date="2011-03-25T13:58:00Z">
        <w:r w:rsidRPr="008D2924">
          <w:rPr>
            <w:color w:val="000000"/>
            <w:spacing w:val="6"/>
            <w:lang w:val="fr-FR"/>
            <w:rPrChange w:id="3437" w:author="nnvan" w:date="2011-03-28T09:08:00Z">
              <w:rPr>
                <w:rFonts w:ascii="Arial" w:hAnsi="Arial" w:cs="Arial"/>
                <w:b/>
                <w:color w:val="000000"/>
                <w:sz w:val="32"/>
                <w:szCs w:val="32"/>
              </w:rPr>
            </w:rPrChange>
          </w:rPr>
          <w:t>các mặt hàng thiết yếu phục vụ sản xuất và đời sống dân sinh như:</w:t>
        </w:r>
        <w:r w:rsidRPr="008D2924">
          <w:rPr>
            <w:color w:val="333333"/>
            <w:spacing w:val="6"/>
            <w:lang w:val="fr-FR"/>
            <w:rPrChange w:id="3438" w:author="nnvan" w:date="2011-03-28T09:08:00Z">
              <w:rPr>
                <w:b/>
                <w:color w:val="333333"/>
                <w:sz w:val="32"/>
                <w:szCs w:val="32"/>
              </w:rPr>
            </w:rPrChange>
          </w:rPr>
          <w:t xml:space="preserve"> Xi măng, sắt thép, phân bón, điện, than, sữa, thuốc chữa bệnh</w:t>
        </w:r>
      </w:ins>
      <w:ins w:id="3439" w:author="nnvan" w:date="2011-03-25T16:32:00Z">
        <w:r w:rsidR="004D23D3" w:rsidRPr="008D2924">
          <w:rPr>
            <w:color w:val="333333"/>
            <w:spacing w:val="6"/>
            <w:lang w:val="fr-FR"/>
            <w:rPrChange w:id="3440" w:author="nnvan" w:date="2011-03-28T09:08:00Z">
              <w:rPr>
                <w:color w:val="333333"/>
              </w:rPr>
            </w:rPrChange>
          </w:rPr>
          <w:t>…</w:t>
        </w:r>
      </w:ins>
      <w:ins w:id="3441" w:author="nnvan" w:date="2011-03-25T13:58:00Z">
        <w:r w:rsidRPr="008D2924">
          <w:rPr>
            <w:color w:val="333333"/>
            <w:spacing w:val="6"/>
            <w:lang w:val="fr-FR"/>
            <w:rPrChange w:id="3442" w:author="nnvan" w:date="2011-03-28T09:08:00Z">
              <w:rPr>
                <w:b/>
                <w:color w:val="333333"/>
                <w:sz w:val="32"/>
                <w:szCs w:val="32"/>
              </w:rPr>
            </w:rPrChange>
          </w:rPr>
          <w:t xml:space="preserve"> </w:t>
        </w:r>
        <w:r w:rsidRPr="008D2924">
          <w:rPr>
            <w:color w:val="000000"/>
            <w:spacing w:val="6"/>
            <w:lang w:val="fr-FR"/>
            <w:rPrChange w:id="3443" w:author="nnvan" w:date="2011-03-28T09:08:00Z">
              <w:rPr>
                <w:rFonts w:ascii="Arial" w:hAnsi="Arial" w:cs="Arial"/>
                <w:b/>
                <w:color w:val="000000"/>
                <w:sz w:val="32"/>
                <w:szCs w:val="32"/>
              </w:rPr>
            </w:rPrChange>
          </w:rPr>
          <w:t xml:space="preserve">Kiểm soát và ngăn cấm tình trạng xuất khẩu lậu một số loại hàng hóa </w:t>
        </w:r>
      </w:ins>
      <w:ins w:id="3444" w:author="nnvan" w:date="2011-03-25T16:35:00Z">
        <w:r w:rsidR="004D23D3" w:rsidRPr="008D2924">
          <w:rPr>
            <w:color w:val="000000"/>
            <w:spacing w:val="6"/>
            <w:lang w:val="fr-FR"/>
            <w:rPrChange w:id="3445" w:author="nnvan" w:date="2011-03-28T09:08:00Z">
              <w:rPr>
                <w:color w:val="000000"/>
              </w:rPr>
            </w:rPrChange>
          </w:rPr>
          <w:t xml:space="preserve">ảnh hưởng mạnh </w:t>
        </w:r>
      </w:ins>
      <w:ins w:id="3446" w:author="nnvan" w:date="2011-03-25T16:33:00Z">
        <w:r w:rsidR="004D23D3" w:rsidRPr="008D2924">
          <w:rPr>
            <w:color w:val="000000"/>
            <w:spacing w:val="6"/>
            <w:lang w:val="fr-FR"/>
            <w:rPrChange w:id="3447" w:author="nnvan" w:date="2011-03-28T09:08:00Z">
              <w:rPr>
                <w:color w:val="000000"/>
              </w:rPr>
            </w:rPrChange>
          </w:rPr>
          <w:t xml:space="preserve">đến </w:t>
        </w:r>
      </w:ins>
      <w:ins w:id="3448" w:author="nnvan" w:date="2011-03-25T16:35:00Z">
        <w:r w:rsidR="004D23D3" w:rsidRPr="008D2924">
          <w:rPr>
            <w:color w:val="000000"/>
            <w:spacing w:val="6"/>
            <w:lang w:val="fr-FR"/>
            <w:rPrChange w:id="3449" w:author="nnvan" w:date="2011-03-28T09:08:00Z">
              <w:rPr>
                <w:color w:val="000000"/>
              </w:rPr>
            </w:rPrChange>
          </w:rPr>
          <w:t xml:space="preserve">biến động chỉ số </w:t>
        </w:r>
      </w:ins>
      <w:ins w:id="3450" w:author="nnvan" w:date="2011-03-25T16:33:00Z">
        <w:r w:rsidR="004D23D3" w:rsidRPr="008D2924">
          <w:rPr>
            <w:color w:val="000000"/>
            <w:spacing w:val="6"/>
            <w:lang w:val="fr-FR"/>
            <w:rPrChange w:id="3451" w:author="nnvan" w:date="2011-03-28T09:08:00Z">
              <w:rPr>
                <w:color w:val="000000"/>
              </w:rPr>
            </w:rPrChange>
          </w:rPr>
          <w:t xml:space="preserve">giá tiêu dùng </w:t>
        </w:r>
      </w:ins>
      <w:ins w:id="3452" w:author="nnvan" w:date="2011-03-25T13:58:00Z">
        <w:r w:rsidRPr="008D2924">
          <w:rPr>
            <w:color w:val="000000"/>
            <w:spacing w:val="6"/>
            <w:lang w:val="fr-FR"/>
            <w:rPrChange w:id="3453" w:author="nnvan" w:date="2011-03-28T09:08:00Z">
              <w:rPr>
                <w:rFonts w:ascii="Arial" w:hAnsi="Arial" w:cs="Arial"/>
                <w:b/>
                <w:color w:val="000000"/>
                <w:sz w:val="32"/>
                <w:szCs w:val="32"/>
              </w:rPr>
            </w:rPrChange>
          </w:rPr>
          <w:t xml:space="preserve">như: </w:t>
        </w:r>
      </w:ins>
      <w:ins w:id="3454" w:author="nnvan" w:date="2011-03-25T13:59:00Z">
        <w:r w:rsidRPr="008D2924">
          <w:rPr>
            <w:color w:val="000000"/>
            <w:spacing w:val="6"/>
            <w:lang w:val="fr-FR"/>
            <w:rPrChange w:id="3455" w:author="nnvan" w:date="2011-03-28T09:08:00Z">
              <w:rPr>
                <w:color w:val="000000"/>
              </w:rPr>
            </w:rPrChange>
          </w:rPr>
          <w:t>X</w:t>
        </w:r>
      </w:ins>
      <w:ins w:id="3456" w:author="nnvan" w:date="2011-03-25T13:58:00Z">
        <w:r w:rsidRPr="008D2924">
          <w:rPr>
            <w:color w:val="000000"/>
            <w:spacing w:val="6"/>
            <w:lang w:val="fr-FR"/>
            <w:rPrChange w:id="3457" w:author="nnvan" w:date="2011-03-28T09:08:00Z">
              <w:rPr>
                <w:rFonts w:ascii="Arial" w:hAnsi="Arial" w:cs="Arial"/>
                <w:b/>
                <w:color w:val="000000"/>
                <w:sz w:val="32"/>
                <w:szCs w:val="32"/>
              </w:rPr>
            </w:rPrChange>
          </w:rPr>
          <w:t xml:space="preserve">ăng, dầu, </w:t>
        </w:r>
      </w:ins>
      <w:ins w:id="3458" w:author="nnvan" w:date="2011-03-25T16:35:00Z">
        <w:r w:rsidR="004D23D3" w:rsidRPr="008D2924">
          <w:rPr>
            <w:color w:val="000000"/>
            <w:spacing w:val="6"/>
            <w:lang w:val="fr-FR"/>
            <w:rPrChange w:id="3459" w:author="nnvan" w:date="2011-03-28T09:08:00Z">
              <w:rPr>
                <w:color w:val="000000"/>
              </w:rPr>
            </w:rPrChange>
          </w:rPr>
          <w:t>thực phẩm</w:t>
        </w:r>
        <w:del w:id="3460" w:author="ptnam" w:date="2011-03-25T17:40:00Z">
          <w:r w:rsidR="004D23D3" w:rsidRPr="008D2924" w:rsidDel="00664090">
            <w:rPr>
              <w:color w:val="000000"/>
              <w:spacing w:val="6"/>
              <w:lang w:val="fr-FR"/>
              <w:rPrChange w:id="3461" w:author="nnvan" w:date="2011-03-28T09:08:00Z">
                <w:rPr>
                  <w:color w:val="000000"/>
                </w:rPr>
              </w:rPrChange>
            </w:rPr>
            <w:delText xml:space="preserve"> </w:delText>
          </w:r>
        </w:del>
      </w:ins>
      <w:ins w:id="3462" w:author="nnvan" w:date="2011-03-25T16:36:00Z">
        <w:r w:rsidR="004D23D3" w:rsidRPr="008D2924">
          <w:rPr>
            <w:color w:val="000000"/>
            <w:spacing w:val="6"/>
            <w:lang w:val="fr-FR"/>
            <w:rPrChange w:id="3463" w:author="nnvan" w:date="2011-03-28T09:08:00Z">
              <w:rPr>
                <w:color w:val="000000"/>
              </w:rPr>
            </w:rPrChange>
          </w:rPr>
          <w:t>…</w:t>
        </w:r>
      </w:ins>
      <w:ins w:id="3464" w:author="ptnam" w:date="2011-03-25T17:40:00Z">
        <w:r w:rsidR="00664090" w:rsidRPr="008D2924">
          <w:rPr>
            <w:color w:val="000000"/>
            <w:spacing w:val="6"/>
            <w:lang w:val="fr-FR"/>
            <w:rPrChange w:id="3465" w:author="nnvan" w:date="2011-03-28T09:08:00Z">
              <w:rPr>
                <w:color w:val="000000"/>
                <w:spacing w:val="2"/>
                <w:sz w:val="30"/>
                <w:szCs w:val="30"/>
                <w:lang w:val="de-DE"/>
              </w:rPr>
            </w:rPrChange>
          </w:rPr>
          <w:t xml:space="preserve"> </w:t>
        </w:r>
      </w:ins>
      <w:ins w:id="3466" w:author="nnvan" w:date="2011-03-25T13:58:00Z">
        <w:r w:rsidRPr="008D2924">
          <w:rPr>
            <w:color w:val="000000"/>
            <w:spacing w:val="6"/>
            <w:lang w:val="fr-FR"/>
            <w:rPrChange w:id="3467" w:author="nnvan" w:date="2011-03-28T09:08:00Z">
              <w:rPr>
                <w:rFonts w:ascii="Arial" w:hAnsi="Arial" w:cs="Arial"/>
                <w:b/>
                <w:color w:val="000000"/>
                <w:sz w:val="32"/>
                <w:szCs w:val="32"/>
              </w:rPr>
            </w:rPrChange>
          </w:rPr>
          <w:t xml:space="preserve">gây </w:t>
        </w:r>
      </w:ins>
      <w:ins w:id="3468" w:author="nnvan" w:date="2011-03-25T16:36:00Z">
        <w:r w:rsidR="004D23D3" w:rsidRPr="008D2924">
          <w:rPr>
            <w:color w:val="000000"/>
            <w:spacing w:val="6"/>
            <w:lang w:val="fr-FR"/>
            <w:rPrChange w:id="3469" w:author="nnvan" w:date="2011-03-28T09:08:00Z">
              <w:rPr>
                <w:color w:val="000000"/>
              </w:rPr>
            </w:rPrChange>
          </w:rPr>
          <w:t xml:space="preserve">tình trạng </w:t>
        </w:r>
      </w:ins>
      <w:ins w:id="3470" w:author="nnvan" w:date="2011-03-25T13:58:00Z">
        <w:r w:rsidRPr="008D2924">
          <w:rPr>
            <w:color w:val="000000"/>
            <w:spacing w:val="6"/>
            <w:lang w:val="fr-FR"/>
            <w:rPrChange w:id="3471" w:author="nnvan" w:date="2011-03-28T09:08:00Z">
              <w:rPr>
                <w:rFonts w:ascii="Arial" w:hAnsi="Arial" w:cs="Arial"/>
                <w:b/>
                <w:color w:val="000000"/>
                <w:sz w:val="32"/>
                <w:szCs w:val="32"/>
              </w:rPr>
            </w:rPrChange>
          </w:rPr>
          <w:t>khan hiếm</w:t>
        </w:r>
        <w:r w:rsidR="004D23D3" w:rsidRPr="008D2924">
          <w:rPr>
            <w:color w:val="000000"/>
            <w:spacing w:val="6"/>
            <w:lang w:val="fr-FR"/>
            <w:rPrChange w:id="3472" w:author="nnvan" w:date="2011-03-28T09:08:00Z">
              <w:rPr>
                <w:color w:val="000000"/>
              </w:rPr>
            </w:rPrChange>
          </w:rPr>
          <w:t xml:space="preserve"> </w:t>
        </w:r>
        <w:r w:rsidRPr="008D2924">
          <w:rPr>
            <w:color w:val="000000"/>
            <w:spacing w:val="6"/>
            <w:lang w:val="fr-FR"/>
            <w:rPrChange w:id="3473" w:author="nnvan" w:date="2011-03-28T09:08:00Z">
              <w:rPr>
                <w:rFonts w:ascii="Arial" w:hAnsi="Arial" w:cs="Arial"/>
                <w:b/>
                <w:color w:val="000000"/>
                <w:sz w:val="32"/>
                <w:szCs w:val="32"/>
              </w:rPr>
            </w:rPrChange>
          </w:rPr>
          <w:t xml:space="preserve">hàng hóa trên thị trường </w:t>
        </w:r>
        <w:r w:rsidRPr="008D2924">
          <w:rPr>
            <w:color w:val="000000"/>
            <w:spacing w:val="2"/>
            <w:lang w:val="fr-FR"/>
            <w:rPrChange w:id="3474" w:author="nnvan" w:date="2011-03-28T09:07:00Z">
              <w:rPr>
                <w:rFonts w:ascii="Arial" w:hAnsi="Arial" w:cs="Arial"/>
                <w:b/>
                <w:color w:val="000000"/>
                <w:sz w:val="32"/>
                <w:szCs w:val="32"/>
              </w:rPr>
            </w:rPrChange>
          </w:rPr>
          <w:t>trong nước</w:t>
        </w:r>
      </w:ins>
      <w:ins w:id="3475" w:author="nnvan" w:date="2011-03-25T13:59:00Z">
        <w:r w:rsidRPr="008D2924">
          <w:rPr>
            <w:color w:val="000000"/>
            <w:spacing w:val="2"/>
            <w:lang w:val="fr-FR"/>
            <w:rPrChange w:id="3476" w:author="nnvan" w:date="2011-03-28T09:07:00Z">
              <w:rPr>
                <w:color w:val="000000"/>
              </w:rPr>
            </w:rPrChange>
          </w:rPr>
          <w:t xml:space="preserve">. </w:t>
        </w:r>
        <w:r w:rsidRPr="008D2924">
          <w:rPr>
            <w:color w:val="333333"/>
            <w:spacing w:val="2"/>
            <w:rPrChange w:id="3477" w:author="nnvan" w:date="2011-03-28T09:07:00Z">
              <w:rPr>
                <w:color w:val="333333"/>
              </w:rPr>
            </w:rPrChange>
          </w:rPr>
          <w:t>K</w:t>
        </w:r>
        <w:r w:rsidRPr="008D2924">
          <w:rPr>
            <w:color w:val="000000"/>
            <w:spacing w:val="2"/>
            <w:rPrChange w:id="3478" w:author="nnvan" w:date="2011-03-28T09:07:00Z">
              <w:rPr>
                <w:color w:val="000000"/>
              </w:rPr>
            </w:rPrChange>
          </w:rPr>
          <w:t xml:space="preserve">iên quyết xử lý nghiêm các trường hợp vi phạm. </w:t>
        </w:r>
      </w:ins>
      <w:ins w:id="3479" w:author="nnvan" w:date="2011-03-25T13:58:00Z">
        <w:r w:rsidRPr="008D2924">
          <w:rPr>
            <w:color w:val="000000"/>
            <w:rPrChange w:id="3480" w:author="nnvan" w:date="2011-03-28T09:07:00Z">
              <w:rPr>
                <w:rFonts w:ascii="Arial" w:hAnsi="Arial" w:cs="Arial"/>
                <w:b/>
                <w:color w:val="000000"/>
                <w:sz w:val="32"/>
                <w:szCs w:val="32"/>
              </w:rPr>
            </w:rPrChange>
          </w:rPr>
          <w:t>Tiếp tục mở rộng đối tượng tham gia chương trình bình ổn giá</w:t>
        </w:r>
      </w:ins>
      <w:ins w:id="3481" w:author="nnvan" w:date="2011-03-25T16:36:00Z">
        <w:r w:rsidR="004D23D3" w:rsidRPr="008D2924">
          <w:rPr>
            <w:color w:val="000000"/>
            <w:rPrChange w:id="3482" w:author="nnvan" w:date="2011-03-28T09:07:00Z">
              <w:rPr>
                <w:color w:val="000000"/>
              </w:rPr>
            </w:rPrChange>
          </w:rPr>
          <w:t xml:space="preserve"> tại các địa phương</w:t>
        </w:r>
      </w:ins>
      <w:ins w:id="3483" w:author="nnvan" w:date="2011-03-25T13:58:00Z">
        <w:r w:rsidRPr="008D2924">
          <w:rPr>
            <w:color w:val="000000"/>
            <w:rPrChange w:id="3484" w:author="nnvan" w:date="2011-03-28T09:07:00Z">
              <w:rPr>
                <w:rFonts w:ascii="Arial" w:hAnsi="Arial" w:cs="Arial"/>
                <w:b/>
                <w:color w:val="000000"/>
                <w:sz w:val="32"/>
                <w:szCs w:val="32"/>
              </w:rPr>
            </w:rPrChange>
          </w:rPr>
          <w:t xml:space="preserve">, </w:t>
        </w:r>
      </w:ins>
      <w:ins w:id="3485" w:author="nnvan" w:date="2011-03-25T14:00:00Z">
        <w:r w:rsidRPr="008D2924">
          <w:rPr>
            <w:color w:val="000000"/>
            <w:rPrChange w:id="3486" w:author="nnvan" w:date="2011-03-28T09:07:00Z">
              <w:rPr>
                <w:color w:val="000000"/>
              </w:rPr>
            </w:rPrChange>
          </w:rPr>
          <w:t xml:space="preserve">đồng thời </w:t>
        </w:r>
      </w:ins>
      <w:ins w:id="3487" w:author="nnvan" w:date="2011-03-25T13:58:00Z">
        <w:r w:rsidRPr="008D2924">
          <w:rPr>
            <w:color w:val="000000"/>
            <w:rPrChange w:id="3488" w:author="nnvan" w:date="2011-03-28T09:07:00Z">
              <w:rPr>
                <w:rFonts w:ascii="Arial" w:hAnsi="Arial" w:cs="Arial"/>
                <w:b/>
                <w:color w:val="000000"/>
                <w:sz w:val="32"/>
                <w:szCs w:val="32"/>
              </w:rPr>
            </w:rPrChange>
          </w:rPr>
          <w:t>bổ sung các mặt hàng trong danh mục bình ổn</w:t>
        </w:r>
      </w:ins>
      <w:ins w:id="3489" w:author="nnvan" w:date="2011-03-25T16:37:00Z">
        <w:r w:rsidR="004D23D3" w:rsidRPr="008D2924">
          <w:rPr>
            <w:color w:val="000000"/>
            <w:rPrChange w:id="3490" w:author="nnvan" w:date="2011-03-28T09:07:00Z">
              <w:rPr>
                <w:color w:val="000000"/>
              </w:rPr>
            </w:rPrChange>
          </w:rPr>
          <w:t xml:space="preserve"> và </w:t>
        </w:r>
      </w:ins>
      <w:ins w:id="3491" w:author="nnvan" w:date="2011-03-25T14:00:00Z">
        <w:r w:rsidRPr="008D2924">
          <w:rPr>
            <w:color w:val="000000"/>
            <w:rPrChange w:id="3492" w:author="nnvan" w:date="2011-03-28T09:07:00Z">
              <w:rPr>
                <w:color w:val="000000"/>
              </w:rPr>
            </w:rPrChange>
          </w:rPr>
          <w:t xml:space="preserve">thực hiện </w:t>
        </w:r>
      </w:ins>
      <w:ins w:id="3493" w:author="nnvan" w:date="2011-03-25T13:58:00Z">
        <w:r w:rsidRPr="008D2924">
          <w:rPr>
            <w:color w:val="000000"/>
            <w:rPrChange w:id="3494" w:author="nnvan" w:date="2011-03-28T09:07:00Z">
              <w:rPr>
                <w:rFonts w:ascii="Arial" w:hAnsi="Arial" w:cs="Arial"/>
                <w:b/>
                <w:color w:val="000000"/>
                <w:sz w:val="32"/>
                <w:szCs w:val="32"/>
              </w:rPr>
            </w:rPrChange>
          </w:rPr>
          <w:t xml:space="preserve">điều </w:t>
        </w:r>
      </w:ins>
      <w:ins w:id="3495" w:author="nnvan" w:date="2011-03-25T14:00:00Z">
        <w:r w:rsidRPr="008D2924">
          <w:rPr>
            <w:color w:val="000000"/>
            <w:rPrChange w:id="3496" w:author="nnvan" w:date="2011-03-28T09:07:00Z">
              <w:rPr>
                <w:color w:val="000000"/>
              </w:rPr>
            </w:rPrChange>
          </w:rPr>
          <w:t>c</w:t>
        </w:r>
      </w:ins>
      <w:ins w:id="3497" w:author="nnvan" w:date="2011-03-25T13:58:00Z">
        <w:r w:rsidRPr="008D2924">
          <w:rPr>
            <w:color w:val="000000"/>
            <w:rPrChange w:id="3498" w:author="nnvan" w:date="2011-03-28T09:07:00Z">
              <w:rPr>
                <w:rFonts w:ascii="Arial" w:hAnsi="Arial" w:cs="Arial"/>
                <w:b/>
                <w:color w:val="000000"/>
                <w:sz w:val="32"/>
                <w:szCs w:val="32"/>
              </w:rPr>
            </w:rPrChange>
          </w:rPr>
          <w:t>hỉnh giá bán linh hoạt và phù hợp với diễn biến của thị trường.</w:t>
        </w:r>
      </w:ins>
    </w:p>
    <w:p w14:paraId="6AD2919E" w14:textId="77777777" w:rsidR="00484231" w:rsidRPr="008D2924" w:rsidRDefault="00484231" w:rsidP="002E4CB7">
      <w:pPr>
        <w:numPr>
          <w:ins w:id="3499" w:author="vtson" w:date="2011-03-25T14:01:00Z"/>
        </w:numPr>
        <w:spacing w:before="40" w:after="40" w:line="288" w:lineRule="auto"/>
        <w:ind w:firstLine="539"/>
        <w:jc w:val="both"/>
        <w:rPr>
          <w:ins w:id="3500" w:author="nnvan" w:date="2011-03-25T15:00:00Z"/>
          <w:color w:val="000000"/>
          <w:rPrChange w:id="3501" w:author="nnvan" w:date="2011-03-28T09:07:00Z">
            <w:rPr>
              <w:ins w:id="3502" w:author="nnvan" w:date="2011-03-25T15:00:00Z"/>
              <w:rFonts w:ascii="Arial" w:hAnsi="Arial" w:cs="Arial"/>
              <w:color w:val="000000"/>
              <w:sz w:val="32"/>
              <w:szCs w:val="32"/>
            </w:rPr>
          </w:rPrChange>
        </w:rPr>
        <w:pPrChange w:id="3503" w:author="ptnam" w:date="2011-03-25T17:35:00Z">
          <w:pPr>
            <w:spacing w:line="288" w:lineRule="auto"/>
            <w:ind w:firstLine="540"/>
            <w:jc w:val="both"/>
          </w:pPr>
        </w:pPrChange>
      </w:pPr>
      <w:ins w:id="3504" w:author="nnvan" w:date="2011-03-25T14:01:00Z">
        <w:r w:rsidRPr="008D2924">
          <w:rPr>
            <w:i/>
            <w:color w:val="000000"/>
            <w:rPrChange w:id="3505" w:author="nnvan" w:date="2011-03-28T09:07:00Z">
              <w:rPr>
                <w:rFonts w:ascii="Arial" w:hAnsi="Arial" w:cs="Arial"/>
                <w:color w:val="000000"/>
                <w:sz w:val="32"/>
                <w:szCs w:val="32"/>
              </w:rPr>
            </w:rPrChange>
          </w:rPr>
          <w:t>Hai là,</w:t>
        </w:r>
        <w:r w:rsidRPr="008D2924">
          <w:rPr>
            <w:color w:val="000000"/>
            <w:rPrChange w:id="3506" w:author="nnvan" w:date="2011-03-28T09:07:00Z">
              <w:rPr>
                <w:rFonts w:ascii="Arial" w:hAnsi="Arial" w:cs="Arial"/>
                <w:color w:val="000000"/>
                <w:sz w:val="32"/>
                <w:szCs w:val="32"/>
              </w:rPr>
            </w:rPrChange>
          </w:rPr>
          <w:t xml:space="preserve"> </w:t>
        </w:r>
      </w:ins>
      <w:ins w:id="3507" w:author="nnvan" w:date="2011-03-25T15:10:00Z">
        <w:r w:rsidR="00011575" w:rsidRPr="008D2924">
          <w:rPr>
            <w:color w:val="000000"/>
            <w:rPrChange w:id="3508" w:author="nnvan" w:date="2011-03-28T09:07:00Z">
              <w:rPr>
                <w:color w:val="000000"/>
              </w:rPr>
            </w:rPrChange>
          </w:rPr>
          <w:t xml:space="preserve">tiếp tục thực hiện </w:t>
        </w:r>
      </w:ins>
      <w:ins w:id="3509" w:author="nnvan" w:date="2011-03-25T14:01:00Z">
        <w:r w:rsidRPr="008D2924">
          <w:rPr>
            <w:color w:val="000000"/>
            <w:rPrChange w:id="3510" w:author="nnvan" w:date="2011-03-28T09:07:00Z">
              <w:rPr>
                <w:rFonts w:ascii="Arial" w:hAnsi="Arial" w:cs="Arial"/>
                <w:color w:val="000000"/>
                <w:sz w:val="32"/>
                <w:szCs w:val="32"/>
              </w:rPr>
            </w:rPrChange>
          </w:rPr>
          <w:t xml:space="preserve">kiểm tra, rà soát toàn bộ các dự án đầu tư từ nguồn vốn ngân sách và </w:t>
        </w:r>
      </w:ins>
      <w:ins w:id="3511" w:author="nnvan" w:date="2011-03-25T15:10:00Z">
        <w:r w:rsidR="00011575" w:rsidRPr="008D2924">
          <w:rPr>
            <w:color w:val="000000"/>
            <w:rPrChange w:id="3512" w:author="nnvan" w:date="2011-03-28T09:07:00Z">
              <w:rPr>
                <w:color w:val="000000"/>
              </w:rPr>
            </w:rPrChange>
          </w:rPr>
          <w:t>t</w:t>
        </w:r>
      </w:ins>
      <w:ins w:id="3513" w:author="nnvan" w:date="2011-03-25T14:01:00Z">
        <w:r w:rsidRPr="008D2924">
          <w:rPr>
            <w:color w:val="000000"/>
            <w:rPrChange w:id="3514" w:author="nnvan" w:date="2011-03-28T09:07:00Z">
              <w:rPr>
                <w:rFonts w:ascii="Arial" w:hAnsi="Arial" w:cs="Arial"/>
                <w:color w:val="000000"/>
                <w:sz w:val="32"/>
                <w:szCs w:val="32"/>
              </w:rPr>
            </w:rPrChange>
          </w:rPr>
          <w:t>rái phiếu Chính phủ đã được bố trí vốn năm 2011</w:t>
        </w:r>
      </w:ins>
      <w:ins w:id="3515" w:author="nnvan" w:date="2011-03-25T15:13:00Z">
        <w:r w:rsidR="00011575" w:rsidRPr="008D2924">
          <w:rPr>
            <w:color w:val="000000"/>
            <w:rPrChange w:id="3516" w:author="nnvan" w:date="2011-03-28T09:07:00Z">
              <w:rPr>
                <w:color w:val="000000"/>
              </w:rPr>
            </w:rPrChange>
          </w:rPr>
          <w:t xml:space="preserve">, qua đó </w:t>
        </w:r>
      </w:ins>
      <w:ins w:id="3517" w:author="nnvan" w:date="2011-03-25T14:01:00Z">
        <w:r w:rsidRPr="008D2924">
          <w:rPr>
            <w:color w:val="000000"/>
            <w:rPrChange w:id="3518" w:author="nnvan" w:date="2011-03-28T09:07:00Z">
              <w:rPr>
                <w:rFonts w:ascii="Arial" w:hAnsi="Arial" w:cs="Arial"/>
                <w:color w:val="000000"/>
                <w:sz w:val="32"/>
                <w:szCs w:val="32"/>
              </w:rPr>
            </w:rPrChange>
          </w:rPr>
          <w:t xml:space="preserve">xác định cụ thể những công trình, dự án </w:t>
        </w:r>
      </w:ins>
      <w:ins w:id="3519" w:author="nnvan" w:date="2011-03-25T15:12:00Z">
        <w:r w:rsidR="00011575" w:rsidRPr="008D2924">
          <w:rPr>
            <w:color w:val="000000"/>
            <w:rPrChange w:id="3520" w:author="nnvan" w:date="2011-03-28T09:07:00Z">
              <w:rPr>
                <w:color w:val="000000"/>
              </w:rPr>
            </w:rPrChange>
          </w:rPr>
          <w:t xml:space="preserve">không cấp </w:t>
        </w:r>
      </w:ins>
      <w:ins w:id="3521" w:author="nnvan" w:date="2011-03-25T15:11:00Z">
        <w:r w:rsidR="00011575" w:rsidRPr="008D2924">
          <w:rPr>
            <w:color w:val="000000"/>
            <w:rPrChange w:id="3522" w:author="nnvan" w:date="2011-03-28T09:07:00Z">
              <w:rPr>
                <w:color w:val="000000"/>
              </w:rPr>
            </w:rPrChange>
          </w:rPr>
          <w:t>thiết</w:t>
        </w:r>
      </w:ins>
      <w:ins w:id="3523" w:author="nnvan" w:date="2011-03-25T15:13:00Z">
        <w:r w:rsidR="00011575" w:rsidRPr="008D2924">
          <w:rPr>
            <w:color w:val="000000"/>
            <w:rPrChange w:id="3524" w:author="nnvan" w:date="2011-03-28T09:07:00Z">
              <w:rPr>
                <w:color w:val="000000"/>
              </w:rPr>
            </w:rPrChange>
          </w:rPr>
          <w:t xml:space="preserve"> để có hướng chỉ đạo </w:t>
        </w:r>
      </w:ins>
      <w:ins w:id="3525" w:author="nnvan" w:date="2011-03-25T14:01:00Z">
        <w:r w:rsidRPr="008D2924">
          <w:rPr>
            <w:color w:val="000000"/>
            <w:rPrChange w:id="3526" w:author="nnvan" w:date="2011-03-28T09:07:00Z">
              <w:rPr>
                <w:rFonts w:ascii="Arial" w:hAnsi="Arial" w:cs="Arial"/>
                <w:color w:val="000000"/>
                <w:sz w:val="32"/>
                <w:szCs w:val="32"/>
              </w:rPr>
            </w:rPrChange>
          </w:rPr>
          <w:t>ngừng, đình hoãn</w:t>
        </w:r>
      </w:ins>
      <w:ins w:id="3527" w:author="nnvan" w:date="2011-03-25T15:12:00Z">
        <w:r w:rsidR="00011575" w:rsidRPr="008D2924">
          <w:rPr>
            <w:color w:val="000000"/>
            <w:rPrChange w:id="3528" w:author="nnvan" w:date="2011-03-28T09:07:00Z">
              <w:rPr>
                <w:color w:val="000000"/>
              </w:rPr>
            </w:rPrChange>
          </w:rPr>
          <w:t xml:space="preserve"> hoặc </w:t>
        </w:r>
      </w:ins>
      <w:ins w:id="3529" w:author="nnvan" w:date="2011-03-25T14:01:00Z">
        <w:r w:rsidRPr="008D2924">
          <w:rPr>
            <w:color w:val="000000"/>
            <w:rPrChange w:id="3530" w:author="nnvan" w:date="2011-03-28T09:07:00Z">
              <w:rPr>
                <w:rFonts w:ascii="Arial" w:hAnsi="Arial" w:cs="Arial"/>
                <w:color w:val="000000"/>
                <w:sz w:val="32"/>
                <w:szCs w:val="32"/>
              </w:rPr>
            </w:rPrChange>
          </w:rPr>
          <w:t>gi</w:t>
        </w:r>
        <w:r w:rsidR="00011575" w:rsidRPr="008D2924">
          <w:rPr>
            <w:color w:val="000000"/>
            <w:rPrChange w:id="3531" w:author="nnvan" w:date="2011-03-28T09:07:00Z">
              <w:rPr>
                <w:color w:val="000000"/>
              </w:rPr>
            </w:rPrChange>
          </w:rPr>
          <w:t xml:space="preserve">ãn tiến độ thực hiện trong năm </w:t>
        </w:r>
      </w:ins>
      <w:ins w:id="3532" w:author="nnvan" w:date="2011-03-25T15:12:00Z">
        <w:r w:rsidR="00011575" w:rsidRPr="008D2924">
          <w:rPr>
            <w:color w:val="000000"/>
            <w:rPrChange w:id="3533" w:author="nnvan" w:date="2011-03-28T09:07:00Z">
              <w:rPr>
                <w:color w:val="000000"/>
              </w:rPr>
            </w:rPrChange>
          </w:rPr>
          <w:t>nay</w:t>
        </w:r>
      </w:ins>
      <w:ins w:id="3534" w:author="nnvan" w:date="2011-03-25T14:01:00Z">
        <w:r w:rsidRPr="008D2924">
          <w:rPr>
            <w:color w:val="000000"/>
            <w:rPrChange w:id="3535" w:author="nnvan" w:date="2011-03-28T09:07:00Z">
              <w:rPr>
                <w:rFonts w:ascii="Arial" w:hAnsi="Arial" w:cs="Arial"/>
                <w:color w:val="000000"/>
                <w:sz w:val="32"/>
                <w:szCs w:val="32"/>
              </w:rPr>
            </w:rPrChange>
          </w:rPr>
          <w:t xml:space="preserve">. </w:t>
        </w:r>
      </w:ins>
    </w:p>
    <w:p w14:paraId="2B2947A5" w14:textId="77777777" w:rsidR="00892F35" w:rsidRPr="008D2924" w:rsidRDefault="00011575" w:rsidP="002E4CB7">
      <w:pPr>
        <w:numPr>
          <w:ins w:id="3536" w:author="vtson" w:date="2011-03-25T15:18:00Z"/>
        </w:numPr>
        <w:spacing w:before="40" w:after="40" w:line="288" w:lineRule="auto"/>
        <w:ind w:firstLine="539"/>
        <w:jc w:val="both"/>
        <w:rPr>
          <w:ins w:id="3537" w:author="nnvan" w:date="2011-03-25T15:22:00Z"/>
          <w:spacing w:val="-2"/>
          <w:rPrChange w:id="3538" w:author="nnvan" w:date="2011-03-28T09:07:00Z">
            <w:rPr>
              <w:ins w:id="3539" w:author="nnvan" w:date="2011-03-25T15:22:00Z"/>
            </w:rPr>
          </w:rPrChange>
        </w:rPr>
        <w:pPrChange w:id="3540" w:author="ptnam" w:date="2011-03-25T17:35:00Z">
          <w:pPr>
            <w:spacing w:line="360" w:lineRule="auto"/>
            <w:ind w:firstLine="720"/>
          </w:pPr>
        </w:pPrChange>
      </w:pPr>
      <w:ins w:id="3541" w:author="nnvan" w:date="2011-03-25T15:14:00Z">
        <w:r w:rsidRPr="008D2924">
          <w:rPr>
            <w:i/>
            <w:color w:val="000000"/>
            <w:spacing w:val="-2"/>
            <w:rPrChange w:id="3542" w:author="nnvan" w:date="2011-03-28T09:07:00Z">
              <w:rPr>
                <w:rFonts w:ascii="Arial" w:hAnsi="Arial" w:cs="Arial"/>
                <w:color w:val="000000"/>
                <w:sz w:val="32"/>
                <w:szCs w:val="32"/>
              </w:rPr>
            </w:rPrChange>
          </w:rPr>
          <w:t>Ba là,</w:t>
        </w:r>
        <w:r w:rsidRPr="008D2924">
          <w:rPr>
            <w:color w:val="000000"/>
            <w:spacing w:val="-2"/>
            <w:rPrChange w:id="3543" w:author="nnvan" w:date="2011-03-28T09:07:00Z">
              <w:rPr>
                <w:rFonts w:ascii="Arial" w:hAnsi="Arial" w:cs="Arial"/>
                <w:color w:val="000000"/>
                <w:sz w:val="32"/>
                <w:szCs w:val="32"/>
              </w:rPr>
            </w:rPrChange>
          </w:rPr>
          <w:t xml:space="preserve"> ngân hàng </w:t>
        </w:r>
      </w:ins>
      <w:ins w:id="3544" w:author="nnvan" w:date="2011-03-25T16:31:00Z">
        <w:r w:rsidR="004D23D3" w:rsidRPr="008D2924">
          <w:rPr>
            <w:color w:val="000000"/>
            <w:spacing w:val="-2"/>
            <w:rPrChange w:id="3545" w:author="nnvan" w:date="2011-03-28T09:07:00Z">
              <w:rPr>
                <w:color w:val="000000"/>
              </w:rPr>
            </w:rPrChange>
          </w:rPr>
          <w:t xml:space="preserve">cần </w:t>
        </w:r>
      </w:ins>
      <w:ins w:id="3546" w:author="nnvan" w:date="2011-03-25T15:14:00Z">
        <w:r w:rsidRPr="008D2924">
          <w:rPr>
            <w:color w:val="000000"/>
            <w:spacing w:val="-2"/>
            <w:rPrChange w:id="3547" w:author="nnvan" w:date="2011-03-28T09:07:00Z">
              <w:rPr>
                <w:rFonts w:ascii="Arial" w:hAnsi="Arial" w:cs="Arial"/>
                <w:color w:val="000000"/>
                <w:sz w:val="32"/>
                <w:szCs w:val="32"/>
              </w:rPr>
            </w:rPrChange>
          </w:rPr>
          <w:t>có c</w:t>
        </w:r>
      </w:ins>
      <w:ins w:id="3548" w:author="nnvan" w:date="2011-03-25T15:00:00Z">
        <w:r w:rsidR="00531051" w:rsidRPr="008D2924">
          <w:rPr>
            <w:color w:val="333333"/>
            <w:spacing w:val="-2"/>
            <w:rPrChange w:id="3549" w:author="nnvan" w:date="2011-03-28T09:07:00Z">
              <w:rPr>
                <w:color w:val="333333"/>
                <w:sz w:val="32"/>
                <w:szCs w:val="32"/>
              </w:rPr>
            </w:rPrChange>
          </w:rPr>
          <w:t xml:space="preserve">hính sách lãi suất </w:t>
        </w:r>
      </w:ins>
      <w:ins w:id="3550" w:author="nnvan" w:date="2011-03-25T16:31:00Z">
        <w:r w:rsidR="004D23D3" w:rsidRPr="008D2924">
          <w:rPr>
            <w:color w:val="333333"/>
            <w:spacing w:val="-2"/>
            <w:rPrChange w:id="3551" w:author="nnvan" w:date="2011-03-28T09:07:00Z">
              <w:rPr>
                <w:color w:val="333333"/>
              </w:rPr>
            </w:rPrChange>
          </w:rPr>
          <w:t xml:space="preserve">linh hoạt và </w:t>
        </w:r>
      </w:ins>
      <w:ins w:id="3552" w:author="nnvan" w:date="2011-03-25T15:00:00Z">
        <w:r w:rsidR="00531051" w:rsidRPr="008D2924">
          <w:rPr>
            <w:color w:val="333333"/>
            <w:spacing w:val="-2"/>
            <w:rPrChange w:id="3553" w:author="nnvan" w:date="2011-03-28T09:07:00Z">
              <w:rPr>
                <w:color w:val="333333"/>
                <w:sz w:val="32"/>
                <w:szCs w:val="32"/>
              </w:rPr>
            </w:rPrChange>
          </w:rPr>
          <w:t xml:space="preserve">phù hợp, </w:t>
        </w:r>
      </w:ins>
      <w:ins w:id="3554" w:author="nnvan" w:date="2011-03-25T15:15:00Z">
        <w:r w:rsidRPr="008D2924">
          <w:rPr>
            <w:color w:val="333333"/>
            <w:spacing w:val="-2"/>
            <w:rPrChange w:id="3555" w:author="nnvan" w:date="2011-03-28T09:07:00Z">
              <w:rPr>
                <w:color w:val="333333"/>
                <w:sz w:val="32"/>
                <w:szCs w:val="32"/>
              </w:rPr>
            </w:rPrChange>
          </w:rPr>
          <w:t xml:space="preserve">vừa </w:t>
        </w:r>
      </w:ins>
      <w:ins w:id="3556" w:author="nnvan" w:date="2011-03-25T15:00:00Z">
        <w:r w:rsidR="00531051" w:rsidRPr="008D2924">
          <w:rPr>
            <w:color w:val="333333"/>
            <w:spacing w:val="-2"/>
            <w:rPrChange w:id="3557" w:author="nnvan" w:date="2011-03-28T09:07:00Z">
              <w:rPr>
                <w:color w:val="333333"/>
                <w:sz w:val="32"/>
                <w:szCs w:val="32"/>
              </w:rPr>
            </w:rPrChange>
          </w:rPr>
          <w:t xml:space="preserve">bảo đảm </w:t>
        </w:r>
      </w:ins>
      <w:ins w:id="3558" w:author="nnvan" w:date="2011-03-25T15:14:00Z">
        <w:r w:rsidRPr="008D2924">
          <w:rPr>
            <w:color w:val="333333"/>
            <w:spacing w:val="-2"/>
            <w:rPrChange w:id="3559" w:author="nnvan" w:date="2011-03-28T09:07:00Z">
              <w:rPr>
                <w:color w:val="333333"/>
                <w:sz w:val="32"/>
                <w:szCs w:val="32"/>
              </w:rPr>
            </w:rPrChange>
          </w:rPr>
          <w:t xml:space="preserve">lợi ích </w:t>
        </w:r>
      </w:ins>
      <w:ins w:id="3560" w:author="nnvan" w:date="2011-03-25T15:15:00Z">
        <w:r w:rsidRPr="008D2924">
          <w:rPr>
            <w:color w:val="333333"/>
            <w:spacing w:val="-2"/>
            <w:rPrChange w:id="3561" w:author="nnvan" w:date="2011-03-28T09:07:00Z">
              <w:rPr>
                <w:color w:val="333333"/>
                <w:sz w:val="32"/>
                <w:szCs w:val="32"/>
              </w:rPr>
            </w:rPrChange>
          </w:rPr>
          <w:t xml:space="preserve">cho các đối tượng có </w:t>
        </w:r>
      </w:ins>
      <w:ins w:id="3562" w:author="nnvan" w:date="2011-03-25T15:14:00Z">
        <w:r w:rsidRPr="008D2924">
          <w:rPr>
            <w:color w:val="333333"/>
            <w:spacing w:val="-2"/>
            <w:rPrChange w:id="3563" w:author="nnvan" w:date="2011-03-28T09:07:00Z">
              <w:rPr>
                <w:color w:val="333333"/>
                <w:sz w:val="32"/>
                <w:szCs w:val="32"/>
              </w:rPr>
            </w:rPrChange>
          </w:rPr>
          <w:t>tiền gửi</w:t>
        </w:r>
      </w:ins>
      <w:ins w:id="3564" w:author="nnvan" w:date="2011-03-25T15:15:00Z">
        <w:r w:rsidRPr="008D2924">
          <w:rPr>
            <w:color w:val="333333"/>
            <w:spacing w:val="-2"/>
            <w:rPrChange w:id="3565" w:author="nnvan" w:date="2011-03-28T09:07:00Z">
              <w:rPr>
                <w:color w:val="333333"/>
                <w:sz w:val="32"/>
                <w:szCs w:val="32"/>
              </w:rPr>
            </w:rPrChange>
          </w:rPr>
          <w:t xml:space="preserve">, vừa </w:t>
        </w:r>
      </w:ins>
      <w:ins w:id="3566" w:author="nnvan" w:date="2011-03-25T16:31:00Z">
        <w:r w:rsidR="004D23D3" w:rsidRPr="008D2924">
          <w:rPr>
            <w:color w:val="333333"/>
            <w:spacing w:val="-2"/>
            <w:rPrChange w:id="3567" w:author="nnvan" w:date="2011-03-28T09:07:00Z">
              <w:rPr>
                <w:color w:val="333333"/>
              </w:rPr>
            </w:rPrChange>
          </w:rPr>
          <w:t xml:space="preserve">tạo điều kiện cho các doanh nghiệp </w:t>
        </w:r>
      </w:ins>
      <w:ins w:id="3568" w:author="nnvan" w:date="2011-03-25T15:00:00Z">
        <w:r w:rsidR="00531051" w:rsidRPr="008D2924">
          <w:rPr>
            <w:color w:val="333333"/>
            <w:spacing w:val="-2"/>
            <w:rPrChange w:id="3569" w:author="nnvan" w:date="2011-03-28T09:07:00Z">
              <w:rPr>
                <w:color w:val="333333"/>
                <w:sz w:val="32"/>
                <w:szCs w:val="32"/>
              </w:rPr>
            </w:rPrChange>
          </w:rPr>
          <w:t>duy trì</w:t>
        </w:r>
      </w:ins>
      <w:ins w:id="3570" w:author="nnvan" w:date="2011-03-25T16:32:00Z">
        <w:r w:rsidR="004D23D3" w:rsidRPr="008D2924">
          <w:rPr>
            <w:color w:val="333333"/>
            <w:spacing w:val="-2"/>
            <w:rPrChange w:id="3571" w:author="nnvan" w:date="2011-03-28T09:07:00Z">
              <w:rPr>
                <w:color w:val="333333"/>
              </w:rPr>
            </w:rPrChange>
          </w:rPr>
          <w:t>, phát triển</w:t>
        </w:r>
      </w:ins>
      <w:ins w:id="3572" w:author="nnvan" w:date="2011-03-25T15:00:00Z">
        <w:r w:rsidR="00531051" w:rsidRPr="008D2924">
          <w:rPr>
            <w:color w:val="333333"/>
            <w:spacing w:val="-2"/>
            <w:rPrChange w:id="3573" w:author="nnvan" w:date="2011-03-28T09:07:00Z">
              <w:rPr>
                <w:color w:val="333333"/>
                <w:sz w:val="32"/>
                <w:szCs w:val="32"/>
              </w:rPr>
            </w:rPrChange>
          </w:rPr>
          <w:t xml:space="preserve"> sản xuất kinh doanh</w:t>
        </w:r>
      </w:ins>
      <w:ins w:id="3574" w:author="nnvan" w:date="2011-03-25T15:16:00Z">
        <w:r w:rsidR="00892F35" w:rsidRPr="008D2924">
          <w:rPr>
            <w:color w:val="333333"/>
            <w:spacing w:val="-2"/>
            <w:rPrChange w:id="3575" w:author="nnvan" w:date="2011-03-28T09:07:00Z">
              <w:rPr>
                <w:color w:val="333333"/>
                <w:sz w:val="32"/>
                <w:szCs w:val="32"/>
              </w:rPr>
            </w:rPrChange>
          </w:rPr>
          <w:t>.</w:t>
        </w:r>
      </w:ins>
      <w:ins w:id="3576" w:author="nnvan" w:date="2011-03-25T15:17:00Z">
        <w:r w:rsidR="00892F35" w:rsidRPr="008D2924">
          <w:rPr>
            <w:color w:val="333333"/>
            <w:spacing w:val="-2"/>
            <w:rPrChange w:id="3577" w:author="nnvan" w:date="2011-03-28T09:07:00Z">
              <w:rPr>
                <w:color w:val="333333"/>
                <w:sz w:val="32"/>
                <w:szCs w:val="32"/>
              </w:rPr>
            </w:rPrChange>
          </w:rPr>
          <w:t xml:space="preserve"> </w:t>
        </w:r>
      </w:ins>
      <w:ins w:id="3578" w:author="nnvan" w:date="2011-03-25T15:00:00Z">
        <w:r w:rsidR="00531051" w:rsidRPr="008D2924">
          <w:rPr>
            <w:color w:val="000000"/>
            <w:spacing w:val="-2"/>
            <w:rPrChange w:id="3579" w:author="nnvan" w:date="2011-03-28T09:07:00Z">
              <w:rPr>
                <w:rFonts w:ascii="Arial" w:hAnsi="Arial" w:cs="Arial"/>
                <w:color w:val="000000"/>
                <w:sz w:val="32"/>
                <w:szCs w:val="32"/>
              </w:rPr>
            </w:rPrChange>
          </w:rPr>
          <w:t>Tăng cường quản lý ngoại hối và kiểm soát chặt chẽ hoạt động kinh doanh vàng</w:t>
        </w:r>
      </w:ins>
      <w:ins w:id="3580" w:author="nnvan" w:date="2011-03-25T15:18:00Z">
        <w:r w:rsidR="00892F35" w:rsidRPr="008D2924">
          <w:rPr>
            <w:color w:val="000000"/>
            <w:spacing w:val="-2"/>
            <w:rPrChange w:id="3581" w:author="nnvan" w:date="2011-03-28T09:07:00Z">
              <w:rPr>
                <w:rFonts w:ascii="Arial" w:hAnsi="Arial" w:cs="Arial"/>
                <w:color w:val="000000"/>
                <w:sz w:val="32"/>
                <w:szCs w:val="32"/>
              </w:rPr>
            </w:rPrChange>
          </w:rPr>
          <w:t xml:space="preserve">. </w:t>
        </w:r>
        <w:r w:rsidR="00892F35" w:rsidRPr="008D2924">
          <w:rPr>
            <w:spacing w:val="-2"/>
            <w:rPrChange w:id="3582" w:author="nnvan" w:date="2011-03-28T09:07:00Z">
              <w:rPr>
                <w:b/>
                <w:sz w:val="32"/>
                <w:szCs w:val="32"/>
              </w:rPr>
            </w:rPrChange>
          </w:rPr>
          <w:t xml:space="preserve">Xử lý kiên quyết và nghiêm các trường hợp buôn lậu vàng và </w:t>
        </w:r>
      </w:ins>
      <w:ins w:id="3583" w:author="nnvan" w:date="2011-03-25T16:38:00Z">
        <w:r w:rsidR="004D23D3" w:rsidRPr="008D2924">
          <w:rPr>
            <w:spacing w:val="-2"/>
            <w:rPrChange w:id="3584" w:author="nnvan" w:date="2011-03-28T09:07:00Z">
              <w:rPr/>
            </w:rPrChange>
          </w:rPr>
          <w:t>đô la</w:t>
        </w:r>
      </w:ins>
      <w:ins w:id="3585" w:author="nnvan" w:date="2011-03-25T15:18:00Z">
        <w:r w:rsidR="00892F35" w:rsidRPr="008D2924">
          <w:rPr>
            <w:spacing w:val="-2"/>
            <w:rPrChange w:id="3586" w:author="nnvan" w:date="2011-03-28T09:07:00Z">
              <w:rPr>
                <w:b/>
                <w:sz w:val="32"/>
                <w:szCs w:val="32"/>
              </w:rPr>
            </w:rPrChange>
          </w:rPr>
          <w:t>.</w:t>
        </w:r>
      </w:ins>
      <w:ins w:id="3587" w:author="nnvan" w:date="2011-03-25T15:20:00Z">
        <w:r w:rsidR="00892F35" w:rsidRPr="008D2924">
          <w:rPr>
            <w:spacing w:val="-2"/>
            <w:rPrChange w:id="3588" w:author="nnvan" w:date="2011-03-28T09:07:00Z">
              <w:rPr/>
            </w:rPrChange>
          </w:rPr>
          <w:t xml:space="preserve"> Khẩn trương có quy định cụ thể về việc kinh doanh vàng miếng</w:t>
        </w:r>
      </w:ins>
      <w:ins w:id="3589" w:author="nnvan" w:date="2011-03-25T15:21:00Z">
        <w:r w:rsidR="00892F35" w:rsidRPr="008D2924">
          <w:rPr>
            <w:spacing w:val="-2"/>
            <w:rPrChange w:id="3590" w:author="nnvan" w:date="2011-03-28T09:07:00Z">
              <w:rPr/>
            </w:rPrChange>
          </w:rPr>
          <w:t xml:space="preserve"> nhằm sớm ổn định thị trường vàng trong nước.</w:t>
        </w:r>
      </w:ins>
    </w:p>
    <w:p w14:paraId="69AE587C" w14:textId="77777777" w:rsidR="00531051" w:rsidRPr="008D2924" w:rsidRDefault="00892F35" w:rsidP="002E4CB7">
      <w:pPr>
        <w:numPr>
          <w:ins w:id="3591" w:author="vtson" w:date="2011-03-25T15:00:00Z"/>
        </w:numPr>
        <w:spacing w:before="40" w:after="40" w:line="288" w:lineRule="auto"/>
        <w:ind w:firstLine="539"/>
        <w:jc w:val="both"/>
        <w:rPr>
          <w:ins w:id="3592" w:author="nnvan" w:date="2011-03-25T16:14:00Z"/>
          <w:color w:val="000000"/>
          <w:rPrChange w:id="3593" w:author="nnvan" w:date="2011-03-28T09:07:00Z">
            <w:rPr>
              <w:ins w:id="3594" w:author="nnvan" w:date="2011-03-25T16:14:00Z"/>
              <w:color w:val="000000"/>
            </w:rPr>
          </w:rPrChange>
        </w:rPr>
        <w:pPrChange w:id="3595" w:author="ptnam" w:date="2011-03-25T17:35:00Z">
          <w:pPr>
            <w:spacing w:line="360" w:lineRule="auto"/>
            <w:ind w:firstLine="540"/>
            <w:jc w:val="both"/>
          </w:pPr>
        </w:pPrChange>
      </w:pPr>
      <w:ins w:id="3596" w:author="nnvan" w:date="2011-03-25T15:22:00Z">
        <w:r w:rsidRPr="008D2924">
          <w:rPr>
            <w:i/>
            <w:rPrChange w:id="3597" w:author="nnvan" w:date="2011-03-28T09:07:00Z">
              <w:rPr/>
            </w:rPrChange>
          </w:rPr>
          <w:t>Bốn là,</w:t>
        </w:r>
        <w:r w:rsidRPr="008D2924">
          <w:rPr>
            <w:rPrChange w:id="3598" w:author="nnvan" w:date="2011-03-28T09:07:00Z">
              <w:rPr/>
            </w:rPrChange>
          </w:rPr>
          <w:t xml:space="preserve"> các </w:t>
        </w:r>
      </w:ins>
      <w:ins w:id="3599" w:author="nnvan" w:date="2011-03-25T15:00:00Z">
        <w:r w:rsidR="00531051" w:rsidRPr="008D2924">
          <w:rPr>
            <w:color w:val="000000"/>
            <w:rPrChange w:id="3600" w:author="nnvan" w:date="2011-03-28T09:07:00Z">
              <w:rPr>
                <w:rFonts w:ascii="Arial" w:hAnsi="Arial" w:cs="Arial"/>
                <w:color w:val="000000"/>
                <w:sz w:val="32"/>
                <w:szCs w:val="32"/>
              </w:rPr>
            </w:rPrChange>
          </w:rPr>
          <w:t xml:space="preserve">ngân hàng thương mại </w:t>
        </w:r>
      </w:ins>
      <w:ins w:id="3601" w:author="nnvan" w:date="2011-03-25T15:22:00Z">
        <w:r w:rsidRPr="008D2924">
          <w:rPr>
            <w:color w:val="000000"/>
            <w:rPrChange w:id="3602" w:author="nnvan" w:date="2011-03-28T09:07:00Z">
              <w:rPr>
                <w:rFonts w:ascii="Arial" w:hAnsi="Arial" w:cs="Arial"/>
                <w:color w:val="000000"/>
                <w:sz w:val="32"/>
                <w:szCs w:val="32"/>
              </w:rPr>
            </w:rPrChange>
          </w:rPr>
          <w:t xml:space="preserve">cần </w:t>
        </w:r>
      </w:ins>
      <w:ins w:id="3603" w:author="nnvan" w:date="2011-03-25T15:00:00Z">
        <w:r w:rsidR="00531051" w:rsidRPr="008D2924">
          <w:rPr>
            <w:color w:val="000000"/>
            <w:rPrChange w:id="3604" w:author="nnvan" w:date="2011-03-28T09:07:00Z">
              <w:rPr>
                <w:rFonts w:ascii="Arial" w:hAnsi="Arial" w:cs="Arial"/>
                <w:color w:val="000000"/>
                <w:sz w:val="32"/>
                <w:szCs w:val="32"/>
              </w:rPr>
            </w:rPrChange>
          </w:rPr>
          <w:t xml:space="preserve">ưu tiên cho vay ngoại tệ nhập khẩu các mặt hàng thiết yếu phục vụ sản xuất mà trong nước </w:t>
        </w:r>
      </w:ins>
      <w:ins w:id="3605" w:author="nnvan" w:date="2011-03-25T16:40:00Z">
        <w:r w:rsidR="004D23D3" w:rsidRPr="008D2924">
          <w:rPr>
            <w:color w:val="000000"/>
            <w:rPrChange w:id="3606" w:author="nnvan" w:date="2011-03-28T09:07:00Z">
              <w:rPr>
                <w:color w:val="000000"/>
              </w:rPr>
            </w:rPrChange>
          </w:rPr>
          <w:t xml:space="preserve">chưa có hoặc </w:t>
        </w:r>
      </w:ins>
      <w:ins w:id="3607" w:author="nnvan" w:date="2011-03-25T15:00:00Z">
        <w:r w:rsidR="00531051" w:rsidRPr="008D2924">
          <w:rPr>
            <w:color w:val="000000"/>
            <w:rPrChange w:id="3608" w:author="nnvan" w:date="2011-03-28T09:07:00Z">
              <w:rPr>
                <w:rFonts w:ascii="Arial" w:hAnsi="Arial" w:cs="Arial"/>
                <w:color w:val="000000"/>
                <w:sz w:val="32"/>
                <w:szCs w:val="32"/>
              </w:rPr>
            </w:rPrChange>
          </w:rPr>
          <w:t xml:space="preserve">còn thiếu; hạn chế cho vay ngoại tệ nhập </w:t>
        </w:r>
      </w:ins>
      <w:ins w:id="3609" w:author="nnvan" w:date="2011-03-25T16:13:00Z">
        <w:r w:rsidR="00377133" w:rsidRPr="008D2924">
          <w:rPr>
            <w:color w:val="000000"/>
            <w:rPrChange w:id="3610" w:author="nnvan" w:date="2011-03-28T09:07:00Z">
              <w:rPr>
                <w:color w:val="000000"/>
              </w:rPr>
            </w:rPrChange>
          </w:rPr>
          <w:t xml:space="preserve">khẩu </w:t>
        </w:r>
      </w:ins>
      <w:ins w:id="3611" w:author="nnvan" w:date="2011-03-25T15:00:00Z">
        <w:r w:rsidR="00531051" w:rsidRPr="008D2924">
          <w:rPr>
            <w:color w:val="000000"/>
            <w:rPrChange w:id="3612" w:author="nnvan" w:date="2011-03-28T09:07:00Z">
              <w:rPr>
                <w:rFonts w:ascii="Arial" w:hAnsi="Arial" w:cs="Arial"/>
                <w:color w:val="000000"/>
                <w:sz w:val="32"/>
                <w:szCs w:val="32"/>
              </w:rPr>
            </w:rPrChange>
          </w:rPr>
          <w:t xml:space="preserve">những mặt hàng xa xỉ và </w:t>
        </w:r>
        <w:r w:rsidR="004D23D3" w:rsidRPr="008D2924">
          <w:rPr>
            <w:color w:val="000000"/>
            <w:rPrChange w:id="3613" w:author="nnvan" w:date="2011-03-28T09:07:00Z">
              <w:rPr>
                <w:color w:val="000000"/>
              </w:rPr>
            </w:rPrChange>
          </w:rPr>
          <w:t xml:space="preserve">hàng tiêu dùng </w:t>
        </w:r>
        <w:r w:rsidR="00531051" w:rsidRPr="008D2924">
          <w:rPr>
            <w:color w:val="000000"/>
            <w:rPrChange w:id="3614" w:author="nnvan" w:date="2011-03-28T09:07:00Z">
              <w:rPr>
                <w:rFonts w:ascii="Arial" w:hAnsi="Arial" w:cs="Arial"/>
                <w:color w:val="000000"/>
                <w:sz w:val="32"/>
                <w:szCs w:val="32"/>
              </w:rPr>
            </w:rPrChange>
          </w:rPr>
          <w:t xml:space="preserve">trong nước đã sản xuất được. </w:t>
        </w:r>
      </w:ins>
    </w:p>
    <w:p w14:paraId="60857B31" w14:textId="77777777" w:rsidR="00377133" w:rsidRPr="008D2924" w:rsidRDefault="00377133" w:rsidP="002E4CB7">
      <w:pPr>
        <w:numPr>
          <w:ins w:id="3615" w:author="vtson" w:date="2011-03-25T16:18:00Z"/>
        </w:numPr>
        <w:spacing w:before="40" w:after="40" w:line="288" w:lineRule="auto"/>
        <w:ind w:firstLine="539"/>
        <w:jc w:val="both"/>
        <w:rPr>
          <w:ins w:id="3616" w:author="nnvan" w:date="2011-03-25T16:18:00Z"/>
          <w:rPrChange w:id="3617" w:author="nnvan" w:date="2011-03-28T09:07:00Z">
            <w:rPr>
              <w:ins w:id="3618" w:author="nnvan" w:date="2011-03-25T16:18:00Z"/>
              <w:sz w:val="32"/>
              <w:szCs w:val="32"/>
            </w:rPr>
          </w:rPrChange>
        </w:rPr>
        <w:pPrChange w:id="3619" w:author="ptnam" w:date="2011-03-25T17:35:00Z">
          <w:pPr>
            <w:spacing w:line="360" w:lineRule="auto"/>
          </w:pPr>
        </w:pPrChange>
      </w:pPr>
      <w:ins w:id="3620" w:author="nnvan" w:date="2011-03-25T16:14:00Z">
        <w:r w:rsidRPr="008D2924">
          <w:rPr>
            <w:i/>
            <w:color w:val="000000"/>
            <w:rPrChange w:id="3621" w:author="nnvan" w:date="2011-03-28T09:07:00Z">
              <w:rPr>
                <w:color w:val="000000"/>
              </w:rPr>
            </w:rPrChange>
          </w:rPr>
          <w:t>Năm là,</w:t>
        </w:r>
        <w:r w:rsidRPr="008D2924">
          <w:rPr>
            <w:color w:val="000000"/>
            <w:rPrChange w:id="3622" w:author="nnvan" w:date="2011-03-28T09:07:00Z">
              <w:rPr>
                <w:color w:val="000000"/>
              </w:rPr>
            </w:rPrChange>
          </w:rPr>
          <w:t xml:space="preserve"> </w:t>
        </w:r>
      </w:ins>
      <w:ins w:id="3623" w:author="nnvan" w:date="2011-03-25T16:16:00Z">
        <w:r w:rsidRPr="008D2924">
          <w:rPr>
            <w:color w:val="000000"/>
            <w:rPrChange w:id="3624" w:author="nnvan" w:date="2011-03-28T09:07:00Z">
              <w:rPr>
                <w:color w:val="000000"/>
              </w:rPr>
            </w:rPrChange>
          </w:rPr>
          <w:t>t</w:t>
        </w:r>
      </w:ins>
      <w:ins w:id="3625" w:author="nnvan" w:date="2011-03-25T16:14:00Z">
        <w:r w:rsidRPr="008D2924">
          <w:rPr>
            <w:rPrChange w:id="3626" w:author="nnvan" w:date="2011-03-28T09:07:00Z">
              <w:rPr>
                <w:sz w:val="32"/>
                <w:szCs w:val="32"/>
              </w:rPr>
            </w:rPrChange>
          </w:rPr>
          <w:t xml:space="preserve">hực hiện kịp thời </w:t>
        </w:r>
      </w:ins>
      <w:ins w:id="3627" w:author="nnvan" w:date="2011-03-25T16:17:00Z">
        <w:r w:rsidRPr="008D2924">
          <w:rPr>
            <w:rPrChange w:id="3628" w:author="nnvan" w:date="2011-03-28T09:07:00Z">
              <w:rPr>
                <w:sz w:val="32"/>
                <w:szCs w:val="32"/>
              </w:rPr>
            </w:rPrChange>
          </w:rPr>
          <w:t xml:space="preserve">và đầy đủ </w:t>
        </w:r>
      </w:ins>
      <w:ins w:id="3629" w:author="nnvan" w:date="2011-03-25T16:14:00Z">
        <w:r w:rsidRPr="008D2924">
          <w:rPr>
            <w:rPrChange w:id="3630" w:author="nnvan" w:date="2011-03-28T09:07:00Z">
              <w:rPr>
                <w:sz w:val="32"/>
                <w:szCs w:val="32"/>
              </w:rPr>
            </w:rPrChange>
          </w:rPr>
          <w:t>việc trợ giá tiền điện cho các đối tượng được hưởng</w:t>
        </w:r>
      </w:ins>
      <w:ins w:id="3631" w:author="nnvan" w:date="2011-03-25T16:17:00Z">
        <w:r w:rsidRPr="008D2924">
          <w:rPr>
            <w:rPrChange w:id="3632" w:author="nnvan" w:date="2011-03-28T09:07:00Z">
              <w:rPr>
                <w:sz w:val="32"/>
                <w:szCs w:val="32"/>
              </w:rPr>
            </w:rPrChange>
          </w:rPr>
          <w:t xml:space="preserve">. </w:t>
        </w:r>
      </w:ins>
      <w:ins w:id="3633" w:author="nnvan" w:date="2011-03-25T16:18:00Z">
        <w:r w:rsidRPr="008D2924">
          <w:rPr>
            <w:rPrChange w:id="3634" w:author="nnvan" w:date="2011-03-28T09:07:00Z">
              <w:rPr>
                <w:sz w:val="32"/>
                <w:szCs w:val="32"/>
              </w:rPr>
            </w:rPrChange>
          </w:rPr>
          <w:t xml:space="preserve">Tăng cường huy động các nguồn lực giúp đỡ người nghèo. Đẩy mạnh </w:t>
        </w:r>
      </w:ins>
      <w:ins w:id="3635" w:author="nnvan" w:date="2011-03-25T16:20:00Z">
        <w:r w:rsidRPr="008D2924">
          <w:rPr>
            <w:rPrChange w:id="3636" w:author="nnvan" w:date="2011-03-28T09:07:00Z">
              <w:rPr/>
            </w:rPrChange>
          </w:rPr>
          <w:t xml:space="preserve">việc </w:t>
        </w:r>
      </w:ins>
      <w:ins w:id="3637" w:author="nnvan" w:date="2011-03-25T16:18:00Z">
        <w:r w:rsidRPr="008D2924">
          <w:rPr>
            <w:rPrChange w:id="3638" w:author="nnvan" w:date="2011-03-28T09:07:00Z">
              <w:rPr>
                <w:sz w:val="32"/>
                <w:szCs w:val="32"/>
              </w:rPr>
            </w:rPrChange>
          </w:rPr>
          <w:t xml:space="preserve">vận động nhân dân </w:t>
        </w:r>
      </w:ins>
      <w:ins w:id="3639" w:author="nnvan" w:date="2011-03-25T16:20:00Z">
        <w:r w:rsidRPr="008D2924">
          <w:rPr>
            <w:rPrChange w:id="3640" w:author="nnvan" w:date="2011-03-28T09:07:00Z">
              <w:rPr/>
            </w:rPrChange>
          </w:rPr>
          <w:t xml:space="preserve">cả nước </w:t>
        </w:r>
      </w:ins>
      <w:ins w:id="3641" w:author="nnvan" w:date="2011-03-25T16:18:00Z">
        <w:r w:rsidRPr="008D2924">
          <w:rPr>
            <w:rPrChange w:id="3642" w:author="nnvan" w:date="2011-03-28T09:07:00Z">
              <w:rPr>
                <w:sz w:val="32"/>
                <w:szCs w:val="32"/>
              </w:rPr>
            </w:rPrChange>
          </w:rPr>
          <w:t>hưởng ứng phong trào tương trợ</w:t>
        </w:r>
      </w:ins>
      <w:ins w:id="3643" w:author="nnvan" w:date="2011-03-25T16:19:00Z">
        <w:r w:rsidRPr="008D2924">
          <w:rPr>
            <w:rPrChange w:id="3644" w:author="nnvan" w:date="2011-03-28T09:07:00Z">
              <w:rPr>
                <w:sz w:val="32"/>
                <w:szCs w:val="32"/>
              </w:rPr>
            </w:rPrChange>
          </w:rPr>
          <w:t>,</w:t>
        </w:r>
      </w:ins>
      <w:ins w:id="3645" w:author="nnvan" w:date="2011-03-25T16:18:00Z">
        <w:r w:rsidRPr="008D2924">
          <w:rPr>
            <w:rPrChange w:id="3646" w:author="nnvan" w:date="2011-03-28T09:07:00Z">
              <w:rPr>
                <w:sz w:val="32"/>
                <w:szCs w:val="32"/>
              </w:rPr>
            </w:rPrChange>
          </w:rPr>
          <w:t xml:space="preserve"> chia s</w:t>
        </w:r>
      </w:ins>
      <w:ins w:id="3647" w:author="nnvan" w:date="2011-03-25T16:19:00Z">
        <w:r w:rsidRPr="008D2924">
          <w:rPr>
            <w:rPrChange w:id="3648" w:author="nnvan" w:date="2011-03-28T09:07:00Z">
              <w:rPr>
                <w:sz w:val="32"/>
                <w:szCs w:val="32"/>
              </w:rPr>
            </w:rPrChange>
          </w:rPr>
          <w:t>ẻ</w:t>
        </w:r>
      </w:ins>
      <w:ins w:id="3649" w:author="nnvan" w:date="2011-03-25T16:18:00Z">
        <w:r w:rsidRPr="008D2924">
          <w:rPr>
            <w:rPrChange w:id="3650" w:author="nnvan" w:date="2011-03-28T09:07:00Z">
              <w:rPr>
                <w:sz w:val="32"/>
                <w:szCs w:val="32"/>
              </w:rPr>
            </w:rPrChange>
          </w:rPr>
          <w:t xml:space="preserve"> </w:t>
        </w:r>
      </w:ins>
      <w:ins w:id="3651" w:author="nnvan" w:date="2011-03-25T16:19:00Z">
        <w:r w:rsidRPr="008D2924">
          <w:rPr>
            <w:rPrChange w:id="3652" w:author="nnvan" w:date="2011-03-28T09:07:00Z">
              <w:rPr>
                <w:sz w:val="32"/>
                <w:szCs w:val="32"/>
              </w:rPr>
            </w:rPrChange>
          </w:rPr>
          <w:t>với những hoàn cảnh khó khăn</w:t>
        </w:r>
      </w:ins>
      <w:ins w:id="3653" w:author="nnvan" w:date="2011-03-25T16:20:00Z">
        <w:r w:rsidRPr="008D2924">
          <w:rPr>
            <w:rPrChange w:id="3654" w:author="nnvan" w:date="2011-03-28T09:07:00Z">
              <w:rPr/>
            </w:rPrChange>
          </w:rPr>
          <w:t>.</w:t>
        </w:r>
      </w:ins>
      <w:ins w:id="3655" w:author="nnvan" w:date="2011-03-25T16:21:00Z">
        <w:r w:rsidRPr="008D2924">
          <w:rPr>
            <w:rPrChange w:id="3656" w:author="nnvan" w:date="2011-03-28T09:07:00Z">
              <w:rPr/>
            </w:rPrChange>
          </w:rPr>
          <w:t xml:space="preserve"> T</w:t>
        </w:r>
        <w:r w:rsidRPr="008D2924">
          <w:rPr>
            <w:color w:val="000000"/>
            <w:rPrChange w:id="3657" w:author="nnvan" w:date="2011-03-28T09:07:00Z">
              <w:rPr>
                <w:rFonts w:ascii="Arial" w:hAnsi="Arial" w:cs="Arial"/>
                <w:color w:val="000000"/>
                <w:sz w:val="32"/>
                <w:szCs w:val="32"/>
              </w:rPr>
            </w:rPrChange>
          </w:rPr>
          <w:t>hực thi tốt các chính sách an sinh xã hội, gắn với thực hiện chương trình xoá đói, giảm nghèo bền vững. Tạo điều kiện để hộ nghèo và gia đình chính sách được tiếp cận nguồn vốn vay với lãi suất hợp lý, nhất là ở các lĩnh vực cho vay phát triể</w:t>
        </w:r>
        <w:r w:rsidR="00A02E6A" w:rsidRPr="008D2924">
          <w:rPr>
            <w:color w:val="000000"/>
            <w:rPrChange w:id="3658" w:author="nnvan" w:date="2011-03-28T09:07:00Z">
              <w:rPr>
                <w:color w:val="000000"/>
              </w:rPr>
            </w:rPrChange>
          </w:rPr>
          <w:t>n sản xuất, giải quyết việc làm</w:t>
        </w:r>
      </w:ins>
      <w:ins w:id="3659" w:author="nnvan" w:date="2011-03-25T16:42:00Z">
        <w:r w:rsidR="00A02E6A" w:rsidRPr="008D2924">
          <w:rPr>
            <w:color w:val="000000"/>
            <w:rPrChange w:id="3660" w:author="nnvan" w:date="2011-03-28T09:07:00Z">
              <w:rPr>
                <w:color w:val="000000"/>
              </w:rPr>
            </w:rPrChange>
          </w:rPr>
          <w:t xml:space="preserve"> và</w:t>
        </w:r>
      </w:ins>
      <w:ins w:id="3661" w:author="nnvan" w:date="2011-03-25T16:21:00Z">
        <w:r w:rsidRPr="008D2924">
          <w:rPr>
            <w:color w:val="000000"/>
            <w:rPrChange w:id="3662" w:author="nnvan" w:date="2011-03-28T09:07:00Z">
              <w:rPr>
                <w:rFonts w:ascii="Arial" w:hAnsi="Arial" w:cs="Arial"/>
                <w:color w:val="000000"/>
                <w:sz w:val="32"/>
                <w:szCs w:val="32"/>
              </w:rPr>
            </w:rPrChange>
          </w:rPr>
          <w:t xml:space="preserve"> xuất khẩu lao động</w:t>
        </w:r>
      </w:ins>
      <w:ins w:id="3663" w:author="nnvan" w:date="2011-03-25T16:42:00Z">
        <w:r w:rsidR="00A02E6A" w:rsidRPr="008D2924">
          <w:rPr>
            <w:color w:val="000000"/>
            <w:rPrChange w:id="3664" w:author="nnvan" w:date="2011-03-28T09:07:00Z">
              <w:rPr>
                <w:color w:val="000000"/>
              </w:rPr>
            </w:rPrChange>
          </w:rPr>
          <w:t>.</w:t>
        </w:r>
      </w:ins>
    </w:p>
    <w:p w14:paraId="7BD3E116" w14:textId="77777777" w:rsidR="008B6807" w:rsidRPr="00725C27" w:rsidRDefault="008B6807" w:rsidP="008B6807">
      <w:pPr>
        <w:pStyle w:val="NormalWeb"/>
        <w:numPr>
          <w:ins w:id="3665" w:author="vtson" w:date="2011-03-25T16:57:00Z"/>
        </w:numPr>
        <w:shd w:val="clear" w:color="auto" w:fill="FFFFFF"/>
        <w:spacing w:before="40" w:beforeAutospacing="0" w:after="40" w:afterAutospacing="0" w:line="269" w:lineRule="auto"/>
        <w:ind w:firstLine="6120"/>
        <w:jc w:val="center"/>
        <w:rPr>
          <w:ins w:id="3666" w:author="nnvan" w:date="2011-03-25T16:57:00Z"/>
          <w:b/>
          <w:sz w:val="28"/>
          <w:rPrChange w:id="3667" w:author="ptnam" w:date="2011-03-25T17:18:00Z">
            <w:rPr>
              <w:ins w:id="3668" w:author="nnvan" w:date="2011-03-25T16:57:00Z"/>
              <w:b/>
              <w:sz w:val="28"/>
              <w:lang w:val="pt-BR"/>
            </w:rPr>
          </w:rPrChange>
        </w:rPr>
      </w:pPr>
    </w:p>
    <w:p w14:paraId="0A6F047A" w14:textId="77777777" w:rsidR="008B6807" w:rsidRPr="00725C27" w:rsidDel="00725C27" w:rsidRDefault="008B6807" w:rsidP="008B6807">
      <w:pPr>
        <w:pStyle w:val="NormalWeb"/>
        <w:numPr>
          <w:ins w:id="3669" w:author="vtson" w:date="2011-03-25T16:57:00Z"/>
        </w:numPr>
        <w:shd w:val="clear" w:color="auto" w:fill="FFFFFF"/>
        <w:spacing w:before="40" w:beforeAutospacing="0" w:after="40" w:afterAutospacing="0" w:line="269" w:lineRule="auto"/>
        <w:ind w:firstLine="6120"/>
        <w:jc w:val="center"/>
        <w:rPr>
          <w:ins w:id="3670" w:author="nnvan" w:date="2011-03-25T16:57:00Z"/>
          <w:del w:id="3671" w:author="ptnam" w:date="2011-03-25T17:18:00Z"/>
          <w:b/>
          <w:sz w:val="28"/>
          <w:rPrChange w:id="3672" w:author="ptnam" w:date="2011-03-25T17:18:00Z">
            <w:rPr>
              <w:ins w:id="3673" w:author="nnvan" w:date="2011-03-25T16:57:00Z"/>
              <w:del w:id="3674" w:author="ptnam" w:date="2011-03-25T17:18:00Z"/>
              <w:b/>
              <w:sz w:val="28"/>
              <w:lang w:val="pt-BR"/>
            </w:rPr>
          </w:rPrChange>
        </w:rPr>
      </w:pPr>
    </w:p>
    <w:p w14:paraId="600B7CFB" w14:textId="77777777" w:rsidR="008B6807" w:rsidRPr="007B2402" w:rsidRDefault="008B6807" w:rsidP="008B6807">
      <w:pPr>
        <w:pStyle w:val="NormalWeb"/>
        <w:numPr>
          <w:ins w:id="3675" w:author="vtson" w:date="2011-03-25T16:57:00Z"/>
        </w:numPr>
        <w:shd w:val="clear" w:color="auto" w:fill="FFFFFF"/>
        <w:spacing w:before="40" w:beforeAutospacing="0" w:after="40" w:afterAutospacing="0" w:line="269" w:lineRule="auto"/>
        <w:rPr>
          <w:ins w:id="3676" w:author="nnvan" w:date="2011-03-25T16:57:00Z"/>
          <w:b/>
          <w:sz w:val="28"/>
          <w:lang w:val="pt-BR"/>
        </w:rPr>
        <w:pPrChange w:id="3677" w:author="nnvan" w:date="2011-03-25T16:57:00Z">
          <w:pPr>
            <w:pStyle w:val="NormalWeb"/>
            <w:shd w:val="clear" w:color="auto" w:fill="FFFFFF"/>
            <w:spacing w:before="40" w:beforeAutospacing="0" w:after="40" w:afterAutospacing="0" w:line="269" w:lineRule="auto"/>
            <w:ind w:firstLine="6120"/>
            <w:jc w:val="center"/>
          </w:pPr>
        </w:pPrChange>
      </w:pPr>
      <w:ins w:id="3678" w:author="nnvan" w:date="2011-03-25T16:57:00Z">
        <w:r w:rsidRPr="00725C27">
          <w:rPr>
            <w:b/>
            <w:sz w:val="28"/>
            <w:rPrChange w:id="3679" w:author="ptnam" w:date="2011-03-25T17:18:00Z">
              <w:rPr>
                <w:b/>
                <w:sz w:val="28"/>
                <w:lang w:val="pt-BR"/>
              </w:rPr>
            </w:rPrChange>
          </w:rPr>
          <w:t xml:space="preserve">                                                                                   </w:t>
        </w:r>
        <w:r w:rsidRPr="007B2402">
          <w:rPr>
            <w:b/>
            <w:sz w:val="28"/>
            <w:lang w:val="pt-BR"/>
          </w:rPr>
          <w:t>TỔNG CỤC TRƯỞNG</w:t>
        </w:r>
      </w:ins>
    </w:p>
    <w:p w14:paraId="33C6A005" w14:textId="77777777" w:rsidR="008B6807" w:rsidRDefault="008B6807" w:rsidP="008B6807">
      <w:pPr>
        <w:pStyle w:val="NormalWeb"/>
        <w:numPr>
          <w:ins w:id="3680" w:author="vtson" w:date="2011-03-25T16:57:00Z"/>
        </w:numPr>
        <w:shd w:val="clear" w:color="auto" w:fill="FFFFFF"/>
        <w:spacing w:before="40" w:beforeAutospacing="0" w:after="40" w:afterAutospacing="0" w:line="269" w:lineRule="auto"/>
        <w:ind w:firstLine="6120"/>
        <w:jc w:val="center"/>
        <w:rPr>
          <w:ins w:id="3681" w:author="nnvan" w:date="2011-03-25T16:57:00Z"/>
          <w:b/>
          <w:sz w:val="26"/>
          <w:lang w:val="pt-BR"/>
        </w:rPr>
      </w:pPr>
    </w:p>
    <w:p w14:paraId="65F5BCCD" w14:textId="77777777" w:rsidR="008B6807" w:rsidRDefault="008B6807" w:rsidP="008B6807">
      <w:pPr>
        <w:pStyle w:val="NormalWeb"/>
        <w:numPr>
          <w:ins w:id="3682" w:author="vtson" w:date="2011-03-25T16:57:00Z"/>
        </w:numPr>
        <w:shd w:val="clear" w:color="auto" w:fill="FFFFFF"/>
        <w:spacing w:before="40" w:beforeAutospacing="0" w:after="40" w:afterAutospacing="0" w:line="269" w:lineRule="auto"/>
        <w:ind w:firstLine="6120"/>
        <w:jc w:val="center"/>
        <w:rPr>
          <w:ins w:id="3683" w:author="nnvan" w:date="2011-03-25T16:57:00Z"/>
          <w:b/>
          <w:sz w:val="26"/>
          <w:lang w:val="pt-BR"/>
        </w:rPr>
      </w:pPr>
    </w:p>
    <w:p w14:paraId="1F58EE46" w14:textId="77777777" w:rsidR="008B6807" w:rsidRDefault="008B6807" w:rsidP="008B6807">
      <w:pPr>
        <w:pStyle w:val="NormalWeb"/>
        <w:numPr>
          <w:ins w:id="3684" w:author="vtson" w:date="2011-03-25T16:57:00Z"/>
        </w:numPr>
        <w:shd w:val="clear" w:color="auto" w:fill="FFFFFF"/>
        <w:spacing w:before="40" w:beforeAutospacing="0" w:after="40" w:afterAutospacing="0" w:line="269" w:lineRule="auto"/>
        <w:ind w:firstLine="6120"/>
        <w:jc w:val="center"/>
        <w:rPr>
          <w:ins w:id="3685" w:author="nnvan" w:date="2011-03-25T16:57:00Z"/>
          <w:b/>
          <w:sz w:val="26"/>
          <w:lang w:val="pt-BR"/>
        </w:rPr>
      </w:pPr>
    </w:p>
    <w:p w14:paraId="31B9B930" w14:textId="77777777" w:rsidR="008B6807" w:rsidRDefault="008B6807" w:rsidP="008B6807">
      <w:pPr>
        <w:pStyle w:val="NormalWeb"/>
        <w:numPr>
          <w:ins w:id="3686" w:author="vtson" w:date="2011-03-25T16:57:00Z"/>
        </w:numPr>
        <w:shd w:val="clear" w:color="auto" w:fill="FFFFFF"/>
        <w:spacing w:before="40" w:beforeAutospacing="0" w:after="40" w:afterAutospacing="0" w:line="269" w:lineRule="auto"/>
        <w:ind w:firstLine="6120"/>
        <w:jc w:val="center"/>
        <w:rPr>
          <w:ins w:id="3687" w:author="nnvan" w:date="2011-03-25T16:57:00Z"/>
          <w:b/>
          <w:sz w:val="26"/>
          <w:lang w:val="pt-BR"/>
        </w:rPr>
      </w:pPr>
    </w:p>
    <w:p w14:paraId="3D024466" w14:textId="77777777" w:rsidR="008B6807" w:rsidRDefault="008B6807" w:rsidP="008B6807">
      <w:pPr>
        <w:pStyle w:val="NormalWeb"/>
        <w:numPr>
          <w:ins w:id="3688" w:author="vtson" w:date="2011-03-25T16:57:00Z"/>
        </w:numPr>
        <w:shd w:val="clear" w:color="auto" w:fill="FFFFFF"/>
        <w:spacing w:before="40" w:beforeAutospacing="0" w:after="40" w:afterAutospacing="0" w:line="269" w:lineRule="auto"/>
        <w:ind w:firstLine="6120"/>
        <w:jc w:val="center"/>
        <w:rPr>
          <w:ins w:id="3689" w:author="nnvan" w:date="2011-03-25T16:57:00Z"/>
          <w:b/>
          <w:sz w:val="26"/>
          <w:lang w:val="pt-BR"/>
        </w:rPr>
      </w:pPr>
    </w:p>
    <w:p w14:paraId="1B06CE5B" w14:textId="77777777" w:rsidR="008B6807" w:rsidRPr="00664090" w:rsidDel="00725C27" w:rsidRDefault="008B6807" w:rsidP="008B6807">
      <w:pPr>
        <w:pStyle w:val="NormalWeb"/>
        <w:numPr>
          <w:ins w:id="3690" w:author="vtson" w:date="2011-03-25T16:57:00Z"/>
        </w:numPr>
        <w:shd w:val="clear" w:color="auto" w:fill="FFFFFF"/>
        <w:spacing w:before="40" w:beforeAutospacing="0" w:after="40" w:afterAutospacing="0" w:line="269" w:lineRule="auto"/>
        <w:ind w:firstLine="6120"/>
        <w:rPr>
          <w:ins w:id="3691" w:author="nnvan" w:date="2011-03-25T16:57:00Z"/>
          <w:del w:id="3692" w:author="ptnam" w:date="2011-03-25T17:18:00Z"/>
          <w:b/>
          <w:sz w:val="30"/>
          <w:lang w:val="pt-BR"/>
          <w:rPrChange w:id="3693" w:author="ptnam" w:date="2011-03-25T17:40:00Z">
            <w:rPr>
              <w:ins w:id="3694" w:author="nnvan" w:date="2011-03-25T16:57:00Z"/>
              <w:del w:id="3695" w:author="ptnam" w:date="2011-03-25T17:18:00Z"/>
              <w:b/>
              <w:sz w:val="28"/>
              <w:lang w:val="pt-BR"/>
            </w:rPr>
          </w:rPrChange>
        </w:rPr>
        <w:pPrChange w:id="3696" w:author="nnvan" w:date="2011-03-25T16:57:00Z">
          <w:pPr>
            <w:pStyle w:val="NormalWeb"/>
            <w:shd w:val="clear" w:color="auto" w:fill="FFFFFF"/>
            <w:spacing w:before="40" w:beforeAutospacing="0" w:after="40" w:afterAutospacing="0" w:line="269" w:lineRule="auto"/>
            <w:ind w:firstLine="6120"/>
            <w:jc w:val="center"/>
          </w:pPr>
        </w:pPrChange>
      </w:pPr>
      <w:ins w:id="3697" w:author="nnvan" w:date="2011-03-25T16:57:00Z">
        <w:r w:rsidRPr="00664090">
          <w:rPr>
            <w:b/>
            <w:sz w:val="30"/>
            <w:lang w:val="pt-BR"/>
            <w:rPrChange w:id="3698" w:author="ptnam" w:date="2011-03-25T17:40:00Z">
              <w:rPr>
                <w:b/>
                <w:sz w:val="28"/>
                <w:lang w:val="pt-BR"/>
              </w:rPr>
            </w:rPrChange>
          </w:rPr>
          <w:t xml:space="preserve">       Đỗ Thức</w:t>
        </w:r>
      </w:ins>
    </w:p>
    <w:p w14:paraId="6F272F9B" w14:textId="77777777" w:rsidR="00377133" w:rsidRPr="000E7D46" w:rsidDel="00725C27" w:rsidRDefault="00377133" w:rsidP="00377133">
      <w:pPr>
        <w:numPr>
          <w:ins w:id="3699" w:author="vtson" w:date="2011-03-25T16:14:00Z"/>
        </w:numPr>
        <w:spacing w:line="360" w:lineRule="auto"/>
        <w:ind w:firstLine="540"/>
        <w:rPr>
          <w:ins w:id="3700" w:author="nnvan" w:date="2011-03-25T16:14:00Z"/>
          <w:del w:id="3701" w:author="ptnam" w:date="2011-03-25T17:18:00Z"/>
          <w:sz w:val="32"/>
          <w:szCs w:val="32"/>
        </w:rPr>
        <w:pPrChange w:id="3702" w:author="nnvan" w:date="2011-03-25T16:16:00Z">
          <w:pPr>
            <w:spacing w:line="360" w:lineRule="auto"/>
          </w:pPr>
        </w:pPrChange>
      </w:pPr>
    </w:p>
    <w:p w14:paraId="4D5A3023" w14:textId="77777777" w:rsidR="00377133" w:rsidRPr="00563152" w:rsidDel="00725C27" w:rsidRDefault="00377133" w:rsidP="00377133">
      <w:pPr>
        <w:numPr>
          <w:ins w:id="3703" w:author="vtson" w:date="2011-03-25T16:14:00Z"/>
        </w:numPr>
        <w:tabs>
          <w:tab w:val="left" w:pos="825"/>
        </w:tabs>
        <w:spacing w:before="40" w:after="40" w:line="288" w:lineRule="auto"/>
        <w:ind w:firstLine="540"/>
        <w:jc w:val="both"/>
        <w:rPr>
          <w:ins w:id="3704" w:author="nnvan" w:date="2011-03-25T16:14:00Z"/>
          <w:del w:id="3705" w:author="ptnam" w:date="2011-03-25T17:18:00Z"/>
          <w:lang w:val="pt-BR"/>
        </w:rPr>
      </w:pPr>
    </w:p>
    <w:p w14:paraId="17F59F09" w14:textId="77777777" w:rsidR="00377133" w:rsidRPr="00377133" w:rsidDel="00725C27" w:rsidRDefault="00377133" w:rsidP="00892F35">
      <w:pPr>
        <w:numPr>
          <w:ins w:id="3706" w:author="vtson" w:date="2011-03-25T16:14:00Z"/>
        </w:numPr>
        <w:spacing w:line="360" w:lineRule="auto"/>
        <w:ind w:firstLine="540"/>
        <w:jc w:val="both"/>
        <w:rPr>
          <w:ins w:id="3707" w:author="nnvan" w:date="2011-03-25T15:00:00Z"/>
          <w:del w:id="3708" w:author="ptnam" w:date="2011-03-25T17:18:00Z"/>
          <w:color w:val="000000"/>
          <w:rPrChange w:id="3709" w:author="nnvan" w:date="2011-03-25T16:12:00Z">
            <w:rPr>
              <w:ins w:id="3710" w:author="nnvan" w:date="2011-03-25T15:00:00Z"/>
              <w:del w:id="3711" w:author="ptnam" w:date="2011-03-25T17:18:00Z"/>
              <w:rFonts w:ascii="Arial" w:hAnsi="Arial" w:cs="Arial"/>
              <w:color w:val="000000"/>
              <w:sz w:val="32"/>
              <w:szCs w:val="32"/>
            </w:rPr>
          </w:rPrChange>
        </w:rPr>
      </w:pPr>
    </w:p>
    <w:p w14:paraId="44E2DA76" w14:textId="77777777" w:rsidR="00531051" w:rsidDel="00725C27" w:rsidRDefault="00531051" w:rsidP="00484231">
      <w:pPr>
        <w:numPr>
          <w:ins w:id="3712" w:author="vtson" w:date="2011-03-25T15:00:00Z"/>
        </w:numPr>
        <w:spacing w:line="288" w:lineRule="auto"/>
        <w:ind w:firstLine="540"/>
        <w:jc w:val="both"/>
        <w:rPr>
          <w:ins w:id="3713" w:author="nnvan" w:date="2011-03-25T14:01:00Z"/>
          <w:del w:id="3714" w:author="ptnam" w:date="2011-03-25T17:18:00Z"/>
          <w:rFonts w:ascii="Arial" w:hAnsi="Arial" w:cs="Arial"/>
          <w:color w:val="000000"/>
          <w:sz w:val="32"/>
          <w:szCs w:val="32"/>
        </w:rPr>
      </w:pPr>
    </w:p>
    <w:p w14:paraId="4DE3B190" w14:textId="77777777" w:rsidR="00316623" w:rsidRPr="00563152" w:rsidRDefault="00316623" w:rsidP="00725C27">
      <w:pPr>
        <w:pStyle w:val="NormalWeb"/>
        <w:numPr>
          <w:ins w:id="3715" w:author="Unknown"/>
        </w:numPr>
        <w:shd w:val="clear" w:color="auto" w:fill="FFFFFF"/>
        <w:spacing w:before="40" w:beforeAutospacing="0" w:after="40" w:afterAutospacing="0" w:line="269" w:lineRule="auto"/>
        <w:ind w:firstLine="6120"/>
        <w:rPr>
          <w:lang w:val="pt-BR"/>
          <w:rPrChange w:id="3716" w:author="nnvan" w:date="2011-03-25T12:16:00Z">
            <w:rPr>
              <w:sz w:val="32"/>
              <w:szCs w:val="32"/>
              <w:lang w:val="pt-BR"/>
            </w:rPr>
          </w:rPrChange>
        </w:rPr>
        <w:pPrChange w:id="3717" w:author="ptnam" w:date="2011-03-25T17:18:00Z">
          <w:pPr>
            <w:spacing w:line="288" w:lineRule="auto"/>
            <w:ind w:firstLine="540"/>
            <w:jc w:val="both"/>
          </w:pPr>
        </w:pPrChange>
      </w:pPr>
    </w:p>
    <w:sectPr w:rsidR="00316623" w:rsidRPr="00563152" w:rsidSect="00725C27">
      <w:headerReference w:type="even" r:id="rId7"/>
      <w:headerReference w:type="default" r:id="rId8"/>
      <w:pgSz w:w="11907" w:h="16840" w:code="9"/>
      <w:pgMar w:top="1418" w:right="851" w:bottom="539" w:left="1644" w:header="720" w:footer="720" w:gutter="0"/>
      <w:cols w:space="720"/>
      <w:titlePg/>
      <w:docGrid w:linePitch="360"/>
      <w:sectPrChange w:id="3718" w:author="ptnam" w:date="2011-03-25T17:26:00Z">
        <w:sectPr w:rsidR="00316623" w:rsidRPr="00563152" w:rsidSect="00725C27">
          <w:pgMar w:top="1418" w:right="680" w:bottom="539" w:left="1644"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3F0A3" w14:textId="77777777" w:rsidR="0066418C" w:rsidRDefault="0066418C">
      <w:r>
        <w:separator/>
      </w:r>
    </w:p>
  </w:endnote>
  <w:endnote w:type="continuationSeparator" w:id="0">
    <w:p w14:paraId="30F3850E" w14:textId="77777777" w:rsidR="0066418C" w:rsidRDefault="0066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E1067" w14:textId="77777777" w:rsidR="0066418C" w:rsidRDefault="0066418C">
      <w:r>
        <w:separator/>
      </w:r>
    </w:p>
  </w:footnote>
  <w:footnote w:type="continuationSeparator" w:id="0">
    <w:p w14:paraId="1196D7FD" w14:textId="77777777" w:rsidR="0066418C" w:rsidRDefault="00664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ADCF" w14:textId="77777777" w:rsidR="008E4B61" w:rsidRDefault="008E4B61" w:rsidP="009959C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338BD4" w14:textId="77777777" w:rsidR="008E4B61" w:rsidRDefault="008E4B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D633D" w14:textId="77777777" w:rsidR="008E4B61" w:rsidRDefault="008E4B61" w:rsidP="009959C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2854CC2A" w14:textId="77777777" w:rsidR="008E4B61" w:rsidRDefault="008E4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76E15"/>
    <w:multiLevelType w:val="hybridMultilevel"/>
    <w:tmpl w:val="ACB07CF6"/>
    <w:lvl w:ilvl="0" w:tplc="EF540AEE">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52512D7D"/>
    <w:multiLevelType w:val="hybridMultilevel"/>
    <w:tmpl w:val="888CCE72"/>
    <w:lvl w:ilvl="0" w:tplc="608AE2CE">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7032ABD"/>
    <w:multiLevelType w:val="hybridMultilevel"/>
    <w:tmpl w:val="05CCCAE8"/>
    <w:lvl w:ilvl="0" w:tplc="C5E67CA4">
      <w:start w:val="1"/>
      <w:numFmt w:val="decimal"/>
      <w:lvlText w:val="%1."/>
      <w:lvlJc w:val="left"/>
      <w:pPr>
        <w:tabs>
          <w:tab w:val="num" w:pos="900"/>
        </w:tabs>
        <w:ind w:left="900" w:hanging="36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46C0"/>
    <w:rsid w:val="000022AD"/>
    <w:rsid w:val="00011575"/>
    <w:rsid w:val="000115D7"/>
    <w:rsid w:val="00037646"/>
    <w:rsid w:val="00042C02"/>
    <w:rsid w:val="000476B1"/>
    <w:rsid w:val="0009077D"/>
    <w:rsid w:val="00091DB4"/>
    <w:rsid w:val="000949CC"/>
    <w:rsid w:val="000A5418"/>
    <w:rsid w:val="000B0EAC"/>
    <w:rsid w:val="000D3702"/>
    <w:rsid w:val="000D637F"/>
    <w:rsid w:val="001008DC"/>
    <w:rsid w:val="001017FC"/>
    <w:rsid w:val="001109E6"/>
    <w:rsid w:val="001342DE"/>
    <w:rsid w:val="00137A40"/>
    <w:rsid w:val="0014554E"/>
    <w:rsid w:val="00165E26"/>
    <w:rsid w:val="00175554"/>
    <w:rsid w:val="001A5D44"/>
    <w:rsid w:val="001B31E4"/>
    <w:rsid w:val="001C5CD8"/>
    <w:rsid w:val="001D27FD"/>
    <w:rsid w:val="001D3E2C"/>
    <w:rsid w:val="001E2594"/>
    <w:rsid w:val="001F4DC2"/>
    <w:rsid w:val="00206CA3"/>
    <w:rsid w:val="00213320"/>
    <w:rsid w:val="00213B5B"/>
    <w:rsid w:val="0022211B"/>
    <w:rsid w:val="0022792E"/>
    <w:rsid w:val="0024725F"/>
    <w:rsid w:val="002843C3"/>
    <w:rsid w:val="002924C4"/>
    <w:rsid w:val="00292C99"/>
    <w:rsid w:val="002D1888"/>
    <w:rsid w:val="002E2E06"/>
    <w:rsid w:val="002E4CB7"/>
    <w:rsid w:val="002E5D3F"/>
    <w:rsid w:val="003019F4"/>
    <w:rsid w:val="00306DA7"/>
    <w:rsid w:val="00316623"/>
    <w:rsid w:val="0033324B"/>
    <w:rsid w:val="0034328B"/>
    <w:rsid w:val="003566A4"/>
    <w:rsid w:val="0037149D"/>
    <w:rsid w:val="00372C44"/>
    <w:rsid w:val="00377133"/>
    <w:rsid w:val="0037737F"/>
    <w:rsid w:val="0039646E"/>
    <w:rsid w:val="003B5CCC"/>
    <w:rsid w:val="003C0478"/>
    <w:rsid w:val="003D748D"/>
    <w:rsid w:val="003E7F0F"/>
    <w:rsid w:val="003E7F5E"/>
    <w:rsid w:val="003F66E7"/>
    <w:rsid w:val="0040631F"/>
    <w:rsid w:val="00415169"/>
    <w:rsid w:val="00416C19"/>
    <w:rsid w:val="004346EB"/>
    <w:rsid w:val="00444E98"/>
    <w:rsid w:val="00455DA9"/>
    <w:rsid w:val="0046453F"/>
    <w:rsid w:val="00470BFF"/>
    <w:rsid w:val="00484231"/>
    <w:rsid w:val="004D23D3"/>
    <w:rsid w:val="004D5185"/>
    <w:rsid w:val="004E1AAA"/>
    <w:rsid w:val="004E36A6"/>
    <w:rsid w:val="004E64EC"/>
    <w:rsid w:val="00531051"/>
    <w:rsid w:val="00547DA4"/>
    <w:rsid w:val="005559E8"/>
    <w:rsid w:val="00563152"/>
    <w:rsid w:val="00564504"/>
    <w:rsid w:val="005959D6"/>
    <w:rsid w:val="005A5569"/>
    <w:rsid w:val="005C3CA6"/>
    <w:rsid w:val="005D0A14"/>
    <w:rsid w:val="005D7497"/>
    <w:rsid w:val="005D7F18"/>
    <w:rsid w:val="005F734B"/>
    <w:rsid w:val="00651B0D"/>
    <w:rsid w:val="00655294"/>
    <w:rsid w:val="00664090"/>
    <w:rsid w:val="0066418C"/>
    <w:rsid w:val="00680A62"/>
    <w:rsid w:val="00694121"/>
    <w:rsid w:val="006A6958"/>
    <w:rsid w:val="006C69CF"/>
    <w:rsid w:val="006E3259"/>
    <w:rsid w:val="006E388A"/>
    <w:rsid w:val="006E658F"/>
    <w:rsid w:val="006F76AA"/>
    <w:rsid w:val="00724C0F"/>
    <w:rsid w:val="00725C27"/>
    <w:rsid w:val="007420BF"/>
    <w:rsid w:val="00787B9D"/>
    <w:rsid w:val="00792B9B"/>
    <w:rsid w:val="00796A93"/>
    <w:rsid w:val="007A633F"/>
    <w:rsid w:val="007C3623"/>
    <w:rsid w:val="007D4D68"/>
    <w:rsid w:val="007D7766"/>
    <w:rsid w:val="00824250"/>
    <w:rsid w:val="00824582"/>
    <w:rsid w:val="00825937"/>
    <w:rsid w:val="0082630D"/>
    <w:rsid w:val="0082784A"/>
    <w:rsid w:val="0084232F"/>
    <w:rsid w:val="0088141F"/>
    <w:rsid w:val="00892E2C"/>
    <w:rsid w:val="00892F35"/>
    <w:rsid w:val="008A3015"/>
    <w:rsid w:val="008B4820"/>
    <w:rsid w:val="008B6807"/>
    <w:rsid w:val="008B7905"/>
    <w:rsid w:val="008D2924"/>
    <w:rsid w:val="008D4833"/>
    <w:rsid w:val="008E4B61"/>
    <w:rsid w:val="008F1CDA"/>
    <w:rsid w:val="008F7297"/>
    <w:rsid w:val="009069BB"/>
    <w:rsid w:val="00927B92"/>
    <w:rsid w:val="00961B24"/>
    <w:rsid w:val="00962103"/>
    <w:rsid w:val="00964316"/>
    <w:rsid w:val="00977280"/>
    <w:rsid w:val="00984ACC"/>
    <w:rsid w:val="00987DA7"/>
    <w:rsid w:val="0099322C"/>
    <w:rsid w:val="009959C7"/>
    <w:rsid w:val="009B6587"/>
    <w:rsid w:val="009F3E8F"/>
    <w:rsid w:val="009F6832"/>
    <w:rsid w:val="00A02E6A"/>
    <w:rsid w:val="00A0790E"/>
    <w:rsid w:val="00A24BCD"/>
    <w:rsid w:val="00A3403F"/>
    <w:rsid w:val="00A407AE"/>
    <w:rsid w:val="00A51787"/>
    <w:rsid w:val="00A53588"/>
    <w:rsid w:val="00A55466"/>
    <w:rsid w:val="00A6001C"/>
    <w:rsid w:val="00A72483"/>
    <w:rsid w:val="00AE0B92"/>
    <w:rsid w:val="00B137CB"/>
    <w:rsid w:val="00B37D94"/>
    <w:rsid w:val="00B72200"/>
    <w:rsid w:val="00B743C5"/>
    <w:rsid w:val="00B9656C"/>
    <w:rsid w:val="00BA2B75"/>
    <w:rsid w:val="00BA3866"/>
    <w:rsid w:val="00BA4017"/>
    <w:rsid w:val="00BD0E32"/>
    <w:rsid w:val="00BD5DBC"/>
    <w:rsid w:val="00BD792D"/>
    <w:rsid w:val="00BE5089"/>
    <w:rsid w:val="00BF091E"/>
    <w:rsid w:val="00BF73EB"/>
    <w:rsid w:val="00C03F87"/>
    <w:rsid w:val="00C2366A"/>
    <w:rsid w:val="00C246F7"/>
    <w:rsid w:val="00C33CA3"/>
    <w:rsid w:val="00C35ED3"/>
    <w:rsid w:val="00C37E22"/>
    <w:rsid w:val="00C416C9"/>
    <w:rsid w:val="00C83776"/>
    <w:rsid w:val="00C92E61"/>
    <w:rsid w:val="00CA0D52"/>
    <w:rsid w:val="00CC0564"/>
    <w:rsid w:val="00CD7F59"/>
    <w:rsid w:val="00D24BBB"/>
    <w:rsid w:val="00D46C73"/>
    <w:rsid w:val="00D513DE"/>
    <w:rsid w:val="00D51CE8"/>
    <w:rsid w:val="00D546C0"/>
    <w:rsid w:val="00D56A62"/>
    <w:rsid w:val="00D71854"/>
    <w:rsid w:val="00D81822"/>
    <w:rsid w:val="00D84E23"/>
    <w:rsid w:val="00D92902"/>
    <w:rsid w:val="00D9329B"/>
    <w:rsid w:val="00D95730"/>
    <w:rsid w:val="00D974AD"/>
    <w:rsid w:val="00DA1D31"/>
    <w:rsid w:val="00DA530F"/>
    <w:rsid w:val="00DD3A63"/>
    <w:rsid w:val="00E00D4E"/>
    <w:rsid w:val="00E02DCE"/>
    <w:rsid w:val="00E12804"/>
    <w:rsid w:val="00E47801"/>
    <w:rsid w:val="00E715B3"/>
    <w:rsid w:val="00E926B2"/>
    <w:rsid w:val="00E9420E"/>
    <w:rsid w:val="00EC0994"/>
    <w:rsid w:val="00EC5753"/>
    <w:rsid w:val="00F04160"/>
    <w:rsid w:val="00F0525D"/>
    <w:rsid w:val="00F173F3"/>
    <w:rsid w:val="00F173F7"/>
    <w:rsid w:val="00F20603"/>
    <w:rsid w:val="00F2569F"/>
    <w:rsid w:val="00F27074"/>
    <w:rsid w:val="00F3422B"/>
    <w:rsid w:val="00F412A2"/>
    <w:rsid w:val="00F64301"/>
    <w:rsid w:val="00F70BF6"/>
    <w:rsid w:val="00F840ED"/>
    <w:rsid w:val="00F8668E"/>
    <w:rsid w:val="00F92F35"/>
    <w:rsid w:val="00FA2F40"/>
    <w:rsid w:val="00FA5A9F"/>
    <w:rsid w:val="00FB312B"/>
    <w:rsid w:val="00FB37C4"/>
    <w:rsid w:val="00FB628F"/>
    <w:rsid w:val="00FE3824"/>
    <w:rsid w:val="00FF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FD8D398"/>
  <w15:chartTrackingRefBased/>
  <w15:docId w15:val="{7273AEB1-F582-484A-9F40-C1B6E824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46C0"/>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rsid w:val="00D546C0"/>
    <w:pPr>
      <w:spacing w:after="160" w:line="240" w:lineRule="exact"/>
    </w:pPr>
    <w:rPr>
      <w:rFonts w:ascii="Verdana" w:hAnsi="Verdana"/>
      <w:sz w:val="20"/>
      <w:szCs w:val="20"/>
    </w:rPr>
  </w:style>
  <w:style w:type="paragraph" w:styleId="Header">
    <w:name w:val="header"/>
    <w:basedOn w:val="Normal"/>
    <w:rsid w:val="00D546C0"/>
    <w:pPr>
      <w:tabs>
        <w:tab w:val="center" w:pos="4320"/>
        <w:tab w:val="right" w:pos="8640"/>
      </w:tabs>
    </w:pPr>
  </w:style>
  <w:style w:type="character" w:styleId="PageNumber">
    <w:name w:val="page number"/>
    <w:basedOn w:val="DefaultParagraphFont"/>
    <w:rsid w:val="00D546C0"/>
  </w:style>
  <w:style w:type="paragraph" w:customStyle="1" w:styleId="NormalTimesNewRoman">
    <w:name w:val="Normal + Times New Roman"/>
    <w:aliases w:val="14 pt,Justified,First line:  1 cm,Before:  2 pt,..."/>
    <w:basedOn w:val="Normal"/>
    <w:rsid w:val="0022211B"/>
    <w:pPr>
      <w:spacing w:before="40" w:line="274" w:lineRule="auto"/>
      <w:ind w:firstLine="567"/>
      <w:jc w:val="both"/>
    </w:pPr>
    <w:rPr>
      <w:spacing w:val="-2"/>
      <w:szCs w:val="26"/>
      <w:lang w:val="pt-BR"/>
    </w:rPr>
  </w:style>
  <w:style w:type="table" w:styleId="TableGrid">
    <w:name w:val="Table Grid"/>
    <w:basedOn w:val="TableNormal"/>
    <w:rsid w:val="003C0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3C0478"/>
  </w:style>
  <w:style w:type="paragraph" w:styleId="BodyTextIndent">
    <w:name w:val="Body Text Indent"/>
    <w:basedOn w:val="Normal"/>
    <w:rsid w:val="003566A4"/>
    <w:pPr>
      <w:spacing w:before="100" w:beforeAutospacing="1" w:after="100" w:afterAutospacing="1"/>
    </w:pPr>
    <w:rPr>
      <w:color w:val="000000"/>
      <w:sz w:val="24"/>
      <w:szCs w:val="24"/>
    </w:rPr>
  </w:style>
  <w:style w:type="paragraph" w:styleId="BodyText">
    <w:name w:val="Body Text"/>
    <w:basedOn w:val="Normal"/>
    <w:rsid w:val="003566A4"/>
    <w:pPr>
      <w:spacing w:after="120"/>
    </w:pPr>
  </w:style>
  <w:style w:type="paragraph" w:styleId="BalloonText">
    <w:name w:val="Balloon Text"/>
    <w:basedOn w:val="Normal"/>
    <w:semiHidden/>
    <w:rsid w:val="0082630D"/>
    <w:rPr>
      <w:rFonts w:ascii="Tahoma" w:hAnsi="Tahoma" w:cs="Tahoma"/>
      <w:sz w:val="16"/>
      <w:szCs w:val="16"/>
    </w:rPr>
  </w:style>
  <w:style w:type="character" w:styleId="Strong">
    <w:name w:val="Strong"/>
    <w:basedOn w:val="DefaultParagraphFont"/>
    <w:qFormat/>
    <w:rsid w:val="005A5569"/>
    <w:rPr>
      <w:b/>
      <w:bCs/>
    </w:rPr>
  </w:style>
  <w:style w:type="paragraph" w:styleId="NormalWeb">
    <w:name w:val="Normal (Web)"/>
    <w:basedOn w:val="Normal"/>
    <w:rsid w:val="008B680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278794">
      <w:bodyDiv w:val="1"/>
      <w:marLeft w:val="0"/>
      <w:marRight w:val="0"/>
      <w:marTop w:val="0"/>
      <w:marBottom w:val="0"/>
      <w:divBdr>
        <w:top w:val="none" w:sz="0" w:space="0" w:color="auto"/>
        <w:left w:val="none" w:sz="0" w:space="0" w:color="auto"/>
        <w:bottom w:val="none" w:sz="0" w:space="0" w:color="auto"/>
        <w:right w:val="none" w:sz="0" w:space="0" w:color="auto"/>
      </w:divBdr>
    </w:div>
    <w:div w:id="538737077">
      <w:bodyDiv w:val="1"/>
      <w:marLeft w:val="0"/>
      <w:marRight w:val="0"/>
      <w:marTop w:val="0"/>
      <w:marBottom w:val="0"/>
      <w:divBdr>
        <w:top w:val="none" w:sz="0" w:space="0" w:color="auto"/>
        <w:left w:val="none" w:sz="0" w:space="0" w:color="auto"/>
        <w:bottom w:val="none" w:sz="0" w:space="0" w:color="auto"/>
        <w:right w:val="none" w:sz="0" w:space="0" w:color="auto"/>
      </w:divBdr>
    </w:div>
    <w:div w:id="1060596564">
      <w:bodyDiv w:val="1"/>
      <w:marLeft w:val="0"/>
      <w:marRight w:val="0"/>
      <w:marTop w:val="0"/>
      <w:marBottom w:val="0"/>
      <w:divBdr>
        <w:top w:val="none" w:sz="0" w:space="0" w:color="auto"/>
        <w:left w:val="none" w:sz="0" w:space="0" w:color="auto"/>
        <w:bottom w:val="none" w:sz="0" w:space="0" w:color="auto"/>
        <w:right w:val="none" w:sz="0" w:space="0" w:color="auto"/>
      </w:divBdr>
    </w:div>
    <w:div w:id="1191912740">
      <w:bodyDiv w:val="1"/>
      <w:marLeft w:val="0"/>
      <w:marRight w:val="0"/>
      <w:marTop w:val="0"/>
      <w:marBottom w:val="0"/>
      <w:divBdr>
        <w:top w:val="none" w:sz="0" w:space="0" w:color="auto"/>
        <w:left w:val="none" w:sz="0" w:space="0" w:color="auto"/>
        <w:bottom w:val="none" w:sz="0" w:space="0" w:color="auto"/>
        <w:right w:val="none" w:sz="0" w:space="0" w:color="auto"/>
      </w:divBdr>
    </w:div>
    <w:div w:id="1300497051">
      <w:bodyDiv w:val="1"/>
      <w:marLeft w:val="0"/>
      <w:marRight w:val="0"/>
      <w:marTop w:val="0"/>
      <w:marBottom w:val="0"/>
      <w:divBdr>
        <w:top w:val="none" w:sz="0" w:space="0" w:color="auto"/>
        <w:left w:val="none" w:sz="0" w:space="0" w:color="auto"/>
        <w:bottom w:val="none" w:sz="0" w:space="0" w:color="auto"/>
        <w:right w:val="none" w:sz="0" w:space="0" w:color="auto"/>
      </w:divBdr>
    </w:div>
    <w:div w:id="1351830277">
      <w:bodyDiv w:val="1"/>
      <w:marLeft w:val="0"/>
      <w:marRight w:val="0"/>
      <w:marTop w:val="0"/>
      <w:marBottom w:val="0"/>
      <w:divBdr>
        <w:top w:val="none" w:sz="0" w:space="0" w:color="auto"/>
        <w:left w:val="none" w:sz="0" w:space="0" w:color="auto"/>
        <w:bottom w:val="none" w:sz="0" w:space="0" w:color="auto"/>
        <w:right w:val="none" w:sz="0" w:space="0" w:color="auto"/>
      </w:divBdr>
    </w:div>
    <w:div w:id="1722942144">
      <w:bodyDiv w:val="1"/>
      <w:marLeft w:val="0"/>
      <w:marRight w:val="0"/>
      <w:marTop w:val="0"/>
      <w:marBottom w:val="0"/>
      <w:divBdr>
        <w:top w:val="none" w:sz="0" w:space="0" w:color="auto"/>
        <w:left w:val="none" w:sz="0" w:space="0" w:color="auto"/>
        <w:bottom w:val="none" w:sz="0" w:space="0" w:color="auto"/>
        <w:right w:val="none" w:sz="0" w:space="0" w:color="auto"/>
      </w:divBdr>
    </w:div>
    <w:div w:id="1766270299">
      <w:bodyDiv w:val="1"/>
      <w:marLeft w:val="0"/>
      <w:marRight w:val="0"/>
      <w:marTop w:val="0"/>
      <w:marBottom w:val="0"/>
      <w:divBdr>
        <w:top w:val="none" w:sz="0" w:space="0" w:color="auto"/>
        <w:left w:val="none" w:sz="0" w:space="0" w:color="auto"/>
        <w:bottom w:val="none" w:sz="0" w:space="0" w:color="auto"/>
        <w:right w:val="none" w:sz="0" w:space="0" w:color="auto"/>
      </w:divBdr>
    </w:div>
    <w:div w:id="1795950749">
      <w:bodyDiv w:val="1"/>
      <w:marLeft w:val="0"/>
      <w:marRight w:val="0"/>
      <w:marTop w:val="0"/>
      <w:marBottom w:val="0"/>
      <w:divBdr>
        <w:top w:val="none" w:sz="0" w:space="0" w:color="auto"/>
        <w:left w:val="none" w:sz="0" w:space="0" w:color="auto"/>
        <w:bottom w:val="none" w:sz="0" w:space="0" w:color="auto"/>
        <w:right w:val="none" w:sz="0" w:space="0" w:color="auto"/>
      </w:divBdr>
    </w:div>
    <w:div w:id="200724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7495</Words>
  <Characters>42722</Characters>
  <Application>Microsoft Office Word</Application>
  <DocSecurity>4</DocSecurity>
  <Lines>356</Lines>
  <Paragraphs>100</Paragraphs>
  <ScaleCrop>false</ScaleCrop>
  <HeadingPairs>
    <vt:vector size="2" baseType="variant">
      <vt:variant>
        <vt:lpstr>Title</vt:lpstr>
      </vt:variant>
      <vt:variant>
        <vt:i4>1</vt:i4>
      </vt:variant>
    </vt:vector>
  </HeadingPairs>
  <TitlesOfParts>
    <vt:vector size="1" baseType="lpstr">
      <vt:lpstr>Xây dựng, đầu tư phát triển </vt:lpstr>
    </vt:vector>
  </TitlesOfParts>
  <Company/>
  <LinksUpToDate>false</LinksUpToDate>
  <CharactersWithSpaces>50117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đầu tư phát triển </dc:title>
  <dc:subject/>
  <dc:creator>nnvan</dc:creator>
  <cp:keywords/>
  <dc:description/>
  <cp:lastModifiedBy>Luận Quang</cp:lastModifiedBy>
  <cp:revision>2</cp:revision>
  <cp:lastPrinted>2011-03-28T08:35:00Z</cp:lastPrinted>
  <dcterms:created xsi:type="dcterms:W3CDTF">2026-08-11T09:22:00Z</dcterms:created>
  <dcterms:modified xsi:type="dcterms:W3CDTF">2026-08-11T09:22:00Z</dcterms:modified>
</cp:coreProperties>
</file>